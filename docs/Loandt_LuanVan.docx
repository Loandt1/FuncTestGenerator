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59B14"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ĐẠI HỌC QUỐC GIA HÀ NỘI</w:t>
      </w:r>
    </w:p>
    <w:p w14:paraId="292B0A23"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TRƯỜNG ĐẠI HỌC CÔNG NGHỆ</w:t>
      </w:r>
    </w:p>
    <w:p w14:paraId="73309936" w14:textId="77777777" w:rsidR="006F117B" w:rsidRPr="00C307BC" w:rsidRDefault="006F117B" w:rsidP="00A54A30">
      <w:pPr>
        <w:spacing w:line="288" w:lineRule="auto"/>
        <w:jc w:val="center"/>
        <w:rPr>
          <w:rFonts w:eastAsia="Times New Roman"/>
          <w:sz w:val="26"/>
          <w:szCs w:val="26"/>
        </w:rPr>
      </w:pPr>
    </w:p>
    <w:p w14:paraId="2A729BD0" w14:textId="77777777" w:rsidR="006F117B" w:rsidRPr="00C307BC" w:rsidRDefault="006F117B" w:rsidP="00A54A30">
      <w:pPr>
        <w:spacing w:line="288" w:lineRule="auto"/>
        <w:jc w:val="center"/>
        <w:rPr>
          <w:rFonts w:eastAsia="Times New Roman"/>
          <w:sz w:val="26"/>
          <w:szCs w:val="26"/>
        </w:rPr>
      </w:pPr>
    </w:p>
    <w:p w14:paraId="09D04352" w14:textId="77777777" w:rsidR="006F117B" w:rsidRPr="00C307BC" w:rsidRDefault="006F117B" w:rsidP="00A54A30">
      <w:pPr>
        <w:spacing w:line="288" w:lineRule="auto"/>
        <w:jc w:val="center"/>
        <w:rPr>
          <w:rFonts w:eastAsia="Times New Roman"/>
          <w:sz w:val="26"/>
          <w:szCs w:val="26"/>
        </w:rPr>
      </w:pPr>
    </w:p>
    <w:p w14:paraId="15B36294" w14:textId="77777777" w:rsidR="006F117B" w:rsidRPr="00C307BC" w:rsidRDefault="006F117B" w:rsidP="00A54A30">
      <w:pPr>
        <w:spacing w:line="288" w:lineRule="auto"/>
        <w:jc w:val="center"/>
        <w:rPr>
          <w:rFonts w:eastAsia="Times New Roman"/>
          <w:sz w:val="26"/>
          <w:szCs w:val="26"/>
        </w:rPr>
      </w:pPr>
    </w:p>
    <w:p w14:paraId="1DD98DAD" w14:textId="77777777" w:rsidR="006F117B" w:rsidRPr="00C307BC" w:rsidRDefault="006F117B" w:rsidP="00A54A30">
      <w:pPr>
        <w:spacing w:line="288" w:lineRule="auto"/>
        <w:jc w:val="center"/>
        <w:rPr>
          <w:rFonts w:eastAsia="Times New Roman"/>
          <w:sz w:val="26"/>
          <w:szCs w:val="26"/>
        </w:rPr>
      </w:pPr>
    </w:p>
    <w:p w14:paraId="3E1CEB62"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ĐINH THỊ LOAN</w:t>
      </w:r>
    </w:p>
    <w:p w14:paraId="767ED7A7" w14:textId="77777777" w:rsidR="006F117B" w:rsidRPr="00C307BC" w:rsidRDefault="006F117B" w:rsidP="00A54A30">
      <w:pPr>
        <w:spacing w:line="288" w:lineRule="auto"/>
        <w:jc w:val="center"/>
        <w:rPr>
          <w:rFonts w:eastAsia="Times New Roman"/>
          <w:sz w:val="26"/>
          <w:szCs w:val="26"/>
        </w:rPr>
      </w:pPr>
    </w:p>
    <w:p w14:paraId="7B2425B0" w14:textId="77777777" w:rsidR="006F117B" w:rsidRPr="00C307BC" w:rsidRDefault="006F117B" w:rsidP="00A54A30">
      <w:pPr>
        <w:spacing w:line="288" w:lineRule="auto"/>
        <w:jc w:val="center"/>
        <w:rPr>
          <w:rFonts w:eastAsia="Times New Roman"/>
          <w:sz w:val="26"/>
          <w:szCs w:val="26"/>
        </w:rPr>
      </w:pPr>
    </w:p>
    <w:p w14:paraId="34C6D33D" w14:textId="77777777" w:rsidR="006F117B" w:rsidRPr="00C307BC" w:rsidRDefault="006F117B" w:rsidP="00A54A30">
      <w:pPr>
        <w:spacing w:line="288" w:lineRule="auto"/>
        <w:jc w:val="center"/>
        <w:rPr>
          <w:rFonts w:eastAsia="Times New Roman"/>
          <w:sz w:val="26"/>
          <w:szCs w:val="26"/>
        </w:rPr>
      </w:pPr>
    </w:p>
    <w:p w14:paraId="4AA2A034" w14:textId="77777777" w:rsidR="006F117B" w:rsidRPr="00C307BC" w:rsidRDefault="006F117B" w:rsidP="00A54A30">
      <w:pPr>
        <w:spacing w:line="288" w:lineRule="auto"/>
        <w:jc w:val="center"/>
        <w:rPr>
          <w:rFonts w:eastAsia="Times New Roman"/>
          <w:sz w:val="26"/>
          <w:szCs w:val="26"/>
        </w:rPr>
      </w:pPr>
    </w:p>
    <w:p w14:paraId="5BE8CAF3"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TÌM HIỂU VÀ XÂY DỰNG CÔNG CỤ HỖ TRỢ KIỂM THỬ CÁC</w:t>
      </w:r>
    </w:p>
    <w:p w14:paraId="0CBEA0E0"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HỆ THỐNG HƯỚNG DỊCH VỤ</w:t>
      </w:r>
    </w:p>
    <w:p w14:paraId="082E67A0" w14:textId="77777777" w:rsidR="006F117B" w:rsidRPr="00C307BC" w:rsidRDefault="006F117B" w:rsidP="00A54A30">
      <w:pPr>
        <w:spacing w:line="288" w:lineRule="auto"/>
        <w:jc w:val="center"/>
        <w:rPr>
          <w:rFonts w:eastAsia="Times New Roman"/>
          <w:sz w:val="26"/>
          <w:szCs w:val="26"/>
        </w:rPr>
      </w:pPr>
    </w:p>
    <w:p w14:paraId="774A2C14" w14:textId="77777777" w:rsidR="006F117B" w:rsidRPr="00C307BC" w:rsidRDefault="006F117B" w:rsidP="00A54A30">
      <w:pPr>
        <w:spacing w:line="288" w:lineRule="auto"/>
        <w:jc w:val="center"/>
        <w:rPr>
          <w:rFonts w:eastAsia="Times New Roman"/>
          <w:sz w:val="26"/>
          <w:szCs w:val="26"/>
        </w:rPr>
      </w:pPr>
    </w:p>
    <w:p w14:paraId="7389FBFD"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 xml:space="preserve"> </w:t>
      </w:r>
    </w:p>
    <w:p w14:paraId="0F951B83" w14:textId="77777777" w:rsidR="006F117B" w:rsidRPr="00C307BC" w:rsidRDefault="006F117B" w:rsidP="00A54A30">
      <w:pPr>
        <w:spacing w:line="288" w:lineRule="auto"/>
        <w:jc w:val="center"/>
        <w:rPr>
          <w:rFonts w:eastAsia="Times New Roman"/>
          <w:sz w:val="26"/>
          <w:szCs w:val="26"/>
        </w:rPr>
      </w:pPr>
    </w:p>
    <w:p w14:paraId="664D3B24" w14:textId="77777777" w:rsidR="006F117B" w:rsidRPr="00C307BC" w:rsidRDefault="006F117B" w:rsidP="00A54A30">
      <w:pPr>
        <w:spacing w:line="288" w:lineRule="auto"/>
        <w:rPr>
          <w:rFonts w:eastAsia="Times New Roman"/>
          <w:sz w:val="26"/>
          <w:szCs w:val="26"/>
        </w:rPr>
      </w:pPr>
    </w:p>
    <w:p w14:paraId="3BE2CA04" w14:textId="77777777" w:rsidR="006F117B" w:rsidRPr="00C307BC" w:rsidRDefault="006F117B" w:rsidP="00A54A30">
      <w:pPr>
        <w:spacing w:line="288" w:lineRule="auto"/>
        <w:jc w:val="center"/>
        <w:rPr>
          <w:rFonts w:eastAsia="Times New Roman"/>
          <w:sz w:val="26"/>
          <w:szCs w:val="26"/>
        </w:rPr>
      </w:pPr>
    </w:p>
    <w:p w14:paraId="066CD18D" w14:textId="77777777" w:rsidR="006F117B" w:rsidRPr="00C307BC" w:rsidRDefault="00994B39" w:rsidP="00A54A30">
      <w:pPr>
        <w:spacing w:line="288" w:lineRule="auto"/>
        <w:jc w:val="center"/>
        <w:rPr>
          <w:sz w:val="26"/>
          <w:szCs w:val="26"/>
        </w:rPr>
      </w:pPr>
      <w:r w:rsidRPr="00C307BC">
        <w:rPr>
          <w:rFonts w:eastAsia="Times New Roman"/>
          <w:b/>
          <w:sz w:val="26"/>
          <w:szCs w:val="26"/>
        </w:rPr>
        <w:t>LUẬN VĂN THẠC SĨ NGÀNH CÔNG NGHỆ THÔNG TIN</w:t>
      </w:r>
    </w:p>
    <w:p w14:paraId="17AFB663" w14:textId="77777777" w:rsidR="006F117B" w:rsidRPr="00C307BC" w:rsidRDefault="006F117B" w:rsidP="00A54A30">
      <w:pPr>
        <w:spacing w:line="288" w:lineRule="auto"/>
        <w:jc w:val="center"/>
        <w:rPr>
          <w:sz w:val="26"/>
          <w:szCs w:val="26"/>
        </w:rPr>
      </w:pPr>
    </w:p>
    <w:p w14:paraId="4AF4B53A" w14:textId="77777777" w:rsidR="006F117B" w:rsidRPr="00C307BC" w:rsidRDefault="006F117B" w:rsidP="00A54A30">
      <w:pPr>
        <w:spacing w:line="288" w:lineRule="auto"/>
        <w:jc w:val="center"/>
        <w:rPr>
          <w:sz w:val="26"/>
          <w:szCs w:val="26"/>
        </w:rPr>
      </w:pPr>
    </w:p>
    <w:p w14:paraId="28D953EE" w14:textId="77777777" w:rsidR="006F117B" w:rsidRPr="00C307BC" w:rsidRDefault="006F117B" w:rsidP="00A54A30">
      <w:pPr>
        <w:spacing w:line="288" w:lineRule="auto"/>
        <w:jc w:val="center"/>
        <w:rPr>
          <w:sz w:val="26"/>
          <w:szCs w:val="26"/>
        </w:rPr>
      </w:pPr>
    </w:p>
    <w:p w14:paraId="34758D7B" w14:textId="77777777" w:rsidR="006F117B" w:rsidRPr="00C307BC" w:rsidRDefault="006F117B" w:rsidP="00A54A30">
      <w:pPr>
        <w:spacing w:line="288" w:lineRule="auto"/>
        <w:rPr>
          <w:sz w:val="26"/>
          <w:szCs w:val="26"/>
        </w:rPr>
      </w:pPr>
    </w:p>
    <w:p w14:paraId="1CC16E1E" w14:textId="77777777" w:rsidR="006F117B" w:rsidRPr="00C307BC" w:rsidRDefault="006F117B" w:rsidP="00A54A30">
      <w:pPr>
        <w:spacing w:line="288" w:lineRule="auto"/>
        <w:jc w:val="center"/>
        <w:rPr>
          <w:sz w:val="26"/>
          <w:szCs w:val="26"/>
        </w:rPr>
      </w:pPr>
    </w:p>
    <w:p w14:paraId="43AA44D9" w14:textId="77777777" w:rsidR="006F117B" w:rsidRPr="00C307BC" w:rsidRDefault="006F117B" w:rsidP="00A54A30">
      <w:pPr>
        <w:spacing w:line="288" w:lineRule="auto"/>
        <w:jc w:val="center"/>
        <w:rPr>
          <w:sz w:val="26"/>
          <w:szCs w:val="26"/>
        </w:rPr>
      </w:pPr>
    </w:p>
    <w:p w14:paraId="76200B66" w14:textId="77777777" w:rsidR="006F117B" w:rsidRPr="00C307BC" w:rsidRDefault="006F117B" w:rsidP="00A54A30">
      <w:pPr>
        <w:spacing w:line="288" w:lineRule="auto"/>
        <w:jc w:val="center"/>
        <w:rPr>
          <w:sz w:val="26"/>
          <w:szCs w:val="26"/>
        </w:rPr>
      </w:pPr>
    </w:p>
    <w:p w14:paraId="46624EB3" w14:textId="77777777" w:rsidR="006F117B" w:rsidRPr="00C307BC" w:rsidRDefault="006F117B" w:rsidP="00A54A30">
      <w:pPr>
        <w:spacing w:line="288" w:lineRule="auto"/>
        <w:jc w:val="center"/>
        <w:rPr>
          <w:sz w:val="26"/>
          <w:szCs w:val="26"/>
        </w:rPr>
      </w:pPr>
    </w:p>
    <w:p w14:paraId="6F68C3CB" w14:textId="77777777" w:rsidR="00192FD6" w:rsidRPr="00C307BC" w:rsidRDefault="00192FD6" w:rsidP="00A54A30">
      <w:pPr>
        <w:spacing w:line="288" w:lineRule="auto"/>
        <w:jc w:val="center"/>
        <w:rPr>
          <w:sz w:val="26"/>
          <w:szCs w:val="26"/>
        </w:rPr>
      </w:pPr>
    </w:p>
    <w:p w14:paraId="212C22CE" w14:textId="77777777" w:rsidR="00192FD6" w:rsidRPr="00C307BC" w:rsidRDefault="00192FD6" w:rsidP="00A54A30">
      <w:pPr>
        <w:spacing w:line="288" w:lineRule="auto"/>
        <w:jc w:val="center"/>
        <w:rPr>
          <w:sz w:val="26"/>
          <w:szCs w:val="26"/>
        </w:rPr>
      </w:pPr>
    </w:p>
    <w:p w14:paraId="35400D95" w14:textId="77777777" w:rsidR="00192FD6" w:rsidRPr="00C307BC" w:rsidRDefault="00192FD6" w:rsidP="00A54A30">
      <w:pPr>
        <w:spacing w:line="288" w:lineRule="auto"/>
        <w:jc w:val="center"/>
        <w:rPr>
          <w:sz w:val="26"/>
          <w:szCs w:val="26"/>
        </w:rPr>
      </w:pPr>
    </w:p>
    <w:p w14:paraId="4472129A" w14:textId="77777777" w:rsidR="006F117B" w:rsidRPr="00C307BC" w:rsidRDefault="006F117B" w:rsidP="00A54A30">
      <w:pPr>
        <w:spacing w:line="288" w:lineRule="auto"/>
        <w:jc w:val="center"/>
        <w:rPr>
          <w:sz w:val="26"/>
          <w:szCs w:val="26"/>
        </w:rPr>
      </w:pPr>
    </w:p>
    <w:p w14:paraId="67407529" w14:textId="77777777" w:rsidR="006F117B" w:rsidRDefault="006F117B" w:rsidP="00A54A30">
      <w:pPr>
        <w:spacing w:line="288" w:lineRule="auto"/>
        <w:jc w:val="center"/>
        <w:rPr>
          <w:ins w:id="3" w:author="Nguyen Toan" w:date="2018-05-19T17:35:00Z"/>
          <w:sz w:val="26"/>
          <w:szCs w:val="26"/>
        </w:rPr>
      </w:pPr>
    </w:p>
    <w:p w14:paraId="43DDFA70" w14:textId="77777777" w:rsidR="00DD5969" w:rsidRPr="00C307BC" w:rsidRDefault="00DD5969" w:rsidP="00A54A30">
      <w:pPr>
        <w:spacing w:line="288" w:lineRule="auto"/>
        <w:jc w:val="center"/>
        <w:rPr>
          <w:sz w:val="26"/>
          <w:szCs w:val="26"/>
        </w:rPr>
      </w:pPr>
    </w:p>
    <w:p w14:paraId="442B6CD2" w14:textId="40909935" w:rsidR="00842B5F" w:rsidRPr="00C307BC" w:rsidRDefault="00994B39" w:rsidP="00071A6D">
      <w:pPr>
        <w:spacing w:line="288" w:lineRule="auto"/>
        <w:jc w:val="center"/>
        <w:rPr>
          <w:rFonts w:eastAsia="Times New Roman"/>
          <w:b/>
          <w:sz w:val="26"/>
          <w:szCs w:val="26"/>
        </w:rPr>
      </w:pPr>
      <w:r w:rsidRPr="00C307BC">
        <w:rPr>
          <w:rFonts w:eastAsia="Times New Roman"/>
          <w:b/>
          <w:sz w:val="26"/>
          <w:szCs w:val="26"/>
        </w:rPr>
        <w:t>Hà Nội – 2018</w:t>
      </w:r>
    </w:p>
    <w:p w14:paraId="6A4F76A7" w14:textId="00DB523D" w:rsidR="00E46B43" w:rsidRDefault="00E46B43" w:rsidP="00A54A30">
      <w:pPr>
        <w:spacing w:line="288" w:lineRule="auto"/>
        <w:jc w:val="center"/>
        <w:rPr>
          <w:ins w:id="4" w:author="Nguyen Toan" w:date="2018-05-19T17:35:00Z"/>
          <w:sz w:val="26"/>
          <w:szCs w:val="26"/>
        </w:rPr>
      </w:pPr>
      <w:ins w:id="5" w:author="Nguyen Toan" w:date="2018-05-19T17:35:00Z">
        <w:r>
          <w:rPr>
            <w:sz w:val="26"/>
            <w:szCs w:val="26"/>
          </w:rPr>
          <w:br w:type="page"/>
        </w:r>
      </w:ins>
    </w:p>
    <w:p w14:paraId="78EEA827" w14:textId="77777777" w:rsidR="006F117B" w:rsidRPr="00C307BC" w:rsidRDefault="006F117B" w:rsidP="00A54A30">
      <w:pPr>
        <w:spacing w:line="288" w:lineRule="auto"/>
        <w:jc w:val="center"/>
        <w:rPr>
          <w:sz w:val="26"/>
          <w:szCs w:val="26"/>
        </w:rPr>
      </w:pPr>
    </w:p>
    <w:p w14:paraId="38388485"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ĐẠI HỌC QUỐC GIA HÀ NỘI</w:t>
      </w:r>
    </w:p>
    <w:p w14:paraId="6B40A36D"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TRƯỜNG ĐẠI HỌC CÔNG NGHỆ</w:t>
      </w:r>
    </w:p>
    <w:p w14:paraId="29CA86E2" w14:textId="77777777" w:rsidR="006F117B" w:rsidRPr="00C307BC" w:rsidRDefault="006F117B" w:rsidP="00694356">
      <w:pPr>
        <w:pStyle w:val="NoSpacing"/>
        <w:rPr>
          <w:rFonts w:ascii="Times New Roman" w:hAnsi="Times New Roman" w:cs="Times New Roman"/>
          <w:sz w:val="26"/>
          <w:szCs w:val="26"/>
        </w:rPr>
      </w:pPr>
    </w:p>
    <w:p w14:paraId="59A5505C" w14:textId="77777777" w:rsidR="006F117B" w:rsidRPr="00C307BC" w:rsidRDefault="006F117B" w:rsidP="00A54A30">
      <w:pPr>
        <w:spacing w:line="288" w:lineRule="auto"/>
        <w:jc w:val="center"/>
        <w:rPr>
          <w:rFonts w:eastAsia="Times New Roman"/>
          <w:sz w:val="26"/>
          <w:szCs w:val="26"/>
        </w:rPr>
      </w:pPr>
    </w:p>
    <w:p w14:paraId="3608C578" w14:textId="77777777" w:rsidR="006F117B" w:rsidRPr="00C307BC" w:rsidRDefault="006F117B" w:rsidP="00A54A30">
      <w:pPr>
        <w:spacing w:line="288" w:lineRule="auto"/>
        <w:jc w:val="center"/>
        <w:rPr>
          <w:rFonts w:eastAsia="Times New Roman"/>
          <w:sz w:val="26"/>
          <w:szCs w:val="26"/>
        </w:rPr>
      </w:pPr>
    </w:p>
    <w:p w14:paraId="098C6397" w14:textId="77777777" w:rsidR="006F117B" w:rsidRPr="00C307BC" w:rsidRDefault="006F117B" w:rsidP="00A54A30">
      <w:pPr>
        <w:spacing w:line="288" w:lineRule="auto"/>
        <w:jc w:val="center"/>
        <w:rPr>
          <w:rFonts w:eastAsia="Times New Roman"/>
          <w:sz w:val="26"/>
          <w:szCs w:val="26"/>
        </w:rPr>
      </w:pPr>
    </w:p>
    <w:p w14:paraId="69D546E9" w14:textId="77777777" w:rsidR="006F117B" w:rsidRPr="00C307BC" w:rsidRDefault="006F117B" w:rsidP="00A54A30">
      <w:pPr>
        <w:spacing w:line="288" w:lineRule="auto"/>
        <w:jc w:val="center"/>
        <w:rPr>
          <w:rFonts w:eastAsia="Times New Roman"/>
          <w:sz w:val="26"/>
          <w:szCs w:val="26"/>
        </w:rPr>
      </w:pPr>
    </w:p>
    <w:p w14:paraId="360E352F"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ĐINH THỊ LOAN</w:t>
      </w:r>
    </w:p>
    <w:p w14:paraId="5A1B0C10" w14:textId="77777777" w:rsidR="006F117B" w:rsidRPr="00C307BC" w:rsidRDefault="006F117B" w:rsidP="00A54A30">
      <w:pPr>
        <w:spacing w:line="288" w:lineRule="auto"/>
        <w:jc w:val="center"/>
        <w:rPr>
          <w:rFonts w:eastAsia="Times New Roman"/>
          <w:sz w:val="26"/>
          <w:szCs w:val="26"/>
        </w:rPr>
      </w:pPr>
    </w:p>
    <w:p w14:paraId="5AAAA04C" w14:textId="77777777" w:rsidR="006F117B" w:rsidRPr="00C307BC" w:rsidRDefault="006F117B" w:rsidP="00A54A30">
      <w:pPr>
        <w:spacing w:line="288" w:lineRule="auto"/>
        <w:jc w:val="center"/>
        <w:rPr>
          <w:rFonts w:eastAsia="Times New Roman"/>
          <w:sz w:val="26"/>
          <w:szCs w:val="26"/>
        </w:rPr>
      </w:pPr>
    </w:p>
    <w:p w14:paraId="5ED45F52" w14:textId="77777777" w:rsidR="006F117B" w:rsidRPr="00C307BC" w:rsidRDefault="006F117B" w:rsidP="00A54A30">
      <w:pPr>
        <w:spacing w:line="288" w:lineRule="auto"/>
        <w:jc w:val="center"/>
        <w:rPr>
          <w:rFonts w:eastAsia="Times New Roman"/>
          <w:sz w:val="26"/>
          <w:szCs w:val="26"/>
        </w:rPr>
      </w:pPr>
    </w:p>
    <w:p w14:paraId="1459B338" w14:textId="77777777" w:rsidR="006F117B" w:rsidRPr="00C307BC" w:rsidRDefault="006F117B" w:rsidP="00A54A30">
      <w:pPr>
        <w:spacing w:line="288" w:lineRule="auto"/>
        <w:jc w:val="center"/>
        <w:rPr>
          <w:rFonts w:eastAsia="Times New Roman"/>
          <w:sz w:val="26"/>
          <w:szCs w:val="26"/>
        </w:rPr>
      </w:pPr>
    </w:p>
    <w:p w14:paraId="503D2A6F"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TÌM HIỂU VÀ XÂY DỰNG CÔNG CỤ HỖ TRỢ KIỂM THỬ CÁC</w:t>
      </w:r>
    </w:p>
    <w:p w14:paraId="5591BBEA"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HỆ THỐNG HƯỚNG DỊCH VỤ</w:t>
      </w:r>
    </w:p>
    <w:p w14:paraId="52E2E6CF" w14:textId="77777777" w:rsidR="006F117B" w:rsidRPr="00C307BC" w:rsidRDefault="006F117B" w:rsidP="00A54A30">
      <w:pPr>
        <w:spacing w:line="288" w:lineRule="auto"/>
        <w:jc w:val="center"/>
        <w:rPr>
          <w:rFonts w:eastAsia="Times New Roman"/>
          <w:sz w:val="26"/>
          <w:szCs w:val="26"/>
        </w:rPr>
      </w:pPr>
    </w:p>
    <w:p w14:paraId="65BD7521"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Ngành: Công nghệ thông tin</w:t>
      </w:r>
    </w:p>
    <w:p w14:paraId="30435C57"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Chuyên ngành: Kỹ thuật phần mềm</w:t>
      </w:r>
    </w:p>
    <w:p w14:paraId="233A37EB" w14:textId="531E2E4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Mã số:</w:t>
      </w:r>
      <w:r w:rsidR="00255D25" w:rsidRPr="00C307BC">
        <w:rPr>
          <w:sz w:val="26"/>
          <w:szCs w:val="26"/>
        </w:rPr>
        <w:t xml:space="preserve"> </w:t>
      </w:r>
      <w:r w:rsidR="00255D25" w:rsidRPr="00C307BC">
        <w:rPr>
          <w:rFonts w:eastAsia="Times New Roman"/>
          <w:sz w:val="26"/>
          <w:szCs w:val="26"/>
        </w:rPr>
        <w:t>60480103</w:t>
      </w:r>
    </w:p>
    <w:p w14:paraId="0B8002B3"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 xml:space="preserve"> </w:t>
      </w:r>
    </w:p>
    <w:p w14:paraId="48F435B7" w14:textId="77777777" w:rsidR="006F117B" w:rsidRPr="00C307BC" w:rsidRDefault="006F117B" w:rsidP="00A54A30">
      <w:pPr>
        <w:spacing w:line="288" w:lineRule="auto"/>
        <w:jc w:val="center"/>
        <w:rPr>
          <w:rFonts w:eastAsia="Times New Roman"/>
          <w:sz w:val="26"/>
          <w:szCs w:val="26"/>
        </w:rPr>
      </w:pPr>
    </w:p>
    <w:p w14:paraId="5BBD7928" w14:textId="77777777" w:rsidR="006F117B" w:rsidRPr="00C307BC" w:rsidRDefault="006F117B" w:rsidP="00A54A30">
      <w:pPr>
        <w:spacing w:line="288" w:lineRule="auto"/>
        <w:jc w:val="center"/>
        <w:rPr>
          <w:rFonts w:eastAsia="Times New Roman"/>
          <w:sz w:val="26"/>
          <w:szCs w:val="26"/>
        </w:rPr>
      </w:pPr>
    </w:p>
    <w:p w14:paraId="0EDDDEE8" w14:textId="77777777" w:rsidR="006F117B" w:rsidRPr="00C307BC" w:rsidRDefault="006F117B" w:rsidP="00A54A30">
      <w:pPr>
        <w:spacing w:line="288" w:lineRule="auto"/>
        <w:jc w:val="center"/>
        <w:rPr>
          <w:rFonts w:eastAsia="Times New Roman"/>
          <w:sz w:val="26"/>
          <w:szCs w:val="26"/>
        </w:rPr>
      </w:pPr>
    </w:p>
    <w:p w14:paraId="70BD28EB" w14:textId="77777777" w:rsidR="006F117B" w:rsidRPr="00C307BC" w:rsidRDefault="006F117B" w:rsidP="00A54A30">
      <w:pPr>
        <w:spacing w:line="288" w:lineRule="auto"/>
        <w:jc w:val="center"/>
        <w:rPr>
          <w:rFonts w:eastAsia="Times New Roman"/>
          <w:sz w:val="26"/>
          <w:szCs w:val="26"/>
        </w:rPr>
      </w:pPr>
    </w:p>
    <w:p w14:paraId="23D7B9E2" w14:textId="77777777" w:rsidR="006F117B" w:rsidRPr="00C307BC" w:rsidRDefault="00994B39" w:rsidP="00A54A30">
      <w:pPr>
        <w:spacing w:line="288" w:lineRule="auto"/>
        <w:jc w:val="center"/>
        <w:rPr>
          <w:sz w:val="26"/>
          <w:szCs w:val="26"/>
        </w:rPr>
      </w:pPr>
      <w:r w:rsidRPr="00C307BC">
        <w:rPr>
          <w:rFonts w:eastAsia="Times New Roman"/>
          <w:b/>
          <w:sz w:val="26"/>
          <w:szCs w:val="26"/>
        </w:rPr>
        <w:t>LUẬN VĂN THẠC SĨ KỸ THUẬT PHẦN MỀM</w:t>
      </w:r>
    </w:p>
    <w:p w14:paraId="2602C5FB" w14:textId="77777777" w:rsidR="006F117B" w:rsidRPr="00C307BC" w:rsidRDefault="00994B39" w:rsidP="00A54A30">
      <w:pPr>
        <w:spacing w:line="288" w:lineRule="auto"/>
        <w:jc w:val="center"/>
        <w:rPr>
          <w:rFonts w:eastAsia="Times New Roman"/>
          <w:sz w:val="26"/>
          <w:szCs w:val="26"/>
        </w:rPr>
      </w:pPr>
      <w:r w:rsidRPr="00C307BC">
        <w:rPr>
          <w:rFonts w:eastAsia="Times New Roman"/>
          <w:b/>
          <w:sz w:val="26"/>
          <w:szCs w:val="26"/>
        </w:rPr>
        <w:t>Người hướng dẫn khoa học:</w:t>
      </w:r>
      <w:r w:rsidRPr="00C307BC">
        <w:rPr>
          <w:sz w:val="26"/>
          <w:szCs w:val="26"/>
        </w:rPr>
        <w:t xml:space="preserve">  </w:t>
      </w:r>
      <w:r w:rsidRPr="00C307BC">
        <w:rPr>
          <w:rFonts w:eastAsia="Times New Roman"/>
          <w:b/>
          <w:sz w:val="26"/>
          <w:szCs w:val="26"/>
        </w:rPr>
        <w:t>TS. VÕ ĐÌNH HIẾU</w:t>
      </w:r>
    </w:p>
    <w:p w14:paraId="5371EE79" w14:textId="77777777" w:rsidR="006F117B" w:rsidRPr="00C307BC" w:rsidRDefault="006F117B" w:rsidP="00A54A30">
      <w:pPr>
        <w:spacing w:line="288" w:lineRule="auto"/>
        <w:jc w:val="center"/>
        <w:rPr>
          <w:sz w:val="26"/>
          <w:szCs w:val="26"/>
        </w:rPr>
      </w:pPr>
    </w:p>
    <w:p w14:paraId="54D66BF3" w14:textId="77777777" w:rsidR="006F117B" w:rsidRPr="00C307BC" w:rsidRDefault="006F117B" w:rsidP="00A54A30">
      <w:pPr>
        <w:spacing w:line="288" w:lineRule="auto"/>
        <w:jc w:val="center"/>
        <w:rPr>
          <w:sz w:val="26"/>
          <w:szCs w:val="26"/>
        </w:rPr>
      </w:pPr>
    </w:p>
    <w:p w14:paraId="40F83ADE" w14:textId="77777777" w:rsidR="006F117B" w:rsidRPr="00C307BC" w:rsidRDefault="006F117B" w:rsidP="00A54A30">
      <w:pPr>
        <w:spacing w:line="288" w:lineRule="auto"/>
        <w:jc w:val="center"/>
        <w:rPr>
          <w:sz w:val="26"/>
          <w:szCs w:val="26"/>
        </w:rPr>
      </w:pPr>
    </w:p>
    <w:p w14:paraId="0DF73E94" w14:textId="77777777" w:rsidR="006F117B" w:rsidRPr="00C307BC" w:rsidRDefault="006F117B" w:rsidP="00A54A30">
      <w:pPr>
        <w:spacing w:line="288" w:lineRule="auto"/>
        <w:jc w:val="center"/>
        <w:rPr>
          <w:sz w:val="26"/>
          <w:szCs w:val="26"/>
        </w:rPr>
      </w:pPr>
    </w:p>
    <w:p w14:paraId="612864C4" w14:textId="77777777" w:rsidR="006F117B" w:rsidRPr="00C307BC" w:rsidRDefault="006F117B" w:rsidP="00A54A30">
      <w:pPr>
        <w:spacing w:line="288" w:lineRule="auto"/>
        <w:jc w:val="center"/>
        <w:rPr>
          <w:sz w:val="26"/>
          <w:szCs w:val="26"/>
        </w:rPr>
      </w:pPr>
    </w:p>
    <w:p w14:paraId="65AEAB76" w14:textId="77777777" w:rsidR="006F117B" w:rsidRPr="00C307BC" w:rsidRDefault="006F117B" w:rsidP="00A54A30">
      <w:pPr>
        <w:spacing w:line="288" w:lineRule="auto"/>
        <w:jc w:val="center"/>
        <w:rPr>
          <w:sz w:val="26"/>
          <w:szCs w:val="26"/>
        </w:rPr>
      </w:pPr>
    </w:p>
    <w:p w14:paraId="78F4BC29" w14:textId="77777777" w:rsidR="006F117B" w:rsidRDefault="006F117B" w:rsidP="00A54A30">
      <w:pPr>
        <w:spacing w:line="288" w:lineRule="auto"/>
        <w:jc w:val="center"/>
        <w:rPr>
          <w:ins w:id="6" w:author="Nguyen Toan" w:date="2018-05-19T17:35:00Z"/>
          <w:sz w:val="26"/>
          <w:szCs w:val="26"/>
        </w:rPr>
      </w:pPr>
    </w:p>
    <w:p w14:paraId="304CAB75" w14:textId="77777777" w:rsidR="00C33147" w:rsidRDefault="00C33147" w:rsidP="00A54A30">
      <w:pPr>
        <w:spacing w:line="288" w:lineRule="auto"/>
        <w:jc w:val="center"/>
        <w:rPr>
          <w:ins w:id="7" w:author="Nguyen Toan" w:date="2018-05-19T17:35:00Z"/>
          <w:sz w:val="26"/>
          <w:szCs w:val="26"/>
        </w:rPr>
      </w:pPr>
    </w:p>
    <w:p w14:paraId="085A77FB" w14:textId="77777777" w:rsidR="00C33147" w:rsidRDefault="00C33147" w:rsidP="00A54A30">
      <w:pPr>
        <w:spacing w:line="288" w:lineRule="auto"/>
        <w:jc w:val="center"/>
        <w:rPr>
          <w:ins w:id="8" w:author="Nguyen Toan" w:date="2018-05-19T17:35:00Z"/>
          <w:sz w:val="26"/>
          <w:szCs w:val="26"/>
        </w:rPr>
      </w:pPr>
    </w:p>
    <w:p w14:paraId="16A85EA3" w14:textId="77777777" w:rsidR="00C33147" w:rsidRPr="00C307BC" w:rsidRDefault="00C33147" w:rsidP="00A54A30">
      <w:pPr>
        <w:spacing w:line="288" w:lineRule="auto"/>
        <w:jc w:val="center"/>
        <w:rPr>
          <w:sz w:val="26"/>
          <w:szCs w:val="26"/>
        </w:rPr>
      </w:pPr>
    </w:p>
    <w:p w14:paraId="5FE3591E" w14:textId="77777777" w:rsidR="006F117B" w:rsidRPr="00C307BC" w:rsidRDefault="00994B39" w:rsidP="00A54A30">
      <w:pPr>
        <w:spacing w:line="288" w:lineRule="auto"/>
        <w:jc w:val="center"/>
        <w:rPr>
          <w:rFonts w:eastAsia="Times New Roman"/>
          <w:sz w:val="26"/>
          <w:szCs w:val="26"/>
        </w:rPr>
      </w:pPr>
      <w:r w:rsidRPr="00C307BC">
        <w:rPr>
          <w:rFonts w:eastAsia="Times New Roman"/>
          <w:b/>
          <w:sz w:val="26"/>
          <w:szCs w:val="26"/>
        </w:rPr>
        <w:t>Hà Nội - 2018</w:t>
      </w:r>
    </w:p>
    <w:p w14:paraId="2FDEC737" w14:textId="77777777" w:rsidR="006F117B" w:rsidRPr="00C307BC" w:rsidRDefault="00994B39" w:rsidP="00A54A30">
      <w:pPr>
        <w:widowControl w:val="0"/>
        <w:spacing w:line="288" w:lineRule="auto"/>
        <w:rPr>
          <w:rFonts w:eastAsia="Times New Roman"/>
          <w:sz w:val="26"/>
          <w:szCs w:val="26"/>
        </w:rPr>
        <w:sectPr w:rsidR="006F117B" w:rsidRPr="00C307BC" w:rsidSect="000437D3">
          <w:headerReference w:type="default" r:id="rId8"/>
          <w:footerReference w:type="default" r:id="rId9"/>
          <w:headerReference w:type="first" r:id="rId10"/>
          <w:pgSz w:w="12240" w:h="15840"/>
          <w:pgMar w:top="1134" w:right="1134" w:bottom="1134" w:left="1701"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C307BC">
        <w:rPr>
          <w:sz w:val="26"/>
          <w:szCs w:val="26"/>
        </w:rPr>
        <w:br w:type="page"/>
      </w:r>
    </w:p>
    <w:p w14:paraId="7E94D9CB" w14:textId="177EB007" w:rsidR="006F117B" w:rsidRPr="00C307BC" w:rsidRDefault="006F117B" w:rsidP="00A54A30">
      <w:pPr>
        <w:spacing w:line="288" w:lineRule="auto"/>
        <w:rPr>
          <w:rFonts w:eastAsia="Times New Roman"/>
          <w:b/>
          <w:sz w:val="26"/>
          <w:szCs w:val="26"/>
        </w:rPr>
      </w:pPr>
    </w:p>
    <w:p w14:paraId="2F7443CC" w14:textId="59AAA51C" w:rsidR="006F117B" w:rsidRPr="00C307BC" w:rsidRDefault="000B04C5" w:rsidP="00966627">
      <w:pPr>
        <w:pStyle w:val="Heading1"/>
        <w:jc w:val="center"/>
        <w:rPr>
          <w:rFonts w:ascii="Times New Roman" w:eastAsia="Times New Roman" w:hAnsi="Times New Roman" w:cs="Times New Roman"/>
          <w:b/>
          <w:sz w:val="26"/>
          <w:szCs w:val="26"/>
        </w:rPr>
      </w:pPr>
      <w:bookmarkStart w:id="9" w:name="_Toc514519728"/>
      <w:r w:rsidRPr="00C307BC">
        <w:rPr>
          <w:rFonts w:ascii="Times New Roman" w:eastAsia="Times New Roman" w:hAnsi="Times New Roman" w:cs="Times New Roman"/>
          <w:b/>
          <w:sz w:val="26"/>
          <w:szCs w:val="26"/>
        </w:rPr>
        <w:t>LỜI CAM ĐOAN</w:t>
      </w:r>
      <w:bookmarkEnd w:id="9"/>
    </w:p>
    <w:p w14:paraId="1A59B71D" w14:textId="4E4EE59E" w:rsidR="006F117B" w:rsidRPr="00C307BC" w:rsidRDefault="00994B39" w:rsidP="00D2583D">
      <w:pPr>
        <w:spacing w:line="288" w:lineRule="auto"/>
        <w:ind w:firstLine="720"/>
        <w:jc w:val="both"/>
        <w:rPr>
          <w:rFonts w:eastAsia="Times New Roman"/>
          <w:sz w:val="26"/>
          <w:szCs w:val="26"/>
        </w:rPr>
      </w:pPr>
      <w:r w:rsidRPr="00C307BC">
        <w:rPr>
          <w:rFonts w:eastAsia="Times New Roman"/>
          <w:sz w:val="26"/>
          <w:szCs w:val="26"/>
        </w:rPr>
        <w:t xml:space="preserve">Tôi xin cam đoan luận văn được hoàn thành trên cơ sở nghiên cứu, tổng hợp và thực nghiệm về bài toán phát triển và kiểm thử hệ thống </w:t>
      </w:r>
      <w:r w:rsidR="00772B4B">
        <w:rPr>
          <w:rFonts w:eastAsia="Times New Roman"/>
          <w:sz w:val="26"/>
          <w:szCs w:val="26"/>
        </w:rPr>
        <w:t>hướng dịch vụ</w:t>
      </w:r>
      <w:r w:rsidR="00D80239" w:rsidRPr="00C307BC">
        <w:rPr>
          <w:rFonts w:eastAsia="Times New Roman"/>
          <w:sz w:val="26"/>
          <w:szCs w:val="26"/>
        </w:rPr>
        <w:t xml:space="preserve"> </w:t>
      </w:r>
      <w:r w:rsidRPr="00C307BC">
        <w:rPr>
          <w:rFonts w:eastAsia="Times New Roman"/>
          <w:sz w:val="26"/>
          <w:szCs w:val="26"/>
        </w:rPr>
        <w:t>trong việc nâng cao chất lượng sản phẩm, hệ thống ứng dụng dịch vụ trong ngân hàng.</w:t>
      </w:r>
    </w:p>
    <w:p w14:paraId="7ED28A61" w14:textId="77777777" w:rsidR="006F117B" w:rsidRPr="00C307BC" w:rsidRDefault="00994B39" w:rsidP="00D2583D">
      <w:pPr>
        <w:spacing w:line="288" w:lineRule="auto"/>
        <w:ind w:firstLine="720"/>
        <w:jc w:val="both"/>
        <w:rPr>
          <w:rFonts w:eastAsia="Times New Roman"/>
          <w:sz w:val="26"/>
          <w:szCs w:val="26"/>
        </w:rPr>
      </w:pPr>
      <w:r w:rsidRPr="00C307BC">
        <w:rPr>
          <w:rFonts w:eastAsia="Times New Roman"/>
          <w:sz w:val="26"/>
          <w:szCs w:val="26"/>
        </w:rPr>
        <w:t>Luận văn này là mới, các đề xuất trong luận văn do chính tôi thực hiện, qua quá trình nghiên cứu đưa ra và không sao chép nguyên bản từ bất kỳ một nguồn tài liệu nào khác.</w:t>
      </w:r>
    </w:p>
    <w:p w14:paraId="6E13A9F1" w14:textId="3A809184" w:rsidR="003E02C1" w:rsidRPr="00C307BC" w:rsidRDefault="00994B39">
      <w:pPr>
        <w:rPr>
          <w:sz w:val="26"/>
          <w:szCs w:val="26"/>
        </w:rPr>
      </w:pPr>
      <w:r w:rsidRPr="00C307BC">
        <w:rPr>
          <w:sz w:val="26"/>
          <w:szCs w:val="26"/>
        </w:rPr>
        <w:br w:type="page"/>
      </w:r>
    </w:p>
    <w:p w14:paraId="6E2A2F05" w14:textId="77777777" w:rsidR="003E02C1" w:rsidRPr="00C307BC" w:rsidRDefault="003E02C1" w:rsidP="00966627">
      <w:pPr>
        <w:pStyle w:val="Heading1"/>
        <w:jc w:val="center"/>
        <w:rPr>
          <w:rFonts w:ascii="Times New Roman" w:eastAsia="Times New Roman" w:hAnsi="Times New Roman" w:cs="Times New Roman"/>
          <w:b/>
          <w:sz w:val="26"/>
          <w:szCs w:val="26"/>
        </w:rPr>
      </w:pPr>
      <w:bookmarkStart w:id="10" w:name="_Toc514519729"/>
      <w:r w:rsidRPr="00C307BC">
        <w:rPr>
          <w:rFonts w:ascii="Times New Roman" w:eastAsia="Times New Roman" w:hAnsi="Times New Roman" w:cs="Times New Roman"/>
          <w:b/>
          <w:sz w:val="26"/>
          <w:szCs w:val="26"/>
        </w:rPr>
        <w:lastRenderedPageBreak/>
        <w:t>LỜI CẢM ƠN</w:t>
      </w:r>
      <w:bookmarkEnd w:id="10"/>
    </w:p>
    <w:p w14:paraId="635AC288" w14:textId="77777777" w:rsidR="003E02C1" w:rsidRPr="00C307BC" w:rsidRDefault="003E02C1" w:rsidP="003E02C1">
      <w:pPr>
        <w:spacing w:line="288" w:lineRule="auto"/>
        <w:ind w:firstLine="720"/>
        <w:rPr>
          <w:rFonts w:eastAsia="Times New Roman"/>
          <w:b/>
          <w:sz w:val="26"/>
          <w:szCs w:val="26"/>
        </w:rPr>
      </w:pPr>
    </w:p>
    <w:p w14:paraId="2BE5D504" w14:textId="77777777"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Lời đầu tiên tôi xin gửi lời cảm ơn chân thành và biết ơn sâu sắc tới TS. Võ Đình Hiếu, người thầy đã chỉ bảo và hướng dẫn tận tình cho tôi trong suốt quá trình học thạc sĩ và trong suốt quá trình  nghiên cứu và thực hiện luận văn này.</w:t>
      </w:r>
    </w:p>
    <w:p w14:paraId="2B29CCBA" w14:textId="0631A2A4"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Tôi xin chân thành cảm ơn sự dạy bảo, giúp đỡ, tạo điều kiện của các thầy, cô  trường Đại học Công nghệ, Đại học Quốc gia Hà N</w:t>
      </w:r>
      <w:r w:rsidR="00B5338C" w:rsidRPr="00C307BC">
        <w:rPr>
          <w:rFonts w:eastAsia="Times New Roman"/>
          <w:sz w:val="26"/>
          <w:szCs w:val="26"/>
        </w:rPr>
        <w:t>ộ</w:t>
      </w:r>
      <w:r w:rsidR="00E06E3F" w:rsidRPr="00C307BC">
        <w:rPr>
          <w:rFonts w:eastAsia="Times New Roman"/>
          <w:sz w:val="26"/>
          <w:szCs w:val="26"/>
        </w:rPr>
        <w:t xml:space="preserve">i trong </w:t>
      </w:r>
      <w:r w:rsidRPr="00C307BC">
        <w:rPr>
          <w:rFonts w:eastAsia="Times New Roman"/>
          <w:sz w:val="26"/>
          <w:szCs w:val="26"/>
        </w:rPr>
        <w:t>suốt quá trình tôi học tập tại trường.</w:t>
      </w:r>
    </w:p>
    <w:p w14:paraId="7D9FBFFA" w14:textId="5574B382"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Cuối cùng, tôi xin gửi lời cảm ơn chân thành tới gia đình, bạn bè, đồng nghiệp - những người luôn ở bên tôi trong lúc khó khăn, động viên, khuyến khích tôi trong cuộc sống và công việc.</w:t>
      </w:r>
    </w:p>
    <w:p w14:paraId="7494D3CD" w14:textId="77777777" w:rsidR="003E02C1" w:rsidRPr="00C307BC" w:rsidRDefault="003E02C1" w:rsidP="003E02C1">
      <w:pPr>
        <w:spacing w:line="288" w:lineRule="auto"/>
        <w:ind w:firstLine="720"/>
        <w:jc w:val="both"/>
        <w:rPr>
          <w:rFonts w:eastAsia="Times New Roman"/>
          <w:sz w:val="26"/>
          <w:szCs w:val="26"/>
        </w:rPr>
      </w:pPr>
      <w:r w:rsidRPr="00C307BC">
        <w:rPr>
          <w:rFonts w:eastAsia="Times New Roman"/>
          <w:sz w:val="26"/>
          <w:szCs w:val="26"/>
        </w:rPr>
        <w:t>Tôi xin chân thành cảm ơn!</w:t>
      </w:r>
    </w:p>
    <w:p w14:paraId="0C8E5497" w14:textId="77777777" w:rsidR="003E02C1" w:rsidRPr="00C307BC" w:rsidRDefault="003E02C1" w:rsidP="003E02C1">
      <w:pPr>
        <w:spacing w:line="288" w:lineRule="auto"/>
        <w:ind w:firstLine="720"/>
        <w:rPr>
          <w:rFonts w:eastAsia="Times New Roman"/>
          <w:sz w:val="26"/>
          <w:szCs w:val="26"/>
        </w:rPr>
      </w:pPr>
    </w:p>
    <w:p w14:paraId="4B4FD4BC" w14:textId="77777777" w:rsidR="003E02C1" w:rsidRPr="00C307BC" w:rsidRDefault="003E02C1" w:rsidP="003E02C1">
      <w:pPr>
        <w:spacing w:line="288" w:lineRule="auto"/>
        <w:ind w:left="4320" w:firstLine="720"/>
        <w:jc w:val="center"/>
        <w:rPr>
          <w:rFonts w:eastAsia="Times New Roman"/>
          <w:b/>
          <w:sz w:val="26"/>
          <w:szCs w:val="26"/>
        </w:rPr>
      </w:pPr>
      <w:r w:rsidRPr="00C307BC">
        <w:rPr>
          <w:rFonts w:eastAsia="Times New Roman"/>
          <w:b/>
          <w:sz w:val="26"/>
          <w:szCs w:val="26"/>
        </w:rPr>
        <w:t>Tác giả</w:t>
      </w:r>
    </w:p>
    <w:p w14:paraId="50A10CC2" w14:textId="77777777" w:rsidR="003E02C1" w:rsidRPr="00C307BC" w:rsidRDefault="003E02C1" w:rsidP="003E02C1">
      <w:pPr>
        <w:spacing w:line="288" w:lineRule="auto"/>
        <w:ind w:left="4320" w:firstLine="720"/>
        <w:jc w:val="center"/>
        <w:rPr>
          <w:rFonts w:eastAsia="Times New Roman"/>
          <w:b/>
          <w:sz w:val="26"/>
          <w:szCs w:val="26"/>
        </w:rPr>
      </w:pPr>
    </w:p>
    <w:p w14:paraId="4D734DDC" w14:textId="77777777" w:rsidR="003E02C1" w:rsidRPr="00C307BC" w:rsidRDefault="003E02C1" w:rsidP="003E02C1">
      <w:pPr>
        <w:spacing w:line="288" w:lineRule="auto"/>
        <w:ind w:left="4320" w:firstLine="720"/>
        <w:jc w:val="center"/>
        <w:rPr>
          <w:rFonts w:eastAsia="Times New Roman"/>
          <w:b/>
          <w:sz w:val="26"/>
          <w:szCs w:val="26"/>
        </w:rPr>
      </w:pPr>
    </w:p>
    <w:p w14:paraId="5B7ED387" w14:textId="77777777" w:rsidR="003E02C1" w:rsidRPr="00C307BC" w:rsidRDefault="003E02C1" w:rsidP="003E02C1">
      <w:pPr>
        <w:spacing w:line="288" w:lineRule="auto"/>
        <w:ind w:left="4320" w:firstLine="720"/>
        <w:jc w:val="center"/>
        <w:rPr>
          <w:rFonts w:eastAsia="Times New Roman"/>
          <w:b/>
          <w:sz w:val="26"/>
          <w:szCs w:val="26"/>
        </w:rPr>
      </w:pPr>
      <w:r w:rsidRPr="00C307BC">
        <w:rPr>
          <w:rFonts w:eastAsia="Times New Roman"/>
          <w:b/>
          <w:sz w:val="26"/>
          <w:szCs w:val="26"/>
        </w:rPr>
        <w:t>Đinh Thị Loan</w:t>
      </w:r>
    </w:p>
    <w:p w14:paraId="0E6FB2C7" w14:textId="77777777" w:rsidR="006F117B" w:rsidRPr="00C307BC" w:rsidRDefault="006F117B" w:rsidP="00A54A30">
      <w:pPr>
        <w:spacing w:line="288" w:lineRule="auto"/>
        <w:rPr>
          <w:rFonts w:eastAsia="Times New Roman"/>
          <w:b/>
          <w:sz w:val="26"/>
          <w:szCs w:val="26"/>
        </w:rPr>
      </w:pPr>
    </w:p>
    <w:p w14:paraId="036B6263" w14:textId="77777777" w:rsidR="006F117B" w:rsidRPr="00C307BC" w:rsidRDefault="006F117B" w:rsidP="00A54A30">
      <w:pPr>
        <w:spacing w:line="288" w:lineRule="auto"/>
        <w:ind w:left="4320" w:firstLine="720"/>
        <w:jc w:val="center"/>
        <w:rPr>
          <w:rFonts w:eastAsia="Times New Roman"/>
          <w:b/>
          <w:sz w:val="26"/>
          <w:szCs w:val="26"/>
        </w:rPr>
      </w:pPr>
    </w:p>
    <w:p w14:paraId="49AA2FBB" w14:textId="41E0B802" w:rsidR="00B0052A" w:rsidRPr="00C307BC" w:rsidRDefault="00B0052A">
      <w:pPr>
        <w:rPr>
          <w:rFonts w:eastAsia="Times New Roman"/>
          <w:b/>
          <w:sz w:val="26"/>
          <w:szCs w:val="26"/>
        </w:rPr>
      </w:pPr>
      <w:r w:rsidRPr="00C307BC">
        <w:rPr>
          <w:rFonts w:eastAsia="Times New Roman"/>
          <w:b/>
          <w:sz w:val="26"/>
          <w:szCs w:val="26"/>
        </w:rPr>
        <w:br w:type="page"/>
      </w:r>
    </w:p>
    <w:p w14:paraId="64FFEE14" w14:textId="77777777" w:rsidR="006F117B" w:rsidRPr="00C307BC" w:rsidRDefault="006F117B"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p>
    <w:p w14:paraId="20F5E284" w14:textId="6F9AAB30" w:rsidR="006F117B" w:rsidRPr="00C307BC" w:rsidRDefault="00737C97" w:rsidP="00071A6D">
      <w:pPr>
        <w:pStyle w:val="Heading1"/>
        <w:tabs>
          <w:tab w:val="left" w:pos="8931"/>
        </w:tabs>
        <w:jc w:val="center"/>
        <w:rPr>
          <w:rFonts w:ascii="Times New Roman" w:eastAsia="Times New Roman" w:hAnsi="Times New Roman" w:cs="Times New Roman"/>
          <w:b/>
          <w:sz w:val="26"/>
          <w:szCs w:val="26"/>
        </w:rPr>
      </w:pPr>
      <w:bookmarkStart w:id="11" w:name="_Toc514519730"/>
      <w:r w:rsidRPr="00C307BC">
        <w:rPr>
          <w:rFonts w:ascii="Times New Roman" w:eastAsia="Times New Roman" w:hAnsi="Times New Roman" w:cs="Times New Roman"/>
          <w:b/>
          <w:sz w:val="26"/>
          <w:szCs w:val="26"/>
        </w:rPr>
        <w:lastRenderedPageBreak/>
        <w:t>MỤC LỤC</w:t>
      </w:r>
      <w:bookmarkEnd w:id="11"/>
    </w:p>
    <w:sdt>
      <w:sdtPr>
        <w:rPr>
          <w:rFonts w:ascii="Times New Roman" w:eastAsia="Arial" w:hAnsi="Times New Roman" w:cs="Times New Roman"/>
          <w:color w:val="000000"/>
          <w:sz w:val="26"/>
          <w:szCs w:val="26"/>
          <w:lang w:val="en"/>
        </w:rPr>
        <w:id w:val="-1885477935"/>
        <w:docPartObj>
          <w:docPartGallery w:val="Table of Contents"/>
          <w:docPartUnique/>
        </w:docPartObj>
      </w:sdtPr>
      <w:sdtEndPr>
        <w:rPr>
          <w:bCs/>
          <w:noProof/>
          <w:color w:val="auto"/>
          <w:lang w:val="en-US"/>
        </w:rPr>
      </w:sdtEndPr>
      <w:sdtContent>
        <w:p w14:paraId="0FC6CF17" w14:textId="77B95929" w:rsidR="004F360D" w:rsidRPr="00ED4C42" w:rsidRDefault="004F360D">
          <w:pPr>
            <w:pStyle w:val="TOCHeading"/>
            <w:rPr>
              <w:rFonts w:ascii="Times New Roman" w:hAnsi="Times New Roman" w:cs="Times New Roman"/>
              <w:sz w:val="26"/>
              <w:szCs w:val="26"/>
              <w:rPrChange w:id="12" w:author="Nguyen Toan" w:date="2018-05-19T18:59:00Z">
                <w:rPr>
                  <w:rFonts w:ascii="Times New Roman" w:hAnsi="Times New Roman" w:cs="Times New Roman"/>
                  <w:sz w:val="26"/>
                  <w:szCs w:val="26"/>
                </w:rPr>
              </w:rPrChange>
            </w:rPr>
          </w:pPr>
        </w:p>
        <w:p w14:paraId="745D192C" w14:textId="77777777" w:rsidR="00ED4C42" w:rsidRPr="00ED4C42" w:rsidRDefault="004F360D">
          <w:pPr>
            <w:pStyle w:val="TOC1"/>
            <w:rPr>
              <w:ins w:id="13" w:author="Nguyen Toan" w:date="2018-05-19T18:59:00Z"/>
              <w:rFonts w:ascii="Times New Roman" w:eastAsiaTheme="minorEastAsia" w:hAnsi="Times New Roman" w:cs="Times New Roman"/>
              <w:noProof/>
              <w:color w:val="auto"/>
              <w:sz w:val="26"/>
              <w:szCs w:val="26"/>
              <w:lang w:val="en-US"/>
              <w:rPrChange w:id="14" w:author="Nguyen Toan" w:date="2018-05-19T18:59:00Z">
                <w:rPr>
                  <w:ins w:id="15" w:author="Nguyen Toan" w:date="2018-05-19T18:59:00Z"/>
                  <w:rFonts w:asciiTheme="minorHAnsi" w:eastAsiaTheme="minorEastAsia" w:hAnsiTheme="minorHAnsi" w:cstheme="minorBidi"/>
                  <w:noProof/>
                  <w:color w:val="auto"/>
                  <w:lang w:val="en-US"/>
                </w:rPr>
              </w:rPrChange>
            </w:rPr>
          </w:pPr>
          <w:r w:rsidRPr="00ED4C42">
            <w:rPr>
              <w:rFonts w:ascii="Times New Roman" w:hAnsi="Times New Roman" w:cs="Times New Roman"/>
              <w:sz w:val="26"/>
              <w:szCs w:val="26"/>
              <w:rPrChange w:id="16" w:author="Nguyen Toan" w:date="2018-05-19T18:59:00Z">
                <w:rPr>
                  <w:rFonts w:ascii="Times New Roman" w:hAnsi="Times New Roman" w:cs="Times New Roman"/>
                  <w:sz w:val="26"/>
                  <w:szCs w:val="26"/>
                </w:rPr>
              </w:rPrChange>
            </w:rPr>
            <w:fldChar w:fldCharType="begin"/>
          </w:r>
          <w:r w:rsidRPr="00ED4C42">
            <w:rPr>
              <w:rFonts w:ascii="Times New Roman" w:hAnsi="Times New Roman" w:cs="Times New Roman"/>
              <w:sz w:val="26"/>
              <w:szCs w:val="26"/>
              <w:rPrChange w:id="17" w:author="Nguyen Toan" w:date="2018-05-19T18:59:00Z">
                <w:rPr>
                  <w:rFonts w:ascii="Times New Roman" w:hAnsi="Times New Roman" w:cs="Times New Roman"/>
                  <w:sz w:val="26"/>
                  <w:szCs w:val="26"/>
                </w:rPr>
              </w:rPrChange>
            </w:rPr>
            <w:instrText xml:space="preserve"> TOC \o "1-3" \h \z \u </w:instrText>
          </w:r>
          <w:r w:rsidRPr="00ED4C42">
            <w:rPr>
              <w:rFonts w:ascii="Times New Roman" w:hAnsi="Times New Roman" w:cs="Times New Roman"/>
              <w:sz w:val="26"/>
              <w:szCs w:val="26"/>
              <w:rPrChange w:id="18" w:author="Nguyen Toan" w:date="2018-05-19T18:59:00Z">
                <w:rPr>
                  <w:rFonts w:ascii="Times New Roman" w:hAnsi="Times New Roman" w:cs="Times New Roman"/>
                  <w:sz w:val="26"/>
                  <w:szCs w:val="26"/>
                </w:rPr>
              </w:rPrChange>
            </w:rPr>
            <w:fldChar w:fldCharType="separate"/>
          </w:r>
          <w:ins w:id="19" w:author="Nguyen Toan" w:date="2018-05-19T18:59:00Z">
            <w:r w:rsidR="00ED4C42" w:rsidRPr="00ED4C42">
              <w:rPr>
                <w:rStyle w:val="Hyperlink"/>
                <w:rFonts w:ascii="Times New Roman" w:hAnsi="Times New Roman" w:cs="Times New Roman"/>
                <w:noProof/>
                <w:sz w:val="26"/>
                <w:szCs w:val="26"/>
                <w:rPrChange w:id="20" w:author="Nguyen Toan" w:date="2018-05-19T18:59:00Z">
                  <w:rPr>
                    <w:rStyle w:val="Hyperlink"/>
                    <w:noProof/>
                  </w:rPr>
                </w:rPrChange>
              </w:rPr>
              <w:fldChar w:fldCharType="begin"/>
            </w:r>
            <w:r w:rsidR="00ED4C42" w:rsidRPr="00ED4C42">
              <w:rPr>
                <w:rStyle w:val="Hyperlink"/>
                <w:rFonts w:ascii="Times New Roman" w:hAnsi="Times New Roman" w:cs="Times New Roman"/>
                <w:noProof/>
                <w:sz w:val="26"/>
                <w:szCs w:val="26"/>
                <w:rPrChange w:id="21" w:author="Nguyen Toan" w:date="2018-05-19T18:59:00Z">
                  <w:rPr>
                    <w:rStyle w:val="Hyperlink"/>
                    <w:noProof/>
                  </w:rPr>
                </w:rPrChange>
              </w:rPr>
              <w:instrText xml:space="preserve"> </w:instrText>
            </w:r>
            <w:r w:rsidR="00ED4C42" w:rsidRPr="00ED4C42">
              <w:rPr>
                <w:rFonts w:ascii="Times New Roman" w:hAnsi="Times New Roman" w:cs="Times New Roman"/>
                <w:noProof/>
                <w:sz w:val="26"/>
                <w:szCs w:val="26"/>
                <w:rPrChange w:id="22" w:author="Nguyen Toan" w:date="2018-05-19T18:59:00Z">
                  <w:rPr>
                    <w:noProof/>
                  </w:rPr>
                </w:rPrChange>
              </w:rPr>
              <w:instrText>HYPERLINK \l "_Toc514519728"</w:instrText>
            </w:r>
            <w:r w:rsidR="00ED4C42" w:rsidRPr="00ED4C42">
              <w:rPr>
                <w:rStyle w:val="Hyperlink"/>
                <w:rFonts w:ascii="Times New Roman" w:hAnsi="Times New Roman" w:cs="Times New Roman"/>
                <w:noProof/>
                <w:sz w:val="26"/>
                <w:szCs w:val="26"/>
                <w:rPrChange w:id="23" w:author="Nguyen Toan" w:date="2018-05-19T18:59:00Z">
                  <w:rPr>
                    <w:rStyle w:val="Hyperlink"/>
                    <w:noProof/>
                  </w:rPr>
                </w:rPrChange>
              </w:rPr>
              <w:instrText xml:space="preserve"> </w:instrText>
            </w:r>
            <w:r w:rsidR="00ED4C42" w:rsidRPr="00ED4C42">
              <w:rPr>
                <w:rStyle w:val="Hyperlink"/>
                <w:rFonts w:ascii="Times New Roman" w:hAnsi="Times New Roman" w:cs="Times New Roman"/>
                <w:noProof/>
                <w:sz w:val="26"/>
                <w:szCs w:val="26"/>
                <w:rPrChange w:id="24" w:author="Nguyen Toan" w:date="2018-05-19T18:59:00Z">
                  <w:rPr>
                    <w:rStyle w:val="Hyperlink"/>
                    <w:noProof/>
                  </w:rPr>
                </w:rPrChange>
              </w:rPr>
            </w:r>
            <w:r w:rsidR="00ED4C42" w:rsidRPr="00ED4C42">
              <w:rPr>
                <w:rStyle w:val="Hyperlink"/>
                <w:rFonts w:ascii="Times New Roman" w:hAnsi="Times New Roman" w:cs="Times New Roman"/>
                <w:noProof/>
                <w:sz w:val="26"/>
                <w:szCs w:val="26"/>
                <w:rPrChange w:id="25" w:author="Nguyen Toan" w:date="2018-05-19T18:59:00Z">
                  <w:rPr>
                    <w:rStyle w:val="Hyperlink"/>
                    <w:noProof/>
                  </w:rPr>
                </w:rPrChange>
              </w:rPr>
              <w:fldChar w:fldCharType="separate"/>
            </w:r>
            <w:r w:rsidR="00ED4C42" w:rsidRPr="00ED4C42">
              <w:rPr>
                <w:rStyle w:val="Hyperlink"/>
                <w:rFonts w:ascii="Times New Roman" w:eastAsia="Times New Roman" w:hAnsi="Times New Roman" w:cs="Times New Roman"/>
                <w:noProof/>
                <w:sz w:val="26"/>
                <w:szCs w:val="26"/>
                <w:rPrChange w:id="26" w:author="Nguyen Toan" w:date="2018-05-19T18:59:00Z">
                  <w:rPr>
                    <w:rStyle w:val="Hyperlink"/>
                    <w:rFonts w:ascii="Times New Roman" w:eastAsia="Times New Roman" w:hAnsi="Times New Roman" w:cs="Times New Roman"/>
                    <w:b/>
                    <w:noProof/>
                  </w:rPr>
                </w:rPrChange>
              </w:rPr>
              <w:t>LỜI CAM ĐOAN</w:t>
            </w:r>
            <w:r w:rsidR="00ED4C42" w:rsidRPr="00ED4C42">
              <w:rPr>
                <w:rFonts w:ascii="Times New Roman" w:hAnsi="Times New Roman" w:cs="Times New Roman"/>
                <w:noProof/>
                <w:webHidden/>
                <w:sz w:val="26"/>
                <w:szCs w:val="26"/>
                <w:rPrChange w:id="27" w:author="Nguyen Toan" w:date="2018-05-19T18:59:00Z">
                  <w:rPr>
                    <w:noProof/>
                    <w:webHidden/>
                  </w:rPr>
                </w:rPrChange>
              </w:rPr>
              <w:tab/>
            </w:r>
            <w:r w:rsidR="00ED4C42" w:rsidRPr="00ED4C42">
              <w:rPr>
                <w:rFonts w:ascii="Times New Roman" w:hAnsi="Times New Roman" w:cs="Times New Roman"/>
                <w:noProof/>
                <w:webHidden/>
                <w:sz w:val="26"/>
                <w:szCs w:val="26"/>
                <w:rPrChange w:id="28" w:author="Nguyen Toan" w:date="2018-05-19T18:59:00Z">
                  <w:rPr>
                    <w:noProof/>
                    <w:webHidden/>
                  </w:rPr>
                </w:rPrChange>
              </w:rPr>
              <w:fldChar w:fldCharType="begin"/>
            </w:r>
            <w:r w:rsidR="00ED4C42" w:rsidRPr="00ED4C42">
              <w:rPr>
                <w:rFonts w:ascii="Times New Roman" w:hAnsi="Times New Roman" w:cs="Times New Roman"/>
                <w:noProof/>
                <w:webHidden/>
                <w:sz w:val="26"/>
                <w:szCs w:val="26"/>
                <w:rPrChange w:id="29" w:author="Nguyen Toan" w:date="2018-05-19T18:59:00Z">
                  <w:rPr>
                    <w:noProof/>
                    <w:webHidden/>
                  </w:rPr>
                </w:rPrChange>
              </w:rPr>
              <w:instrText xml:space="preserve"> PAGEREF _Toc514519728 \h </w:instrText>
            </w:r>
            <w:r w:rsidR="00ED4C42" w:rsidRPr="00ED4C42">
              <w:rPr>
                <w:rFonts w:ascii="Times New Roman" w:hAnsi="Times New Roman" w:cs="Times New Roman"/>
                <w:noProof/>
                <w:webHidden/>
                <w:sz w:val="26"/>
                <w:szCs w:val="26"/>
                <w:rPrChange w:id="30" w:author="Nguyen Toan" w:date="2018-05-19T18:59:00Z">
                  <w:rPr>
                    <w:noProof/>
                    <w:webHidden/>
                  </w:rPr>
                </w:rPrChange>
              </w:rPr>
            </w:r>
          </w:ins>
          <w:r w:rsidR="00ED4C42" w:rsidRPr="00ED4C42">
            <w:rPr>
              <w:rFonts w:ascii="Times New Roman" w:hAnsi="Times New Roman" w:cs="Times New Roman"/>
              <w:noProof/>
              <w:webHidden/>
              <w:sz w:val="26"/>
              <w:szCs w:val="26"/>
              <w:rPrChange w:id="31" w:author="Nguyen Toan" w:date="2018-05-19T18:59:00Z">
                <w:rPr>
                  <w:noProof/>
                  <w:webHidden/>
                </w:rPr>
              </w:rPrChange>
            </w:rPr>
            <w:fldChar w:fldCharType="separate"/>
          </w:r>
          <w:ins w:id="32" w:author="Nguyen Toan" w:date="2018-05-19T18:59:00Z">
            <w:r w:rsidR="00ED4C42" w:rsidRPr="00ED4C42">
              <w:rPr>
                <w:rFonts w:ascii="Times New Roman" w:hAnsi="Times New Roman" w:cs="Times New Roman"/>
                <w:noProof/>
                <w:webHidden/>
                <w:sz w:val="26"/>
                <w:szCs w:val="26"/>
                <w:rPrChange w:id="33" w:author="Nguyen Toan" w:date="2018-05-19T18:59:00Z">
                  <w:rPr>
                    <w:noProof/>
                    <w:webHidden/>
                  </w:rPr>
                </w:rPrChange>
              </w:rPr>
              <w:t>3</w:t>
            </w:r>
            <w:r w:rsidR="00ED4C42" w:rsidRPr="00ED4C42">
              <w:rPr>
                <w:rFonts w:ascii="Times New Roman" w:hAnsi="Times New Roman" w:cs="Times New Roman"/>
                <w:noProof/>
                <w:webHidden/>
                <w:sz w:val="26"/>
                <w:szCs w:val="26"/>
                <w:rPrChange w:id="34" w:author="Nguyen Toan" w:date="2018-05-19T18:59:00Z">
                  <w:rPr>
                    <w:noProof/>
                    <w:webHidden/>
                  </w:rPr>
                </w:rPrChange>
              </w:rPr>
              <w:fldChar w:fldCharType="end"/>
            </w:r>
            <w:r w:rsidR="00ED4C42" w:rsidRPr="00ED4C42">
              <w:rPr>
                <w:rStyle w:val="Hyperlink"/>
                <w:rFonts w:ascii="Times New Roman" w:hAnsi="Times New Roman" w:cs="Times New Roman"/>
                <w:noProof/>
                <w:sz w:val="26"/>
                <w:szCs w:val="26"/>
                <w:rPrChange w:id="35" w:author="Nguyen Toan" w:date="2018-05-19T18:59:00Z">
                  <w:rPr>
                    <w:rStyle w:val="Hyperlink"/>
                    <w:noProof/>
                  </w:rPr>
                </w:rPrChange>
              </w:rPr>
              <w:fldChar w:fldCharType="end"/>
            </w:r>
          </w:ins>
        </w:p>
        <w:p w14:paraId="329B9523" w14:textId="6D06B73F" w:rsidR="00ED4C42" w:rsidRPr="00ED4C42" w:rsidRDefault="00ED4C42">
          <w:pPr>
            <w:pStyle w:val="TOC1"/>
            <w:rPr>
              <w:ins w:id="36" w:author="Nguyen Toan" w:date="2018-05-19T18:59:00Z"/>
              <w:rFonts w:ascii="Times New Roman" w:eastAsiaTheme="minorEastAsia" w:hAnsi="Times New Roman" w:cs="Times New Roman"/>
              <w:noProof/>
              <w:color w:val="auto"/>
              <w:sz w:val="26"/>
              <w:szCs w:val="26"/>
              <w:lang w:val="en-US"/>
              <w:rPrChange w:id="37" w:author="Nguyen Toan" w:date="2018-05-19T18:59:00Z">
                <w:rPr>
                  <w:ins w:id="38" w:author="Nguyen Toan" w:date="2018-05-19T18:59:00Z"/>
                  <w:rFonts w:asciiTheme="minorHAnsi" w:eastAsiaTheme="minorEastAsia" w:hAnsiTheme="minorHAnsi" w:cstheme="minorBidi"/>
                  <w:noProof/>
                  <w:color w:val="auto"/>
                  <w:lang w:val="en-US"/>
                </w:rPr>
              </w:rPrChange>
            </w:rPr>
          </w:pPr>
          <w:ins w:id="39" w:author="Nguyen Toan" w:date="2018-05-19T18:59:00Z">
            <w:r w:rsidRPr="00ED4C42">
              <w:rPr>
                <w:rStyle w:val="Hyperlink"/>
                <w:rFonts w:ascii="Times New Roman" w:hAnsi="Times New Roman" w:cs="Times New Roman"/>
                <w:noProof/>
                <w:sz w:val="26"/>
                <w:szCs w:val="26"/>
                <w:rPrChange w:id="40"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41"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42" w:author="Nguyen Toan" w:date="2018-05-19T18:59:00Z">
                  <w:rPr>
                    <w:noProof/>
                  </w:rPr>
                </w:rPrChange>
              </w:rPr>
              <w:instrText>HYPERLINK \l "_Toc514519729"</w:instrText>
            </w:r>
            <w:r w:rsidRPr="00ED4C42">
              <w:rPr>
                <w:rStyle w:val="Hyperlink"/>
                <w:rFonts w:ascii="Times New Roman" w:hAnsi="Times New Roman" w:cs="Times New Roman"/>
                <w:noProof/>
                <w:sz w:val="26"/>
                <w:szCs w:val="26"/>
                <w:rPrChange w:id="43"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44" w:author="Nguyen Toan" w:date="2018-05-19T18:59:00Z">
                  <w:rPr>
                    <w:rStyle w:val="Hyperlink"/>
                    <w:noProof/>
                  </w:rPr>
                </w:rPrChange>
              </w:rPr>
            </w:r>
            <w:r w:rsidRPr="00ED4C42">
              <w:rPr>
                <w:rStyle w:val="Hyperlink"/>
                <w:rFonts w:ascii="Times New Roman" w:hAnsi="Times New Roman" w:cs="Times New Roman"/>
                <w:noProof/>
                <w:sz w:val="26"/>
                <w:szCs w:val="26"/>
                <w:rPrChange w:id="45"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46" w:author="Nguyen Toan" w:date="2018-05-19T18:59:00Z">
                  <w:rPr>
                    <w:rStyle w:val="Hyperlink"/>
                    <w:rFonts w:ascii="Times New Roman" w:eastAsia="Times New Roman" w:hAnsi="Times New Roman" w:cs="Times New Roman"/>
                    <w:b/>
                    <w:noProof/>
                  </w:rPr>
                </w:rPrChange>
              </w:rPr>
              <w:t>LỜI CẢM ƠN</w:t>
            </w:r>
            <w:r w:rsidRPr="00ED4C42">
              <w:rPr>
                <w:rFonts w:ascii="Times New Roman" w:hAnsi="Times New Roman" w:cs="Times New Roman"/>
                <w:noProof/>
                <w:webHidden/>
                <w:sz w:val="26"/>
                <w:szCs w:val="26"/>
                <w:rPrChange w:id="47" w:author="Nguyen Toan" w:date="2018-05-19T18:59:00Z">
                  <w:rPr>
                    <w:noProof/>
                    <w:webHidden/>
                  </w:rPr>
                </w:rPrChange>
              </w:rPr>
              <w:tab/>
            </w:r>
            <w:r>
              <w:rPr>
                <w:rFonts w:ascii="Times New Roman" w:hAnsi="Times New Roman" w:cs="Times New Roman"/>
                <w:noProof/>
                <w:webHidden/>
                <w:sz w:val="26"/>
                <w:szCs w:val="26"/>
              </w:rPr>
              <w:tab/>
            </w:r>
            <w:r w:rsidRPr="00ED4C42">
              <w:rPr>
                <w:rFonts w:ascii="Times New Roman" w:hAnsi="Times New Roman" w:cs="Times New Roman"/>
                <w:noProof/>
                <w:webHidden/>
                <w:sz w:val="26"/>
                <w:szCs w:val="26"/>
                <w:rPrChange w:id="48" w:author="Nguyen Toan" w:date="2018-05-19T18:59:00Z">
                  <w:rPr>
                    <w:noProof/>
                    <w:webHidden/>
                  </w:rPr>
                </w:rPrChange>
              </w:rPr>
              <w:fldChar w:fldCharType="begin"/>
            </w:r>
            <w:r w:rsidRPr="00ED4C42">
              <w:rPr>
                <w:rFonts w:ascii="Times New Roman" w:hAnsi="Times New Roman" w:cs="Times New Roman"/>
                <w:noProof/>
                <w:webHidden/>
                <w:sz w:val="26"/>
                <w:szCs w:val="26"/>
                <w:rPrChange w:id="49" w:author="Nguyen Toan" w:date="2018-05-19T18:59:00Z">
                  <w:rPr>
                    <w:noProof/>
                    <w:webHidden/>
                  </w:rPr>
                </w:rPrChange>
              </w:rPr>
              <w:instrText xml:space="preserve"> PAGEREF _Toc514519729 \h </w:instrText>
            </w:r>
            <w:r w:rsidRPr="00ED4C42">
              <w:rPr>
                <w:rFonts w:ascii="Times New Roman" w:hAnsi="Times New Roman" w:cs="Times New Roman"/>
                <w:noProof/>
                <w:webHidden/>
                <w:sz w:val="26"/>
                <w:szCs w:val="26"/>
                <w:rPrChange w:id="50" w:author="Nguyen Toan" w:date="2018-05-19T18:59:00Z">
                  <w:rPr>
                    <w:noProof/>
                    <w:webHidden/>
                  </w:rPr>
                </w:rPrChange>
              </w:rPr>
            </w:r>
          </w:ins>
          <w:r w:rsidRPr="00ED4C42">
            <w:rPr>
              <w:rFonts w:ascii="Times New Roman" w:hAnsi="Times New Roman" w:cs="Times New Roman"/>
              <w:noProof/>
              <w:webHidden/>
              <w:sz w:val="26"/>
              <w:szCs w:val="26"/>
              <w:rPrChange w:id="51" w:author="Nguyen Toan" w:date="2018-05-19T18:59:00Z">
                <w:rPr>
                  <w:noProof/>
                  <w:webHidden/>
                </w:rPr>
              </w:rPrChange>
            </w:rPr>
            <w:fldChar w:fldCharType="separate"/>
          </w:r>
          <w:ins w:id="52" w:author="Nguyen Toan" w:date="2018-05-19T18:59:00Z">
            <w:r w:rsidRPr="00ED4C42">
              <w:rPr>
                <w:rFonts w:ascii="Times New Roman" w:hAnsi="Times New Roman" w:cs="Times New Roman"/>
                <w:noProof/>
                <w:webHidden/>
                <w:sz w:val="26"/>
                <w:szCs w:val="26"/>
                <w:rPrChange w:id="53" w:author="Nguyen Toan" w:date="2018-05-19T18:59:00Z">
                  <w:rPr>
                    <w:noProof/>
                    <w:webHidden/>
                  </w:rPr>
                </w:rPrChange>
              </w:rPr>
              <w:t>4</w:t>
            </w:r>
            <w:r w:rsidRPr="00ED4C42">
              <w:rPr>
                <w:rFonts w:ascii="Times New Roman" w:hAnsi="Times New Roman" w:cs="Times New Roman"/>
                <w:noProof/>
                <w:webHidden/>
                <w:sz w:val="26"/>
                <w:szCs w:val="26"/>
                <w:rPrChange w:id="54"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55" w:author="Nguyen Toan" w:date="2018-05-19T18:59:00Z">
                  <w:rPr>
                    <w:rStyle w:val="Hyperlink"/>
                    <w:noProof/>
                  </w:rPr>
                </w:rPrChange>
              </w:rPr>
              <w:fldChar w:fldCharType="end"/>
            </w:r>
          </w:ins>
        </w:p>
        <w:p w14:paraId="15B525C7" w14:textId="35B0E8B8" w:rsidR="00ED4C42" w:rsidRPr="00ED4C42" w:rsidRDefault="00ED4C42">
          <w:pPr>
            <w:pStyle w:val="TOC1"/>
            <w:rPr>
              <w:ins w:id="56" w:author="Nguyen Toan" w:date="2018-05-19T18:59:00Z"/>
              <w:rFonts w:ascii="Times New Roman" w:eastAsiaTheme="minorEastAsia" w:hAnsi="Times New Roman" w:cs="Times New Roman"/>
              <w:noProof/>
              <w:color w:val="auto"/>
              <w:sz w:val="26"/>
              <w:szCs w:val="26"/>
              <w:lang w:val="en-US"/>
              <w:rPrChange w:id="57" w:author="Nguyen Toan" w:date="2018-05-19T18:59:00Z">
                <w:rPr>
                  <w:ins w:id="58" w:author="Nguyen Toan" w:date="2018-05-19T18:59:00Z"/>
                  <w:rFonts w:asciiTheme="minorHAnsi" w:eastAsiaTheme="minorEastAsia" w:hAnsiTheme="minorHAnsi" w:cstheme="minorBidi"/>
                  <w:noProof/>
                  <w:color w:val="auto"/>
                  <w:lang w:val="en-US"/>
                </w:rPr>
              </w:rPrChange>
            </w:rPr>
          </w:pPr>
          <w:ins w:id="59" w:author="Nguyen Toan" w:date="2018-05-19T18:59:00Z">
            <w:r w:rsidRPr="00ED4C42">
              <w:rPr>
                <w:rStyle w:val="Hyperlink"/>
                <w:rFonts w:ascii="Times New Roman" w:hAnsi="Times New Roman" w:cs="Times New Roman"/>
                <w:noProof/>
                <w:sz w:val="26"/>
                <w:szCs w:val="26"/>
                <w:rPrChange w:id="60"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61"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62" w:author="Nguyen Toan" w:date="2018-05-19T18:59:00Z">
                  <w:rPr>
                    <w:noProof/>
                  </w:rPr>
                </w:rPrChange>
              </w:rPr>
              <w:instrText>HYPERLINK \l "_Toc514519730"</w:instrText>
            </w:r>
            <w:r w:rsidRPr="00ED4C42">
              <w:rPr>
                <w:rStyle w:val="Hyperlink"/>
                <w:rFonts w:ascii="Times New Roman" w:hAnsi="Times New Roman" w:cs="Times New Roman"/>
                <w:noProof/>
                <w:sz w:val="26"/>
                <w:szCs w:val="26"/>
                <w:rPrChange w:id="63"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64" w:author="Nguyen Toan" w:date="2018-05-19T18:59:00Z">
                  <w:rPr>
                    <w:rStyle w:val="Hyperlink"/>
                    <w:noProof/>
                  </w:rPr>
                </w:rPrChange>
              </w:rPr>
            </w:r>
            <w:r w:rsidRPr="00ED4C42">
              <w:rPr>
                <w:rStyle w:val="Hyperlink"/>
                <w:rFonts w:ascii="Times New Roman" w:hAnsi="Times New Roman" w:cs="Times New Roman"/>
                <w:noProof/>
                <w:sz w:val="26"/>
                <w:szCs w:val="26"/>
                <w:rPrChange w:id="65"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66" w:author="Nguyen Toan" w:date="2018-05-19T18:59:00Z">
                  <w:rPr>
                    <w:rStyle w:val="Hyperlink"/>
                    <w:rFonts w:ascii="Times New Roman" w:eastAsia="Times New Roman" w:hAnsi="Times New Roman" w:cs="Times New Roman"/>
                    <w:b/>
                    <w:noProof/>
                  </w:rPr>
                </w:rPrChange>
              </w:rPr>
              <w:t>MỤC LỤC</w:t>
            </w:r>
            <w:r w:rsidRPr="00ED4C42">
              <w:rPr>
                <w:rFonts w:ascii="Times New Roman" w:hAnsi="Times New Roman" w:cs="Times New Roman"/>
                <w:noProof/>
                <w:webHidden/>
                <w:sz w:val="26"/>
                <w:szCs w:val="26"/>
                <w:rPrChange w:id="67" w:author="Nguyen Toan" w:date="2018-05-19T18:59:00Z">
                  <w:rPr>
                    <w:noProof/>
                    <w:webHidden/>
                  </w:rPr>
                </w:rPrChange>
              </w:rPr>
              <w:tab/>
            </w:r>
            <w:r>
              <w:rPr>
                <w:rFonts w:ascii="Times New Roman" w:hAnsi="Times New Roman" w:cs="Times New Roman"/>
                <w:noProof/>
                <w:webHidden/>
                <w:sz w:val="26"/>
                <w:szCs w:val="26"/>
              </w:rPr>
              <w:tab/>
            </w:r>
            <w:r w:rsidRPr="00ED4C42">
              <w:rPr>
                <w:rFonts w:ascii="Times New Roman" w:hAnsi="Times New Roman" w:cs="Times New Roman"/>
                <w:noProof/>
                <w:webHidden/>
                <w:sz w:val="26"/>
                <w:szCs w:val="26"/>
                <w:rPrChange w:id="68" w:author="Nguyen Toan" w:date="2018-05-19T18:59:00Z">
                  <w:rPr>
                    <w:noProof/>
                    <w:webHidden/>
                  </w:rPr>
                </w:rPrChange>
              </w:rPr>
              <w:fldChar w:fldCharType="begin"/>
            </w:r>
            <w:r w:rsidRPr="00ED4C42">
              <w:rPr>
                <w:rFonts w:ascii="Times New Roman" w:hAnsi="Times New Roman" w:cs="Times New Roman"/>
                <w:noProof/>
                <w:webHidden/>
                <w:sz w:val="26"/>
                <w:szCs w:val="26"/>
                <w:rPrChange w:id="69" w:author="Nguyen Toan" w:date="2018-05-19T18:59:00Z">
                  <w:rPr>
                    <w:noProof/>
                    <w:webHidden/>
                  </w:rPr>
                </w:rPrChange>
              </w:rPr>
              <w:instrText xml:space="preserve"> PAGEREF _Toc514519730 \h </w:instrText>
            </w:r>
            <w:r w:rsidRPr="00ED4C42">
              <w:rPr>
                <w:rFonts w:ascii="Times New Roman" w:hAnsi="Times New Roman" w:cs="Times New Roman"/>
                <w:noProof/>
                <w:webHidden/>
                <w:sz w:val="26"/>
                <w:szCs w:val="26"/>
                <w:rPrChange w:id="70" w:author="Nguyen Toan" w:date="2018-05-19T18:59:00Z">
                  <w:rPr>
                    <w:noProof/>
                    <w:webHidden/>
                  </w:rPr>
                </w:rPrChange>
              </w:rPr>
            </w:r>
          </w:ins>
          <w:r w:rsidRPr="00ED4C42">
            <w:rPr>
              <w:rFonts w:ascii="Times New Roman" w:hAnsi="Times New Roman" w:cs="Times New Roman"/>
              <w:noProof/>
              <w:webHidden/>
              <w:sz w:val="26"/>
              <w:szCs w:val="26"/>
              <w:rPrChange w:id="71" w:author="Nguyen Toan" w:date="2018-05-19T18:59:00Z">
                <w:rPr>
                  <w:noProof/>
                  <w:webHidden/>
                </w:rPr>
              </w:rPrChange>
            </w:rPr>
            <w:fldChar w:fldCharType="separate"/>
          </w:r>
          <w:ins w:id="72" w:author="Nguyen Toan" w:date="2018-05-19T18:59:00Z">
            <w:r w:rsidRPr="00ED4C42">
              <w:rPr>
                <w:rFonts w:ascii="Times New Roman" w:hAnsi="Times New Roman" w:cs="Times New Roman"/>
                <w:noProof/>
                <w:webHidden/>
                <w:sz w:val="26"/>
                <w:szCs w:val="26"/>
                <w:rPrChange w:id="73" w:author="Nguyen Toan" w:date="2018-05-19T18:59:00Z">
                  <w:rPr>
                    <w:noProof/>
                    <w:webHidden/>
                  </w:rPr>
                </w:rPrChange>
              </w:rPr>
              <w:t>5</w:t>
            </w:r>
            <w:r w:rsidRPr="00ED4C42">
              <w:rPr>
                <w:rFonts w:ascii="Times New Roman" w:hAnsi="Times New Roman" w:cs="Times New Roman"/>
                <w:noProof/>
                <w:webHidden/>
                <w:sz w:val="26"/>
                <w:szCs w:val="26"/>
                <w:rPrChange w:id="74"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75" w:author="Nguyen Toan" w:date="2018-05-19T18:59:00Z">
                  <w:rPr>
                    <w:rStyle w:val="Hyperlink"/>
                    <w:noProof/>
                  </w:rPr>
                </w:rPrChange>
              </w:rPr>
              <w:fldChar w:fldCharType="end"/>
            </w:r>
          </w:ins>
        </w:p>
        <w:p w14:paraId="6176F066" w14:textId="77777777" w:rsidR="00ED4C42" w:rsidRPr="00ED4C42" w:rsidRDefault="00ED4C42">
          <w:pPr>
            <w:pStyle w:val="TOC1"/>
            <w:rPr>
              <w:ins w:id="76" w:author="Nguyen Toan" w:date="2018-05-19T18:59:00Z"/>
              <w:rFonts w:ascii="Times New Roman" w:eastAsiaTheme="minorEastAsia" w:hAnsi="Times New Roman" w:cs="Times New Roman"/>
              <w:noProof/>
              <w:color w:val="auto"/>
              <w:sz w:val="26"/>
              <w:szCs w:val="26"/>
              <w:lang w:val="en-US"/>
              <w:rPrChange w:id="77" w:author="Nguyen Toan" w:date="2018-05-19T18:59:00Z">
                <w:rPr>
                  <w:ins w:id="78" w:author="Nguyen Toan" w:date="2018-05-19T18:59:00Z"/>
                  <w:rFonts w:asciiTheme="minorHAnsi" w:eastAsiaTheme="minorEastAsia" w:hAnsiTheme="minorHAnsi" w:cstheme="minorBidi"/>
                  <w:noProof/>
                  <w:color w:val="auto"/>
                  <w:lang w:val="en-US"/>
                </w:rPr>
              </w:rPrChange>
            </w:rPr>
          </w:pPr>
          <w:ins w:id="79" w:author="Nguyen Toan" w:date="2018-05-19T18:59:00Z">
            <w:r w:rsidRPr="00ED4C42">
              <w:rPr>
                <w:rStyle w:val="Hyperlink"/>
                <w:rFonts w:ascii="Times New Roman" w:hAnsi="Times New Roman" w:cs="Times New Roman"/>
                <w:noProof/>
                <w:sz w:val="26"/>
                <w:szCs w:val="26"/>
                <w:rPrChange w:id="80"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81"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82" w:author="Nguyen Toan" w:date="2018-05-19T18:59:00Z">
                  <w:rPr>
                    <w:noProof/>
                  </w:rPr>
                </w:rPrChange>
              </w:rPr>
              <w:instrText>HYPERLINK \l "_Toc514519731"</w:instrText>
            </w:r>
            <w:r w:rsidRPr="00ED4C42">
              <w:rPr>
                <w:rStyle w:val="Hyperlink"/>
                <w:rFonts w:ascii="Times New Roman" w:hAnsi="Times New Roman" w:cs="Times New Roman"/>
                <w:noProof/>
                <w:sz w:val="26"/>
                <w:szCs w:val="26"/>
                <w:rPrChange w:id="83"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84" w:author="Nguyen Toan" w:date="2018-05-19T18:59:00Z">
                  <w:rPr>
                    <w:rStyle w:val="Hyperlink"/>
                    <w:noProof/>
                  </w:rPr>
                </w:rPrChange>
              </w:rPr>
            </w:r>
            <w:r w:rsidRPr="00ED4C42">
              <w:rPr>
                <w:rStyle w:val="Hyperlink"/>
                <w:rFonts w:ascii="Times New Roman" w:hAnsi="Times New Roman" w:cs="Times New Roman"/>
                <w:noProof/>
                <w:sz w:val="26"/>
                <w:szCs w:val="26"/>
                <w:rPrChange w:id="85" w:author="Nguyen Toan" w:date="2018-05-19T18:59:00Z">
                  <w:rPr>
                    <w:rStyle w:val="Hyperlink"/>
                    <w:noProof/>
                  </w:rPr>
                </w:rPrChange>
              </w:rPr>
              <w:fldChar w:fldCharType="separate"/>
            </w:r>
            <w:r w:rsidRPr="00ED4C42">
              <w:rPr>
                <w:rStyle w:val="Hyperlink"/>
                <w:rFonts w:ascii="Times New Roman" w:hAnsi="Times New Roman" w:cs="Times New Roman"/>
                <w:noProof/>
                <w:sz w:val="26"/>
                <w:szCs w:val="26"/>
                <w:rPrChange w:id="86" w:author="Nguyen Toan" w:date="2018-05-19T18:59:00Z">
                  <w:rPr>
                    <w:rStyle w:val="Hyperlink"/>
                    <w:rFonts w:ascii="Times New Roman" w:hAnsi="Times New Roman" w:cs="Times New Roman"/>
                    <w:b/>
                    <w:noProof/>
                  </w:rPr>
                </w:rPrChange>
              </w:rPr>
              <w:t>DANH MỤC CÁC KÝ HIỆU VÀ CHỮ VIẾT TẮT</w:t>
            </w:r>
            <w:r w:rsidRPr="00ED4C42">
              <w:rPr>
                <w:rFonts w:ascii="Times New Roman" w:hAnsi="Times New Roman" w:cs="Times New Roman"/>
                <w:noProof/>
                <w:webHidden/>
                <w:sz w:val="26"/>
                <w:szCs w:val="26"/>
                <w:rPrChange w:id="87" w:author="Nguyen Toan" w:date="2018-05-19T18:59:00Z">
                  <w:rPr>
                    <w:noProof/>
                    <w:webHidden/>
                  </w:rPr>
                </w:rPrChange>
              </w:rPr>
              <w:tab/>
            </w:r>
            <w:r w:rsidRPr="00ED4C42">
              <w:rPr>
                <w:rFonts w:ascii="Times New Roman" w:hAnsi="Times New Roman" w:cs="Times New Roman"/>
                <w:noProof/>
                <w:webHidden/>
                <w:sz w:val="26"/>
                <w:szCs w:val="26"/>
                <w:rPrChange w:id="88" w:author="Nguyen Toan" w:date="2018-05-19T18:59:00Z">
                  <w:rPr>
                    <w:noProof/>
                    <w:webHidden/>
                  </w:rPr>
                </w:rPrChange>
              </w:rPr>
              <w:fldChar w:fldCharType="begin"/>
            </w:r>
            <w:r w:rsidRPr="00ED4C42">
              <w:rPr>
                <w:rFonts w:ascii="Times New Roman" w:hAnsi="Times New Roman" w:cs="Times New Roman"/>
                <w:noProof/>
                <w:webHidden/>
                <w:sz w:val="26"/>
                <w:szCs w:val="26"/>
                <w:rPrChange w:id="89" w:author="Nguyen Toan" w:date="2018-05-19T18:59:00Z">
                  <w:rPr>
                    <w:noProof/>
                    <w:webHidden/>
                  </w:rPr>
                </w:rPrChange>
              </w:rPr>
              <w:instrText xml:space="preserve"> PAGEREF _Toc514519731 \h </w:instrText>
            </w:r>
            <w:r w:rsidRPr="00ED4C42">
              <w:rPr>
                <w:rFonts w:ascii="Times New Roman" w:hAnsi="Times New Roman" w:cs="Times New Roman"/>
                <w:noProof/>
                <w:webHidden/>
                <w:sz w:val="26"/>
                <w:szCs w:val="26"/>
                <w:rPrChange w:id="90" w:author="Nguyen Toan" w:date="2018-05-19T18:59:00Z">
                  <w:rPr>
                    <w:noProof/>
                    <w:webHidden/>
                  </w:rPr>
                </w:rPrChange>
              </w:rPr>
            </w:r>
          </w:ins>
          <w:r w:rsidRPr="00ED4C42">
            <w:rPr>
              <w:rFonts w:ascii="Times New Roman" w:hAnsi="Times New Roman" w:cs="Times New Roman"/>
              <w:noProof/>
              <w:webHidden/>
              <w:sz w:val="26"/>
              <w:szCs w:val="26"/>
              <w:rPrChange w:id="91" w:author="Nguyen Toan" w:date="2018-05-19T18:59:00Z">
                <w:rPr>
                  <w:noProof/>
                  <w:webHidden/>
                </w:rPr>
              </w:rPrChange>
            </w:rPr>
            <w:fldChar w:fldCharType="separate"/>
          </w:r>
          <w:ins w:id="92" w:author="Nguyen Toan" w:date="2018-05-19T18:59:00Z">
            <w:r w:rsidRPr="00ED4C42">
              <w:rPr>
                <w:rFonts w:ascii="Times New Roman" w:hAnsi="Times New Roman" w:cs="Times New Roman"/>
                <w:noProof/>
                <w:webHidden/>
                <w:sz w:val="26"/>
                <w:szCs w:val="26"/>
                <w:rPrChange w:id="93" w:author="Nguyen Toan" w:date="2018-05-19T18:59:00Z">
                  <w:rPr>
                    <w:noProof/>
                    <w:webHidden/>
                  </w:rPr>
                </w:rPrChange>
              </w:rPr>
              <w:t>7</w:t>
            </w:r>
            <w:r w:rsidRPr="00ED4C42">
              <w:rPr>
                <w:rFonts w:ascii="Times New Roman" w:hAnsi="Times New Roman" w:cs="Times New Roman"/>
                <w:noProof/>
                <w:webHidden/>
                <w:sz w:val="26"/>
                <w:szCs w:val="26"/>
                <w:rPrChange w:id="94"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95" w:author="Nguyen Toan" w:date="2018-05-19T18:59:00Z">
                  <w:rPr>
                    <w:rStyle w:val="Hyperlink"/>
                    <w:noProof/>
                  </w:rPr>
                </w:rPrChange>
              </w:rPr>
              <w:fldChar w:fldCharType="end"/>
            </w:r>
          </w:ins>
        </w:p>
        <w:p w14:paraId="2AF1603C" w14:textId="77777777" w:rsidR="00ED4C42" w:rsidRPr="00ED4C42" w:rsidRDefault="00ED4C42">
          <w:pPr>
            <w:pStyle w:val="TOC1"/>
            <w:rPr>
              <w:ins w:id="96" w:author="Nguyen Toan" w:date="2018-05-19T18:59:00Z"/>
              <w:rFonts w:ascii="Times New Roman" w:eastAsiaTheme="minorEastAsia" w:hAnsi="Times New Roman" w:cs="Times New Roman"/>
              <w:noProof/>
              <w:color w:val="auto"/>
              <w:sz w:val="26"/>
              <w:szCs w:val="26"/>
              <w:lang w:val="en-US"/>
              <w:rPrChange w:id="97" w:author="Nguyen Toan" w:date="2018-05-19T18:59:00Z">
                <w:rPr>
                  <w:ins w:id="98" w:author="Nguyen Toan" w:date="2018-05-19T18:59:00Z"/>
                  <w:rFonts w:asciiTheme="minorHAnsi" w:eastAsiaTheme="minorEastAsia" w:hAnsiTheme="minorHAnsi" w:cstheme="minorBidi"/>
                  <w:noProof/>
                  <w:color w:val="auto"/>
                  <w:lang w:val="en-US"/>
                </w:rPr>
              </w:rPrChange>
            </w:rPr>
          </w:pPr>
          <w:ins w:id="99" w:author="Nguyen Toan" w:date="2018-05-19T18:59:00Z">
            <w:r w:rsidRPr="00ED4C42">
              <w:rPr>
                <w:rStyle w:val="Hyperlink"/>
                <w:rFonts w:ascii="Times New Roman" w:hAnsi="Times New Roman" w:cs="Times New Roman"/>
                <w:noProof/>
                <w:sz w:val="26"/>
                <w:szCs w:val="26"/>
                <w:rPrChange w:id="100"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101"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102" w:author="Nguyen Toan" w:date="2018-05-19T18:59:00Z">
                  <w:rPr>
                    <w:noProof/>
                  </w:rPr>
                </w:rPrChange>
              </w:rPr>
              <w:instrText>HYPERLINK \l "_Toc514519732"</w:instrText>
            </w:r>
            <w:r w:rsidRPr="00ED4C42">
              <w:rPr>
                <w:rStyle w:val="Hyperlink"/>
                <w:rFonts w:ascii="Times New Roman" w:hAnsi="Times New Roman" w:cs="Times New Roman"/>
                <w:noProof/>
                <w:sz w:val="26"/>
                <w:szCs w:val="26"/>
                <w:rPrChange w:id="103"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104" w:author="Nguyen Toan" w:date="2018-05-19T18:59:00Z">
                  <w:rPr>
                    <w:rStyle w:val="Hyperlink"/>
                    <w:noProof/>
                  </w:rPr>
                </w:rPrChange>
              </w:rPr>
            </w:r>
            <w:r w:rsidRPr="00ED4C42">
              <w:rPr>
                <w:rStyle w:val="Hyperlink"/>
                <w:rFonts w:ascii="Times New Roman" w:hAnsi="Times New Roman" w:cs="Times New Roman"/>
                <w:noProof/>
                <w:sz w:val="26"/>
                <w:szCs w:val="26"/>
                <w:rPrChange w:id="105"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106" w:author="Nguyen Toan" w:date="2018-05-19T18:59:00Z">
                  <w:rPr>
                    <w:rStyle w:val="Hyperlink"/>
                    <w:rFonts w:ascii="Times New Roman" w:eastAsia="Times New Roman" w:hAnsi="Times New Roman" w:cs="Times New Roman"/>
                    <w:b/>
                    <w:noProof/>
                  </w:rPr>
                </w:rPrChange>
              </w:rPr>
              <w:t>DANH MỤC CÁC HÌNH VẼ, ĐỒ THỊ</w:t>
            </w:r>
            <w:r w:rsidRPr="00ED4C42">
              <w:rPr>
                <w:rFonts w:ascii="Times New Roman" w:hAnsi="Times New Roman" w:cs="Times New Roman"/>
                <w:noProof/>
                <w:webHidden/>
                <w:sz w:val="26"/>
                <w:szCs w:val="26"/>
                <w:rPrChange w:id="107" w:author="Nguyen Toan" w:date="2018-05-19T18:59:00Z">
                  <w:rPr>
                    <w:noProof/>
                    <w:webHidden/>
                  </w:rPr>
                </w:rPrChange>
              </w:rPr>
              <w:tab/>
            </w:r>
            <w:r w:rsidRPr="00ED4C42">
              <w:rPr>
                <w:rFonts w:ascii="Times New Roman" w:hAnsi="Times New Roman" w:cs="Times New Roman"/>
                <w:noProof/>
                <w:webHidden/>
                <w:sz w:val="26"/>
                <w:szCs w:val="26"/>
                <w:rPrChange w:id="108" w:author="Nguyen Toan" w:date="2018-05-19T18:59:00Z">
                  <w:rPr>
                    <w:noProof/>
                    <w:webHidden/>
                  </w:rPr>
                </w:rPrChange>
              </w:rPr>
              <w:fldChar w:fldCharType="begin"/>
            </w:r>
            <w:r w:rsidRPr="00ED4C42">
              <w:rPr>
                <w:rFonts w:ascii="Times New Roman" w:hAnsi="Times New Roman" w:cs="Times New Roman"/>
                <w:noProof/>
                <w:webHidden/>
                <w:sz w:val="26"/>
                <w:szCs w:val="26"/>
                <w:rPrChange w:id="109" w:author="Nguyen Toan" w:date="2018-05-19T18:59:00Z">
                  <w:rPr>
                    <w:noProof/>
                    <w:webHidden/>
                  </w:rPr>
                </w:rPrChange>
              </w:rPr>
              <w:instrText xml:space="preserve"> PAGEREF _Toc514519732 \h </w:instrText>
            </w:r>
            <w:r w:rsidRPr="00ED4C42">
              <w:rPr>
                <w:rFonts w:ascii="Times New Roman" w:hAnsi="Times New Roman" w:cs="Times New Roman"/>
                <w:noProof/>
                <w:webHidden/>
                <w:sz w:val="26"/>
                <w:szCs w:val="26"/>
                <w:rPrChange w:id="110" w:author="Nguyen Toan" w:date="2018-05-19T18:59:00Z">
                  <w:rPr>
                    <w:noProof/>
                    <w:webHidden/>
                  </w:rPr>
                </w:rPrChange>
              </w:rPr>
            </w:r>
          </w:ins>
          <w:r w:rsidRPr="00ED4C42">
            <w:rPr>
              <w:rFonts w:ascii="Times New Roman" w:hAnsi="Times New Roman" w:cs="Times New Roman"/>
              <w:noProof/>
              <w:webHidden/>
              <w:sz w:val="26"/>
              <w:szCs w:val="26"/>
              <w:rPrChange w:id="111" w:author="Nguyen Toan" w:date="2018-05-19T18:59:00Z">
                <w:rPr>
                  <w:noProof/>
                  <w:webHidden/>
                </w:rPr>
              </w:rPrChange>
            </w:rPr>
            <w:fldChar w:fldCharType="separate"/>
          </w:r>
          <w:ins w:id="112" w:author="Nguyen Toan" w:date="2018-05-19T18:59:00Z">
            <w:r w:rsidRPr="00ED4C42">
              <w:rPr>
                <w:rFonts w:ascii="Times New Roman" w:hAnsi="Times New Roman" w:cs="Times New Roman"/>
                <w:noProof/>
                <w:webHidden/>
                <w:sz w:val="26"/>
                <w:szCs w:val="26"/>
                <w:rPrChange w:id="113" w:author="Nguyen Toan" w:date="2018-05-19T18:59:00Z">
                  <w:rPr>
                    <w:noProof/>
                    <w:webHidden/>
                  </w:rPr>
                </w:rPrChange>
              </w:rPr>
              <w:t>8</w:t>
            </w:r>
            <w:r w:rsidRPr="00ED4C42">
              <w:rPr>
                <w:rFonts w:ascii="Times New Roman" w:hAnsi="Times New Roman" w:cs="Times New Roman"/>
                <w:noProof/>
                <w:webHidden/>
                <w:sz w:val="26"/>
                <w:szCs w:val="26"/>
                <w:rPrChange w:id="114"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115" w:author="Nguyen Toan" w:date="2018-05-19T18:59:00Z">
                  <w:rPr>
                    <w:rStyle w:val="Hyperlink"/>
                    <w:noProof/>
                  </w:rPr>
                </w:rPrChange>
              </w:rPr>
              <w:fldChar w:fldCharType="end"/>
            </w:r>
          </w:ins>
        </w:p>
        <w:p w14:paraId="090595D9" w14:textId="5EDCA5FF" w:rsidR="00ED4C42" w:rsidRPr="00ED4C42" w:rsidRDefault="00ED4C42">
          <w:pPr>
            <w:pStyle w:val="TOC1"/>
            <w:rPr>
              <w:ins w:id="116" w:author="Nguyen Toan" w:date="2018-05-19T18:59:00Z"/>
              <w:rFonts w:ascii="Times New Roman" w:eastAsiaTheme="minorEastAsia" w:hAnsi="Times New Roman" w:cs="Times New Roman"/>
              <w:noProof/>
              <w:color w:val="auto"/>
              <w:sz w:val="26"/>
              <w:szCs w:val="26"/>
              <w:lang w:val="en-US"/>
              <w:rPrChange w:id="117" w:author="Nguyen Toan" w:date="2018-05-19T18:59:00Z">
                <w:rPr>
                  <w:ins w:id="118" w:author="Nguyen Toan" w:date="2018-05-19T18:59:00Z"/>
                  <w:rFonts w:asciiTheme="minorHAnsi" w:eastAsiaTheme="minorEastAsia" w:hAnsiTheme="minorHAnsi" w:cstheme="minorBidi"/>
                  <w:noProof/>
                  <w:color w:val="auto"/>
                  <w:lang w:val="en-US"/>
                </w:rPr>
              </w:rPrChange>
            </w:rPr>
          </w:pPr>
          <w:ins w:id="119" w:author="Nguyen Toan" w:date="2018-05-19T18:59:00Z">
            <w:r w:rsidRPr="00ED4C42">
              <w:rPr>
                <w:rStyle w:val="Hyperlink"/>
                <w:rFonts w:ascii="Times New Roman" w:hAnsi="Times New Roman" w:cs="Times New Roman"/>
                <w:noProof/>
                <w:sz w:val="26"/>
                <w:szCs w:val="26"/>
                <w:rPrChange w:id="120"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121"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122" w:author="Nguyen Toan" w:date="2018-05-19T18:59:00Z">
                  <w:rPr>
                    <w:noProof/>
                  </w:rPr>
                </w:rPrChange>
              </w:rPr>
              <w:instrText>HYPERLINK \l "_Toc514519733"</w:instrText>
            </w:r>
            <w:r w:rsidRPr="00ED4C42">
              <w:rPr>
                <w:rStyle w:val="Hyperlink"/>
                <w:rFonts w:ascii="Times New Roman" w:hAnsi="Times New Roman" w:cs="Times New Roman"/>
                <w:noProof/>
                <w:sz w:val="26"/>
                <w:szCs w:val="26"/>
                <w:rPrChange w:id="123"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124" w:author="Nguyen Toan" w:date="2018-05-19T18:59:00Z">
                  <w:rPr>
                    <w:rStyle w:val="Hyperlink"/>
                    <w:noProof/>
                  </w:rPr>
                </w:rPrChange>
              </w:rPr>
            </w:r>
            <w:r w:rsidRPr="00ED4C42">
              <w:rPr>
                <w:rStyle w:val="Hyperlink"/>
                <w:rFonts w:ascii="Times New Roman" w:hAnsi="Times New Roman" w:cs="Times New Roman"/>
                <w:noProof/>
                <w:sz w:val="26"/>
                <w:szCs w:val="26"/>
                <w:rPrChange w:id="125"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126" w:author="Nguyen Toan" w:date="2018-05-19T18:59:00Z">
                  <w:rPr>
                    <w:rStyle w:val="Hyperlink"/>
                    <w:rFonts w:ascii="Times New Roman" w:eastAsia="Times New Roman" w:hAnsi="Times New Roman" w:cs="Times New Roman"/>
                    <w:b/>
                    <w:noProof/>
                  </w:rPr>
                </w:rPrChange>
              </w:rPr>
              <w:t>MỞ ĐẦU</w:t>
            </w:r>
            <w:r w:rsidRPr="00ED4C42">
              <w:rPr>
                <w:rFonts w:ascii="Times New Roman" w:hAnsi="Times New Roman" w:cs="Times New Roman"/>
                <w:noProof/>
                <w:webHidden/>
                <w:sz w:val="26"/>
                <w:szCs w:val="26"/>
                <w:rPrChange w:id="127" w:author="Nguyen Toan" w:date="2018-05-19T18:59:00Z">
                  <w:rPr>
                    <w:noProof/>
                    <w:webHidden/>
                  </w:rPr>
                </w:rPrChange>
              </w:rPr>
              <w:tab/>
            </w:r>
            <w:r>
              <w:rPr>
                <w:rFonts w:ascii="Times New Roman" w:hAnsi="Times New Roman" w:cs="Times New Roman"/>
                <w:noProof/>
                <w:webHidden/>
                <w:sz w:val="26"/>
                <w:szCs w:val="26"/>
              </w:rPr>
              <w:tab/>
            </w:r>
            <w:r w:rsidRPr="00ED4C42">
              <w:rPr>
                <w:rFonts w:ascii="Times New Roman" w:hAnsi="Times New Roman" w:cs="Times New Roman"/>
                <w:noProof/>
                <w:webHidden/>
                <w:sz w:val="26"/>
                <w:szCs w:val="26"/>
                <w:rPrChange w:id="128" w:author="Nguyen Toan" w:date="2018-05-19T18:59:00Z">
                  <w:rPr>
                    <w:noProof/>
                    <w:webHidden/>
                  </w:rPr>
                </w:rPrChange>
              </w:rPr>
              <w:fldChar w:fldCharType="begin"/>
            </w:r>
            <w:r w:rsidRPr="00ED4C42">
              <w:rPr>
                <w:rFonts w:ascii="Times New Roman" w:hAnsi="Times New Roman" w:cs="Times New Roman"/>
                <w:noProof/>
                <w:webHidden/>
                <w:sz w:val="26"/>
                <w:szCs w:val="26"/>
                <w:rPrChange w:id="129" w:author="Nguyen Toan" w:date="2018-05-19T18:59:00Z">
                  <w:rPr>
                    <w:noProof/>
                    <w:webHidden/>
                  </w:rPr>
                </w:rPrChange>
              </w:rPr>
              <w:instrText xml:space="preserve"> PAGEREF _Toc514519733 \h </w:instrText>
            </w:r>
            <w:r w:rsidRPr="00ED4C42">
              <w:rPr>
                <w:rFonts w:ascii="Times New Roman" w:hAnsi="Times New Roman" w:cs="Times New Roman"/>
                <w:noProof/>
                <w:webHidden/>
                <w:sz w:val="26"/>
                <w:szCs w:val="26"/>
                <w:rPrChange w:id="130" w:author="Nguyen Toan" w:date="2018-05-19T18:59:00Z">
                  <w:rPr>
                    <w:noProof/>
                    <w:webHidden/>
                  </w:rPr>
                </w:rPrChange>
              </w:rPr>
            </w:r>
          </w:ins>
          <w:r w:rsidRPr="00ED4C42">
            <w:rPr>
              <w:rFonts w:ascii="Times New Roman" w:hAnsi="Times New Roman" w:cs="Times New Roman"/>
              <w:noProof/>
              <w:webHidden/>
              <w:sz w:val="26"/>
              <w:szCs w:val="26"/>
              <w:rPrChange w:id="131" w:author="Nguyen Toan" w:date="2018-05-19T18:59:00Z">
                <w:rPr>
                  <w:noProof/>
                  <w:webHidden/>
                </w:rPr>
              </w:rPrChange>
            </w:rPr>
            <w:fldChar w:fldCharType="separate"/>
          </w:r>
          <w:ins w:id="132" w:author="Nguyen Toan" w:date="2018-05-19T18:59:00Z">
            <w:r w:rsidRPr="00ED4C42">
              <w:rPr>
                <w:rFonts w:ascii="Times New Roman" w:hAnsi="Times New Roman" w:cs="Times New Roman"/>
                <w:noProof/>
                <w:webHidden/>
                <w:sz w:val="26"/>
                <w:szCs w:val="26"/>
                <w:rPrChange w:id="133" w:author="Nguyen Toan" w:date="2018-05-19T18:59:00Z">
                  <w:rPr>
                    <w:noProof/>
                    <w:webHidden/>
                  </w:rPr>
                </w:rPrChange>
              </w:rPr>
              <w:t>10</w:t>
            </w:r>
            <w:r w:rsidRPr="00ED4C42">
              <w:rPr>
                <w:rFonts w:ascii="Times New Roman" w:hAnsi="Times New Roman" w:cs="Times New Roman"/>
                <w:noProof/>
                <w:webHidden/>
                <w:sz w:val="26"/>
                <w:szCs w:val="26"/>
                <w:rPrChange w:id="134"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135" w:author="Nguyen Toan" w:date="2018-05-19T18:59:00Z">
                  <w:rPr>
                    <w:rStyle w:val="Hyperlink"/>
                    <w:noProof/>
                  </w:rPr>
                </w:rPrChange>
              </w:rPr>
              <w:fldChar w:fldCharType="end"/>
            </w:r>
          </w:ins>
        </w:p>
        <w:p w14:paraId="36525437" w14:textId="77777777" w:rsidR="00ED4C42" w:rsidRPr="00ED4C42" w:rsidRDefault="00ED4C42">
          <w:pPr>
            <w:pStyle w:val="TOC1"/>
            <w:rPr>
              <w:ins w:id="136" w:author="Nguyen Toan" w:date="2018-05-19T18:59:00Z"/>
              <w:rFonts w:ascii="Times New Roman" w:eastAsiaTheme="minorEastAsia" w:hAnsi="Times New Roman" w:cs="Times New Roman"/>
              <w:noProof/>
              <w:color w:val="auto"/>
              <w:sz w:val="26"/>
              <w:szCs w:val="26"/>
              <w:lang w:val="en-US"/>
              <w:rPrChange w:id="137" w:author="Nguyen Toan" w:date="2018-05-19T18:59:00Z">
                <w:rPr>
                  <w:ins w:id="138" w:author="Nguyen Toan" w:date="2018-05-19T18:59:00Z"/>
                  <w:rFonts w:asciiTheme="minorHAnsi" w:eastAsiaTheme="minorEastAsia" w:hAnsiTheme="minorHAnsi" w:cstheme="minorBidi"/>
                  <w:noProof/>
                  <w:color w:val="auto"/>
                  <w:lang w:val="en-US"/>
                </w:rPr>
              </w:rPrChange>
            </w:rPr>
          </w:pPr>
          <w:ins w:id="139" w:author="Nguyen Toan" w:date="2018-05-19T18:59:00Z">
            <w:r w:rsidRPr="00ED4C42">
              <w:rPr>
                <w:rStyle w:val="Hyperlink"/>
                <w:rFonts w:ascii="Times New Roman" w:hAnsi="Times New Roman" w:cs="Times New Roman"/>
                <w:noProof/>
                <w:sz w:val="26"/>
                <w:szCs w:val="26"/>
                <w:rPrChange w:id="140"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141"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142" w:author="Nguyen Toan" w:date="2018-05-19T18:59:00Z">
                  <w:rPr>
                    <w:noProof/>
                  </w:rPr>
                </w:rPrChange>
              </w:rPr>
              <w:instrText>HYPERLINK \l "_Toc514519734"</w:instrText>
            </w:r>
            <w:r w:rsidRPr="00ED4C42">
              <w:rPr>
                <w:rStyle w:val="Hyperlink"/>
                <w:rFonts w:ascii="Times New Roman" w:hAnsi="Times New Roman" w:cs="Times New Roman"/>
                <w:noProof/>
                <w:sz w:val="26"/>
                <w:szCs w:val="26"/>
                <w:rPrChange w:id="143"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144" w:author="Nguyen Toan" w:date="2018-05-19T18:59:00Z">
                  <w:rPr>
                    <w:rStyle w:val="Hyperlink"/>
                    <w:noProof/>
                  </w:rPr>
                </w:rPrChange>
              </w:rPr>
            </w:r>
            <w:r w:rsidRPr="00ED4C42">
              <w:rPr>
                <w:rStyle w:val="Hyperlink"/>
                <w:rFonts w:ascii="Times New Roman" w:hAnsi="Times New Roman" w:cs="Times New Roman"/>
                <w:noProof/>
                <w:sz w:val="26"/>
                <w:szCs w:val="26"/>
                <w:rPrChange w:id="145"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146" w:author="Nguyen Toan" w:date="2018-05-19T18:59:00Z">
                  <w:rPr>
                    <w:rStyle w:val="Hyperlink"/>
                    <w:rFonts w:ascii="Times New Roman" w:eastAsia="Times New Roman" w:hAnsi="Times New Roman" w:cs="Times New Roman"/>
                    <w:b/>
                    <w:noProof/>
                  </w:rPr>
                </w:rPrChange>
              </w:rPr>
              <w:t>CHƯƠNG 1.</w:t>
            </w:r>
            <w:r w:rsidRPr="00ED4C42">
              <w:rPr>
                <w:rFonts w:ascii="Times New Roman" w:eastAsiaTheme="minorEastAsia" w:hAnsi="Times New Roman" w:cs="Times New Roman"/>
                <w:noProof/>
                <w:color w:val="auto"/>
                <w:sz w:val="26"/>
                <w:szCs w:val="26"/>
                <w:lang w:val="en-US"/>
                <w:rPrChange w:id="147"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148" w:author="Nguyen Toan" w:date="2018-05-19T18:59:00Z">
                  <w:rPr>
                    <w:rStyle w:val="Hyperlink"/>
                    <w:rFonts w:ascii="Times New Roman" w:eastAsia="Times New Roman" w:hAnsi="Times New Roman" w:cs="Times New Roman"/>
                    <w:b/>
                    <w:noProof/>
                  </w:rPr>
                </w:rPrChange>
              </w:rPr>
              <w:t>CƠ SỞ LÝ THUYẾT VÀ CÁC KHÁI NIỆM LIÊN QUAN</w:t>
            </w:r>
            <w:r w:rsidRPr="00ED4C42">
              <w:rPr>
                <w:rFonts w:ascii="Times New Roman" w:hAnsi="Times New Roman" w:cs="Times New Roman"/>
                <w:noProof/>
                <w:webHidden/>
                <w:sz w:val="26"/>
                <w:szCs w:val="26"/>
                <w:rPrChange w:id="149" w:author="Nguyen Toan" w:date="2018-05-19T18:59:00Z">
                  <w:rPr>
                    <w:noProof/>
                    <w:webHidden/>
                  </w:rPr>
                </w:rPrChange>
              </w:rPr>
              <w:tab/>
            </w:r>
            <w:r w:rsidRPr="00ED4C42">
              <w:rPr>
                <w:rFonts w:ascii="Times New Roman" w:hAnsi="Times New Roman" w:cs="Times New Roman"/>
                <w:noProof/>
                <w:webHidden/>
                <w:sz w:val="26"/>
                <w:szCs w:val="26"/>
                <w:rPrChange w:id="150" w:author="Nguyen Toan" w:date="2018-05-19T18:59:00Z">
                  <w:rPr>
                    <w:noProof/>
                    <w:webHidden/>
                  </w:rPr>
                </w:rPrChange>
              </w:rPr>
              <w:fldChar w:fldCharType="begin"/>
            </w:r>
            <w:r w:rsidRPr="00ED4C42">
              <w:rPr>
                <w:rFonts w:ascii="Times New Roman" w:hAnsi="Times New Roman" w:cs="Times New Roman"/>
                <w:noProof/>
                <w:webHidden/>
                <w:sz w:val="26"/>
                <w:szCs w:val="26"/>
                <w:rPrChange w:id="151" w:author="Nguyen Toan" w:date="2018-05-19T18:59:00Z">
                  <w:rPr>
                    <w:noProof/>
                    <w:webHidden/>
                  </w:rPr>
                </w:rPrChange>
              </w:rPr>
              <w:instrText xml:space="preserve"> PAGEREF _Toc514519734 \h </w:instrText>
            </w:r>
            <w:r w:rsidRPr="00ED4C42">
              <w:rPr>
                <w:rFonts w:ascii="Times New Roman" w:hAnsi="Times New Roman" w:cs="Times New Roman"/>
                <w:noProof/>
                <w:webHidden/>
                <w:sz w:val="26"/>
                <w:szCs w:val="26"/>
                <w:rPrChange w:id="152" w:author="Nguyen Toan" w:date="2018-05-19T18:59:00Z">
                  <w:rPr>
                    <w:noProof/>
                    <w:webHidden/>
                  </w:rPr>
                </w:rPrChange>
              </w:rPr>
            </w:r>
          </w:ins>
          <w:r w:rsidRPr="00ED4C42">
            <w:rPr>
              <w:rFonts w:ascii="Times New Roman" w:hAnsi="Times New Roman" w:cs="Times New Roman"/>
              <w:noProof/>
              <w:webHidden/>
              <w:sz w:val="26"/>
              <w:szCs w:val="26"/>
              <w:rPrChange w:id="153" w:author="Nguyen Toan" w:date="2018-05-19T18:59:00Z">
                <w:rPr>
                  <w:noProof/>
                  <w:webHidden/>
                </w:rPr>
              </w:rPrChange>
            </w:rPr>
            <w:fldChar w:fldCharType="separate"/>
          </w:r>
          <w:ins w:id="154" w:author="Nguyen Toan" w:date="2018-05-19T18:59:00Z">
            <w:r w:rsidRPr="00ED4C42">
              <w:rPr>
                <w:rFonts w:ascii="Times New Roman" w:hAnsi="Times New Roman" w:cs="Times New Roman"/>
                <w:noProof/>
                <w:webHidden/>
                <w:sz w:val="26"/>
                <w:szCs w:val="26"/>
                <w:rPrChange w:id="155" w:author="Nguyen Toan" w:date="2018-05-19T18:59:00Z">
                  <w:rPr>
                    <w:noProof/>
                    <w:webHidden/>
                  </w:rPr>
                </w:rPrChange>
              </w:rPr>
              <w:t>12</w:t>
            </w:r>
            <w:r w:rsidRPr="00ED4C42">
              <w:rPr>
                <w:rFonts w:ascii="Times New Roman" w:hAnsi="Times New Roman" w:cs="Times New Roman"/>
                <w:noProof/>
                <w:webHidden/>
                <w:sz w:val="26"/>
                <w:szCs w:val="26"/>
                <w:rPrChange w:id="156"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157" w:author="Nguyen Toan" w:date="2018-05-19T18:59:00Z">
                  <w:rPr>
                    <w:rStyle w:val="Hyperlink"/>
                    <w:noProof/>
                  </w:rPr>
                </w:rPrChange>
              </w:rPr>
              <w:fldChar w:fldCharType="end"/>
            </w:r>
          </w:ins>
        </w:p>
        <w:p w14:paraId="0F75862B" w14:textId="77777777" w:rsidR="00ED4C42" w:rsidRPr="00ED4C42" w:rsidRDefault="00ED4C42">
          <w:pPr>
            <w:pStyle w:val="TOC2"/>
            <w:tabs>
              <w:tab w:val="left" w:pos="880"/>
              <w:tab w:val="right" w:leader="dot" w:pos="9395"/>
            </w:tabs>
            <w:rPr>
              <w:ins w:id="158" w:author="Nguyen Toan" w:date="2018-05-19T18:59:00Z"/>
              <w:rFonts w:ascii="Times New Roman" w:eastAsiaTheme="minorEastAsia" w:hAnsi="Times New Roman" w:cs="Times New Roman"/>
              <w:noProof/>
              <w:color w:val="auto"/>
              <w:sz w:val="26"/>
              <w:szCs w:val="26"/>
              <w:lang w:val="en-US"/>
              <w:rPrChange w:id="159" w:author="Nguyen Toan" w:date="2018-05-19T18:59:00Z">
                <w:rPr>
                  <w:ins w:id="160" w:author="Nguyen Toan" w:date="2018-05-19T18:59:00Z"/>
                  <w:rFonts w:asciiTheme="minorHAnsi" w:eastAsiaTheme="minorEastAsia" w:hAnsiTheme="minorHAnsi" w:cstheme="minorBidi"/>
                  <w:noProof/>
                  <w:color w:val="auto"/>
                  <w:lang w:val="en-US"/>
                </w:rPr>
              </w:rPrChange>
            </w:rPr>
          </w:pPr>
          <w:ins w:id="161" w:author="Nguyen Toan" w:date="2018-05-19T18:59:00Z">
            <w:r w:rsidRPr="00ED4C42">
              <w:rPr>
                <w:rStyle w:val="Hyperlink"/>
                <w:rFonts w:ascii="Times New Roman" w:hAnsi="Times New Roman" w:cs="Times New Roman"/>
                <w:noProof/>
                <w:sz w:val="26"/>
                <w:szCs w:val="26"/>
                <w:rPrChange w:id="162"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163"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164" w:author="Nguyen Toan" w:date="2018-05-19T18:59:00Z">
                  <w:rPr>
                    <w:noProof/>
                  </w:rPr>
                </w:rPrChange>
              </w:rPr>
              <w:instrText>HYPERLINK \l "_Toc514519735"</w:instrText>
            </w:r>
            <w:r w:rsidRPr="00ED4C42">
              <w:rPr>
                <w:rStyle w:val="Hyperlink"/>
                <w:rFonts w:ascii="Times New Roman" w:hAnsi="Times New Roman" w:cs="Times New Roman"/>
                <w:noProof/>
                <w:sz w:val="26"/>
                <w:szCs w:val="26"/>
                <w:rPrChange w:id="165"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166" w:author="Nguyen Toan" w:date="2018-05-19T18:59:00Z">
                  <w:rPr>
                    <w:rStyle w:val="Hyperlink"/>
                    <w:noProof/>
                  </w:rPr>
                </w:rPrChange>
              </w:rPr>
            </w:r>
            <w:r w:rsidRPr="00ED4C42">
              <w:rPr>
                <w:rStyle w:val="Hyperlink"/>
                <w:rFonts w:ascii="Times New Roman" w:hAnsi="Times New Roman" w:cs="Times New Roman"/>
                <w:noProof/>
                <w:sz w:val="26"/>
                <w:szCs w:val="26"/>
                <w:rPrChange w:id="167" w:author="Nguyen Toan" w:date="2018-05-19T18:59:00Z">
                  <w:rPr>
                    <w:rStyle w:val="Hyperlink"/>
                    <w:noProof/>
                  </w:rPr>
                </w:rPrChange>
              </w:rPr>
              <w:fldChar w:fldCharType="separate"/>
            </w:r>
            <w:r w:rsidRPr="00ED4C42">
              <w:rPr>
                <w:rStyle w:val="Hyperlink"/>
                <w:rFonts w:ascii="Times New Roman" w:hAnsi="Times New Roman" w:cs="Times New Roman"/>
                <w:noProof/>
                <w:sz w:val="26"/>
                <w:szCs w:val="26"/>
                <w:rPrChange w:id="168" w:author="Nguyen Toan" w:date="2018-05-19T18:59:00Z">
                  <w:rPr>
                    <w:rStyle w:val="Hyperlink"/>
                    <w:rFonts w:ascii="Times New Roman" w:hAnsi="Times New Roman" w:cs="Times New Roman"/>
                    <w:b/>
                    <w:noProof/>
                  </w:rPr>
                </w:rPrChange>
              </w:rPr>
              <w:t>1.1.</w:t>
            </w:r>
            <w:r w:rsidRPr="00ED4C42">
              <w:rPr>
                <w:rFonts w:ascii="Times New Roman" w:eastAsiaTheme="minorEastAsia" w:hAnsi="Times New Roman" w:cs="Times New Roman"/>
                <w:noProof/>
                <w:color w:val="auto"/>
                <w:sz w:val="26"/>
                <w:szCs w:val="26"/>
                <w:lang w:val="en-US"/>
                <w:rPrChange w:id="169"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hAnsi="Times New Roman" w:cs="Times New Roman"/>
                <w:noProof/>
                <w:sz w:val="26"/>
                <w:szCs w:val="26"/>
                <w:rPrChange w:id="170" w:author="Nguyen Toan" w:date="2018-05-19T18:59:00Z">
                  <w:rPr>
                    <w:rStyle w:val="Hyperlink"/>
                    <w:rFonts w:ascii="Times New Roman" w:hAnsi="Times New Roman" w:cs="Times New Roman"/>
                    <w:b/>
                    <w:noProof/>
                  </w:rPr>
                </w:rPrChange>
              </w:rPr>
              <w:t>Kiến trúc hệ thống</w:t>
            </w:r>
            <w:r w:rsidRPr="00ED4C42">
              <w:rPr>
                <w:rFonts w:ascii="Times New Roman" w:hAnsi="Times New Roman" w:cs="Times New Roman"/>
                <w:noProof/>
                <w:webHidden/>
                <w:sz w:val="26"/>
                <w:szCs w:val="26"/>
                <w:rPrChange w:id="171" w:author="Nguyen Toan" w:date="2018-05-19T18:59:00Z">
                  <w:rPr>
                    <w:noProof/>
                    <w:webHidden/>
                  </w:rPr>
                </w:rPrChange>
              </w:rPr>
              <w:tab/>
            </w:r>
            <w:r w:rsidRPr="00ED4C42">
              <w:rPr>
                <w:rFonts w:ascii="Times New Roman" w:hAnsi="Times New Roman" w:cs="Times New Roman"/>
                <w:noProof/>
                <w:webHidden/>
                <w:sz w:val="26"/>
                <w:szCs w:val="26"/>
                <w:rPrChange w:id="172" w:author="Nguyen Toan" w:date="2018-05-19T18:59:00Z">
                  <w:rPr>
                    <w:noProof/>
                    <w:webHidden/>
                  </w:rPr>
                </w:rPrChange>
              </w:rPr>
              <w:fldChar w:fldCharType="begin"/>
            </w:r>
            <w:r w:rsidRPr="00ED4C42">
              <w:rPr>
                <w:rFonts w:ascii="Times New Roman" w:hAnsi="Times New Roman" w:cs="Times New Roman"/>
                <w:noProof/>
                <w:webHidden/>
                <w:sz w:val="26"/>
                <w:szCs w:val="26"/>
                <w:rPrChange w:id="173" w:author="Nguyen Toan" w:date="2018-05-19T18:59:00Z">
                  <w:rPr>
                    <w:noProof/>
                    <w:webHidden/>
                  </w:rPr>
                </w:rPrChange>
              </w:rPr>
              <w:instrText xml:space="preserve"> PAGEREF _Toc514519735 \h </w:instrText>
            </w:r>
            <w:r w:rsidRPr="00ED4C42">
              <w:rPr>
                <w:rFonts w:ascii="Times New Roman" w:hAnsi="Times New Roman" w:cs="Times New Roman"/>
                <w:noProof/>
                <w:webHidden/>
                <w:sz w:val="26"/>
                <w:szCs w:val="26"/>
                <w:rPrChange w:id="174" w:author="Nguyen Toan" w:date="2018-05-19T18:59:00Z">
                  <w:rPr>
                    <w:noProof/>
                    <w:webHidden/>
                  </w:rPr>
                </w:rPrChange>
              </w:rPr>
            </w:r>
          </w:ins>
          <w:r w:rsidRPr="00ED4C42">
            <w:rPr>
              <w:rFonts w:ascii="Times New Roman" w:hAnsi="Times New Roman" w:cs="Times New Roman"/>
              <w:noProof/>
              <w:webHidden/>
              <w:sz w:val="26"/>
              <w:szCs w:val="26"/>
              <w:rPrChange w:id="175" w:author="Nguyen Toan" w:date="2018-05-19T18:59:00Z">
                <w:rPr>
                  <w:noProof/>
                  <w:webHidden/>
                </w:rPr>
              </w:rPrChange>
            </w:rPr>
            <w:fldChar w:fldCharType="separate"/>
          </w:r>
          <w:ins w:id="176" w:author="Nguyen Toan" w:date="2018-05-19T18:59:00Z">
            <w:r w:rsidRPr="00ED4C42">
              <w:rPr>
                <w:rFonts w:ascii="Times New Roman" w:hAnsi="Times New Roman" w:cs="Times New Roman"/>
                <w:noProof/>
                <w:webHidden/>
                <w:sz w:val="26"/>
                <w:szCs w:val="26"/>
                <w:rPrChange w:id="177" w:author="Nguyen Toan" w:date="2018-05-19T18:59:00Z">
                  <w:rPr>
                    <w:noProof/>
                    <w:webHidden/>
                  </w:rPr>
                </w:rPrChange>
              </w:rPr>
              <w:t>12</w:t>
            </w:r>
            <w:r w:rsidRPr="00ED4C42">
              <w:rPr>
                <w:rFonts w:ascii="Times New Roman" w:hAnsi="Times New Roman" w:cs="Times New Roman"/>
                <w:noProof/>
                <w:webHidden/>
                <w:sz w:val="26"/>
                <w:szCs w:val="26"/>
                <w:rPrChange w:id="178"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179" w:author="Nguyen Toan" w:date="2018-05-19T18:59:00Z">
                  <w:rPr>
                    <w:rStyle w:val="Hyperlink"/>
                    <w:noProof/>
                  </w:rPr>
                </w:rPrChange>
              </w:rPr>
              <w:fldChar w:fldCharType="end"/>
            </w:r>
          </w:ins>
        </w:p>
        <w:p w14:paraId="2AA8DE56" w14:textId="77777777" w:rsidR="00ED4C42" w:rsidRPr="00ED4C42" w:rsidRDefault="00ED4C42">
          <w:pPr>
            <w:pStyle w:val="TOC3"/>
            <w:tabs>
              <w:tab w:val="left" w:pos="1320"/>
              <w:tab w:val="right" w:leader="dot" w:pos="9395"/>
            </w:tabs>
            <w:rPr>
              <w:ins w:id="180" w:author="Nguyen Toan" w:date="2018-05-19T18:59:00Z"/>
              <w:rFonts w:ascii="Times New Roman" w:eastAsiaTheme="minorEastAsia" w:hAnsi="Times New Roman" w:cs="Times New Roman"/>
              <w:noProof/>
              <w:color w:val="auto"/>
              <w:sz w:val="26"/>
              <w:szCs w:val="26"/>
              <w:lang w:val="en-US"/>
              <w:rPrChange w:id="181" w:author="Nguyen Toan" w:date="2018-05-19T18:59:00Z">
                <w:rPr>
                  <w:ins w:id="182" w:author="Nguyen Toan" w:date="2018-05-19T18:59:00Z"/>
                  <w:rFonts w:asciiTheme="minorHAnsi" w:eastAsiaTheme="minorEastAsia" w:hAnsiTheme="minorHAnsi" w:cstheme="minorBidi"/>
                  <w:noProof/>
                  <w:color w:val="auto"/>
                  <w:lang w:val="en-US"/>
                </w:rPr>
              </w:rPrChange>
            </w:rPr>
          </w:pPr>
          <w:ins w:id="183" w:author="Nguyen Toan" w:date="2018-05-19T18:59:00Z">
            <w:r w:rsidRPr="00ED4C42">
              <w:rPr>
                <w:rStyle w:val="Hyperlink"/>
                <w:rFonts w:ascii="Times New Roman" w:hAnsi="Times New Roman" w:cs="Times New Roman"/>
                <w:noProof/>
                <w:sz w:val="26"/>
                <w:szCs w:val="26"/>
                <w:rPrChange w:id="184"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185"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186" w:author="Nguyen Toan" w:date="2018-05-19T18:59:00Z">
                  <w:rPr>
                    <w:noProof/>
                  </w:rPr>
                </w:rPrChange>
              </w:rPr>
              <w:instrText>HYPERLINK \l "_Toc514519736"</w:instrText>
            </w:r>
            <w:r w:rsidRPr="00ED4C42">
              <w:rPr>
                <w:rStyle w:val="Hyperlink"/>
                <w:rFonts w:ascii="Times New Roman" w:hAnsi="Times New Roman" w:cs="Times New Roman"/>
                <w:noProof/>
                <w:sz w:val="26"/>
                <w:szCs w:val="26"/>
                <w:rPrChange w:id="187"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188" w:author="Nguyen Toan" w:date="2018-05-19T18:59:00Z">
                  <w:rPr>
                    <w:rStyle w:val="Hyperlink"/>
                    <w:noProof/>
                  </w:rPr>
                </w:rPrChange>
              </w:rPr>
            </w:r>
            <w:r w:rsidRPr="00ED4C42">
              <w:rPr>
                <w:rStyle w:val="Hyperlink"/>
                <w:rFonts w:ascii="Times New Roman" w:hAnsi="Times New Roman" w:cs="Times New Roman"/>
                <w:noProof/>
                <w:sz w:val="26"/>
                <w:szCs w:val="26"/>
                <w:rPrChange w:id="189" w:author="Nguyen Toan" w:date="2018-05-19T18:59:00Z">
                  <w:rPr>
                    <w:rStyle w:val="Hyperlink"/>
                    <w:noProof/>
                  </w:rPr>
                </w:rPrChange>
              </w:rPr>
              <w:fldChar w:fldCharType="separate"/>
            </w:r>
            <w:r w:rsidRPr="00ED4C42">
              <w:rPr>
                <w:rStyle w:val="Hyperlink"/>
                <w:rFonts w:ascii="Times New Roman" w:hAnsi="Times New Roman" w:cs="Times New Roman"/>
                <w:noProof/>
                <w:sz w:val="26"/>
                <w:szCs w:val="26"/>
                <w:rPrChange w:id="190" w:author="Nguyen Toan" w:date="2018-05-19T18:59:00Z">
                  <w:rPr>
                    <w:rStyle w:val="Hyperlink"/>
                    <w:rFonts w:ascii="Times New Roman" w:hAnsi="Times New Roman" w:cs="Times New Roman"/>
                    <w:b/>
                    <w:noProof/>
                  </w:rPr>
                </w:rPrChange>
              </w:rPr>
              <w:t>1.1.1.</w:t>
            </w:r>
            <w:r w:rsidRPr="00ED4C42">
              <w:rPr>
                <w:rFonts w:ascii="Times New Roman" w:eastAsiaTheme="minorEastAsia" w:hAnsi="Times New Roman" w:cs="Times New Roman"/>
                <w:noProof/>
                <w:color w:val="auto"/>
                <w:sz w:val="26"/>
                <w:szCs w:val="26"/>
                <w:lang w:val="en-US"/>
                <w:rPrChange w:id="191"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hAnsi="Times New Roman" w:cs="Times New Roman"/>
                <w:noProof/>
                <w:sz w:val="26"/>
                <w:szCs w:val="26"/>
                <w:rPrChange w:id="192" w:author="Nguyen Toan" w:date="2018-05-19T18:59:00Z">
                  <w:rPr>
                    <w:rStyle w:val="Hyperlink"/>
                    <w:rFonts w:ascii="Times New Roman" w:hAnsi="Times New Roman" w:cs="Times New Roman"/>
                    <w:b/>
                    <w:noProof/>
                  </w:rPr>
                </w:rPrChange>
              </w:rPr>
              <w:t>Kiến trúc hướng dịch vụ</w:t>
            </w:r>
            <w:r w:rsidRPr="00ED4C42">
              <w:rPr>
                <w:rFonts w:ascii="Times New Roman" w:hAnsi="Times New Roman" w:cs="Times New Roman"/>
                <w:noProof/>
                <w:webHidden/>
                <w:sz w:val="26"/>
                <w:szCs w:val="26"/>
                <w:rPrChange w:id="193" w:author="Nguyen Toan" w:date="2018-05-19T18:59:00Z">
                  <w:rPr>
                    <w:noProof/>
                    <w:webHidden/>
                  </w:rPr>
                </w:rPrChange>
              </w:rPr>
              <w:tab/>
            </w:r>
            <w:r w:rsidRPr="00ED4C42">
              <w:rPr>
                <w:rFonts w:ascii="Times New Roman" w:hAnsi="Times New Roman" w:cs="Times New Roman"/>
                <w:noProof/>
                <w:webHidden/>
                <w:sz w:val="26"/>
                <w:szCs w:val="26"/>
                <w:rPrChange w:id="194" w:author="Nguyen Toan" w:date="2018-05-19T18:59:00Z">
                  <w:rPr>
                    <w:noProof/>
                    <w:webHidden/>
                  </w:rPr>
                </w:rPrChange>
              </w:rPr>
              <w:fldChar w:fldCharType="begin"/>
            </w:r>
            <w:r w:rsidRPr="00ED4C42">
              <w:rPr>
                <w:rFonts w:ascii="Times New Roman" w:hAnsi="Times New Roman" w:cs="Times New Roman"/>
                <w:noProof/>
                <w:webHidden/>
                <w:sz w:val="26"/>
                <w:szCs w:val="26"/>
                <w:rPrChange w:id="195" w:author="Nguyen Toan" w:date="2018-05-19T18:59:00Z">
                  <w:rPr>
                    <w:noProof/>
                    <w:webHidden/>
                  </w:rPr>
                </w:rPrChange>
              </w:rPr>
              <w:instrText xml:space="preserve"> PAGEREF _Toc514519736 \h </w:instrText>
            </w:r>
            <w:r w:rsidRPr="00ED4C42">
              <w:rPr>
                <w:rFonts w:ascii="Times New Roman" w:hAnsi="Times New Roman" w:cs="Times New Roman"/>
                <w:noProof/>
                <w:webHidden/>
                <w:sz w:val="26"/>
                <w:szCs w:val="26"/>
                <w:rPrChange w:id="196" w:author="Nguyen Toan" w:date="2018-05-19T18:59:00Z">
                  <w:rPr>
                    <w:noProof/>
                    <w:webHidden/>
                  </w:rPr>
                </w:rPrChange>
              </w:rPr>
            </w:r>
          </w:ins>
          <w:r w:rsidRPr="00ED4C42">
            <w:rPr>
              <w:rFonts w:ascii="Times New Roman" w:hAnsi="Times New Roman" w:cs="Times New Roman"/>
              <w:noProof/>
              <w:webHidden/>
              <w:sz w:val="26"/>
              <w:szCs w:val="26"/>
              <w:rPrChange w:id="197" w:author="Nguyen Toan" w:date="2018-05-19T18:59:00Z">
                <w:rPr>
                  <w:noProof/>
                  <w:webHidden/>
                </w:rPr>
              </w:rPrChange>
            </w:rPr>
            <w:fldChar w:fldCharType="separate"/>
          </w:r>
          <w:ins w:id="198" w:author="Nguyen Toan" w:date="2018-05-19T18:59:00Z">
            <w:r w:rsidRPr="00ED4C42">
              <w:rPr>
                <w:rFonts w:ascii="Times New Roman" w:hAnsi="Times New Roman" w:cs="Times New Roman"/>
                <w:noProof/>
                <w:webHidden/>
                <w:sz w:val="26"/>
                <w:szCs w:val="26"/>
                <w:rPrChange w:id="199" w:author="Nguyen Toan" w:date="2018-05-19T18:59:00Z">
                  <w:rPr>
                    <w:noProof/>
                    <w:webHidden/>
                  </w:rPr>
                </w:rPrChange>
              </w:rPr>
              <w:t>12</w:t>
            </w:r>
            <w:r w:rsidRPr="00ED4C42">
              <w:rPr>
                <w:rFonts w:ascii="Times New Roman" w:hAnsi="Times New Roman" w:cs="Times New Roman"/>
                <w:noProof/>
                <w:webHidden/>
                <w:sz w:val="26"/>
                <w:szCs w:val="26"/>
                <w:rPrChange w:id="200"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201" w:author="Nguyen Toan" w:date="2018-05-19T18:59:00Z">
                  <w:rPr>
                    <w:rStyle w:val="Hyperlink"/>
                    <w:noProof/>
                  </w:rPr>
                </w:rPrChange>
              </w:rPr>
              <w:fldChar w:fldCharType="end"/>
            </w:r>
          </w:ins>
        </w:p>
        <w:p w14:paraId="2B66645B" w14:textId="77777777" w:rsidR="00ED4C42" w:rsidRPr="00ED4C42" w:rsidRDefault="00ED4C42">
          <w:pPr>
            <w:pStyle w:val="TOC3"/>
            <w:tabs>
              <w:tab w:val="left" w:pos="1320"/>
              <w:tab w:val="right" w:leader="dot" w:pos="9395"/>
            </w:tabs>
            <w:rPr>
              <w:ins w:id="202" w:author="Nguyen Toan" w:date="2018-05-19T18:59:00Z"/>
              <w:rFonts w:ascii="Times New Roman" w:eastAsiaTheme="minorEastAsia" w:hAnsi="Times New Roman" w:cs="Times New Roman"/>
              <w:noProof/>
              <w:color w:val="auto"/>
              <w:sz w:val="26"/>
              <w:szCs w:val="26"/>
              <w:lang w:val="en-US"/>
              <w:rPrChange w:id="203" w:author="Nguyen Toan" w:date="2018-05-19T18:59:00Z">
                <w:rPr>
                  <w:ins w:id="204" w:author="Nguyen Toan" w:date="2018-05-19T18:59:00Z"/>
                  <w:rFonts w:asciiTheme="minorHAnsi" w:eastAsiaTheme="minorEastAsia" w:hAnsiTheme="minorHAnsi" w:cstheme="minorBidi"/>
                  <w:noProof/>
                  <w:color w:val="auto"/>
                  <w:lang w:val="en-US"/>
                </w:rPr>
              </w:rPrChange>
            </w:rPr>
          </w:pPr>
          <w:ins w:id="205" w:author="Nguyen Toan" w:date="2018-05-19T18:59:00Z">
            <w:r w:rsidRPr="00ED4C42">
              <w:rPr>
                <w:rStyle w:val="Hyperlink"/>
                <w:rFonts w:ascii="Times New Roman" w:hAnsi="Times New Roman" w:cs="Times New Roman"/>
                <w:noProof/>
                <w:sz w:val="26"/>
                <w:szCs w:val="26"/>
                <w:rPrChange w:id="206"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207"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208" w:author="Nguyen Toan" w:date="2018-05-19T18:59:00Z">
                  <w:rPr>
                    <w:noProof/>
                  </w:rPr>
                </w:rPrChange>
              </w:rPr>
              <w:instrText>HYPERLINK \l "_Toc514519737"</w:instrText>
            </w:r>
            <w:r w:rsidRPr="00ED4C42">
              <w:rPr>
                <w:rStyle w:val="Hyperlink"/>
                <w:rFonts w:ascii="Times New Roman" w:hAnsi="Times New Roman" w:cs="Times New Roman"/>
                <w:noProof/>
                <w:sz w:val="26"/>
                <w:szCs w:val="26"/>
                <w:rPrChange w:id="209"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210" w:author="Nguyen Toan" w:date="2018-05-19T18:59:00Z">
                  <w:rPr>
                    <w:rStyle w:val="Hyperlink"/>
                    <w:noProof/>
                  </w:rPr>
                </w:rPrChange>
              </w:rPr>
            </w:r>
            <w:r w:rsidRPr="00ED4C42">
              <w:rPr>
                <w:rStyle w:val="Hyperlink"/>
                <w:rFonts w:ascii="Times New Roman" w:hAnsi="Times New Roman" w:cs="Times New Roman"/>
                <w:noProof/>
                <w:sz w:val="26"/>
                <w:szCs w:val="26"/>
                <w:rPrChange w:id="211"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212" w:author="Nguyen Toan" w:date="2018-05-19T18:59:00Z">
                  <w:rPr>
                    <w:rStyle w:val="Hyperlink"/>
                    <w:rFonts w:ascii="Times New Roman" w:eastAsia="Times New Roman" w:hAnsi="Times New Roman" w:cs="Times New Roman"/>
                    <w:b/>
                    <w:noProof/>
                  </w:rPr>
                </w:rPrChange>
              </w:rPr>
              <w:t>1.1.2.</w:t>
            </w:r>
            <w:r w:rsidRPr="00ED4C42">
              <w:rPr>
                <w:rFonts w:ascii="Times New Roman" w:eastAsiaTheme="minorEastAsia" w:hAnsi="Times New Roman" w:cs="Times New Roman"/>
                <w:noProof/>
                <w:color w:val="auto"/>
                <w:sz w:val="26"/>
                <w:szCs w:val="26"/>
                <w:lang w:val="en-US"/>
                <w:rPrChange w:id="213"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hAnsi="Times New Roman" w:cs="Times New Roman"/>
                <w:noProof/>
                <w:sz w:val="26"/>
                <w:szCs w:val="26"/>
                <w:rPrChange w:id="214" w:author="Nguyen Toan" w:date="2018-05-19T18:59:00Z">
                  <w:rPr>
                    <w:rStyle w:val="Hyperlink"/>
                    <w:rFonts w:ascii="Times New Roman" w:hAnsi="Times New Roman" w:cs="Times New Roman"/>
                    <w:b/>
                    <w:noProof/>
                  </w:rPr>
                </w:rPrChange>
              </w:rPr>
              <w:t>Công</w:t>
            </w:r>
            <w:r w:rsidRPr="00ED4C42">
              <w:rPr>
                <w:rStyle w:val="Hyperlink"/>
                <w:rFonts w:ascii="Times New Roman" w:eastAsia="Times New Roman" w:hAnsi="Times New Roman" w:cs="Times New Roman"/>
                <w:noProof/>
                <w:sz w:val="26"/>
                <w:szCs w:val="26"/>
                <w:rPrChange w:id="215" w:author="Nguyen Toan" w:date="2018-05-19T18:59:00Z">
                  <w:rPr>
                    <w:rStyle w:val="Hyperlink"/>
                    <w:rFonts w:ascii="Times New Roman" w:eastAsia="Times New Roman" w:hAnsi="Times New Roman" w:cs="Times New Roman"/>
                    <w:b/>
                    <w:noProof/>
                  </w:rPr>
                </w:rPrChange>
              </w:rPr>
              <w:t xml:space="preserve"> nghệ </w:t>
            </w:r>
            <w:r w:rsidRPr="00ED4C42">
              <w:rPr>
                <w:rStyle w:val="Hyperlink"/>
                <w:rFonts w:ascii="Times New Roman" w:hAnsi="Times New Roman" w:cs="Times New Roman"/>
                <w:noProof/>
                <w:sz w:val="26"/>
                <w:szCs w:val="26"/>
                <w:rPrChange w:id="216" w:author="Nguyen Toan" w:date="2018-05-19T18:59:00Z">
                  <w:rPr>
                    <w:rStyle w:val="Hyperlink"/>
                    <w:rFonts w:ascii="Times New Roman" w:hAnsi="Times New Roman" w:cs="Times New Roman"/>
                    <w:b/>
                    <w:noProof/>
                  </w:rPr>
                </w:rPrChange>
              </w:rPr>
              <w:t>trục</w:t>
            </w:r>
            <w:r w:rsidRPr="00ED4C42">
              <w:rPr>
                <w:rStyle w:val="Hyperlink"/>
                <w:rFonts w:ascii="Times New Roman" w:eastAsia="Times New Roman" w:hAnsi="Times New Roman" w:cs="Times New Roman"/>
                <w:noProof/>
                <w:sz w:val="26"/>
                <w:szCs w:val="26"/>
                <w:rPrChange w:id="217" w:author="Nguyen Toan" w:date="2018-05-19T18:59:00Z">
                  <w:rPr>
                    <w:rStyle w:val="Hyperlink"/>
                    <w:rFonts w:ascii="Times New Roman" w:eastAsia="Times New Roman" w:hAnsi="Times New Roman" w:cs="Times New Roman"/>
                    <w:b/>
                    <w:noProof/>
                  </w:rPr>
                </w:rPrChange>
              </w:rPr>
              <w:t xml:space="preserve"> tích hợp</w:t>
            </w:r>
            <w:r w:rsidRPr="00ED4C42">
              <w:rPr>
                <w:rFonts w:ascii="Times New Roman" w:hAnsi="Times New Roman" w:cs="Times New Roman"/>
                <w:noProof/>
                <w:webHidden/>
                <w:sz w:val="26"/>
                <w:szCs w:val="26"/>
                <w:rPrChange w:id="218" w:author="Nguyen Toan" w:date="2018-05-19T18:59:00Z">
                  <w:rPr>
                    <w:noProof/>
                    <w:webHidden/>
                  </w:rPr>
                </w:rPrChange>
              </w:rPr>
              <w:tab/>
            </w:r>
            <w:r w:rsidRPr="00ED4C42">
              <w:rPr>
                <w:rFonts w:ascii="Times New Roman" w:hAnsi="Times New Roman" w:cs="Times New Roman"/>
                <w:noProof/>
                <w:webHidden/>
                <w:sz w:val="26"/>
                <w:szCs w:val="26"/>
                <w:rPrChange w:id="219" w:author="Nguyen Toan" w:date="2018-05-19T18:59:00Z">
                  <w:rPr>
                    <w:noProof/>
                    <w:webHidden/>
                  </w:rPr>
                </w:rPrChange>
              </w:rPr>
              <w:fldChar w:fldCharType="begin"/>
            </w:r>
            <w:r w:rsidRPr="00ED4C42">
              <w:rPr>
                <w:rFonts w:ascii="Times New Roman" w:hAnsi="Times New Roman" w:cs="Times New Roman"/>
                <w:noProof/>
                <w:webHidden/>
                <w:sz w:val="26"/>
                <w:szCs w:val="26"/>
                <w:rPrChange w:id="220" w:author="Nguyen Toan" w:date="2018-05-19T18:59:00Z">
                  <w:rPr>
                    <w:noProof/>
                    <w:webHidden/>
                  </w:rPr>
                </w:rPrChange>
              </w:rPr>
              <w:instrText xml:space="preserve"> PAGEREF _Toc514519737 \h </w:instrText>
            </w:r>
            <w:r w:rsidRPr="00ED4C42">
              <w:rPr>
                <w:rFonts w:ascii="Times New Roman" w:hAnsi="Times New Roman" w:cs="Times New Roman"/>
                <w:noProof/>
                <w:webHidden/>
                <w:sz w:val="26"/>
                <w:szCs w:val="26"/>
                <w:rPrChange w:id="221" w:author="Nguyen Toan" w:date="2018-05-19T18:59:00Z">
                  <w:rPr>
                    <w:noProof/>
                    <w:webHidden/>
                  </w:rPr>
                </w:rPrChange>
              </w:rPr>
            </w:r>
          </w:ins>
          <w:r w:rsidRPr="00ED4C42">
            <w:rPr>
              <w:rFonts w:ascii="Times New Roman" w:hAnsi="Times New Roman" w:cs="Times New Roman"/>
              <w:noProof/>
              <w:webHidden/>
              <w:sz w:val="26"/>
              <w:szCs w:val="26"/>
              <w:rPrChange w:id="222" w:author="Nguyen Toan" w:date="2018-05-19T18:59:00Z">
                <w:rPr>
                  <w:noProof/>
                  <w:webHidden/>
                </w:rPr>
              </w:rPrChange>
            </w:rPr>
            <w:fldChar w:fldCharType="separate"/>
          </w:r>
          <w:ins w:id="223" w:author="Nguyen Toan" w:date="2018-05-19T18:59:00Z">
            <w:r w:rsidRPr="00ED4C42">
              <w:rPr>
                <w:rFonts w:ascii="Times New Roman" w:hAnsi="Times New Roman" w:cs="Times New Roman"/>
                <w:noProof/>
                <w:webHidden/>
                <w:sz w:val="26"/>
                <w:szCs w:val="26"/>
                <w:rPrChange w:id="224" w:author="Nguyen Toan" w:date="2018-05-19T18:59:00Z">
                  <w:rPr>
                    <w:noProof/>
                    <w:webHidden/>
                  </w:rPr>
                </w:rPrChange>
              </w:rPr>
              <w:t>14</w:t>
            </w:r>
            <w:r w:rsidRPr="00ED4C42">
              <w:rPr>
                <w:rFonts w:ascii="Times New Roman" w:hAnsi="Times New Roman" w:cs="Times New Roman"/>
                <w:noProof/>
                <w:webHidden/>
                <w:sz w:val="26"/>
                <w:szCs w:val="26"/>
                <w:rPrChange w:id="225"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226" w:author="Nguyen Toan" w:date="2018-05-19T18:59:00Z">
                  <w:rPr>
                    <w:rStyle w:val="Hyperlink"/>
                    <w:noProof/>
                  </w:rPr>
                </w:rPrChange>
              </w:rPr>
              <w:fldChar w:fldCharType="end"/>
            </w:r>
          </w:ins>
        </w:p>
        <w:p w14:paraId="1224CC1B" w14:textId="77777777" w:rsidR="00ED4C42" w:rsidRPr="00ED4C42" w:rsidRDefault="00ED4C42">
          <w:pPr>
            <w:pStyle w:val="TOC3"/>
            <w:tabs>
              <w:tab w:val="left" w:pos="1320"/>
              <w:tab w:val="right" w:leader="dot" w:pos="9395"/>
            </w:tabs>
            <w:rPr>
              <w:ins w:id="227" w:author="Nguyen Toan" w:date="2018-05-19T18:59:00Z"/>
              <w:rFonts w:ascii="Times New Roman" w:eastAsiaTheme="minorEastAsia" w:hAnsi="Times New Roman" w:cs="Times New Roman"/>
              <w:noProof/>
              <w:color w:val="auto"/>
              <w:sz w:val="26"/>
              <w:szCs w:val="26"/>
              <w:lang w:val="en-US"/>
              <w:rPrChange w:id="228" w:author="Nguyen Toan" w:date="2018-05-19T18:59:00Z">
                <w:rPr>
                  <w:ins w:id="229" w:author="Nguyen Toan" w:date="2018-05-19T18:59:00Z"/>
                  <w:rFonts w:asciiTheme="minorHAnsi" w:eastAsiaTheme="minorEastAsia" w:hAnsiTheme="minorHAnsi" w:cstheme="minorBidi"/>
                  <w:noProof/>
                  <w:color w:val="auto"/>
                  <w:lang w:val="en-US"/>
                </w:rPr>
              </w:rPrChange>
            </w:rPr>
          </w:pPr>
          <w:ins w:id="230" w:author="Nguyen Toan" w:date="2018-05-19T18:59:00Z">
            <w:r w:rsidRPr="00ED4C42">
              <w:rPr>
                <w:rStyle w:val="Hyperlink"/>
                <w:rFonts w:ascii="Times New Roman" w:hAnsi="Times New Roman" w:cs="Times New Roman"/>
                <w:noProof/>
                <w:sz w:val="26"/>
                <w:szCs w:val="26"/>
                <w:rPrChange w:id="231"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232"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233" w:author="Nguyen Toan" w:date="2018-05-19T18:59:00Z">
                  <w:rPr>
                    <w:noProof/>
                  </w:rPr>
                </w:rPrChange>
              </w:rPr>
              <w:instrText>HYPERLINK \l "_Toc514519738"</w:instrText>
            </w:r>
            <w:r w:rsidRPr="00ED4C42">
              <w:rPr>
                <w:rStyle w:val="Hyperlink"/>
                <w:rFonts w:ascii="Times New Roman" w:hAnsi="Times New Roman" w:cs="Times New Roman"/>
                <w:noProof/>
                <w:sz w:val="26"/>
                <w:szCs w:val="26"/>
                <w:rPrChange w:id="234"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235" w:author="Nguyen Toan" w:date="2018-05-19T18:59:00Z">
                  <w:rPr>
                    <w:rStyle w:val="Hyperlink"/>
                    <w:noProof/>
                  </w:rPr>
                </w:rPrChange>
              </w:rPr>
            </w:r>
            <w:r w:rsidRPr="00ED4C42">
              <w:rPr>
                <w:rStyle w:val="Hyperlink"/>
                <w:rFonts w:ascii="Times New Roman" w:hAnsi="Times New Roman" w:cs="Times New Roman"/>
                <w:noProof/>
                <w:sz w:val="26"/>
                <w:szCs w:val="26"/>
                <w:rPrChange w:id="236"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237" w:author="Nguyen Toan" w:date="2018-05-19T18:59:00Z">
                  <w:rPr>
                    <w:rStyle w:val="Hyperlink"/>
                    <w:rFonts w:ascii="Times New Roman" w:eastAsia="Times New Roman" w:hAnsi="Times New Roman" w:cs="Times New Roman"/>
                    <w:b/>
                    <w:noProof/>
                  </w:rPr>
                </w:rPrChange>
              </w:rPr>
              <w:t>1.1.3.</w:t>
            </w:r>
            <w:r w:rsidRPr="00ED4C42">
              <w:rPr>
                <w:rFonts w:ascii="Times New Roman" w:eastAsiaTheme="minorEastAsia" w:hAnsi="Times New Roman" w:cs="Times New Roman"/>
                <w:noProof/>
                <w:color w:val="auto"/>
                <w:sz w:val="26"/>
                <w:szCs w:val="26"/>
                <w:lang w:val="en-US"/>
                <w:rPrChange w:id="238"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239" w:author="Nguyen Toan" w:date="2018-05-19T18:59:00Z">
                  <w:rPr>
                    <w:rStyle w:val="Hyperlink"/>
                    <w:rFonts w:ascii="Times New Roman" w:eastAsia="Times New Roman" w:hAnsi="Times New Roman" w:cs="Times New Roman"/>
                    <w:b/>
                    <w:noProof/>
                  </w:rPr>
                </w:rPrChange>
              </w:rPr>
              <w:t>Xây dựng ứng dụng trục tích hợp dựa trên nền tảng MuleESB</w:t>
            </w:r>
            <w:r w:rsidRPr="00ED4C42">
              <w:rPr>
                <w:rFonts w:ascii="Times New Roman" w:hAnsi="Times New Roman" w:cs="Times New Roman"/>
                <w:noProof/>
                <w:webHidden/>
                <w:sz w:val="26"/>
                <w:szCs w:val="26"/>
                <w:rPrChange w:id="240" w:author="Nguyen Toan" w:date="2018-05-19T18:59:00Z">
                  <w:rPr>
                    <w:noProof/>
                    <w:webHidden/>
                  </w:rPr>
                </w:rPrChange>
              </w:rPr>
              <w:tab/>
            </w:r>
            <w:r w:rsidRPr="00ED4C42">
              <w:rPr>
                <w:rFonts w:ascii="Times New Roman" w:hAnsi="Times New Roman" w:cs="Times New Roman"/>
                <w:noProof/>
                <w:webHidden/>
                <w:sz w:val="26"/>
                <w:szCs w:val="26"/>
                <w:rPrChange w:id="241" w:author="Nguyen Toan" w:date="2018-05-19T18:59:00Z">
                  <w:rPr>
                    <w:noProof/>
                    <w:webHidden/>
                  </w:rPr>
                </w:rPrChange>
              </w:rPr>
              <w:fldChar w:fldCharType="begin"/>
            </w:r>
            <w:r w:rsidRPr="00ED4C42">
              <w:rPr>
                <w:rFonts w:ascii="Times New Roman" w:hAnsi="Times New Roman" w:cs="Times New Roman"/>
                <w:noProof/>
                <w:webHidden/>
                <w:sz w:val="26"/>
                <w:szCs w:val="26"/>
                <w:rPrChange w:id="242" w:author="Nguyen Toan" w:date="2018-05-19T18:59:00Z">
                  <w:rPr>
                    <w:noProof/>
                    <w:webHidden/>
                  </w:rPr>
                </w:rPrChange>
              </w:rPr>
              <w:instrText xml:space="preserve"> PAGEREF _Toc514519738 \h </w:instrText>
            </w:r>
            <w:r w:rsidRPr="00ED4C42">
              <w:rPr>
                <w:rFonts w:ascii="Times New Roman" w:hAnsi="Times New Roman" w:cs="Times New Roman"/>
                <w:noProof/>
                <w:webHidden/>
                <w:sz w:val="26"/>
                <w:szCs w:val="26"/>
                <w:rPrChange w:id="243" w:author="Nguyen Toan" w:date="2018-05-19T18:59:00Z">
                  <w:rPr>
                    <w:noProof/>
                    <w:webHidden/>
                  </w:rPr>
                </w:rPrChange>
              </w:rPr>
            </w:r>
          </w:ins>
          <w:r w:rsidRPr="00ED4C42">
            <w:rPr>
              <w:rFonts w:ascii="Times New Roman" w:hAnsi="Times New Roman" w:cs="Times New Roman"/>
              <w:noProof/>
              <w:webHidden/>
              <w:sz w:val="26"/>
              <w:szCs w:val="26"/>
              <w:rPrChange w:id="244" w:author="Nguyen Toan" w:date="2018-05-19T18:59:00Z">
                <w:rPr>
                  <w:noProof/>
                  <w:webHidden/>
                </w:rPr>
              </w:rPrChange>
            </w:rPr>
            <w:fldChar w:fldCharType="separate"/>
          </w:r>
          <w:ins w:id="245" w:author="Nguyen Toan" w:date="2018-05-19T18:59:00Z">
            <w:r w:rsidRPr="00ED4C42">
              <w:rPr>
                <w:rFonts w:ascii="Times New Roman" w:hAnsi="Times New Roman" w:cs="Times New Roman"/>
                <w:noProof/>
                <w:webHidden/>
                <w:sz w:val="26"/>
                <w:szCs w:val="26"/>
                <w:rPrChange w:id="246" w:author="Nguyen Toan" w:date="2018-05-19T18:59:00Z">
                  <w:rPr>
                    <w:noProof/>
                    <w:webHidden/>
                  </w:rPr>
                </w:rPrChange>
              </w:rPr>
              <w:t>15</w:t>
            </w:r>
            <w:r w:rsidRPr="00ED4C42">
              <w:rPr>
                <w:rFonts w:ascii="Times New Roman" w:hAnsi="Times New Roman" w:cs="Times New Roman"/>
                <w:noProof/>
                <w:webHidden/>
                <w:sz w:val="26"/>
                <w:szCs w:val="26"/>
                <w:rPrChange w:id="247"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248" w:author="Nguyen Toan" w:date="2018-05-19T18:59:00Z">
                  <w:rPr>
                    <w:rStyle w:val="Hyperlink"/>
                    <w:noProof/>
                  </w:rPr>
                </w:rPrChange>
              </w:rPr>
              <w:fldChar w:fldCharType="end"/>
            </w:r>
          </w:ins>
        </w:p>
        <w:p w14:paraId="28B6E181" w14:textId="77777777" w:rsidR="00ED4C42" w:rsidRPr="00ED4C42" w:rsidRDefault="00ED4C42">
          <w:pPr>
            <w:pStyle w:val="TOC2"/>
            <w:tabs>
              <w:tab w:val="left" w:pos="880"/>
              <w:tab w:val="right" w:leader="dot" w:pos="9395"/>
            </w:tabs>
            <w:rPr>
              <w:ins w:id="249" w:author="Nguyen Toan" w:date="2018-05-19T18:59:00Z"/>
              <w:rFonts w:ascii="Times New Roman" w:eastAsiaTheme="minorEastAsia" w:hAnsi="Times New Roman" w:cs="Times New Roman"/>
              <w:noProof/>
              <w:color w:val="auto"/>
              <w:sz w:val="26"/>
              <w:szCs w:val="26"/>
              <w:lang w:val="en-US"/>
              <w:rPrChange w:id="250" w:author="Nguyen Toan" w:date="2018-05-19T18:59:00Z">
                <w:rPr>
                  <w:ins w:id="251" w:author="Nguyen Toan" w:date="2018-05-19T18:59:00Z"/>
                  <w:rFonts w:asciiTheme="minorHAnsi" w:eastAsiaTheme="minorEastAsia" w:hAnsiTheme="minorHAnsi" w:cstheme="minorBidi"/>
                  <w:noProof/>
                  <w:color w:val="auto"/>
                  <w:lang w:val="en-US"/>
                </w:rPr>
              </w:rPrChange>
            </w:rPr>
          </w:pPr>
          <w:ins w:id="252" w:author="Nguyen Toan" w:date="2018-05-19T18:59:00Z">
            <w:r w:rsidRPr="00ED4C42">
              <w:rPr>
                <w:rStyle w:val="Hyperlink"/>
                <w:rFonts w:ascii="Times New Roman" w:hAnsi="Times New Roman" w:cs="Times New Roman"/>
                <w:noProof/>
                <w:sz w:val="26"/>
                <w:szCs w:val="26"/>
                <w:rPrChange w:id="253"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254"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255" w:author="Nguyen Toan" w:date="2018-05-19T18:59:00Z">
                  <w:rPr>
                    <w:noProof/>
                  </w:rPr>
                </w:rPrChange>
              </w:rPr>
              <w:instrText>HYPERLINK \l "_Toc514519739"</w:instrText>
            </w:r>
            <w:r w:rsidRPr="00ED4C42">
              <w:rPr>
                <w:rStyle w:val="Hyperlink"/>
                <w:rFonts w:ascii="Times New Roman" w:hAnsi="Times New Roman" w:cs="Times New Roman"/>
                <w:noProof/>
                <w:sz w:val="26"/>
                <w:szCs w:val="26"/>
                <w:rPrChange w:id="256"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257" w:author="Nguyen Toan" w:date="2018-05-19T18:59:00Z">
                  <w:rPr>
                    <w:rStyle w:val="Hyperlink"/>
                    <w:noProof/>
                  </w:rPr>
                </w:rPrChange>
              </w:rPr>
            </w:r>
            <w:r w:rsidRPr="00ED4C42">
              <w:rPr>
                <w:rStyle w:val="Hyperlink"/>
                <w:rFonts w:ascii="Times New Roman" w:hAnsi="Times New Roman" w:cs="Times New Roman"/>
                <w:noProof/>
                <w:sz w:val="26"/>
                <w:szCs w:val="26"/>
                <w:rPrChange w:id="258"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259" w:author="Nguyen Toan" w:date="2018-05-19T18:59:00Z">
                  <w:rPr>
                    <w:rStyle w:val="Hyperlink"/>
                    <w:rFonts w:ascii="Times New Roman" w:eastAsia="Times New Roman" w:hAnsi="Times New Roman" w:cs="Times New Roman"/>
                    <w:b/>
                    <w:noProof/>
                  </w:rPr>
                </w:rPrChange>
              </w:rPr>
              <w:t>1.2.</w:t>
            </w:r>
            <w:r w:rsidRPr="00ED4C42">
              <w:rPr>
                <w:rFonts w:ascii="Times New Roman" w:eastAsiaTheme="minorEastAsia" w:hAnsi="Times New Roman" w:cs="Times New Roman"/>
                <w:noProof/>
                <w:color w:val="auto"/>
                <w:sz w:val="26"/>
                <w:szCs w:val="26"/>
                <w:lang w:val="en-US"/>
                <w:rPrChange w:id="260"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261" w:author="Nguyen Toan" w:date="2018-05-19T18:59:00Z">
                  <w:rPr>
                    <w:rStyle w:val="Hyperlink"/>
                    <w:rFonts w:ascii="Times New Roman" w:eastAsia="Times New Roman" w:hAnsi="Times New Roman" w:cs="Times New Roman"/>
                    <w:b/>
                    <w:noProof/>
                  </w:rPr>
                </w:rPrChange>
              </w:rPr>
              <w:t>Tích hợp và triển khai liên tục</w:t>
            </w:r>
            <w:r w:rsidRPr="00ED4C42">
              <w:rPr>
                <w:rFonts w:ascii="Times New Roman" w:hAnsi="Times New Roman" w:cs="Times New Roman"/>
                <w:noProof/>
                <w:webHidden/>
                <w:sz w:val="26"/>
                <w:szCs w:val="26"/>
                <w:rPrChange w:id="262" w:author="Nguyen Toan" w:date="2018-05-19T18:59:00Z">
                  <w:rPr>
                    <w:noProof/>
                    <w:webHidden/>
                  </w:rPr>
                </w:rPrChange>
              </w:rPr>
              <w:tab/>
            </w:r>
            <w:r w:rsidRPr="00ED4C42">
              <w:rPr>
                <w:rFonts w:ascii="Times New Roman" w:hAnsi="Times New Roman" w:cs="Times New Roman"/>
                <w:noProof/>
                <w:webHidden/>
                <w:sz w:val="26"/>
                <w:szCs w:val="26"/>
                <w:rPrChange w:id="263" w:author="Nguyen Toan" w:date="2018-05-19T18:59:00Z">
                  <w:rPr>
                    <w:noProof/>
                    <w:webHidden/>
                  </w:rPr>
                </w:rPrChange>
              </w:rPr>
              <w:fldChar w:fldCharType="begin"/>
            </w:r>
            <w:r w:rsidRPr="00ED4C42">
              <w:rPr>
                <w:rFonts w:ascii="Times New Roman" w:hAnsi="Times New Roman" w:cs="Times New Roman"/>
                <w:noProof/>
                <w:webHidden/>
                <w:sz w:val="26"/>
                <w:szCs w:val="26"/>
                <w:rPrChange w:id="264" w:author="Nguyen Toan" w:date="2018-05-19T18:59:00Z">
                  <w:rPr>
                    <w:noProof/>
                    <w:webHidden/>
                  </w:rPr>
                </w:rPrChange>
              </w:rPr>
              <w:instrText xml:space="preserve"> PAGEREF _Toc514519739 \h </w:instrText>
            </w:r>
            <w:r w:rsidRPr="00ED4C42">
              <w:rPr>
                <w:rFonts w:ascii="Times New Roman" w:hAnsi="Times New Roman" w:cs="Times New Roman"/>
                <w:noProof/>
                <w:webHidden/>
                <w:sz w:val="26"/>
                <w:szCs w:val="26"/>
                <w:rPrChange w:id="265" w:author="Nguyen Toan" w:date="2018-05-19T18:59:00Z">
                  <w:rPr>
                    <w:noProof/>
                    <w:webHidden/>
                  </w:rPr>
                </w:rPrChange>
              </w:rPr>
            </w:r>
          </w:ins>
          <w:r w:rsidRPr="00ED4C42">
            <w:rPr>
              <w:rFonts w:ascii="Times New Roman" w:hAnsi="Times New Roman" w:cs="Times New Roman"/>
              <w:noProof/>
              <w:webHidden/>
              <w:sz w:val="26"/>
              <w:szCs w:val="26"/>
              <w:rPrChange w:id="266" w:author="Nguyen Toan" w:date="2018-05-19T18:59:00Z">
                <w:rPr>
                  <w:noProof/>
                  <w:webHidden/>
                </w:rPr>
              </w:rPrChange>
            </w:rPr>
            <w:fldChar w:fldCharType="separate"/>
          </w:r>
          <w:ins w:id="267" w:author="Nguyen Toan" w:date="2018-05-19T18:59:00Z">
            <w:r w:rsidRPr="00ED4C42">
              <w:rPr>
                <w:rFonts w:ascii="Times New Roman" w:hAnsi="Times New Roman" w:cs="Times New Roman"/>
                <w:noProof/>
                <w:webHidden/>
                <w:sz w:val="26"/>
                <w:szCs w:val="26"/>
                <w:rPrChange w:id="268" w:author="Nguyen Toan" w:date="2018-05-19T18:59:00Z">
                  <w:rPr>
                    <w:noProof/>
                    <w:webHidden/>
                  </w:rPr>
                </w:rPrChange>
              </w:rPr>
              <w:t>20</w:t>
            </w:r>
            <w:r w:rsidRPr="00ED4C42">
              <w:rPr>
                <w:rFonts w:ascii="Times New Roman" w:hAnsi="Times New Roman" w:cs="Times New Roman"/>
                <w:noProof/>
                <w:webHidden/>
                <w:sz w:val="26"/>
                <w:szCs w:val="26"/>
                <w:rPrChange w:id="269"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270" w:author="Nguyen Toan" w:date="2018-05-19T18:59:00Z">
                  <w:rPr>
                    <w:rStyle w:val="Hyperlink"/>
                    <w:noProof/>
                  </w:rPr>
                </w:rPrChange>
              </w:rPr>
              <w:fldChar w:fldCharType="end"/>
            </w:r>
          </w:ins>
        </w:p>
        <w:p w14:paraId="0AF5E676" w14:textId="77777777" w:rsidR="00ED4C42" w:rsidRPr="00ED4C42" w:rsidRDefault="00ED4C42">
          <w:pPr>
            <w:pStyle w:val="TOC3"/>
            <w:tabs>
              <w:tab w:val="left" w:pos="1320"/>
              <w:tab w:val="right" w:leader="dot" w:pos="9395"/>
            </w:tabs>
            <w:rPr>
              <w:ins w:id="271" w:author="Nguyen Toan" w:date="2018-05-19T18:59:00Z"/>
              <w:rFonts w:ascii="Times New Roman" w:eastAsiaTheme="minorEastAsia" w:hAnsi="Times New Roman" w:cs="Times New Roman"/>
              <w:noProof/>
              <w:color w:val="auto"/>
              <w:sz w:val="26"/>
              <w:szCs w:val="26"/>
              <w:lang w:val="en-US"/>
              <w:rPrChange w:id="272" w:author="Nguyen Toan" w:date="2018-05-19T18:59:00Z">
                <w:rPr>
                  <w:ins w:id="273" w:author="Nguyen Toan" w:date="2018-05-19T18:59:00Z"/>
                  <w:rFonts w:asciiTheme="minorHAnsi" w:eastAsiaTheme="minorEastAsia" w:hAnsiTheme="minorHAnsi" w:cstheme="minorBidi"/>
                  <w:noProof/>
                  <w:color w:val="auto"/>
                  <w:lang w:val="en-US"/>
                </w:rPr>
              </w:rPrChange>
            </w:rPr>
          </w:pPr>
          <w:ins w:id="274" w:author="Nguyen Toan" w:date="2018-05-19T18:59:00Z">
            <w:r w:rsidRPr="00ED4C42">
              <w:rPr>
                <w:rStyle w:val="Hyperlink"/>
                <w:rFonts w:ascii="Times New Roman" w:hAnsi="Times New Roman" w:cs="Times New Roman"/>
                <w:noProof/>
                <w:sz w:val="26"/>
                <w:szCs w:val="26"/>
                <w:rPrChange w:id="275"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276"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277" w:author="Nguyen Toan" w:date="2018-05-19T18:59:00Z">
                  <w:rPr>
                    <w:noProof/>
                  </w:rPr>
                </w:rPrChange>
              </w:rPr>
              <w:instrText>HYPERLINK \l "_Toc514519740"</w:instrText>
            </w:r>
            <w:r w:rsidRPr="00ED4C42">
              <w:rPr>
                <w:rStyle w:val="Hyperlink"/>
                <w:rFonts w:ascii="Times New Roman" w:hAnsi="Times New Roman" w:cs="Times New Roman"/>
                <w:noProof/>
                <w:sz w:val="26"/>
                <w:szCs w:val="26"/>
                <w:rPrChange w:id="278"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279" w:author="Nguyen Toan" w:date="2018-05-19T18:59:00Z">
                  <w:rPr>
                    <w:rStyle w:val="Hyperlink"/>
                    <w:noProof/>
                  </w:rPr>
                </w:rPrChange>
              </w:rPr>
            </w:r>
            <w:r w:rsidRPr="00ED4C42">
              <w:rPr>
                <w:rStyle w:val="Hyperlink"/>
                <w:rFonts w:ascii="Times New Roman" w:hAnsi="Times New Roman" w:cs="Times New Roman"/>
                <w:noProof/>
                <w:sz w:val="26"/>
                <w:szCs w:val="26"/>
                <w:rPrChange w:id="280"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281" w:author="Nguyen Toan" w:date="2018-05-19T18:59:00Z">
                  <w:rPr>
                    <w:rStyle w:val="Hyperlink"/>
                    <w:rFonts w:ascii="Times New Roman" w:eastAsia="Times New Roman" w:hAnsi="Times New Roman" w:cs="Times New Roman"/>
                    <w:b/>
                    <w:noProof/>
                  </w:rPr>
                </w:rPrChange>
              </w:rPr>
              <w:t>1.2.1.</w:t>
            </w:r>
            <w:r w:rsidRPr="00ED4C42">
              <w:rPr>
                <w:rFonts w:ascii="Times New Roman" w:eastAsiaTheme="minorEastAsia" w:hAnsi="Times New Roman" w:cs="Times New Roman"/>
                <w:noProof/>
                <w:color w:val="auto"/>
                <w:sz w:val="26"/>
                <w:szCs w:val="26"/>
                <w:lang w:val="en-US"/>
                <w:rPrChange w:id="282"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283" w:author="Nguyen Toan" w:date="2018-05-19T18:59:00Z">
                  <w:rPr>
                    <w:rStyle w:val="Hyperlink"/>
                    <w:rFonts w:ascii="Times New Roman" w:eastAsia="Times New Roman" w:hAnsi="Times New Roman" w:cs="Times New Roman"/>
                    <w:b/>
                    <w:noProof/>
                  </w:rPr>
                </w:rPrChange>
              </w:rPr>
              <w:t>Tích hợp liên tục</w:t>
            </w:r>
            <w:r w:rsidRPr="00ED4C42">
              <w:rPr>
                <w:rFonts w:ascii="Times New Roman" w:hAnsi="Times New Roman" w:cs="Times New Roman"/>
                <w:noProof/>
                <w:webHidden/>
                <w:sz w:val="26"/>
                <w:szCs w:val="26"/>
                <w:rPrChange w:id="284" w:author="Nguyen Toan" w:date="2018-05-19T18:59:00Z">
                  <w:rPr>
                    <w:noProof/>
                    <w:webHidden/>
                  </w:rPr>
                </w:rPrChange>
              </w:rPr>
              <w:tab/>
            </w:r>
            <w:r w:rsidRPr="00ED4C42">
              <w:rPr>
                <w:rFonts w:ascii="Times New Roman" w:hAnsi="Times New Roman" w:cs="Times New Roman"/>
                <w:noProof/>
                <w:webHidden/>
                <w:sz w:val="26"/>
                <w:szCs w:val="26"/>
                <w:rPrChange w:id="285" w:author="Nguyen Toan" w:date="2018-05-19T18:59:00Z">
                  <w:rPr>
                    <w:noProof/>
                    <w:webHidden/>
                  </w:rPr>
                </w:rPrChange>
              </w:rPr>
              <w:fldChar w:fldCharType="begin"/>
            </w:r>
            <w:r w:rsidRPr="00ED4C42">
              <w:rPr>
                <w:rFonts w:ascii="Times New Roman" w:hAnsi="Times New Roman" w:cs="Times New Roman"/>
                <w:noProof/>
                <w:webHidden/>
                <w:sz w:val="26"/>
                <w:szCs w:val="26"/>
                <w:rPrChange w:id="286" w:author="Nguyen Toan" w:date="2018-05-19T18:59:00Z">
                  <w:rPr>
                    <w:noProof/>
                    <w:webHidden/>
                  </w:rPr>
                </w:rPrChange>
              </w:rPr>
              <w:instrText xml:space="preserve"> PAGEREF _Toc514519740 \h </w:instrText>
            </w:r>
            <w:r w:rsidRPr="00ED4C42">
              <w:rPr>
                <w:rFonts w:ascii="Times New Roman" w:hAnsi="Times New Roman" w:cs="Times New Roman"/>
                <w:noProof/>
                <w:webHidden/>
                <w:sz w:val="26"/>
                <w:szCs w:val="26"/>
                <w:rPrChange w:id="287" w:author="Nguyen Toan" w:date="2018-05-19T18:59:00Z">
                  <w:rPr>
                    <w:noProof/>
                    <w:webHidden/>
                  </w:rPr>
                </w:rPrChange>
              </w:rPr>
            </w:r>
          </w:ins>
          <w:r w:rsidRPr="00ED4C42">
            <w:rPr>
              <w:rFonts w:ascii="Times New Roman" w:hAnsi="Times New Roman" w:cs="Times New Roman"/>
              <w:noProof/>
              <w:webHidden/>
              <w:sz w:val="26"/>
              <w:szCs w:val="26"/>
              <w:rPrChange w:id="288" w:author="Nguyen Toan" w:date="2018-05-19T18:59:00Z">
                <w:rPr>
                  <w:noProof/>
                  <w:webHidden/>
                </w:rPr>
              </w:rPrChange>
            </w:rPr>
            <w:fldChar w:fldCharType="separate"/>
          </w:r>
          <w:ins w:id="289" w:author="Nguyen Toan" w:date="2018-05-19T18:59:00Z">
            <w:r w:rsidRPr="00ED4C42">
              <w:rPr>
                <w:rFonts w:ascii="Times New Roman" w:hAnsi="Times New Roman" w:cs="Times New Roman"/>
                <w:noProof/>
                <w:webHidden/>
                <w:sz w:val="26"/>
                <w:szCs w:val="26"/>
                <w:rPrChange w:id="290" w:author="Nguyen Toan" w:date="2018-05-19T18:59:00Z">
                  <w:rPr>
                    <w:noProof/>
                    <w:webHidden/>
                  </w:rPr>
                </w:rPrChange>
              </w:rPr>
              <w:t>20</w:t>
            </w:r>
            <w:r w:rsidRPr="00ED4C42">
              <w:rPr>
                <w:rFonts w:ascii="Times New Roman" w:hAnsi="Times New Roman" w:cs="Times New Roman"/>
                <w:noProof/>
                <w:webHidden/>
                <w:sz w:val="26"/>
                <w:szCs w:val="26"/>
                <w:rPrChange w:id="291"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292" w:author="Nguyen Toan" w:date="2018-05-19T18:59:00Z">
                  <w:rPr>
                    <w:rStyle w:val="Hyperlink"/>
                    <w:noProof/>
                  </w:rPr>
                </w:rPrChange>
              </w:rPr>
              <w:fldChar w:fldCharType="end"/>
            </w:r>
          </w:ins>
        </w:p>
        <w:p w14:paraId="1696F31E" w14:textId="77777777" w:rsidR="00ED4C42" w:rsidRPr="00ED4C42" w:rsidRDefault="00ED4C42">
          <w:pPr>
            <w:pStyle w:val="TOC3"/>
            <w:tabs>
              <w:tab w:val="left" w:pos="1320"/>
              <w:tab w:val="right" w:leader="dot" w:pos="9395"/>
            </w:tabs>
            <w:rPr>
              <w:ins w:id="293" w:author="Nguyen Toan" w:date="2018-05-19T18:59:00Z"/>
              <w:rFonts w:ascii="Times New Roman" w:eastAsiaTheme="minorEastAsia" w:hAnsi="Times New Roman" w:cs="Times New Roman"/>
              <w:noProof/>
              <w:color w:val="auto"/>
              <w:sz w:val="26"/>
              <w:szCs w:val="26"/>
              <w:lang w:val="en-US"/>
              <w:rPrChange w:id="294" w:author="Nguyen Toan" w:date="2018-05-19T18:59:00Z">
                <w:rPr>
                  <w:ins w:id="295" w:author="Nguyen Toan" w:date="2018-05-19T18:59:00Z"/>
                  <w:rFonts w:asciiTheme="minorHAnsi" w:eastAsiaTheme="minorEastAsia" w:hAnsiTheme="minorHAnsi" w:cstheme="minorBidi"/>
                  <w:noProof/>
                  <w:color w:val="auto"/>
                  <w:lang w:val="en-US"/>
                </w:rPr>
              </w:rPrChange>
            </w:rPr>
          </w:pPr>
          <w:ins w:id="296" w:author="Nguyen Toan" w:date="2018-05-19T18:59:00Z">
            <w:r w:rsidRPr="00ED4C42">
              <w:rPr>
                <w:rStyle w:val="Hyperlink"/>
                <w:rFonts w:ascii="Times New Roman" w:hAnsi="Times New Roman" w:cs="Times New Roman"/>
                <w:noProof/>
                <w:sz w:val="26"/>
                <w:szCs w:val="26"/>
                <w:rPrChange w:id="297"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298"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299" w:author="Nguyen Toan" w:date="2018-05-19T18:59:00Z">
                  <w:rPr>
                    <w:noProof/>
                  </w:rPr>
                </w:rPrChange>
              </w:rPr>
              <w:instrText>HYPERLINK \l "_Toc514519741"</w:instrText>
            </w:r>
            <w:r w:rsidRPr="00ED4C42">
              <w:rPr>
                <w:rStyle w:val="Hyperlink"/>
                <w:rFonts w:ascii="Times New Roman" w:hAnsi="Times New Roman" w:cs="Times New Roman"/>
                <w:noProof/>
                <w:sz w:val="26"/>
                <w:szCs w:val="26"/>
                <w:rPrChange w:id="300"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301" w:author="Nguyen Toan" w:date="2018-05-19T18:59:00Z">
                  <w:rPr>
                    <w:rStyle w:val="Hyperlink"/>
                    <w:noProof/>
                  </w:rPr>
                </w:rPrChange>
              </w:rPr>
            </w:r>
            <w:r w:rsidRPr="00ED4C42">
              <w:rPr>
                <w:rStyle w:val="Hyperlink"/>
                <w:rFonts w:ascii="Times New Roman" w:hAnsi="Times New Roman" w:cs="Times New Roman"/>
                <w:noProof/>
                <w:sz w:val="26"/>
                <w:szCs w:val="26"/>
                <w:rPrChange w:id="302"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303" w:author="Nguyen Toan" w:date="2018-05-19T18:59:00Z">
                  <w:rPr>
                    <w:rStyle w:val="Hyperlink"/>
                    <w:rFonts w:ascii="Times New Roman" w:eastAsia="Times New Roman" w:hAnsi="Times New Roman" w:cs="Times New Roman"/>
                    <w:b/>
                    <w:noProof/>
                  </w:rPr>
                </w:rPrChange>
              </w:rPr>
              <w:t>1.2.2.</w:t>
            </w:r>
            <w:r w:rsidRPr="00ED4C42">
              <w:rPr>
                <w:rFonts w:ascii="Times New Roman" w:eastAsiaTheme="minorEastAsia" w:hAnsi="Times New Roman" w:cs="Times New Roman"/>
                <w:noProof/>
                <w:color w:val="auto"/>
                <w:sz w:val="26"/>
                <w:szCs w:val="26"/>
                <w:lang w:val="en-US"/>
                <w:rPrChange w:id="304"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305" w:author="Nguyen Toan" w:date="2018-05-19T18:59:00Z">
                  <w:rPr>
                    <w:rStyle w:val="Hyperlink"/>
                    <w:rFonts w:ascii="Times New Roman" w:eastAsia="Times New Roman" w:hAnsi="Times New Roman" w:cs="Times New Roman"/>
                    <w:b/>
                    <w:noProof/>
                  </w:rPr>
                </w:rPrChange>
              </w:rPr>
              <w:t>Chuyển giao liên tục</w:t>
            </w:r>
            <w:r w:rsidRPr="00ED4C42">
              <w:rPr>
                <w:rFonts w:ascii="Times New Roman" w:hAnsi="Times New Roman" w:cs="Times New Roman"/>
                <w:noProof/>
                <w:webHidden/>
                <w:sz w:val="26"/>
                <w:szCs w:val="26"/>
                <w:rPrChange w:id="306" w:author="Nguyen Toan" w:date="2018-05-19T18:59:00Z">
                  <w:rPr>
                    <w:noProof/>
                    <w:webHidden/>
                  </w:rPr>
                </w:rPrChange>
              </w:rPr>
              <w:tab/>
            </w:r>
            <w:r w:rsidRPr="00ED4C42">
              <w:rPr>
                <w:rFonts w:ascii="Times New Roman" w:hAnsi="Times New Roman" w:cs="Times New Roman"/>
                <w:noProof/>
                <w:webHidden/>
                <w:sz w:val="26"/>
                <w:szCs w:val="26"/>
                <w:rPrChange w:id="307" w:author="Nguyen Toan" w:date="2018-05-19T18:59:00Z">
                  <w:rPr>
                    <w:noProof/>
                    <w:webHidden/>
                  </w:rPr>
                </w:rPrChange>
              </w:rPr>
              <w:fldChar w:fldCharType="begin"/>
            </w:r>
            <w:r w:rsidRPr="00ED4C42">
              <w:rPr>
                <w:rFonts w:ascii="Times New Roman" w:hAnsi="Times New Roman" w:cs="Times New Roman"/>
                <w:noProof/>
                <w:webHidden/>
                <w:sz w:val="26"/>
                <w:szCs w:val="26"/>
                <w:rPrChange w:id="308" w:author="Nguyen Toan" w:date="2018-05-19T18:59:00Z">
                  <w:rPr>
                    <w:noProof/>
                    <w:webHidden/>
                  </w:rPr>
                </w:rPrChange>
              </w:rPr>
              <w:instrText xml:space="preserve"> PAGEREF _Toc514519741 \h </w:instrText>
            </w:r>
            <w:r w:rsidRPr="00ED4C42">
              <w:rPr>
                <w:rFonts w:ascii="Times New Roman" w:hAnsi="Times New Roman" w:cs="Times New Roman"/>
                <w:noProof/>
                <w:webHidden/>
                <w:sz w:val="26"/>
                <w:szCs w:val="26"/>
                <w:rPrChange w:id="309" w:author="Nguyen Toan" w:date="2018-05-19T18:59:00Z">
                  <w:rPr>
                    <w:noProof/>
                    <w:webHidden/>
                  </w:rPr>
                </w:rPrChange>
              </w:rPr>
            </w:r>
          </w:ins>
          <w:r w:rsidRPr="00ED4C42">
            <w:rPr>
              <w:rFonts w:ascii="Times New Roman" w:hAnsi="Times New Roman" w:cs="Times New Roman"/>
              <w:noProof/>
              <w:webHidden/>
              <w:sz w:val="26"/>
              <w:szCs w:val="26"/>
              <w:rPrChange w:id="310" w:author="Nguyen Toan" w:date="2018-05-19T18:59:00Z">
                <w:rPr>
                  <w:noProof/>
                  <w:webHidden/>
                </w:rPr>
              </w:rPrChange>
            </w:rPr>
            <w:fldChar w:fldCharType="separate"/>
          </w:r>
          <w:ins w:id="311" w:author="Nguyen Toan" w:date="2018-05-19T18:59:00Z">
            <w:r w:rsidRPr="00ED4C42">
              <w:rPr>
                <w:rFonts w:ascii="Times New Roman" w:hAnsi="Times New Roman" w:cs="Times New Roman"/>
                <w:noProof/>
                <w:webHidden/>
                <w:sz w:val="26"/>
                <w:szCs w:val="26"/>
                <w:rPrChange w:id="312" w:author="Nguyen Toan" w:date="2018-05-19T18:59:00Z">
                  <w:rPr>
                    <w:noProof/>
                    <w:webHidden/>
                  </w:rPr>
                </w:rPrChange>
              </w:rPr>
              <w:t>21</w:t>
            </w:r>
            <w:r w:rsidRPr="00ED4C42">
              <w:rPr>
                <w:rFonts w:ascii="Times New Roman" w:hAnsi="Times New Roman" w:cs="Times New Roman"/>
                <w:noProof/>
                <w:webHidden/>
                <w:sz w:val="26"/>
                <w:szCs w:val="26"/>
                <w:rPrChange w:id="313"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314" w:author="Nguyen Toan" w:date="2018-05-19T18:59:00Z">
                  <w:rPr>
                    <w:rStyle w:val="Hyperlink"/>
                    <w:noProof/>
                  </w:rPr>
                </w:rPrChange>
              </w:rPr>
              <w:fldChar w:fldCharType="end"/>
            </w:r>
          </w:ins>
        </w:p>
        <w:p w14:paraId="37F98CDB" w14:textId="77777777" w:rsidR="00ED4C42" w:rsidRPr="00ED4C42" w:rsidRDefault="00ED4C42">
          <w:pPr>
            <w:pStyle w:val="TOC3"/>
            <w:tabs>
              <w:tab w:val="left" w:pos="1320"/>
              <w:tab w:val="right" w:leader="dot" w:pos="9395"/>
            </w:tabs>
            <w:rPr>
              <w:ins w:id="315" w:author="Nguyen Toan" w:date="2018-05-19T18:59:00Z"/>
              <w:rFonts w:ascii="Times New Roman" w:eastAsiaTheme="minorEastAsia" w:hAnsi="Times New Roman" w:cs="Times New Roman"/>
              <w:noProof/>
              <w:color w:val="auto"/>
              <w:sz w:val="26"/>
              <w:szCs w:val="26"/>
              <w:lang w:val="en-US"/>
              <w:rPrChange w:id="316" w:author="Nguyen Toan" w:date="2018-05-19T18:59:00Z">
                <w:rPr>
                  <w:ins w:id="317" w:author="Nguyen Toan" w:date="2018-05-19T18:59:00Z"/>
                  <w:rFonts w:asciiTheme="minorHAnsi" w:eastAsiaTheme="minorEastAsia" w:hAnsiTheme="minorHAnsi" w:cstheme="minorBidi"/>
                  <w:noProof/>
                  <w:color w:val="auto"/>
                  <w:lang w:val="en-US"/>
                </w:rPr>
              </w:rPrChange>
            </w:rPr>
          </w:pPr>
          <w:ins w:id="318" w:author="Nguyen Toan" w:date="2018-05-19T18:59:00Z">
            <w:r w:rsidRPr="00ED4C42">
              <w:rPr>
                <w:rStyle w:val="Hyperlink"/>
                <w:rFonts w:ascii="Times New Roman" w:hAnsi="Times New Roman" w:cs="Times New Roman"/>
                <w:noProof/>
                <w:sz w:val="26"/>
                <w:szCs w:val="26"/>
                <w:rPrChange w:id="319"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320"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321" w:author="Nguyen Toan" w:date="2018-05-19T18:59:00Z">
                  <w:rPr>
                    <w:noProof/>
                  </w:rPr>
                </w:rPrChange>
              </w:rPr>
              <w:instrText>HYPERLINK \l "_Toc514519742"</w:instrText>
            </w:r>
            <w:r w:rsidRPr="00ED4C42">
              <w:rPr>
                <w:rStyle w:val="Hyperlink"/>
                <w:rFonts w:ascii="Times New Roman" w:hAnsi="Times New Roman" w:cs="Times New Roman"/>
                <w:noProof/>
                <w:sz w:val="26"/>
                <w:szCs w:val="26"/>
                <w:rPrChange w:id="322"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323" w:author="Nguyen Toan" w:date="2018-05-19T18:59:00Z">
                  <w:rPr>
                    <w:rStyle w:val="Hyperlink"/>
                    <w:noProof/>
                  </w:rPr>
                </w:rPrChange>
              </w:rPr>
            </w:r>
            <w:r w:rsidRPr="00ED4C42">
              <w:rPr>
                <w:rStyle w:val="Hyperlink"/>
                <w:rFonts w:ascii="Times New Roman" w:hAnsi="Times New Roman" w:cs="Times New Roman"/>
                <w:noProof/>
                <w:sz w:val="26"/>
                <w:szCs w:val="26"/>
                <w:rPrChange w:id="324"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325" w:author="Nguyen Toan" w:date="2018-05-19T18:59:00Z">
                  <w:rPr>
                    <w:rStyle w:val="Hyperlink"/>
                    <w:rFonts w:ascii="Times New Roman" w:eastAsia="Times New Roman" w:hAnsi="Times New Roman" w:cs="Times New Roman"/>
                    <w:b/>
                    <w:noProof/>
                  </w:rPr>
                </w:rPrChange>
              </w:rPr>
              <w:t>1.2.3.</w:t>
            </w:r>
            <w:r w:rsidRPr="00ED4C42">
              <w:rPr>
                <w:rFonts w:ascii="Times New Roman" w:eastAsiaTheme="minorEastAsia" w:hAnsi="Times New Roman" w:cs="Times New Roman"/>
                <w:noProof/>
                <w:color w:val="auto"/>
                <w:sz w:val="26"/>
                <w:szCs w:val="26"/>
                <w:lang w:val="en-US"/>
                <w:rPrChange w:id="326"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327" w:author="Nguyen Toan" w:date="2018-05-19T18:59:00Z">
                  <w:rPr>
                    <w:rStyle w:val="Hyperlink"/>
                    <w:rFonts w:ascii="Times New Roman" w:eastAsia="Times New Roman" w:hAnsi="Times New Roman" w:cs="Times New Roman"/>
                    <w:b/>
                    <w:noProof/>
                  </w:rPr>
                </w:rPrChange>
              </w:rPr>
              <w:t>Một số công cụ hỗ trợ</w:t>
            </w:r>
            <w:r w:rsidRPr="00ED4C42">
              <w:rPr>
                <w:rFonts w:ascii="Times New Roman" w:hAnsi="Times New Roman" w:cs="Times New Roman"/>
                <w:noProof/>
                <w:webHidden/>
                <w:sz w:val="26"/>
                <w:szCs w:val="26"/>
                <w:rPrChange w:id="328" w:author="Nguyen Toan" w:date="2018-05-19T18:59:00Z">
                  <w:rPr>
                    <w:noProof/>
                    <w:webHidden/>
                  </w:rPr>
                </w:rPrChange>
              </w:rPr>
              <w:tab/>
            </w:r>
            <w:r w:rsidRPr="00ED4C42">
              <w:rPr>
                <w:rFonts w:ascii="Times New Roman" w:hAnsi="Times New Roman" w:cs="Times New Roman"/>
                <w:noProof/>
                <w:webHidden/>
                <w:sz w:val="26"/>
                <w:szCs w:val="26"/>
                <w:rPrChange w:id="329" w:author="Nguyen Toan" w:date="2018-05-19T18:59:00Z">
                  <w:rPr>
                    <w:noProof/>
                    <w:webHidden/>
                  </w:rPr>
                </w:rPrChange>
              </w:rPr>
              <w:fldChar w:fldCharType="begin"/>
            </w:r>
            <w:r w:rsidRPr="00ED4C42">
              <w:rPr>
                <w:rFonts w:ascii="Times New Roman" w:hAnsi="Times New Roman" w:cs="Times New Roman"/>
                <w:noProof/>
                <w:webHidden/>
                <w:sz w:val="26"/>
                <w:szCs w:val="26"/>
                <w:rPrChange w:id="330" w:author="Nguyen Toan" w:date="2018-05-19T18:59:00Z">
                  <w:rPr>
                    <w:noProof/>
                    <w:webHidden/>
                  </w:rPr>
                </w:rPrChange>
              </w:rPr>
              <w:instrText xml:space="preserve"> PAGEREF _Toc514519742 \h </w:instrText>
            </w:r>
            <w:r w:rsidRPr="00ED4C42">
              <w:rPr>
                <w:rFonts w:ascii="Times New Roman" w:hAnsi="Times New Roman" w:cs="Times New Roman"/>
                <w:noProof/>
                <w:webHidden/>
                <w:sz w:val="26"/>
                <w:szCs w:val="26"/>
                <w:rPrChange w:id="331" w:author="Nguyen Toan" w:date="2018-05-19T18:59:00Z">
                  <w:rPr>
                    <w:noProof/>
                    <w:webHidden/>
                  </w:rPr>
                </w:rPrChange>
              </w:rPr>
            </w:r>
          </w:ins>
          <w:r w:rsidRPr="00ED4C42">
            <w:rPr>
              <w:rFonts w:ascii="Times New Roman" w:hAnsi="Times New Roman" w:cs="Times New Roman"/>
              <w:noProof/>
              <w:webHidden/>
              <w:sz w:val="26"/>
              <w:szCs w:val="26"/>
              <w:rPrChange w:id="332" w:author="Nguyen Toan" w:date="2018-05-19T18:59:00Z">
                <w:rPr>
                  <w:noProof/>
                  <w:webHidden/>
                </w:rPr>
              </w:rPrChange>
            </w:rPr>
            <w:fldChar w:fldCharType="separate"/>
          </w:r>
          <w:ins w:id="333" w:author="Nguyen Toan" w:date="2018-05-19T18:59:00Z">
            <w:r w:rsidRPr="00ED4C42">
              <w:rPr>
                <w:rFonts w:ascii="Times New Roman" w:hAnsi="Times New Roman" w:cs="Times New Roman"/>
                <w:noProof/>
                <w:webHidden/>
                <w:sz w:val="26"/>
                <w:szCs w:val="26"/>
                <w:rPrChange w:id="334" w:author="Nguyen Toan" w:date="2018-05-19T18:59:00Z">
                  <w:rPr>
                    <w:noProof/>
                    <w:webHidden/>
                  </w:rPr>
                </w:rPrChange>
              </w:rPr>
              <w:t>22</w:t>
            </w:r>
            <w:r w:rsidRPr="00ED4C42">
              <w:rPr>
                <w:rFonts w:ascii="Times New Roman" w:hAnsi="Times New Roman" w:cs="Times New Roman"/>
                <w:noProof/>
                <w:webHidden/>
                <w:sz w:val="26"/>
                <w:szCs w:val="26"/>
                <w:rPrChange w:id="335"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336" w:author="Nguyen Toan" w:date="2018-05-19T18:59:00Z">
                  <w:rPr>
                    <w:rStyle w:val="Hyperlink"/>
                    <w:noProof/>
                  </w:rPr>
                </w:rPrChange>
              </w:rPr>
              <w:fldChar w:fldCharType="end"/>
            </w:r>
          </w:ins>
        </w:p>
        <w:p w14:paraId="7B9D87EB" w14:textId="77777777" w:rsidR="00ED4C42" w:rsidRPr="00ED4C42" w:rsidRDefault="00ED4C42">
          <w:pPr>
            <w:pStyle w:val="TOC2"/>
            <w:tabs>
              <w:tab w:val="left" w:pos="880"/>
              <w:tab w:val="right" w:leader="dot" w:pos="9395"/>
            </w:tabs>
            <w:rPr>
              <w:ins w:id="337" w:author="Nguyen Toan" w:date="2018-05-19T18:59:00Z"/>
              <w:rFonts w:ascii="Times New Roman" w:eastAsiaTheme="minorEastAsia" w:hAnsi="Times New Roman" w:cs="Times New Roman"/>
              <w:noProof/>
              <w:color w:val="auto"/>
              <w:sz w:val="26"/>
              <w:szCs w:val="26"/>
              <w:lang w:val="en-US"/>
              <w:rPrChange w:id="338" w:author="Nguyen Toan" w:date="2018-05-19T18:59:00Z">
                <w:rPr>
                  <w:ins w:id="339" w:author="Nguyen Toan" w:date="2018-05-19T18:59:00Z"/>
                  <w:rFonts w:asciiTheme="minorHAnsi" w:eastAsiaTheme="minorEastAsia" w:hAnsiTheme="minorHAnsi" w:cstheme="minorBidi"/>
                  <w:noProof/>
                  <w:color w:val="auto"/>
                  <w:lang w:val="en-US"/>
                </w:rPr>
              </w:rPrChange>
            </w:rPr>
          </w:pPr>
          <w:ins w:id="340" w:author="Nguyen Toan" w:date="2018-05-19T18:59:00Z">
            <w:r w:rsidRPr="00ED4C42">
              <w:rPr>
                <w:rStyle w:val="Hyperlink"/>
                <w:rFonts w:ascii="Times New Roman" w:hAnsi="Times New Roman" w:cs="Times New Roman"/>
                <w:noProof/>
                <w:sz w:val="26"/>
                <w:szCs w:val="26"/>
                <w:rPrChange w:id="341"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342"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343" w:author="Nguyen Toan" w:date="2018-05-19T18:59:00Z">
                  <w:rPr>
                    <w:noProof/>
                  </w:rPr>
                </w:rPrChange>
              </w:rPr>
              <w:instrText>HYPERLINK \l "_Toc514519743"</w:instrText>
            </w:r>
            <w:r w:rsidRPr="00ED4C42">
              <w:rPr>
                <w:rStyle w:val="Hyperlink"/>
                <w:rFonts w:ascii="Times New Roman" w:hAnsi="Times New Roman" w:cs="Times New Roman"/>
                <w:noProof/>
                <w:sz w:val="26"/>
                <w:szCs w:val="26"/>
                <w:rPrChange w:id="344"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345" w:author="Nguyen Toan" w:date="2018-05-19T18:59:00Z">
                  <w:rPr>
                    <w:rStyle w:val="Hyperlink"/>
                    <w:noProof/>
                  </w:rPr>
                </w:rPrChange>
              </w:rPr>
            </w:r>
            <w:r w:rsidRPr="00ED4C42">
              <w:rPr>
                <w:rStyle w:val="Hyperlink"/>
                <w:rFonts w:ascii="Times New Roman" w:hAnsi="Times New Roman" w:cs="Times New Roman"/>
                <w:noProof/>
                <w:sz w:val="26"/>
                <w:szCs w:val="26"/>
                <w:rPrChange w:id="346" w:author="Nguyen Toan" w:date="2018-05-19T18:59:00Z">
                  <w:rPr>
                    <w:rStyle w:val="Hyperlink"/>
                    <w:noProof/>
                  </w:rPr>
                </w:rPrChange>
              </w:rPr>
              <w:fldChar w:fldCharType="separate"/>
            </w:r>
            <w:r w:rsidRPr="00ED4C42">
              <w:rPr>
                <w:rStyle w:val="Hyperlink"/>
                <w:rFonts w:ascii="Times New Roman" w:hAnsi="Times New Roman" w:cs="Times New Roman"/>
                <w:noProof/>
                <w:sz w:val="26"/>
                <w:szCs w:val="26"/>
                <w:rPrChange w:id="347" w:author="Nguyen Toan" w:date="2018-05-19T18:59:00Z">
                  <w:rPr>
                    <w:rStyle w:val="Hyperlink"/>
                    <w:rFonts w:ascii="Times New Roman" w:hAnsi="Times New Roman" w:cs="Times New Roman"/>
                    <w:b/>
                    <w:noProof/>
                  </w:rPr>
                </w:rPrChange>
              </w:rPr>
              <w:t>1.3.</w:t>
            </w:r>
            <w:r w:rsidRPr="00ED4C42">
              <w:rPr>
                <w:rFonts w:ascii="Times New Roman" w:eastAsiaTheme="minorEastAsia" w:hAnsi="Times New Roman" w:cs="Times New Roman"/>
                <w:noProof/>
                <w:color w:val="auto"/>
                <w:sz w:val="26"/>
                <w:szCs w:val="26"/>
                <w:lang w:val="en-US"/>
                <w:rPrChange w:id="348"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hAnsi="Times New Roman" w:cs="Times New Roman"/>
                <w:noProof/>
                <w:sz w:val="26"/>
                <w:szCs w:val="26"/>
                <w:rPrChange w:id="349" w:author="Nguyen Toan" w:date="2018-05-19T18:59:00Z">
                  <w:rPr>
                    <w:rStyle w:val="Hyperlink"/>
                    <w:rFonts w:ascii="Times New Roman" w:hAnsi="Times New Roman" w:cs="Times New Roman"/>
                    <w:b/>
                    <w:noProof/>
                  </w:rPr>
                </w:rPrChange>
              </w:rPr>
              <w:t xml:space="preserve">Kiểm </w:t>
            </w:r>
            <w:r w:rsidRPr="00ED4C42">
              <w:rPr>
                <w:rStyle w:val="Hyperlink"/>
                <w:rFonts w:ascii="Times New Roman" w:eastAsia="Times New Roman" w:hAnsi="Times New Roman" w:cs="Times New Roman"/>
                <w:noProof/>
                <w:sz w:val="26"/>
                <w:szCs w:val="26"/>
                <w:rPrChange w:id="350" w:author="Nguyen Toan" w:date="2018-05-19T18:59:00Z">
                  <w:rPr>
                    <w:rStyle w:val="Hyperlink"/>
                    <w:rFonts w:ascii="Times New Roman" w:eastAsia="Times New Roman" w:hAnsi="Times New Roman" w:cs="Times New Roman"/>
                    <w:b/>
                    <w:noProof/>
                  </w:rPr>
                </w:rPrChange>
              </w:rPr>
              <w:t>thử</w:t>
            </w:r>
            <w:r w:rsidRPr="00ED4C42">
              <w:rPr>
                <w:rFonts w:ascii="Times New Roman" w:hAnsi="Times New Roman" w:cs="Times New Roman"/>
                <w:noProof/>
                <w:webHidden/>
                <w:sz w:val="26"/>
                <w:szCs w:val="26"/>
                <w:rPrChange w:id="351" w:author="Nguyen Toan" w:date="2018-05-19T18:59:00Z">
                  <w:rPr>
                    <w:noProof/>
                    <w:webHidden/>
                  </w:rPr>
                </w:rPrChange>
              </w:rPr>
              <w:tab/>
            </w:r>
            <w:r w:rsidRPr="00ED4C42">
              <w:rPr>
                <w:rFonts w:ascii="Times New Roman" w:hAnsi="Times New Roman" w:cs="Times New Roman"/>
                <w:noProof/>
                <w:webHidden/>
                <w:sz w:val="26"/>
                <w:szCs w:val="26"/>
                <w:rPrChange w:id="352" w:author="Nguyen Toan" w:date="2018-05-19T18:59:00Z">
                  <w:rPr>
                    <w:noProof/>
                    <w:webHidden/>
                  </w:rPr>
                </w:rPrChange>
              </w:rPr>
              <w:fldChar w:fldCharType="begin"/>
            </w:r>
            <w:r w:rsidRPr="00ED4C42">
              <w:rPr>
                <w:rFonts w:ascii="Times New Roman" w:hAnsi="Times New Roman" w:cs="Times New Roman"/>
                <w:noProof/>
                <w:webHidden/>
                <w:sz w:val="26"/>
                <w:szCs w:val="26"/>
                <w:rPrChange w:id="353" w:author="Nguyen Toan" w:date="2018-05-19T18:59:00Z">
                  <w:rPr>
                    <w:noProof/>
                    <w:webHidden/>
                  </w:rPr>
                </w:rPrChange>
              </w:rPr>
              <w:instrText xml:space="preserve"> PAGEREF _Toc514519743 \h </w:instrText>
            </w:r>
            <w:r w:rsidRPr="00ED4C42">
              <w:rPr>
                <w:rFonts w:ascii="Times New Roman" w:hAnsi="Times New Roman" w:cs="Times New Roman"/>
                <w:noProof/>
                <w:webHidden/>
                <w:sz w:val="26"/>
                <w:szCs w:val="26"/>
                <w:rPrChange w:id="354" w:author="Nguyen Toan" w:date="2018-05-19T18:59:00Z">
                  <w:rPr>
                    <w:noProof/>
                    <w:webHidden/>
                  </w:rPr>
                </w:rPrChange>
              </w:rPr>
            </w:r>
          </w:ins>
          <w:r w:rsidRPr="00ED4C42">
            <w:rPr>
              <w:rFonts w:ascii="Times New Roman" w:hAnsi="Times New Roman" w:cs="Times New Roman"/>
              <w:noProof/>
              <w:webHidden/>
              <w:sz w:val="26"/>
              <w:szCs w:val="26"/>
              <w:rPrChange w:id="355" w:author="Nguyen Toan" w:date="2018-05-19T18:59:00Z">
                <w:rPr>
                  <w:noProof/>
                  <w:webHidden/>
                </w:rPr>
              </w:rPrChange>
            </w:rPr>
            <w:fldChar w:fldCharType="separate"/>
          </w:r>
          <w:ins w:id="356" w:author="Nguyen Toan" w:date="2018-05-19T18:59:00Z">
            <w:r w:rsidRPr="00ED4C42">
              <w:rPr>
                <w:rFonts w:ascii="Times New Roman" w:hAnsi="Times New Roman" w:cs="Times New Roman"/>
                <w:noProof/>
                <w:webHidden/>
                <w:sz w:val="26"/>
                <w:szCs w:val="26"/>
                <w:rPrChange w:id="357" w:author="Nguyen Toan" w:date="2018-05-19T18:59:00Z">
                  <w:rPr>
                    <w:noProof/>
                    <w:webHidden/>
                  </w:rPr>
                </w:rPrChange>
              </w:rPr>
              <w:t>29</w:t>
            </w:r>
            <w:r w:rsidRPr="00ED4C42">
              <w:rPr>
                <w:rFonts w:ascii="Times New Roman" w:hAnsi="Times New Roman" w:cs="Times New Roman"/>
                <w:noProof/>
                <w:webHidden/>
                <w:sz w:val="26"/>
                <w:szCs w:val="26"/>
                <w:rPrChange w:id="358"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359" w:author="Nguyen Toan" w:date="2018-05-19T18:59:00Z">
                  <w:rPr>
                    <w:rStyle w:val="Hyperlink"/>
                    <w:noProof/>
                  </w:rPr>
                </w:rPrChange>
              </w:rPr>
              <w:fldChar w:fldCharType="end"/>
            </w:r>
          </w:ins>
        </w:p>
        <w:p w14:paraId="657444D2" w14:textId="77777777" w:rsidR="00ED4C42" w:rsidRPr="00ED4C42" w:rsidRDefault="00ED4C42">
          <w:pPr>
            <w:pStyle w:val="TOC3"/>
            <w:tabs>
              <w:tab w:val="left" w:pos="1320"/>
              <w:tab w:val="right" w:leader="dot" w:pos="9395"/>
            </w:tabs>
            <w:rPr>
              <w:ins w:id="360" w:author="Nguyen Toan" w:date="2018-05-19T18:59:00Z"/>
              <w:rFonts w:ascii="Times New Roman" w:eastAsiaTheme="minorEastAsia" w:hAnsi="Times New Roman" w:cs="Times New Roman"/>
              <w:noProof/>
              <w:color w:val="auto"/>
              <w:sz w:val="26"/>
              <w:szCs w:val="26"/>
              <w:lang w:val="en-US"/>
              <w:rPrChange w:id="361" w:author="Nguyen Toan" w:date="2018-05-19T18:59:00Z">
                <w:rPr>
                  <w:ins w:id="362" w:author="Nguyen Toan" w:date="2018-05-19T18:59:00Z"/>
                  <w:rFonts w:asciiTheme="minorHAnsi" w:eastAsiaTheme="minorEastAsia" w:hAnsiTheme="minorHAnsi" w:cstheme="minorBidi"/>
                  <w:noProof/>
                  <w:color w:val="auto"/>
                  <w:lang w:val="en-US"/>
                </w:rPr>
              </w:rPrChange>
            </w:rPr>
          </w:pPr>
          <w:ins w:id="363" w:author="Nguyen Toan" w:date="2018-05-19T18:59:00Z">
            <w:r w:rsidRPr="00ED4C42">
              <w:rPr>
                <w:rStyle w:val="Hyperlink"/>
                <w:rFonts w:ascii="Times New Roman" w:hAnsi="Times New Roman" w:cs="Times New Roman"/>
                <w:noProof/>
                <w:sz w:val="26"/>
                <w:szCs w:val="26"/>
                <w:rPrChange w:id="364"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365"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366" w:author="Nguyen Toan" w:date="2018-05-19T18:59:00Z">
                  <w:rPr>
                    <w:noProof/>
                  </w:rPr>
                </w:rPrChange>
              </w:rPr>
              <w:instrText>HYPERLINK \l "_Toc514519744"</w:instrText>
            </w:r>
            <w:r w:rsidRPr="00ED4C42">
              <w:rPr>
                <w:rStyle w:val="Hyperlink"/>
                <w:rFonts w:ascii="Times New Roman" w:hAnsi="Times New Roman" w:cs="Times New Roman"/>
                <w:noProof/>
                <w:sz w:val="26"/>
                <w:szCs w:val="26"/>
                <w:rPrChange w:id="367"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368" w:author="Nguyen Toan" w:date="2018-05-19T18:59:00Z">
                  <w:rPr>
                    <w:rStyle w:val="Hyperlink"/>
                    <w:noProof/>
                  </w:rPr>
                </w:rPrChange>
              </w:rPr>
            </w:r>
            <w:r w:rsidRPr="00ED4C42">
              <w:rPr>
                <w:rStyle w:val="Hyperlink"/>
                <w:rFonts w:ascii="Times New Roman" w:hAnsi="Times New Roman" w:cs="Times New Roman"/>
                <w:noProof/>
                <w:sz w:val="26"/>
                <w:szCs w:val="26"/>
                <w:rPrChange w:id="369"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370" w:author="Nguyen Toan" w:date="2018-05-19T18:59:00Z">
                  <w:rPr>
                    <w:rStyle w:val="Hyperlink"/>
                    <w:rFonts w:ascii="Times New Roman" w:eastAsia="Times New Roman" w:hAnsi="Times New Roman" w:cs="Times New Roman"/>
                    <w:b/>
                    <w:noProof/>
                  </w:rPr>
                </w:rPrChange>
              </w:rPr>
              <w:t>1.3.1.</w:t>
            </w:r>
            <w:r w:rsidRPr="00ED4C42">
              <w:rPr>
                <w:rFonts w:ascii="Times New Roman" w:eastAsiaTheme="minorEastAsia" w:hAnsi="Times New Roman" w:cs="Times New Roman"/>
                <w:noProof/>
                <w:color w:val="auto"/>
                <w:sz w:val="26"/>
                <w:szCs w:val="26"/>
                <w:lang w:val="en-US"/>
                <w:rPrChange w:id="371"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372" w:author="Nguyen Toan" w:date="2018-05-19T18:59:00Z">
                  <w:rPr>
                    <w:rStyle w:val="Hyperlink"/>
                    <w:rFonts w:ascii="Times New Roman" w:eastAsia="Times New Roman" w:hAnsi="Times New Roman" w:cs="Times New Roman"/>
                    <w:b/>
                    <w:noProof/>
                  </w:rPr>
                </w:rPrChange>
              </w:rPr>
              <w:t>Kiểm thử hộp đen</w:t>
            </w:r>
            <w:r w:rsidRPr="00ED4C42">
              <w:rPr>
                <w:rFonts w:ascii="Times New Roman" w:hAnsi="Times New Roman" w:cs="Times New Roman"/>
                <w:noProof/>
                <w:webHidden/>
                <w:sz w:val="26"/>
                <w:szCs w:val="26"/>
                <w:rPrChange w:id="373" w:author="Nguyen Toan" w:date="2018-05-19T18:59:00Z">
                  <w:rPr>
                    <w:noProof/>
                    <w:webHidden/>
                  </w:rPr>
                </w:rPrChange>
              </w:rPr>
              <w:tab/>
            </w:r>
            <w:r w:rsidRPr="00ED4C42">
              <w:rPr>
                <w:rFonts w:ascii="Times New Roman" w:hAnsi="Times New Roman" w:cs="Times New Roman"/>
                <w:noProof/>
                <w:webHidden/>
                <w:sz w:val="26"/>
                <w:szCs w:val="26"/>
                <w:rPrChange w:id="374" w:author="Nguyen Toan" w:date="2018-05-19T18:59:00Z">
                  <w:rPr>
                    <w:noProof/>
                    <w:webHidden/>
                  </w:rPr>
                </w:rPrChange>
              </w:rPr>
              <w:fldChar w:fldCharType="begin"/>
            </w:r>
            <w:r w:rsidRPr="00ED4C42">
              <w:rPr>
                <w:rFonts w:ascii="Times New Roman" w:hAnsi="Times New Roman" w:cs="Times New Roman"/>
                <w:noProof/>
                <w:webHidden/>
                <w:sz w:val="26"/>
                <w:szCs w:val="26"/>
                <w:rPrChange w:id="375" w:author="Nguyen Toan" w:date="2018-05-19T18:59:00Z">
                  <w:rPr>
                    <w:noProof/>
                    <w:webHidden/>
                  </w:rPr>
                </w:rPrChange>
              </w:rPr>
              <w:instrText xml:space="preserve"> PAGEREF _Toc514519744 \h </w:instrText>
            </w:r>
            <w:r w:rsidRPr="00ED4C42">
              <w:rPr>
                <w:rFonts w:ascii="Times New Roman" w:hAnsi="Times New Roman" w:cs="Times New Roman"/>
                <w:noProof/>
                <w:webHidden/>
                <w:sz w:val="26"/>
                <w:szCs w:val="26"/>
                <w:rPrChange w:id="376" w:author="Nguyen Toan" w:date="2018-05-19T18:59:00Z">
                  <w:rPr>
                    <w:noProof/>
                    <w:webHidden/>
                  </w:rPr>
                </w:rPrChange>
              </w:rPr>
            </w:r>
          </w:ins>
          <w:r w:rsidRPr="00ED4C42">
            <w:rPr>
              <w:rFonts w:ascii="Times New Roman" w:hAnsi="Times New Roman" w:cs="Times New Roman"/>
              <w:noProof/>
              <w:webHidden/>
              <w:sz w:val="26"/>
              <w:szCs w:val="26"/>
              <w:rPrChange w:id="377" w:author="Nguyen Toan" w:date="2018-05-19T18:59:00Z">
                <w:rPr>
                  <w:noProof/>
                  <w:webHidden/>
                </w:rPr>
              </w:rPrChange>
            </w:rPr>
            <w:fldChar w:fldCharType="separate"/>
          </w:r>
          <w:ins w:id="378" w:author="Nguyen Toan" w:date="2018-05-19T18:59:00Z">
            <w:r w:rsidRPr="00ED4C42">
              <w:rPr>
                <w:rFonts w:ascii="Times New Roman" w:hAnsi="Times New Roman" w:cs="Times New Roman"/>
                <w:noProof/>
                <w:webHidden/>
                <w:sz w:val="26"/>
                <w:szCs w:val="26"/>
                <w:rPrChange w:id="379" w:author="Nguyen Toan" w:date="2018-05-19T18:59:00Z">
                  <w:rPr>
                    <w:noProof/>
                    <w:webHidden/>
                  </w:rPr>
                </w:rPrChange>
              </w:rPr>
              <w:t>30</w:t>
            </w:r>
            <w:r w:rsidRPr="00ED4C42">
              <w:rPr>
                <w:rFonts w:ascii="Times New Roman" w:hAnsi="Times New Roman" w:cs="Times New Roman"/>
                <w:noProof/>
                <w:webHidden/>
                <w:sz w:val="26"/>
                <w:szCs w:val="26"/>
                <w:rPrChange w:id="380"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381" w:author="Nguyen Toan" w:date="2018-05-19T18:59:00Z">
                  <w:rPr>
                    <w:rStyle w:val="Hyperlink"/>
                    <w:noProof/>
                  </w:rPr>
                </w:rPrChange>
              </w:rPr>
              <w:fldChar w:fldCharType="end"/>
            </w:r>
          </w:ins>
        </w:p>
        <w:p w14:paraId="38810F45" w14:textId="77777777" w:rsidR="00ED4C42" w:rsidRPr="00ED4C42" w:rsidRDefault="00ED4C42">
          <w:pPr>
            <w:pStyle w:val="TOC3"/>
            <w:tabs>
              <w:tab w:val="left" w:pos="1320"/>
              <w:tab w:val="right" w:leader="dot" w:pos="9395"/>
            </w:tabs>
            <w:rPr>
              <w:ins w:id="382" w:author="Nguyen Toan" w:date="2018-05-19T18:59:00Z"/>
              <w:rFonts w:ascii="Times New Roman" w:eastAsiaTheme="minorEastAsia" w:hAnsi="Times New Roman" w:cs="Times New Roman"/>
              <w:noProof/>
              <w:color w:val="auto"/>
              <w:sz w:val="26"/>
              <w:szCs w:val="26"/>
              <w:lang w:val="en-US"/>
              <w:rPrChange w:id="383" w:author="Nguyen Toan" w:date="2018-05-19T18:59:00Z">
                <w:rPr>
                  <w:ins w:id="384" w:author="Nguyen Toan" w:date="2018-05-19T18:59:00Z"/>
                  <w:rFonts w:asciiTheme="minorHAnsi" w:eastAsiaTheme="minorEastAsia" w:hAnsiTheme="minorHAnsi" w:cstheme="minorBidi"/>
                  <w:noProof/>
                  <w:color w:val="auto"/>
                  <w:lang w:val="en-US"/>
                </w:rPr>
              </w:rPrChange>
            </w:rPr>
          </w:pPr>
          <w:ins w:id="385" w:author="Nguyen Toan" w:date="2018-05-19T18:59:00Z">
            <w:r w:rsidRPr="00ED4C42">
              <w:rPr>
                <w:rStyle w:val="Hyperlink"/>
                <w:rFonts w:ascii="Times New Roman" w:hAnsi="Times New Roman" w:cs="Times New Roman"/>
                <w:noProof/>
                <w:sz w:val="26"/>
                <w:szCs w:val="26"/>
                <w:rPrChange w:id="386"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387"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388" w:author="Nguyen Toan" w:date="2018-05-19T18:59:00Z">
                  <w:rPr>
                    <w:noProof/>
                  </w:rPr>
                </w:rPrChange>
              </w:rPr>
              <w:instrText>HYPERLINK \l "_Toc514519745"</w:instrText>
            </w:r>
            <w:r w:rsidRPr="00ED4C42">
              <w:rPr>
                <w:rStyle w:val="Hyperlink"/>
                <w:rFonts w:ascii="Times New Roman" w:hAnsi="Times New Roman" w:cs="Times New Roman"/>
                <w:noProof/>
                <w:sz w:val="26"/>
                <w:szCs w:val="26"/>
                <w:rPrChange w:id="389"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390" w:author="Nguyen Toan" w:date="2018-05-19T18:59:00Z">
                  <w:rPr>
                    <w:rStyle w:val="Hyperlink"/>
                    <w:noProof/>
                  </w:rPr>
                </w:rPrChange>
              </w:rPr>
            </w:r>
            <w:r w:rsidRPr="00ED4C42">
              <w:rPr>
                <w:rStyle w:val="Hyperlink"/>
                <w:rFonts w:ascii="Times New Roman" w:hAnsi="Times New Roman" w:cs="Times New Roman"/>
                <w:noProof/>
                <w:sz w:val="26"/>
                <w:szCs w:val="26"/>
                <w:rPrChange w:id="391"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392" w:author="Nguyen Toan" w:date="2018-05-19T18:59:00Z">
                  <w:rPr>
                    <w:rStyle w:val="Hyperlink"/>
                    <w:rFonts w:ascii="Times New Roman" w:eastAsia="Times New Roman" w:hAnsi="Times New Roman" w:cs="Times New Roman"/>
                    <w:b/>
                    <w:noProof/>
                  </w:rPr>
                </w:rPrChange>
              </w:rPr>
              <w:t>1.3.2.</w:t>
            </w:r>
            <w:r w:rsidRPr="00ED4C42">
              <w:rPr>
                <w:rFonts w:ascii="Times New Roman" w:eastAsiaTheme="minorEastAsia" w:hAnsi="Times New Roman" w:cs="Times New Roman"/>
                <w:noProof/>
                <w:color w:val="auto"/>
                <w:sz w:val="26"/>
                <w:szCs w:val="26"/>
                <w:lang w:val="en-US"/>
                <w:rPrChange w:id="393"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394" w:author="Nguyen Toan" w:date="2018-05-19T18:59:00Z">
                  <w:rPr>
                    <w:rStyle w:val="Hyperlink"/>
                    <w:rFonts w:ascii="Times New Roman" w:eastAsia="Times New Roman" w:hAnsi="Times New Roman" w:cs="Times New Roman"/>
                    <w:b/>
                    <w:noProof/>
                  </w:rPr>
                </w:rPrChange>
              </w:rPr>
              <w:t>Kiểm thử hộp trắng</w:t>
            </w:r>
            <w:r w:rsidRPr="00ED4C42">
              <w:rPr>
                <w:rFonts w:ascii="Times New Roman" w:hAnsi="Times New Roman" w:cs="Times New Roman"/>
                <w:noProof/>
                <w:webHidden/>
                <w:sz w:val="26"/>
                <w:szCs w:val="26"/>
                <w:rPrChange w:id="395" w:author="Nguyen Toan" w:date="2018-05-19T18:59:00Z">
                  <w:rPr>
                    <w:noProof/>
                    <w:webHidden/>
                  </w:rPr>
                </w:rPrChange>
              </w:rPr>
              <w:tab/>
            </w:r>
            <w:r w:rsidRPr="00ED4C42">
              <w:rPr>
                <w:rFonts w:ascii="Times New Roman" w:hAnsi="Times New Roman" w:cs="Times New Roman"/>
                <w:noProof/>
                <w:webHidden/>
                <w:sz w:val="26"/>
                <w:szCs w:val="26"/>
                <w:rPrChange w:id="396" w:author="Nguyen Toan" w:date="2018-05-19T18:59:00Z">
                  <w:rPr>
                    <w:noProof/>
                    <w:webHidden/>
                  </w:rPr>
                </w:rPrChange>
              </w:rPr>
              <w:fldChar w:fldCharType="begin"/>
            </w:r>
            <w:r w:rsidRPr="00ED4C42">
              <w:rPr>
                <w:rFonts w:ascii="Times New Roman" w:hAnsi="Times New Roman" w:cs="Times New Roman"/>
                <w:noProof/>
                <w:webHidden/>
                <w:sz w:val="26"/>
                <w:szCs w:val="26"/>
                <w:rPrChange w:id="397" w:author="Nguyen Toan" w:date="2018-05-19T18:59:00Z">
                  <w:rPr>
                    <w:noProof/>
                    <w:webHidden/>
                  </w:rPr>
                </w:rPrChange>
              </w:rPr>
              <w:instrText xml:space="preserve"> PAGEREF _Toc514519745 \h </w:instrText>
            </w:r>
            <w:r w:rsidRPr="00ED4C42">
              <w:rPr>
                <w:rFonts w:ascii="Times New Roman" w:hAnsi="Times New Roman" w:cs="Times New Roman"/>
                <w:noProof/>
                <w:webHidden/>
                <w:sz w:val="26"/>
                <w:szCs w:val="26"/>
                <w:rPrChange w:id="398" w:author="Nguyen Toan" w:date="2018-05-19T18:59:00Z">
                  <w:rPr>
                    <w:noProof/>
                    <w:webHidden/>
                  </w:rPr>
                </w:rPrChange>
              </w:rPr>
            </w:r>
          </w:ins>
          <w:r w:rsidRPr="00ED4C42">
            <w:rPr>
              <w:rFonts w:ascii="Times New Roman" w:hAnsi="Times New Roman" w:cs="Times New Roman"/>
              <w:noProof/>
              <w:webHidden/>
              <w:sz w:val="26"/>
              <w:szCs w:val="26"/>
              <w:rPrChange w:id="399" w:author="Nguyen Toan" w:date="2018-05-19T18:59:00Z">
                <w:rPr>
                  <w:noProof/>
                  <w:webHidden/>
                </w:rPr>
              </w:rPrChange>
            </w:rPr>
            <w:fldChar w:fldCharType="separate"/>
          </w:r>
          <w:ins w:id="400" w:author="Nguyen Toan" w:date="2018-05-19T18:59:00Z">
            <w:r w:rsidRPr="00ED4C42">
              <w:rPr>
                <w:rFonts w:ascii="Times New Roman" w:hAnsi="Times New Roman" w:cs="Times New Roman"/>
                <w:noProof/>
                <w:webHidden/>
                <w:sz w:val="26"/>
                <w:szCs w:val="26"/>
                <w:rPrChange w:id="401" w:author="Nguyen Toan" w:date="2018-05-19T18:59:00Z">
                  <w:rPr>
                    <w:noProof/>
                    <w:webHidden/>
                  </w:rPr>
                </w:rPrChange>
              </w:rPr>
              <w:t>30</w:t>
            </w:r>
            <w:r w:rsidRPr="00ED4C42">
              <w:rPr>
                <w:rFonts w:ascii="Times New Roman" w:hAnsi="Times New Roman" w:cs="Times New Roman"/>
                <w:noProof/>
                <w:webHidden/>
                <w:sz w:val="26"/>
                <w:szCs w:val="26"/>
                <w:rPrChange w:id="402"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403" w:author="Nguyen Toan" w:date="2018-05-19T18:59:00Z">
                  <w:rPr>
                    <w:rStyle w:val="Hyperlink"/>
                    <w:noProof/>
                  </w:rPr>
                </w:rPrChange>
              </w:rPr>
              <w:fldChar w:fldCharType="end"/>
            </w:r>
          </w:ins>
        </w:p>
        <w:p w14:paraId="4A33A1E2" w14:textId="77777777" w:rsidR="00ED4C42" w:rsidRPr="00ED4C42" w:rsidRDefault="00ED4C42">
          <w:pPr>
            <w:pStyle w:val="TOC3"/>
            <w:tabs>
              <w:tab w:val="left" w:pos="1320"/>
              <w:tab w:val="right" w:leader="dot" w:pos="9395"/>
            </w:tabs>
            <w:rPr>
              <w:ins w:id="404" w:author="Nguyen Toan" w:date="2018-05-19T18:59:00Z"/>
              <w:rFonts w:ascii="Times New Roman" w:eastAsiaTheme="minorEastAsia" w:hAnsi="Times New Roman" w:cs="Times New Roman"/>
              <w:noProof/>
              <w:color w:val="auto"/>
              <w:sz w:val="26"/>
              <w:szCs w:val="26"/>
              <w:lang w:val="en-US"/>
              <w:rPrChange w:id="405" w:author="Nguyen Toan" w:date="2018-05-19T18:59:00Z">
                <w:rPr>
                  <w:ins w:id="406" w:author="Nguyen Toan" w:date="2018-05-19T18:59:00Z"/>
                  <w:rFonts w:asciiTheme="minorHAnsi" w:eastAsiaTheme="minorEastAsia" w:hAnsiTheme="minorHAnsi" w:cstheme="minorBidi"/>
                  <w:noProof/>
                  <w:color w:val="auto"/>
                  <w:lang w:val="en-US"/>
                </w:rPr>
              </w:rPrChange>
            </w:rPr>
          </w:pPr>
          <w:ins w:id="407" w:author="Nguyen Toan" w:date="2018-05-19T18:59:00Z">
            <w:r w:rsidRPr="00ED4C42">
              <w:rPr>
                <w:rStyle w:val="Hyperlink"/>
                <w:rFonts w:ascii="Times New Roman" w:hAnsi="Times New Roman" w:cs="Times New Roman"/>
                <w:noProof/>
                <w:sz w:val="26"/>
                <w:szCs w:val="26"/>
                <w:rPrChange w:id="408"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409"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410" w:author="Nguyen Toan" w:date="2018-05-19T18:59:00Z">
                  <w:rPr>
                    <w:noProof/>
                  </w:rPr>
                </w:rPrChange>
              </w:rPr>
              <w:instrText>HYPERLINK \l "_Toc514519746"</w:instrText>
            </w:r>
            <w:r w:rsidRPr="00ED4C42">
              <w:rPr>
                <w:rStyle w:val="Hyperlink"/>
                <w:rFonts w:ascii="Times New Roman" w:hAnsi="Times New Roman" w:cs="Times New Roman"/>
                <w:noProof/>
                <w:sz w:val="26"/>
                <w:szCs w:val="26"/>
                <w:rPrChange w:id="411"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412" w:author="Nguyen Toan" w:date="2018-05-19T18:59:00Z">
                  <w:rPr>
                    <w:rStyle w:val="Hyperlink"/>
                    <w:noProof/>
                  </w:rPr>
                </w:rPrChange>
              </w:rPr>
            </w:r>
            <w:r w:rsidRPr="00ED4C42">
              <w:rPr>
                <w:rStyle w:val="Hyperlink"/>
                <w:rFonts w:ascii="Times New Roman" w:hAnsi="Times New Roman" w:cs="Times New Roman"/>
                <w:noProof/>
                <w:sz w:val="26"/>
                <w:szCs w:val="26"/>
                <w:rPrChange w:id="413"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414" w:author="Nguyen Toan" w:date="2018-05-19T18:59:00Z">
                  <w:rPr>
                    <w:rStyle w:val="Hyperlink"/>
                    <w:rFonts w:ascii="Times New Roman" w:eastAsia="Times New Roman" w:hAnsi="Times New Roman" w:cs="Times New Roman"/>
                    <w:b/>
                    <w:noProof/>
                  </w:rPr>
                </w:rPrChange>
              </w:rPr>
              <w:t>1.3.3.</w:t>
            </w:r>
            <w:r w:rsidRPr="00ED4C42">
              <w:rPr>
                <w:rFonts w:ascii="Times New Roman" w:eastAsiaTheme="minorEastAsia" w:hAnsi="Times New Roman" w:cs="Times New Roman"/>
                <w:noProof/>
                <w:color w:val="auto"/>
                <w:sz w:val="26"/>
                <w:szCs w:val="26"/>
                <w:lang w:val="en-US"/>
                <w:rPrChange w:id="415"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416" w:author="Nguyen Toan" w:date="2018-05-19T18:59:00Z">
                  <w:rPr>
                    <w:rStyle w:val="Hyperlink"/>
                    <w:rFonts w:ascii="Times New Roman" w:eastAsia="Times New Roman" w:hAnsi="Times New Roman" w:cs="Times New Roman"/>
                    <w:b/>
                    <w:noProof/>
                  </w:rPr>
                </w:rPrChange>
              </w:rPr>
              <w:t>Kiểm thử hộp xám</w:t>
            </w:r>
            <w:r w:rsidRPr="00ED4C42">
              <w:rPr>
                <w:rFonts w:ascii="Times New Roman" w:hAnsi="Times New Roman" w:cs="Times New Roman"/>
                <w:noProof/>
                <w:webHidden/>
                <w:sz w:val="26"/>
                <w:szCs w:val="26"/>
                <w:rPrChange w:id="417" w:author="Nguyen Toan" w:date="2018-05-19T18:59:00Z">
                  <w:rPr>
                    <w:noProof/>
                    <w:webHidden/>
                  </w:rPr>
                </w:rPrChange>
              </w:rPr>
              <w:tab/>
            </w:r>
            <w:r w:rsidRPr="00ED4C42">
              <w:rPr>
                <w:rFonts w:ascii="Times New Roman" w:hAnsi="Times New Roman" w:cs="Times New Roman"/>
                <w:noProof/>
                <w:webHidden/>
                <w:sz w:val="26"/>
                <w:szCs w:val="26"/>
                <w:rPrChange w:id="418" w:author="Nguyen Toan" w:date="2018-05-19T18:59:00Z">
                  <w:rPr>
                    <w:noProof/>
                    <w:webHidden/>
                  </w:rPr>
                </w:rPrChange>
              </w:rPr>
              <w:fldChar w:fldCharType="begin"/>
            </w:r>
            <w:r w:rsidRPr="00ED4C42">
              <w:rPr>
                <w:rFonts w:ascii="Times New Roman" w:hAnsi="Times New Roman" w:cs="Times New Roman"/>
                <w:noProof/>
                <w:webHidden/>
                <w:sz w:val="26"/>
                <w:szCs w:val="26"/>
                <w:rPrChange w:id="419" w:author="Nguyen Toan" w:date="2018-05-19T18:59:00Z">
                  <w:rPr>
                    <w:noProof/>
                    <w:webHidden/>
                  </w:rPr>
                </w:rPrChange>
              </w:rPr>
              <w:instrText xml:space="preserve"> PAGEREF _Toc514519746 \h </w:instrText>
            </w:r>
            <w:r w:rsidRPr="00ED4C42">
              <w:rPr>
                <w:rFonts w:ascii="Times New Roman" w:hAnsi="Times New Roman" w:cs="Times New Roman"/>
                <w:noProof/>
                <w:webHidden/>
                <w:sz w:val="26"/>
                <w:szCs w:val="26"/>
                <w:rPrChange w:id="420" w:author="Nguyen Toan" w:date="2018-05-19T18:59:00Z">
                  <w:rPr>
                    <w:noProof/>
                    <w:webHidden/>
                  </w:rPr>
                </w:rPrChange>
              </w:rPr>
            </w:r>
          </w:ins>
          <w:r w:rsidRPr="00ED4C42">
            <w:rPr>
              <w:rFonts w:ascii="Times New Roman" w:hAnsi="Times New Roman" w:cs="Times New Roman"/>
              <w:noProof/>
              <w:webHidden/>
              <w:sz w:val="26"/>
              <w:szCs w:val="26"/>
              <w:rPrChange w:id="421" w:author="Nguyen Toan" w:date="2018-05-19T18:59:00Z">
                <w:rPr>
                  <w:noProof/>
                  <w:webHidden/>
                </w:rPr>
              </w:rPrChange>
            </w:rPr>
            <w:fldChar w:fldCharType="separate"/>
          </w:r>
          <w:ins w:id="422" w:author="Nguyen Toan" w:date="2018-05-19T18:59:00Z">
            <w:r w:rsidRPr="00ED4C42">
              <w:rPr>
                <w:rFonts w:ascii="Times New Roman" w:hAnsi="Times New Roman" w:cs="Times New Roman"/>
                <w:noProof/>
                <w:webHidden/>
                <w:sz w:val="26"/>
                <w:szCs w:val="26"/>
                <w:rPrChange w:id="423" w:author="Nguyen Toan" w:date="2018-05-19T18:59:00Z">
                  <w:rPr>
                    <w:noProof/>
                    <w:webHidden/>
                  </w:rPr>
                </w:rPrChange>
              </w:rPr>
              <w:t>30</w:t>
            </w:r>
            <w:r w:rsidRPr="00ED4C42">
              <w:rPr>
                <w:rFonts w:ascii="Times New Roman" w:hAnsi="Times New Roman" w:cs="Times New Roman"/>
                <w:noProof/>
                <w:webHidden/>
                <w:sz w:val="26"/>
                <w:szCs w:val="26"/>
                <w:rPrChange w:id="424"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425" w:author="Nguyen Toan" w:date="2018-05-19T18:59:00Z">
                  <w:rPr>
                    <w:rStyle w:val="Hyperlink"/>
                    <w:noProof/>
                  </w:rPr>
                </w:rPrChange>
              </w:rPr>
              <w:fldChar w:fldCharType="end"/>
            </w:r>
          </w:ins>
        </w:p>
        <w:p w14:paraId="39D63072" w14:textId="77777777" w:rsidR="00ED4C42" w:rsidRPr="00ED4C42" w:rsidRDefault="00ED4C42">
          <w:pPr>
            <w:pStyle w:val="TOC3"/>
            <w:tabs>
              <w:tab w:val="left" w:pos="1320"/>
              <w:tab w:val="right" w:leader="dot" w:pos="9395"/>
            </w:tabs>
            <w:rPr>
              <w:ins w:id="426" w:author="Nguyen Toan" w:date="2018-05-19T18:59:00Z"/>
              <w:rFonts w:ascii="Times New Roman" w:eastAsiaTheme="minorEastAsia" w:hAnsi="Times New Roman" w:cs="Times New Roman"/>
              <w:noProof/>
              <w:color w:val="auto"/>
              <w:sz w:val="26"/>
              <w:szCs w:val="26"/>
              <w:lang w:val="en-US"/>
              <w:rPrChange w:id="427" w:author="Nguyen Toan" w:date="2018-05-19T18:59:00Z">
                <w:rPr>
                  <w:ins w:id="428" w:author="Nguyen Toan" w:date="2018-05-19T18:59:00Z"/>
                  <w:rFonts w:asciiTheme="minorHAnsi" w:eastAsiaTheme="minorEastAsia" w:hAnsiTheme="minorHAnsi" w:cstheme="minorBidi"/>
                  <w:noProof/>
                  <w:color w:val="auto"/>
                  <w:lang w:val="en-US"/>
                </w:rPr>
              </w:rPrChange>
            </w:rPr>
          </w:pPr>
          <w:ins w:id="429" w:author="Nguyen Toan" w:date="2018-05-19T18:59:00Z">
            <w:r w:rsidRPr="00ED4C42">
              <w:rPr>
                <w:rStyle w:val="Hyperlink"/>
                <w:rFonts w:ascii="Times New Roman" w:hAnsi="Times New Roman" w:cs="Times New Roman"/>
                <w:noProof/>
                <w:sz w:val="26"/>
                <w:szCs w:val="26"/>
                <w:rPrChange w:id="430"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431"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432" w:author="Nguyen Toan" w:date="2018-05-19T18:59:00Z">
                  <w:rPr>
                    <w:noProof/>
                  </w:rPr>
                </w:rPrChange>
              </w:rPr>
              <w:instrText>HYPERLINK \l "_Toc514519747"</w:instrText>
            </w:r>
            <w:r w:rsidRPr="00ED4C42">
              <w:rPr>
                <w:rStyle w:val="Hyperlink"/>
                <w:rFonts w:ascii="Times New Roman" w:hAnsi="Times New Roman" w:cs="Times New Roman"/>
                <w:noProof/>
                <w:sz w:val="26"/>
                <w:szCs w:val="26"/>
                <w:rPrChange w:id="433"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434" w:author="Nguyen Toan" w:date="2018-05-19T18:59:00Z">
                  <w:rPr>
                    <w:rStyle w:val="Hyperlink"/>
                    <w:noProof/>
                  </w:rPr>
                </w:rPrChange>
              </w:rPr>
            </w:r>
            <w:r w:rsidRPr="00ED4C42">
              <w:rPr>
                <w:rStyle w:val="Hyperlink"/>
                <w:rFonts w:ascii="Times New Roman" w:hAnsi="Times New Roman" w:cs="Times New Roman"/>
                <w:noProof/>
                <w:sz w:val="26"/>
                <w:szCs w:val="26"/>
                <w:rPrChange w:id="435"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436" w:author="Nguyen Toan" w:date="2018-05-19T18:59:00Z">
                  <w:rPr>
                    <w:rStyle w:val="Hyperlink"/>
                    <w:rFonts w:ascii="Times New Roman" w:eastAsia="Times New Roman" w:hAnsi="Times New Roman" w:cs="Times New Roman"/>
                    <w:b/>
                    <w:noProof/>
                  </w:rPr>
                </w:rPrChange>
              </w:rPr>
              <w:t>1.3.4.</w:t>
            </w:r>
            <w:r w:rsidRPr="00ED4C42">
              <w:rPr>
                <w:rFonts w:ascii="Times New Roman" w:eastAsiaTheme="minorEastAsia" w:hAnsi="Times New Roman" w:cs="Times New Roman"/>
                <w:noProof/>
                <w:color w:val="auto"/>
                <w:sz w:val="26"/>
                <w:szCs w:val="26"/>
                <w:lang w:val="en-US"/>
                <w:rPrChange w:id="437"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438" w:author="Nguyen Toan" w:date="2018-05-19T18:59:00Z">
                  <w:rPr>
                    <w:rStyle w:val="Hyperlink"/>
                    <w:rFonts w:ascii="Times New Roman" w:eastAsia="Times New Roman" w:hAnsi="Times New Roman" w:cs="Times New Roman"/>
                    <w:b/>
                    <w:noProof/>
                  </w:rPr>
                </w:rPrChange>
              </w:rPr>
              <w:t>Các cấp độ kiểm thử</w:t>
            </w:r>
            <w:r w:rsidRPr="00ED4C42">
              <w:rPr>
                <w:rFonts w:ascii="Times New Roman" w:hAnsi="Times New Roman" w:cs="Times New Roman"/>
                <w:noProof/>
                <w:webHidden/>
                <w:sz w:val="26"/>
                <w:szCs w:val="26"/>
                <w:rPrChange w:id="439" w:author="Nguyen Toan" w:date="2018-05-19T18:59:00Z">
                  <w:rPr>
                    <w:noProof/>
                    <w:webHidden/>
                  </w:rPr>
                </w:rPrChange>
              </w:rPr>
              <w:tab/>
            </w:r>
            <w:r w:rsidRPr="00ED4C42">
              <w:rPr>
                <w:rFonts w:ascii="Times New Roman" w:hAnsi="Times New Roman" w:cs="Times New Roman"/>
                <w:noProof/>
                <w:webHidden/>
                <w:sz w:val="26"/>
                <w:szCs w:val="26"/>
                <w:rPrChange w:id="440" w:author="Nguyen Toan" w:date="2018-05-19T18:59:00Z">
                  <w:rPr>
                    <w:noProof/>
                    <w:webHidden/>
                  </w:rPr>
                </w:rPrChange>
              </w:rPr>
              <w:fldChar w:fldCharType="begin"/>
            </w:r>
            <w:r w:rsidRPr="00ED4C42">
              <w:rPr>
                <w:rFonts w:ascii="Times New Roman" w:hAnsi="Times New Roman" w:cs="Times New Roman"/>
                <w:noProof/>
                <w:webHidden/>
                <w:sz w:val="26"/>
                <w:szCs w:val="26"/>
                <w:rPrChange w:id="441" w:author="Nguyen Toan" w:date="2018-05-19T18:59:00Z">
                  <w:rPr>
                    <w:noProof/>
                    <w:webHidden/>
                  </w:rPr>
                </w:rPrChange>
              </w:rPr>
              <w:instrText xml:space="preserve"> PAGEREF _Toc514519747 \h </w:instrText>
            </w:r>
            <w:r w:rsidRPr="00ED4C42">
              <w:rPr>
                <w:rFonts w:ascii="Times New Roman" w:hAnsi="Times New Roman" w:cs="Times New Roman"/>
                <w:noProof/>
                <w:webHidden/>
                <w:sz w:val="26"/>
                <w:szCs w:val="26"/>
                <w:rPrChange w:id="442" w:author="Nguyen Toan" w:date="2018-05-19T18:59:00Z">
                  <w:rPr>
                    <w:noProof/>
                    <w:webHidden/>
                  </w:rPr>
                </w:rPrChange>
              </w:rPr>
            </w:r>
          </w:ins>
          <w:r w:rsidRPr="00ED4C42">
            <w:rPr>
              <w:rFonts w:ascii="Times New Roman" w:hAnsi="Times New Roman" w:cs="Times New Roman"/>
              <w:noProof/>
              <w:webHidden/>
              <w:sz w:val="26"/>
              <w:szCs w:val="26"/>
              <w:rPrChange w:id="443" w:author="Nguyen Toan" w:date="2018-05-19T18:59:00Z">
                <w:rPr>
                  <w:noProof/>
                  <w:webHidden/>
                </w:rPr>
              </w:rPrChange>
            </w:rPr>
            <w:fldChar w:fldCharType="separate"/>
          </w:r>
          <w:ins w:id="444" w:author="Nguyen Toan" w:date="2018-05-19T18:59:00Z">
            <w:r w:rsidRPr="00ED4C42">
              <w:rPr>
                <w:rFonts w:ascii="Times New Roman" w:hAnsi="Times New Roman" w:cs="Times New Roman"/>
                <w:noProof/>
                <w:webHidden/>
                <w:sz w:val="26"/>
                <w:szCs w:val="26"/>
                <w:rPrChange w:id="445" w:author="Nguyen Toan" w:date="2018-05-19T18:59:00Z">
                  <w:rPr>
                    <w:noProof/>
                    <w:webHidden/>
                  </w:rPr>
                </w:rPrChange>
              </w:rPr>
              <w:t>31</w:t>
            </w:r>
            <w:r w:rsidRPr="00ED4C42">
              <w:rPr>
                <w:rFonts w:ascii="Times New Roman" w:hAnsi="Times New Roman" w:cs="Times New Roman"/>
                <w:noProof/>
                <w:webHidden/>
                <w:sz w:val="26"/>
                <w:szCs w:val="26"/>
                <w:rPrChange w:id="446"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447" w:author="Nguyen Toan" w:date="2018-05-19T18:59:00Z">
                  <w:rPr>
                    <w:rStyle w:val="Hyperlink"/>
                    <w:noProof/>
                  </w:rPr>
                </w:rPrChange>
              </w:rPr>
              <w:fldChar w:fldCharType="end"/>
            </w:r>
          </w:ins>
        </w:p>
        <w:p w14:paraId="690D5AFB" w14:textId="77777777" w:rsidR="00ED4C42" w:rsidRPr="00ED4C42" w:rsidRDefault="00ED4C42">
          <w:pPr>
            <w:pStyle w:val="TOC1"/>
            <w:rPr>
              <w:ins w:id="448" w:author="Nguyen Toan" w:date="2018-05-19T18:59:00Z"/>
              <w:rFonts w:ascii="Times New Roman" w:eastAsiaTheme="minorEastAsia" w:hAnsi="Times New Roman" w:cs="Times New Roman"/>
              <w:noProof/>
              <w:color w:val="auto"/>
              <w:sz w:val="26"/>
              <w:szCs w:val="26"/>
              <w:lang w:val="en-US"/>
              <w:rPrChange w:id="449" w:author="Nguyen Toan" w:date="2018-05-19T18:59:00Z">
                <w:rPr>
                  <w:ins w:id="450" w:author="Nguyen Toan" w:date="2018-05-19T18:59:00Z"/>
                  <w:rFonts w:asciiTheme="minorHAnsi" w:eastAsiaTheme="minorEastAsia" w:hAnsiTheme="minorHAnsi" w:cstheme="minorBidi"/>
                  <w:noProof/>
                  <w:color w:val="auto"/>
                  <w:lang w:val="en-US"/>
                </w:rPr>
              </w:rPrChange>
            </w:rPr>
          </w:pPr>
          <w:ins w:id="451" w:author="Nguyen Toan" w:date="2018-05-19T18:59:00Z">
            <w:r w:rsidRPr="00ED4C42">
              <w:rPr>
                <w:rStyle w:val="Hyperlink"/>
                <w:rFonts w:ascii="Times New Roman" w:hAnsi="Times New Roman" w:cs="Times New Roman"/>
                <w:noProof/>
                <w:sz w:val="26"/>
                <w:szCs w:val="26"/>
                <w:rPrChange w:id="452"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453"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454" w:author="Nguyen Toan" w:date="2018-05-19T18:59:00Z">
                  <w:rPr>
                    <w:noProof/>
                  </w:rPr>
                </w:rPrChange>
              </w:rPr>
              <w:instrText>HYPERLINK \l "_Toc514519748"</w:instrText>
            </w:r>
            <w:r w:rsidRPr="00ED4C42">
              <w:rPr>
                <w:rStyle w:val="Hyperlink"/>
                <w:rFonts w:ascii="Times New Roman" w:hAnsi="Times New Roman" w:cs="Times New Roman"/>
                <w:noProof/>
                <w:sz w:val="26"/>
                <w:szCs w:val="26"/>
                <w:rPrChange w:id="455"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456" w:author="Nguyen Toan" w:date="2018-05-19T18:59:00Z">
                  <w:rPr>
                    <w:rStyle w:val="Hyperlink"/>
                    <w:noProof/>
                  </w:rPr>
                </w:rPrChange>
              </w:rPr>
            </w:r>
            <w:r w:rsidRPr="00ED4C42">
              <w:rPr>
                <w:rStyle w:val="Hyperlink"/>
                <w:rFonts w:ascii="Times New Roman" w:hAnsi="Times New Roman" w:cs="Times New Roman"/>
                <w:noProof/>
                <w:sz w:val="26"/>
                <w:szCs w:val="26"/>
                <w:rPrChange w:id="457"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458" w:author="Nguyen Toan" w:date="2018-05-19T18:59:00Z">
                  <w:rPr>
                    <w:rStyle w:val="Hyperlink"/>
                    <w:rFonts w:ascii="Times New Roman" w:eastAsia="Times New Roman" w:hAnsi="Times New Roman" w:cs="Times New Roman"/>
                    <w:b/>
                    <w:noProof/>
                  </w:rPr>
                </w:rPrChange>
              </w:rPr>
              <w:t>CHƯƠNG 2.</w:t>
            </w:r>
            <w:r w:rsidRPr="00ED4C42">
              <w:rPr>
                <w:rFonts w:ascii="Times New Roman" w:eastAsiaTheme="minorEastAsia" w:hAnsi="Times New Roman" w:cs="Times New Roman"/>
                <w:noProof/>
                <w:color w:val="auto"/>
                <w:sz w:val="26"/>
                <w:szCs w:val="26"/>
                <w:lang w:val="en-US"/>
                <w:rPrChange w:id="459"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460" w:author="Nguyen Toan" w:date="2018-05-19T18:59:00Z">
                  <w:rPr>
                    <w:rStyle w:val="Hyperlink"/>
                    <w:rFonts w:ascii="Times New Roman" w:eastAsia="Times New Roman" w:hAnsi="Times New Roman" w:cs="Times New Roman"/>
                    <w:b/>
                    <w:noProof/>
                  </w:rPr>
                </w:rPrChange>
              </w:rPr>
              <w:t>KHÓ KHĂN VÀ CÁC VẤN ĐỀ CẦN GIẢI QUYẾT</w:t>
            </w:r>
            <w:r w:rsidRPr="00ED4C42">
              <w:rPr>
                <w:rFonts w:ascii="Times New Roman" w:hAnsi="Times New Roman" w:cs="Times New Roman"/>
                <w:noProof/>
                <w:webHidden/>
                <w:sz w:val="26"/>
                <w:szCs w:val="26"/>
                <w:rPrChange w:id="461" w:author="Nguyen Toan" w:date="2018-05-19T18:59:00Z">
                  <w:rPr>
                    <w:noProof/>
                    <w:webHidden/>
                  </w:rPr>
                </w:rPrChange>
              </w:rPr>
              <w:tab/>
            </w:r>
            <w:r w:rsidRPr="00ED4C42">
              <w:rPr>
                <w:rFonts w:ascii="Times New Roman" w:hAnsi="Times New Roman" w:cs="Times New Roman"/>
                <w:noProof/>
                <w:webHidden/>
                <w:sz w:val="26"/>
                <w:szCs w:val="26"/>
                <w:rPrChange w:id="462" w:author="Nguyen Toan" w:date="2018-05-19T18:59:00Z">
                  <w:rPr>
                    <w:noProof/>
                    <w:webHidden/>
                  </w:rPr>
                </w:rPrChange>
              </w:rPr>
              <w:fldChar w:fldCharType="begin"/>
            </w:r>
            <w:r w:rsidRPr="00ED4C42">
              <w:rPr>
                <w:rFonts w:ascii="Times New Roman" w:hAnsi="Times New Roman" w:cs="Times New Roman"/>
                <w:noProof/>
                <w:webHidden/>
                <w:sz w:val="26"/>
                <w:szCs w:val="26"/>
                <w:rPrChange w:id="463" w:author="Nguyen Toan" w:date="2018-05-19T18:59:00Z">
                  <w:rPr>
                    <w:noProof/>
                    <w:webHidden/>
                  </w:rPr>
                </w:rPrChange>
              </w:rPr>
              <w:instrText xml:space="preserve"> PAGEREF _Toc514519748 \h </w:instrText>
            </w:r>
            <w:r w:rsidRPr="00ED4C42">
              <w:rPr>
                <w:rFonts w:ascii="Times New Roman" w:hAnsi="Times New Roman" w:cs="Times New Roman"/>
                <w:noProof/>
                <w:webHidden/>
                <w:sz w:val="26"/>
                <w:szCs w:val="26"/>
                <w:rPrChange w:id="464" w:author="Nguyen Toan" w:date="2018-05-19T18:59:00Z">
                  <w:rPr>
                    <w:noProof/>
                    <w:webHidden/>
                  </w:rPr>
                </w:rPrChange>
              </w:rPr>
            </w:r>
          </w:ins>
          <w:r w:rsidRPr="00ED4C42">
            <w:rPr>
              <w:rFonts w:ascii="Times New Roman" w:hAnsi="Times New Roman" w:cs="Times New Roman"/>
              <w:noProof/>
              <w:webHidden/>
              <w:sz w:val="26"/>
              <w:szCs w:val="26"/>
              <w:rPrChange w:id="465" w:author="Nguyen Toan" w:date="2018-05-19T18:59:00Z">
                <w:rPr>
                  <w:noProof/>
                  <w:webHidden/>
                </w:rPr>
              </w:rPrChange>
            </w:rPr>
            <w:fldChar w:fldCharType="separate"/>
          </w:r>
          <w:ins w:id="466" w:author="Nguyen Toan" w:date="2018-05-19T18:59:00Z">
            <w:r w:rsidRPr="00ED4C42">
              <w:rPr>
                <w:rFonts w:ascii="Times New Roman" w:hAnsi="Times New Roman" w:cs="Times New Roman"/>
                <w:noProof/>
                <w:webHidden/>
                <w:sz w:val="26"/>
                <w:szCs w:val="26"/>
                <w:rPrChange w:id="467" w:author="Nguyen Toan" w:date="2018-05-19T18:59:00Z">
                  <w:rPr>
                    <w:noProof/>
                    <w:webHidden/>
                  </w:rPr>
                </w:rPrChange>
              </w:rPr>
              <w:t>35</w:t>
            </w:r>
            <w:r w:rsidRPr="00ED4C42">
              <w:rPr>
                <w:rFonts w:ascii="Times New Roman" w:hAnsi="Times New Roman" w:cs="Times New Roman"/>
                <w:noProof/>
                <w:webHidden/>
                <w:sz w:val="26"/>
                <w:szCs w:val="26"/>
                <w:rPrChange w:id="468"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469" w:author="Nguyen Toan" w:date="2018-05-19T18:59:00Z">
                  <w:rPr>
                    <w:rStyle w:val="Hyperlink"/>
                    <w:noProof/>
                  </w:rPr>
                </w:rPrChange>
              </w:rPr>
              <w:fldChar w:fldCharType="end"/>
            </w:r>
          </w:ins>
        </w:p>
        <w:p w14:paraId="406839A8" w14:textId="77777777" w:rsidR="00ED4C42" w:rsidRPr="00ED4C42" w:rsidRDefault="00ED4C42">
          <w:pPr>
            <w:pStyle w:val="TOC2"/>
            <w:tabs>
              <w:tab w:val="left" w:pos="880"/>
              <w:tab w:val="right" w:leader="dot" w:pos="9395"/>
            </w:tabs>
            <w:rPr>
              <w:ins w:id="470" w:author="Nguyen Toan" w:date="2018-05-19T18:59:00Z"/>
              <w:rFonts w:ascii="Times New Roman" w:eastAsiaTheme="minorEastAsia" w:hAnsi="Times New Roman" w:cs="Times New Roman"/>
              <w:noProof/>
              <w:color w:val="auto"/>
              <w:sz w:val="26"/>
              <w:szCs w:val="26"/>
              <w:lang w:val="en-US"/>
              <w:rPrChange w:id="471" w:author="Nguyen Toan" w:date="2018-05-19T18:59:00Z">
                <w:rPr>
                  <w:ins w:id="472" w:author="Nguyen Toan" w:date="2018-05-19T18:59:00Z"/>
                  <w:rFonts w:asciiTheme="minorHAnsi" w:eastAsiaTheme="minorEastAsia" w:hAnsiTheme="minorHAnsi" w:cstheme="minorBidi"/>
                  <w:noProof/>
                  <w:color w:val="auto"/>
                  <w:lang w:val="en-US"/>
                </w:rPr>
              </w:rPrChange>
            </w:rPr>
          </w:pPr>
          <w:ins w:id="473" w:author="Nguyen Toan" w:date="2018-05-19T18:59:00Z">
            <w:r w:rsidRPr="00ED4C42">
              <w:rPr>
                <w:rStyle w:val="Hyperlink"/>
                <w:rFonts w:ascii="Times New Roman" w:hAnsi="Times New Roman" w:cs="Times New Roman"/>
                <w:noProof/>
                <w:sz w:val="26"/>
                <w:szCs w:val="26"/>
                <w:rPrChange w:id="474"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475"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476" w:author="Nguyen Toan" w:date="2018-05-19T18:59:00Z">
                  <w:rPr>
                    <w:noProof/>
                  </w:rPr>
                </w:rPrChange>
              </w:rPr>
              <w:instrText>HYPERLINK \l "_Toc514519749"</w:instrText>
            </w:r>
            <w:r w:rsidRPr="00ED4C42">
              <w:rPr>
                <w:rStyle w:val="Hyperlink"/>
                <w:rFonts w:ascii="Times New Roman" w:hAnsi="Times New Roman" w:cs="Times New Roman"/>
                <w:noProof/>
                <w:sz w:val="26"/>
                <w:szCs w:val="26"/>
                <w:rPrChange w:id="477"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478" w:author="Nguyen Toan" w:date="2018-05-19T18:59:00Z">
                  <w:rPr>
                    <w:rStyle w:val="Hyperlink"/>
                    <w:noProof/>
                  </w:rPr>
                </w:rPrChange>
              </w:rPr>
            </w:r>
            <w:r w:rsidRPr="00ED4C42">
              <w:rPr>
                <w:rStyle w:val="Hyperlink"/>
                <w:rFonts w:ascii="Times New Roman" w:hAnsi="Times New Roman" w:cs="Times New Roman"/>
                <w:noProof/>
                <w:sz w:val="26"/>
                <w:szCs w:val="26"/>
                <w:rPrChange w:id="479"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480" w:author="Nguyen Toan" w:date="2018-05-19T18:59:00Z">
                  <w:rPr>
                    <w:rStyle w:val="Hyperlink"/>
                    <w:rFonts w:ascii="Times New Roman" w:eastAsia="Times New Roman" w:hAnsi="Times New Roman" w:cs="Times New Roman"/>
                    <w:b/>
                    <w:noProof/>
                  </w:rPr>
                </w:rPrChange>
              </w:rPr>
              <w:t>2.1.</w:t>
            </w:r>
            <w:r w:rsidRPr="00ED4C42">
              <w:rPr>
                <w:rFonts w:ascii="Times New Roman" w:eastAsiaTheme="minorEastAsia" w:hAnsi="Times New Roman" w:cs="Times New Roman"/>
                <w:noProof/>
                <w:color w:val="auto"/>
                <w:sz w:val="26"/>
                <w:szCs w:val="26"/>
                <w:lang w:val="en-US"/>
                <w:rPrChange w:id="481"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hAnsi="Times New Roman" w:cs="Times New Roman"/>
                <w:noProof/>
                <w:sz w:val="26"/>
                <w:szCs w:val="26"/>
                <w:rPrChange w:id="482" w:author="Nguyen Toan" w:date="2018-05-19T18:59:00Z">
                  <w:rPr>
                    <w:rStyle w:val="Hyperlink"/>
                    <w:rFonts w:ascii="Times New Roman" w:hAnsi="Times New Roman" w:cs="Times New Roman"/>
                    <w:b/>
                    <w:noProof/>
                  </w:rPr>
                </w:rPrChange>
              </w:rPr>
              <w:t>Môi trường kiểm thử</w:t>
            </w:r>
            <w:r w:rsidRPr="00ED4C42">
              <w:rPr>
                <w:rFonts w:ascii="Times New Roman" w:hAnsi="Times New Roman" w:cs="Times New Roman"/>
                <w:noProof/>
                <w:webHidden/>
                <w:sz w:val="26"/>
                <w:szCs w:val="26"/>
                <w:rPrChange w:id="483" w:author="Nguyen Toan" w:date="2018-05-19T18:59:00Z">
                  <w:rPr>
                    <w:noProof/>
                    <w:webHidden/>
                  </w:rPr>
                </w:rPrChange>
              </w:rPr>
              <w:tab/>
            </w:r>
            <w:r w:rsidRPr="00ED4C42">
              <w:rPr>
                <w:rFonts w:ascii="Times New Roman" w:hAnsi="Times New Roman" w:cs="Times New Roman"/>
                <w:noProof/>
                <w:webHidden/>
                <w:sz w:val="26"/>
                <w:szCs w:val="26"/>
                <w:rPrChange w:id="484" w:author="Nguyen Toan" w:date="2018-05-19T18:59:00Z">
                  <w:rPr>
                    <w:noProof/>
                    <w:webHidden/>
                  </w:rPr>
                </w:rPrChange>
              </w:rPr>
              <w:fldChar w:fldCharType="begin"/>
            </w:r>
            <w:r w:rsidRPr="00ED4C42">
              <w:rPr>
                <w:rFonts w:ascii="Times New Roman" w:hAnsi="Times New Roman" w:cs="Times New Roman"/>
                <w:noProof/>
                <w:webHidden/>
                <w:sz w:val="26"/>
                <w:szCs w:val="26"/>
                <w:rPrChange w:id="485" w:author="Nguyen Toan" w:date="2018-05-19T18:59:00Z">
                  <w:rPr>
                    <w:noProof/>
                    <w:webHidden/>
                  </w:rPr>
                </w:rPrChange>
              </w:rPr>
              <w:instrText xml:space="preserve"> PAGEREF _Toc514519749 \h </w:instrText>
            </w:r>
            <w:r w:rsidRPr="00ED4C42">
              <w:rPr>
                <w:rFonts w:ascii="Times New Roman" w:hAnsi="Times New Roman" w:cs="Times New Roman"/>
                <w:noProof/>
                <w:webHidden/>
                <w:sz w:val="26"/>
                <w:szCs w:val="26"/>
                <w:rPrChange w:id="486" w:author="Nguyen Toan" w:date="2018-05-19T18:59:00Z">
                  <w:rPr>
                    <w:noProof/>
                    <w:webHidden/>
                  </w:rPr>
                </w:rPrChange>
              </w:rPr>
            </w:r>
          </w:ins>
          <w:r w:rsidRPr="00ED4C42">
            <w:rPr>
              <w:rFonts w:ascii="Times New Roman" w:hAnsi="Times New Roman" w:cs="Times New Roman"/>
              <w:noProof/>
              <w:webHidden/>
              <w:sz w:val="26"/>
              <w:szCs w:val="26"/>
              <w:rPrChange w:id="487" w:author="Nguyen Toan" w:date="2018-05-19T18:59:00Z">
                <w:rPr>
                  <w:noProof/>
                  <w:webHidden/>
                </w:rPr>
              </w:rPrChange>
            </w:rPr>
            <w:fldChar w:fldCharType="separate"/>
          </w:r>
          <w:ins w:id="488" w:author="Nguyen Toan" w:date="2018-05-19T18:59:00Z">
            <w:r w:rsidRPr="00ED4C42">
              <w:rPr>
                <w:rFonts w:ascii="Times New Roman" w:hAnsi="Times New Roman" w:cs="Times New Roman"/>
                <w:noProof/>
                <w:webHidden/>
                <w:sz w:val="26"/>
                <w:szCs w:val="26"/>
                <w:rPrChange w:id="489" w:author="Nguyen Toan" w:date="2018-05-19T18:59:00Z">
                  <w:rPr>
                    <w:noProof/>
                    <w:webHidden/>
                  </w:rPr>
                </w:rPrChange>
              </w:rPr>
              <w:t>35</w:t>
            </w:r>
            <w:r w:rsidRPr="00ED4C42">
              <w:rPr>
                <w:rFonts w:ascii="Times New Roman" w:hAnsi="Times New Roman" w:cs="Times New Roman"/>
                <w:noProof/>
                <w:webHidden/>
                <w:sz w:val="26"/>
                <w:szCs w:val="26"/>
                <w:rPrChange w:id="490"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491" w:author="Nguyen Toan" w:date="2018-05-19T18:59:00Z">
                  <w:rPr>
                    <w:rStyle w:val="Hyperlink"/>
                    <w:noProof/>
                  </w:rPr>
                </w:rPrChange>
              </w:rPr>
              <w:fldChar w:fldCharType="end"/>
            </w:r>
          </w:ins>
        </w:p>
        <w:p w14:paraId="7978C023" w14:textId="77777777" w:rsidR="00ED4C42" w:rsidRPr="00ED4C42" w:rsidRDefault="00ED4C42">
          <w:pPr>
            <w:pStyle w:val="TOC2"/>
            <w:tabs>
              <w:tab w:val="left" w:pos="880"/>
              <w:tab w:val="right" w:leader="dot" w:pos="9395"/>
            </w:tabs>
            <w:rPr>
              <w:ins w:id="492" w:author="Nguyen Toan" w:date="2018-05-19T18:59:00Z"/>
              <w:rFonts w:ascii="Times New Roman" w:eastAsiaTheme="minorEastAsia" w:hAnsi="Times New Roman" w:cs="Times New Roman"/>
              <w:noProof/>
              <w:color w:val="auto"/>
              <w:sz w:val="26"/>
              <w:szCs w:val="26"/>
              <w:lang w:val="en-US"/>
              <w:rPrChange w:id="493" w:author="Nguyen Toan" w:date="2018-05-19T18:59:00Z">
                <w:rPr>
                  <w:ins w:id="494" w:author="Nguyen Toan" w:date="2018-05-19T18:59:00Z"/>
                  <w:rFonts w:asciiTheme="minorHAnsi" w:eastAsiaTheme="minorEastAsia" w:hAnsiTheme="minorHAnsi" w:cstheme="minorBidi"/>
                  <w:noProof/>
                  <w:color w:val="auto"/>
                  <w:lang w:val="en-US"/>
                </w:rPr>
              </w:rPrChange>
            </w:rPr>
          </w:pPr>
          <w:ins w:id="495" w:author="Nguyen Toan" w:date="2018-05-19T18:59:00Z">
            <w:r w:rsidRPr="00ED4C42">
              <w:rPr>
                <w:rStyle w:val="Hyperlink"/>
                <w:rFonts w:ascii="Times New Roman" w:hAnsi="Times New Roman" w:cs="Times New Roman"/>
                <w:noProof/>
                <w:sz w:val="26"/>
                <w:szCs w:val="26"/>
                <w:rPrChange w:id="496"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497"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498" w:author="Nguyen Toan" w:date="2018-05-19T18:59:00Z">
                  <w:rPr>
                    <w:noProof/>
                  </w:rPr>
                </w:rPrChange>
              </w:rPr>
              <w:instrText>HYPERLINK \l "_Toc514519750"</w:instrText>
            </w:r>
            <w:r w:rsidRPr="00ED4C42">
              <w:rPr>
                <w:rStyle w:val="Hyperlink"/>
                <w:rFonts w:ascii="Times New Roman" w:hAnsi="Times New Roman" w:cs="Times New Roman"/>
                <w:noProof/>
                <w:sz w:val="26"/>
                <w:szCs w:val="26"/>
                <w:rPrChange w:id="499"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500" w:author="Nguyen Toan" w:date="2018-05-19T18:59:00Z">
                  <w:rPr>
                    <w:rStyle w:val="Hyperlink"/>
                    <w:noProof/>
                  </w:rPr>
                </w:rPrChange>
              </w:rPr>
            </w:r>
            <w:r w:rsidRPr="00ED4C42">
              <w:rPr>
                <w:rStyle w:val="Hyperlink"/>
                <w:rFonts w:ascii="Times New Roman" w:hAnsi="Times New Roman" w:cs="Times New Roman"/>
                <w:noProof/>
                <w:sz w:val="26"/>
                <w:szCs w:val="26"/>
                <w:rPrChange w:id="501" w:author="Nguyen Toan" w:date="2018-05-19T18:59:00Z">
                  <w:rPr>
                    <w:rStyle w:val="Hyperlink"/>
                    <w:noProof/>
                  </w:rPr>
                </w:rPrChange>
              </w:rPr>
              <w:fldChar w:fldCharType="separate"/>
            </w:r>
            <w:r w:rsidRPr="00ED4C42">
              <w:rPr>
                <w:rStyle w:val="Hyperlink"/>
                <w:rFonts w:ascii="Times New Roman" w:hAnsi="Times New Roman" w:cs="Times New Roman"/>
                <w:noProof/>
                <w:sz w:val="26"/>
                <w:szCs w:val="26"/>
                <w:rPrChange w:id="502" w:author="Nguyen Toan" w:date="2018-05-19T18:59:00Z">
                  <w:rPr>
                    <w:rStyle w:val="Hyperlink"/>
                    <w:rFonts w:ascii="Times New Roman" w:hAnsi="Times New Roman" w:cs="Times New Roman"/>
                    <w:b/>
                    <w:noProof/>
                  </w:rPr>
                </w:rPrChange>
              </w:rPr>
              <w:t>2.2.</w:t>
            </w:r>
            <w:r w:rsidRPr="00ED4C42">
              <w:rPr>
                <w:rFonts w:ascii="Times New Roman" w:eastAsiaTheme="minorEastAsia" w:hAnsi="Times New Roman" w:cs="Times New Roman"/>
                <w:noProof/>
                <w:color w:val="auto"/>
                <w:sz w:val="26"/>
                <w:szCs w:val="26"/>
                <w:lang w:val="en-US"/>
                <w:rPrChange w:id="503"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hAnsi="Times New Roman" w:cs="Times New Roman"/>
                <w:noProof/>
                <w:sz w:val="26"/>
                <w:szCs w:val="26"/>
                <w:rPrChange w:id="504" w:author="Nguyen Toan" w:date="2018-05-19T18:59:00Z">
                  <w:rPr>
                    <w:rStyle w:val="Hyperlink"/>
                    <w:rFonts w:ascii="Times New Roman" w:hAnsi="Times New Roman" w:cs="Times New Roman"/>
                    <w:b/>
                    <w:noProof/>
                  </w:rPr>
                </w:rPrChange>
              </w:rPr>
              <w:t>Công cụ hỗ trợ kiểm thử</w:t>
            </w:r>
            <w:r w:rsidRPr="00ED4C42">
              <w:rPr>
                <w:rFonts w:ascii="Times New Roman" w:hAnsi="Times New Roman" w:cs="Times New Roman"/>
                <w:noProof/>
                <w:webHidden/>
                <w:sz w:val="26"/>
                <w:szCs w:val="26"/>
                <w:rPrChange w:id="505" w:author="Nguyen Toan" w:date="2018-05-19T18:59:00Z">
                  <w:rPr>
                    <w:noProof/>
                    <w:webHidden/>
                  </w:rPr>
                </w:rPrChange>
              </w:rPr>
              <w:tab/>
            </w:r>
            <w:r w:rsidRPr="00ED4C42">
              <w:rPr>
                <w:rFonts w:ascii="Times New Roman" w:hAnsi="Times New Roman" w:cs="Times New Roman"/>
                <w:noProof/>
                <w:webHidden/>
                <w:sz w:val="26"/>
                <w:szCs w:val="26"/>
                <w:rPrChange w:id="506" w:author="Nguyen Toan" w:date="2018-05-19T18:59:00Z">
                  <w:rPr>
                    <w:noProof/>
                    <w:webHidden/>
                  </w:rPr>
                </w:rPrChange>
              </w:rPr>
              <w:fldChar w:fldCharType="begin"/>
            </w:r>
            <w:r w:rsidRPr="00ED4C42">
              <w:rPr>
                <w:rFonts w:ascii="Times New Roman" w:hAnsi="Times New Roman" w:cs="Times New Roman"/>
                <w:noProof/>
                <w:webHidden/>
                <w:sz w:val="26"/>
                <w:szCs w:val="26"/>
                <w:rPrChange w:id="507" w:author="Nguyen Toan" w:date="2018-05-19T18:59:00Z">
                  <w:rPr>
                    <w:noProof/>
                    <w:webHidden/>
                  </w:rPr>
                </w:rPrChange>
              </w:rPr>
              <w:instrText xml:space="preserve"> PAGEREF _Toc514519750 \h </w:instrText>
            </w:r>
            <w:r w:rsidRPr="00ED4C42">
              <w:rPr>
                <w:rFonts w:ascii="Times New Roman" w:hAnsi="Times New Roman" w:cs="Times New Roman"/>
                <w:noProof/>
                <w:webHidden/>
                <w:sz w:val="26"/>
                <w:szCs w:val="26"/>
                <w:rPrChange w:id="508" w:author="Nguyen Toan" w:date="2018-05-19T18:59:00Z">
                  <w:rPr>
                    <w:noProof/>
                    <w:webHidden/>
                  </w:rPr>
                </w:rPrChange>
              </w:rPr>
            </w:r>
          </w:ins>
          <w:r w:rsidRPr="00ED4C42">
            <w:rPr>
              <w:rFonts w:ascii="Times New Roman" w:hAnsi="Times New Roman" w:cs="Times New Roman"/>
              <w:noProof/>
              <w:webHidden/>
              <w:sz w:val="26"/>
              <w:szCs w:val="26"/>
              <w:rPrChange w:id="509" w:author="Nguyen Toan" w:date="2018-05-19T18:59:00Z">
                <w:rPr>
                  <w:noProof/>
                  <w:webHidden/>
                </w:rPr>
              </w:rPrChange>
            </w:rPr>
            <w:fldChar w:fldCharType="separate"/>
          </w:r>
          <w:ins w:id="510" w:author="Nguyen Toan" w:date="2018-05-19T18:59:00Z">
            <w:r w:rsidRPr="00ED4C42">
              <w:rPr>
                <w:rFonts w:ascii="Times New Roman" w:hAnsi="Times New Roman" w:cs="Times New Roman"/>
                <w:noProof/>
                <w:webHidden/>
                <w:sz w:val="26"/>
                <w:szCs w:val="26"/>
                <w:rPrChange w:id="511" w:author="Nguyen Toan" w:date="2018-05-19T18:59:00Z">
                  <w:rPr>
                    <w:noProof/>
                    <w:webHidden/>
                  </w:rPr>
                </w:rPrChange>
              </w:rPr>
              <w:t>36</w:t>
            </w:r>
            <w:r w:rsidRPr="00ED4C42">
              <w:rPr>
                <w:rFonts w:ascii="Times New Roman" w:hAnsi="Times New Roman" w:cs="Times New Roman"/>
                <w:noProof/>
                <w:webHidden/>
                <w:sz w:val="26"/>
                <w:szCs w:val="26"/>
                <w:rPrChange w:id="512"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513" w:author="Nguyen Toan" w:date="2018-05-19T18:59:00Z">
                  <w:rPr>
                    <w:rStyle w:val="Hyperlink"/>
                    <w:noProof/>
                  </w:rPr>
                </w:rPrChange>
              </w:rPr>
              <w:fldChar w:fldCharType="end"/>
            </w:r>
          </w:ins>
        </w:p>
        <w:p w14:paraId="28700450" w14:textId="77777777" w:rsidR="00ED4C42" w:rsidRPr="00ED4C42" w:rsidRDefault="00ED4C42">
          <w:pPr>
            <w:pStyle w:val="TOC1"/>
            <w:rPr>
              <w:ins w:id="514" w:author="Nguyen Toan" w:date="2018-05-19T18:59:00Z"/>
              <w:rFonts w:ascii="Times New Roman" w:eastAsiaTheme="minorEastAsia" w:hAnsi="Times New Roman" w:cs="Times New Roman"/>
              <w:noProof/>
              <w:color w:val="auto"/>
              <w:sz w:val="26"/>
              <w:szCs w:val="26"/>
              <w:lang w:val="en-US"/>
              <w:rPrChange w:id="515" w:author="Nguyen Toan" w:date="2018-05-19T18:59:00Z">
                <w:rPr>
                  <w:ins w:id="516" w:author="Nguyen Toan" w:date="2018-05-19T18:59:00Z"/>
                  <w:rFonts w:asciiTheme="minorHAnsi" w:eastAsiaTheme="minorEastAsia" w:hAnsiTheme="minorHAnsi" w:cstheme="minorBidi"/>
                  <w:noProof/>
                  <w:color w:val="auto"/>
                  <w:lang w:val="en-US"/>
                </w:rPr>
              </w:rPrChange>
            </w:rPr>
          </w:pPr>
          <w:ins w:id="517" w:author="Nguyen Toan" w:date="2018-05-19T18:59:00Z">
            <w:r w:rsidRPr="00ED4C42">
              <w:rPr>
                <w:rStyle w:val="Hyperlink"/>
                <w:rFonts w:ascii="Times New Roman" w:hAnsi="Times New Roman" w:cs="Times New Roman"/>
                <w:noProof/>
                <w:sz w:val="26"/>
                <w:szCs w:val="26"/>
                <w:rPrChange w:id="518"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519"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520" w:author="Nguyen Toan" w:date="2018-05-19T18:59:00Z">
                  <w:rPr>
                    <w:noProof/>
                  </w:rPr>
                </w:rPrChange>
              </w:rPr>
              <w:instrText>HYPERLINK \l "_Toc514519751"</w:instrText>
            </w:r>
            <w:r w:rsidRPr="00ED4C42">
              <w:rPr>
                <w:rStyle w:val="Hyperlink"/>
                <w:rFonts w:ascii="Times New Roman" w:hAnsi="Times New Roman" w:cs="Times New Roman"/>
                <w:noProof/>
                <w:sz w:val="26"/>
                <w:szCs w:val="26"/>
                <w:rPrChange w:id="521"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522" w:author="Nguyen Toan" w:date="2018-05-19T18:59:00Z">
                  <w:rPr>
                    <w:rStyle w:val="Hyperlink"/>
                    <w:noProof/>
                  </w:rPr>
                </w:rPrChange>
              </w:rPr>
            </w:r>
            <w:r w:rsidRPr="00ED4C42">
              <w:rPr>
                <w:rStyle w:val="Hyperlink"/>
                <w:rFonts w:ascii="Times New Roman" w:hAnsi="Times New Roman" w:cs="Times New Roman"/>
                <w:noProof/>
                <w:sz w:val="26"/>
                <w:szCs w:val="26"/>
                <w:rPrChange w:id="523"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524" w:author="Nguyen Toan" w:date="2018-05-19T18:59:00Z">
                  <w:rPr>
                    <w:rStyle w:val="Hyperlink"/>
                    <w:rFonts w:ascii="Times New Roman" w:eastAsia="Times New Roman" w:hAnsi="Times New Roman" w:cs="Times New Roman"/>
                    <w:b/>
                    <w:noProof/>
                  </w:rPr>
                </w:rPrChange>
              </w:rPr>
              <w:t>CHƯƠNG 3.</w:t>
            </w:r>
            <w:r w:rsidRPr="00ED4C42">
              <w:rPr>
                <w:rFonts w:ascii="Times New Roman" w:eastAsiaTheme="minorEastAsia" w:hAnsi="Times New Roman" w:cs="Times New Roman"/>
                <w:noProof/>
                <w:color w:val="auto"/>
                <w:sz w:val="26"/>
                <w:szCs w:val="26"/>
                <w:lang w:val="en-US"/>
                <w:rPrChange w:id="525"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526" w:author="Nguyen Toan" w:date="2018-05-19T18:59:00Z">
                  <w:rPr>
                    <w:rStyle w:val="Hyperlink"/>
                    <w:rFonts w:ascii="Times New Roman" w:eastAsia="Times New Roman" w:hAnsi="Times New Roman" w:cs="Times New Roman"/>
                    <w:b/>
                    <w:noProof/>
                  </w:rPr>
                </w:rPrChange>
              </w:rPr>
              <w:t>QUY TRÌNH KIỂM THỬ CHO ỨNG DỤNG ESB</w:t>
            </w:r>
            <w:r w:rsidRPr="00ED4C42">
              <w:rPr>
                <w:rFonts w:ascii="Times New Roman" w:hAnsi="Times New Roman" w:cs="Times New Roman"/>
                <w:noProof/>
                <w:webHidden/>
                <w:sz w:val="26"/>
                <w:szCs w:val="26"/>
                <w:rPrChange w:id="527" w:author="Nguyen Toan" w:date="2018-05-19T18:59:00Z">
                  <w:rPr>
                    <w:noProof/>
                    <w:webHidden/>
                  </w:rPr>
                </w:rPrChange>
              </w:rPr>
              <w:tab/>
            </w:r>
            <w:r w:rsidRPr="00ED4C42">
              <w:rPr>
                <w:rFonts w:ascii="Times New Roman" w:hAnsi="Times New Roman" w:cs="Times New Roman"/>
                <w:noProof/>
                <w:webHidden/>
                <w:sz w:val="26"/>
                <w:szCs w:val="26"/>
                <w:rPrChange w:id="528" w:author="Nguyen Toan" w:date="2018-05-19T18:59:00Z">
                  <w:rPr>
                    <w:noProof/>
                    <w:webHidden/>
                  </w:rPr>
                </w:rPrChange>
              </w:rPr>
              <w:fldChar w:fldCharType="begin"/>
            </w:r>
            <w:r w:rsidRPr="00ED4C42">
              <w:rPr>
                <w:rFonts w:ascii="Times New Roman" w:hAnsi="Times New Roman" w:cs="Times New Roman"/>
                <w:noProof/>
                <w:webHidden/>
                <w:sz w:val="26"/>
                <w:szCs w:val="26"/>
                <w:rPrChange w:id="529" w:author="Nguyen Toan" w:date="2018-05-19T18:59:00Z">
                  <w:rPr>
                    <w:noProof/>
                    <w:webHidden/>
                  </w:rPr>
                </w:rPrChange>
              </w:rPr>
              <w:instrText xml:space="preserve"> PAGEREF _Toc514519751 \h </w:instrText>
            </w:r>
            <w:r w:rsidRPr="00ED4C42">
              <w:rPr>
                <w:rFonts w:ascii="Times New Roman" w:hAnsi="Times New Roman" w:cs="Times New Roman"/>
                <w:noProof/>
                <w:webHidden/>
                <w:sz w:val="26"/>
                <w:szCs w:val="26"/>
                <w:rPrChange w:id="530" w:author="Nguyen Toan" w:date="2018-05-19T18:59:00Z">
                  <w:rPr>
                    <w:noProof/>
                    <w:webHidden/>
                  </w:rPr>
                </w:rPrChange>
              </w:rPr>
            </w:r>
          </w:ins>
          <w:r w:rsidRPr="00ED4C42">
            <w:rPr>
              <w:rFonts w:ascii="Times New Roman" w:hAnsi="Times New Roman" w:cs="Times New Roman"/>
              <w:noProof/>
              <w:webHidden/>
              <w:sz w:val="26"/>
              <w:szCs w:val="26"/>
              <w:rPrChange w:id="531" w:author="Nguyen Toan" w:date="2018-05-19T18:59:00Z">
                <w:rPr>
                  <w:noProof/>
                  <w:webHidden/>
                </w:rPr>
              </w:rPrChange>
            </w:rPr>
            <w:fldChar w:fldCharType="separate"/>
          </w:r>
          <w:ins w:id="532" w:author="Nguyen Toan" w:date="2018-05-19T18:59:00Z">
            <w:r w:rsidRPr="00ED4C42">
              <w:rPr>
                <w:rFonts w:ascii="Times New Roman" w:hAnsi="Times New Roman" w:cs="Times New Roman"/>
                <w:noProof/>
                <w:webHidden/>
                <w:sz w:val="26"/>
                <w:szCs w:val="26"/>
                <w:rPrChange w:id="533" w:author="Nguyen Toan" w:date="2018-05-19T18:59:00Z">
                  <w:rPr>
                    <w:noProof/>
                    <w:webHidden/>
                  </w:rPr>
                </w:rPrChange>
              </w:rPr>
              <w:t>41</w:t>
            </w:r>
            <w:r w:rsidRPr="00ED4C42">
              <w:rPr>
                <w:rFonts w:ascii="Times New Roman" w:hAnsi="Times New Roman" w:cs="Times New Roman"/>
                <w:noProof/>
                <w:webHidden/>
                <w:sz w:val="26"/>
                <w:szCs w:val="26"/>
                <w:rPrChange w:id="534"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535" w:author="Nguyen Toan" w:date="2018-05-19T18:59:00Z">
                  <w:rPr>
                    <w:rStyle w:val="Hyperlink"/>
                    <w:noProof/>
                  </w:rPr>
                </w:rPrChange>
              </w:rPr>
              <w:fldChar w:fldCharType="end"/>
            </w:r>
          </w:ins>
        </w:p>
        <w:p w14:paraId="6C6245CE" w14:textId="77777777" w:rsidR="00ED4C42" w:rsidRPr="00ED4C42" w:rsidRDefault="00ED4C42">
          <w:pPr>
            <w:pStyle w:val="TOC2"/>
            <w:tabs>
              <w:tab w:val="left" w:pos="880"/>
              <w:tab w:val="right" w:leader="dot" w:pos="9395"/>
            </w:tabs>
            <w:rPr>
              <w:ins w:id="536" w:author="Nguyen Toan" w:date="2018-05-19T18:59:00Z"/>
              <w:rFonts w:ascii="Times New Roman" w:eastAsiaTheme="minorEastAsia" w:hAnsi="Times New Roman" w:cs="Times New Roman"/>
              <w:noProof/>
              <w:color w:val="auto"/>
              <w:sz w:val="26"/>
              <w:szCs w:val="26"/>
              <w:lang w:val="en-US"/>
              <w:rPrChange w:id="537" w:author="Nguyen Toan" w:date="2018-05-19T18:59:00Z">
                <w:rPr>
                  <w:ins w:id="538" w:author="Nguyen Toan" w:date="2018-05-19T18:59:00Z"/>
                  <w:rFonts w:asciiTheme="minorHAnsi" w:eastAsiaTheme="minorEastAsia" w:hAnsiTheme="minorHAnsi" w:cstheme="minorBidi"/>
                  <w:noProof/>
                  <w:color w:val="auto"/>
                  <w:lang w:val="en-US"/>
                </w:rPr>
              </w:rPrChange>
            </w:rPr>
          </w:pPr>
          <w:ins w:id="539" w:author="Nguyen Toan" w:date="2018-05-19T18:59:00Z">
            <w:r w:rsidRPr="00ED4C42">
              <w:rPr>
                <w:rStyle w:val="Hyperlink"/>
                <w:rFonts w:ascii="Times New Roman" w:hAnsi="Times New Roman" w:cs="Times New Roman"/>
                <w:noProof/>
                <w:sz w:val="26"/>
                <w:szCs w:val="26"/>
                <w:rPrChange w:id="540"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541"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542" w:author="Nguyen Toan" w:date="2018-05-19T18:59:00Z">
                  <w:rPr>
                    <w:noProof/>
                  </w:rPr>
                </w:rPrChange>
              </w:rPr>
              <w:instrText>HYPERLINK \l "_Toc514519752"</w:instrText>
            </w:r>
            <w:r w:rsidRPr="00ED4C42">
              <w:rPr>
                <w:rStyle w:val="Hyperlink"/>
                <w:rFonts w:ascii="Times New Roman" w:hAnsi="Times New Roman" w:cs="Times New Roman"/>
                <w:noProof/>
                <w:sz w:val="26"/>
                <w:szCs w:val="26"/>
                <w:rPrChange w:id="543"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544" w:author="Nguyen Toan" w:date="2018-05-19T18:59:00Z">
                  <w:rPr>
                    <w:rStyle w:val="Hyperlink"/>
                    <w:noProof/>
                  </w:rPr>
                </w:rPrChange>
              </w:rPr>
            </w:r>
            <w:r w:rsidRPr="00ED4C42">
              <w:rPr>
                <w:rStyle w:val="Hyperlink"/>
                <w:rFonts w:ascii="Times New Roman" w:hAnsi="Times New Roman" w:cs="Times New Roman"/>
                <w:noProof/>
                <w:sz w:val="26"/>
                <w:szCs w:val="26"/>
                <w:rPrChange w:id="545"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546" w:author="Nguyen Toan" w:date="2018-05-19T18:59:00Z">
                  <w:rPr>
                    <w:rStyle w:val="Hyperlink"/>
                    <w:rFonts w:ascii="Times New Roman" w:eastAsia="Times New Roman" w:hAnsi="Times New Roman" w:cs="Times New Roman"/>
                    <w:b/>
                    <w:noProof/>
                  </w:rPr>
                </w:rPrChange>
              </w:rPr>
              <w:t>3.1.</w:t>
            </w:r>
            <w:r w:rsidRPr="00ED4C42">
              <w:rPr>
                <w:rFonts w:ascii="Times New Roman" w:eastAsiaTheme="minorEastAsia" w:hAnsi="Times New Roman" w:cs="Times New Roman"/>
                <w:noProof/>
                <w:color w:val="auto"/>
                <w:sz w:val="26"/>
                <w:szCs w:val="26"/>
                <w:lang w:val="en-US"/>
                <w:rPrChange w:id="547"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548" w:author="Nguyen Toan" w:date="2018-05-19T18:59:00Z">
                  <w:rPr>
                    <w:rStyle w:val="Hyperlink"/>
                    <w:rFonts w:ascii="Times New Roman" w:eastAsia="Times New Roman" w:hAnsi="Times New Roman" w:cs="Times New Roman"/>
                    <w:b/>
                    <w:noProof/>
                  </w:rPr>
                </w:rPrChange>
              </w:rPr>
              <w:t>Quy trình kiểm thử ứng dụng ESB</w:t>
            </w:r>
            <w:r w:rsidRPr="00ED4C42">
              <w:rPr>
                <w:rFonts w:ascii="Times New Roman" w:hAnsi="Times New Roman" w:cs="Times New Roman"/>
                <w:noProof/>
                <w:webHidden/>
                <w:sz w:val="26"/>
                <w:szCs w:val="26"/>
                <w:rPrChange w:id="549" w:author="Nguyen Toan" w:date="2018-05-19T18:59:00Z">
                  <w:rPr>
                    <w:noProof/>
                    <w:webHidden/>
                  </w:rPr>
                </w:rPrChange>
              </w:rPr>
              <w:tab/>
            </w:r>
            <w:r w:rsidRPr="00ED4C42">
              <w:rPr>
                <w:rFonts w:ascii="Times New Roman" w:hAnsi="Times New Roman" w:cs="Times New Roman"/>
                <w:noProof/>
                <w:webHidden/>
                <w:sz w:val="26"/>
                <w:szCs w:val="26"/>
                <w:rPrChange w:id="550" w:author="Nguyen Toan" w:date="2018-05-19T18:59:00Z">
                  <w:rPr>
                    <w:noProof/>
                    <w:webHidden/>
                  </w:rPr>
                </w:rPrChange>
              </w:rPr>
              <w:fldChar w:fldCharType="begin"/>
            </w:r>
            <w:r w:rsidRPr="00ED4C42">
              <w:rPr>
                <w:rFonts w:ascii="Times New Roman" w:hAnsi="Times New Roman" w:cs="Times New Roman"/>
                <w:noProof/>
                <w:webHidden/>
                <w:sz w:val="26"/>
                <w:szCs w:val="26"/>
                <w:rPrChange w:id="551" w:author="Nguyen Toan" w:date="2018-05-19T18:59:00Z">
                  <w:rPr>
                    <w:noProof/>
                    <w:webHidden/>
                  </w:rPr>
                </w:rPrChange>
              </w:rPr>
              <w:instrText xml:space="preserve"> PAGEREF _Toc514519752 \h </w:instrText>
            </w:r>
            <w:r w:rsidRPr="00ED4C42">
              <w:rPr>
                <w:rFonts w:ascii="Times New Roman" w:hAnsi="Times New Roman" w:cs="Times New Roman"/>
                <w:noProof/>
                <w:webHidden/>
                <w:sz w:val="26"/>
                <w:szCs w:val="26"/>
                <w:rPrChange w:id="552" w:author="Nguyen Toan" w:date="2018-05-19T18:59:00Z">
                  <w:rPr>
                    <w:noProof/>
                    <w:webHidden/>
                  </w:rPr>
                </w:rPrChange>
              </w:rPr>
            </w:r>
          </w:ins>
          <w:r w:rsidRPr="00ED4C42">
            <w:rPr>
              <w:rFonts w:ascii="Times New Roman" w:hAnsi="Times New Roman" w:cs="Times New Roman"/>
              <w:noProof/>
              <w:webHidden/>
              <w:sz w:val="26"/>
              <w:szCs w:val="26"/>
              <w:rPrChange w:id="553" w:author="Nguyen Toan" w:date="2018-05-19T18:59:00Z">
                <w:rPr>
                  <w:noProof/>
                  <w:webHidden/>
                </w:rPr>
              </w:rPrChange>
            </w:rPr>
            <w:fldChar w:fldCharType="separate"/>
          </w:r>
          <w:ins w:id="554" w:author="Nguyen Toan" w:date="2018-05-19T18:59:00Z">
            <w:r w:rsidRPr="00ED4C42">
              <w:rPr>
                <w:rFonts w:ascii="Times New Roman" w:hAnsi="Times New Roman" w:cs="Times New Roman"/>
                <w:noProof/>
                <w:webHidden/>
                <w:sz w:val="26"/>
                <w:szCs w:val="26"/>
                <w:rPrChange w:id="555" w:author="Nguyen Toan" w:date="2018-05-19T18:59:00Z">
                  <w:rPr>
                    <w:noProof/>
                    <w:webHidden/>
                  </w:rPr>
                </w:rPrChange>
              </w:rPr>
              <w:t>41</w:t>
            </w:r>
            <w:r w:rsidRPr="00ED4C42">
              <w:rPr>
                <w:rFonts w:ascii="Times New Roman" w:hAnsi="Times New Roman" w:cs="Times New Roman"/>
                <w:noProof/>
                <w:webHidden/>
                <w:sz w:val="26"/>
                <w:szCs w:val="26"/>
                <w:rPrChange w:id="556"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557" w:author="Nguyen Toan" w:date="2018-05-19T18:59:00Z">
                  <w:rPr>
                    <w:rStyle w:val="Hyperlink"/>
                    <w:noProof/>
                  </w:rPr>
                </w:rPrChange>
              </w:rPr>
              <w:fldChar w:fldCharType="end"/>
            </w:r>
          </w:ins>
        </w:p>
        <w:p w14:paraId="111CDA63" w14:textId="77777777" w:rsidR="00ED4C42" w:rsidRPr="00ED4C42" w:rsidRDefault="00ED4C42">
          <w:pPr>
            <w:pStyle w:val="TOC2"/>
            <w:tabs>
              <w:tab w:val="left" w:pos="880"/>
              <w:tab w:val="right" w:leader="dot" w:pos="9395"/>
            </w:tabs>
            <w:rPr>
              <w:ins w:id="558" w:author="Nguyen Toan" w:date="2018-05-19T18:59:00Z"/>
              <w:rFonts w:ascii="Times New Roman" w:eastAsiaTheme="minorEastAsia" w:hAnsi="Times New Roman" w:cs="Times New Roman"/>
              <w:noProof/>
              <w:color w:val="auto"/>
              <w:sz w:val="26"/>
              <w:szCs w:val="26"/>
              <w:lang w:val="en-US"/>
              <w:rPrChange w:id="559" w:author="Nguyen Toan" w:date="2018-05-19T18:59:00Z">
                <w:rPr>
                  <w:ins w:id="560" w:author="Nguyen Toan" w:date="2018-05-19T18:59:00Z"/>
                  <w:rFonts w:asciiTheme="minorHAnsi" w:eastAsiaTheme="minorEastAsia" w:hAnsiTheme="minorHAnsi" w:cstheme="minorBidi"/>
                  <w:noProof/>
                  <w:color w:val="auto"/>
                  <w:lang w:val="en-US"/>
                </w:rPr>
              </w:rPrChange>
            </w:rPr>
          </w:pPr>
          <w:ins w:id="561" w:author="Nguyen Toan" w:date="2018-05-19T18:59:00Z">
            <w:r w:rsidRPr="00ED4C42">
              <w:rPr>
                <w:rStyle w:val="Hyperlink"/>
                <w:rFonts w:ascii="Times New Roman" w:hAnsi="Times New Roman" w:cs="Times New Roman"/>
                <w:noProof/>
                <w:sz w:val="26"/>
                <w:szCs w:val="26"/>
                <w:rPrChange w:id="562"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563"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564" w:author="Nguyen Toan" w:date="2018-05-19T18:59:00Z">
                  <w:rPr>
                    <w:noProof/>
                  </w:rPr>
                </w:rPrChange>
              </w:rPr>
              <w:instrText>HYPERLINK \l "_Toc514519753"</w:instrText>
            </w:r>
            <w:r w:rsidRPr="00ED4C42">
              <w:rPr>
                <w:rStyle w:val="Hyperlink"/>
                <w:rFonts w:ascii="Times New Roman" w:hAnsi="Times New Roman" w:cs="Times New Roman"/>
                <w:noProof/>
                <w:sz w:val="26"/>
                <w:szCs w:val="26"/>
                <w:rPrChange w:id="565"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566" w:author="Nguyen Toan" w:date="2018-05-19T18:59:00Z">
                  <w:rPr>
                    <w:rStyle w:val="Hyperlink"/>
                    <w:noProof/>
                  </w:rPr>
                </w:rPrChange>
              </w:rPr>
            </w:r>
            <w:r w:rsidRPr="00ED4C42">
              <w:rPr>
                <w:rStyle w:val="Hyperlink"/>
                <w:rFonts w:ascii="Times New Roman" w:hAnsi="Times New Roman" w:cs="Times New Roman"/>
                <w:noProof/>
                <w:sz w:val="26"/>
                <w:szCs w:val="26"/>
                <w:rPrChange w:id="567"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568" w:author="Nguyen Toan" w:date="2018-05-19T18:59:00Z">
                  <w:rPr>
                    <w:rStyle w:val="Hyperlink"/>
                    <w:rFonts w:ascii="Times New Roman" w:eastAsia="Times New Roman" w:hAnsi="Times New Roman" w:cs="Times New Roman"/>
                    <w:b/>
                    <w:noProof/>
                  </w:rPr>
                </w:rPrChange>
              </w:rPr>
              <w:t>3.2.</w:t>
            </w:r>
            <w:r w:rsidRPr="00ED4C42">
              <w:rPr>
                <w:rFonts w:ascii="Times New Roman" w:eastAsiaTheme="minorEastAsia" w:hAnsi="Times New Roman" w:cs="Times New Roman"/>
                <w:noProof/>
                <w:color w:val="auto"/>
                <w:sz w:val="26"/>
                <w:szCs w:val="26"/>
                <w:lang w:val="en-US"/>
                <w:rPrChange w:id="569"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570" w:author="Nguyen Toan" w:date="2018-05-19T18:59:00Z">
                  <w:rPr>
                    <w:rStyle w:val="Hyperlink"/>
                    <w:rFonts w:ascii="Times New Roman" w:eastAsia="Times New Roman" w:hAnsi="Times New Roman" w:cs="Times New Roman"/>
                    <w:b/>
                    <w:noProof/>
                  </w:rPr>
                </w:rPrChange>
              </w:rPr>
              <w:t>Xây dựng ứng dụng AsenAPIDriver</w:t>
            </w:r>
            <w:r w:rsidRPr="00ED4C42">
              <w:rPr>
                <w:rFonts w:ascii="Times New Roman" w:hAnsi="Times New Roman" w:cs="Times New Roman"/>
                <w:noProof/>
                <w:webHidden/>
                <w:sz w:val="26"/>
                <w:szCs w:val="26"/>
                <w:rPrChange w:id="571" w:author="Nguyen Toan" w:date="2018-05-19T18:59:00Z">
                  <w:rPr>
                    <w:noProof/>
                    <w:webHidden/>
                  </w:rPr>
                </w:rPrChange>
              </w:rPr>
              <w:tab/>
            </w:r>
            <w:r w:rsidRPr="00ED4C42">
              <w:rPr>
                <w:rFonts w:ascii="Times New Roman" w:hAnsi="Times New Roman" w:cs="Times New Roman"/>
                <w:noProof/>
                <w:webHidden/>
                <w:sz w:val="26"/>
                <w:szCs w:val="26"/>
                <w:rPrChange w:id="572" w:author="Nguyen Toan" w:date="2018-05-19T18:59:00Z">
                  <w:rPr>
                    <w:noProof/>
                    <w:webHidden/>
                  </w:rPr>
                </w:rPrChange>
              </w:rPr>
              <w:fldChar w:fldCharType="begin"/>
            </w:r>
            <w:r w:rsidRPr="00ED4C42">
              <w:rPr>
                <w:rFonts w:ascii="Times New Roman" w:hAnsi="Times New Roman" w:cs="Times New Roman"/>
                <w:noProof/>
                <w:webHidden/>
                <w:sz w:val="26"/>
                <w:szCs w:val="26"/>
                <w:rPrChange w:id="573" w:author="Nguyen Toan" w:date="2018-05-19T18:59:00Z">
                  <w:rPr>
                    <w:noProof/>
                    <w:webHidden/>
                  </w:rPr>
                </w:rPrChange>
              </w:rPr>
              <w:instrText xml:space="preserve"> PAGEREF _Toc514519753 \h </w:instrText>
            </w:r>
            <w:r w:rsidRPr="00ED4C42">
              <w:rPr>
                <w:rFonts w:ascii="Times New Roman" w:hAnsi="Times New Roman" w:cs="Times New Roman"/>
                <w:noProof/>
                <w:webHidden/>
                <w:sz w:val="26"/>
                <w:szCs w:val="26"/>
                <w:rPrChange w:id="574" w:author="Nguyen Toan" w:date="2018-05-19T18:59:00Z">
                  <w:rPr>
                    <w:noProof/>
                    <w:webHidden/>
                  </w:rPr>
                </w:rPrChange>
              </w:rPr>
            </w:r>
          </w:ins>
          <w:r w:rsidRPr="00ED4C42">
            <w:rPr>
              <w:rFonts w:ascii="Times New Roman" w:hAnsi="Times New Roman" w:cs="Times New Roman"/>
              <w:noProof/>
              <w:webHidden/>
              <w:sz w:val="26"/>
              <w:szCs w:val="26"/>
              <w:rPrChange w:id="575" w:author="Nguyen Toan" w:date="2018-05-19T18:59:00Z">
                <w:rPr>
                  <w:noProof/>
                  <w:webHidden/>
                </w:rPr>
              </w:rPrChange>
            </w:rPr>
            <w:fldChar w:fldCharType="separate"/>
          </w:r>
          <w:ins w:id="576" w:author="Nguyen Toan" w:date="2018-05-19T18:59:00Z">
            <w:r w:rsidRPr="00ED4C42">
              <w:rPr>
                <w:rFonts w:ascii="Times New Roman" w:hAnsi="Times New Roman" w:cs="Times New Roman"/>
                <w:noProof/>
                <w:webHidden/>
                <w:sz w:val="26"/>
                <w:szCs w:val="26"/>
                <w:rPrChange w:id="577" w:author="Nguyen Toan" w:date="2018-05-19T18:59:00Z">
                  <w:rPr>
                    <w:noProof/>
                    <w:webHidden/>
                  </w:rPr>
                </w:rPrChange>
              </w:rPr>
              <w:t>42</w:t>
            </w:r>
            <w:r w:rsidRPr="00ED4C42">
              <w:rPr>
                <w:rFonts w:ascii="Times New Roman" w:hAnsi="Times New Roman" w:cs="Times New Roman"/>
                <w:noProof/>
                <w:webHidden/>
                <w:sz w:val="26"/>
                <w:szCs w:val="26"/>
                <w:rPrChange w:id="578"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579" w:author="Nguyen Toan" w:date="2018-05-19T18:59:00Z">
                  <w:rPr>
                    <w:rStyle w:val="Hyperlink"/>
                    <w:noProof/>
                  </w:rPr>
                </w:rPrChange>
              </w:rPr>
              <w:fldChar w:fldCharType="end"/>
            </w:r>
          </w:ins>
        </w:p>
        <w:p w14:paraId="1AF2C6D5" w14:textId="77777777" w:rsidR="00ED4C42" w:rsidRPr="00ED4C42" w:rsidRDefault="00ED4C42">
          <w:pPr>
            <w:pStyle w:val="TOC1"/>
            <w:rPr>
              <w:ins w:id="580" w:author="Nguyen Toan" w:date="2018-05-19T18:59:00Z"/>
              <w:rFonts w:ascii="Times New Roman" w:eastAsiaTheme="minorEastAsia" w:hAnsi="Times New Roman" w:cs="Times New Roman"/>
              <w:noProof/>
              <w:color w:val="auto"/>
              <w:sz w:val="26"/>
              <w:szCs w:val="26"/>
              <w:lang w:val="en-US"/>
              <w:rPrChange w:id="581" w:author="Nguyen Toan" w:date="2018-05-19T18:59:00Z">
                <w:rPr>
                  <w:ins w:id="582" w:author="Nguyen Toan" w:date="2018-05-19T18:59:00Z"/>
                  <w:rFonts w:asciiTheme="minorHAnsi" w:eastAsiaTheme="minorEastAsia" w:hAnsiTheme="minorHAnsi" w:cstheme="minorBidi"/>
                  <w:noProof/>
                  <w:color w:val="auto"/>
                  <w:lang w:val="en-US"/>
                </w:rPr>
              </w:rPrChange>
            </w:rPr>
          </w:pPr>
          <w:ins w:id="583" w:author="Nguyen Toan" w:date="2018-05-19T18:59:00Z">
            <w:r w:rsidRPr="00ED4C42">
              <w:rPr>
                <w:rStyle w:val="Hyperlink"/>
                <w:rFonts w:ascii="Times New Roman" w:hAnsi="Times New Roman" w:cs="Times New Roman"/>
                <w:noProof/>
                <w:sz w:val="26"/>
                <w:szCs w:val="26"/>
                <w:rPrChange w:id="584"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585"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586" w:author="Nguyen Toan" w:date="2018-05-19T18:59:00Z">
                  <w:rPr>
                    <w:noProof/>
                  </w:rPr>
                </w:rPrChange>
              </w:rPr>
              <w:instrText>HYPERLINK \l "_Toc514519754"</w:instrText>
            </w:r>
            <w:r w:rsidRPr="00ED4C42">
              <w:rPr>
                <w:rStyle w:val="Hyperlink"/>
                <w:rFonts w:ascii="Times New Roman" w:hAnsi="Times New Roman" w:cs="Times New Roman"/>
                <w:noProof/>
                <w:sz w:val="26"/>
                <w:szCs w:val="26"/>
                <w:rPrChange w:id="587"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588" w:author="Nguyen Toan" w:date="2018-05-19T18:59:00Z">
                  <w:rPr>
                    <w:rStyle w:val="Hyperlink"/>
                    <w:noProof/>
                  </w:rPr>
                </w:rPrChange>
              </w:rPr>
            </w:r>
            <w:r w:rsidRPr="00ED4C42">
              <w:rPr>
                <w:rStyle w:val="Hyperlink"/>
                <w:rFonts w:ascii="Times New Roman" w:hAnsi="Times New Roman" w:cs="Times New Roman"/>
                <w:noProof/>
                <w:sz w:val="26"/>
                <w:szCs w:val="26"/>
                <w:rPrChange w:id="589"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590" w:author="Nguyen Toan" w:date="2018-05-19T18:59:00Z">
                  <w:rPr>
                    <w:rStyle w:val="Hyperlink"/>
                    <w:rFonts w:ascii="Times New Roman" w:eastAsia="Times New Roman" w:hAnsi="Times New Roman" w:cs="Times New Roman"/>
                    <w:b/>
                    <w:noProof/>
                  </w:rPr>
                </w:rPrChange>
              </w:rPr>
              <w:t>CHƯƠNG 4.</w:t>
            </w:r>
            <w:r w:rsidRPr="00ED4C42">
              <w:rPr>
                <w:rFonts w:ascii="Times New Roman" w:eastAsiaTheme="minorEastAsia" w:hAnsi="Times New Roman" w:cs="Times New Roman"/>
                <w:noProof/>
                <w:color w:val="auto"/>
                <w:sz w:val="26"/>
                <w:szCs w:val="26"/>
                <w:lang w:val="en-US"/>
                <w:rPrChange w:id="591"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592" w:author="Nguyen Toan" w:date="2018-05-19T18:59:00Z">
                  <w:rPr>
                    <w:rStyle w:val="Hyperlink"/>
                    <w:rFonts w:ascii="Times New Roman" w:eastAsia="Times New Roman" w:hAnsi="Times New Roman" w:cs="Times New Roman"/>
                    <w:b/>
                    <w:noProof/>
                  </w:rPr>
                </w:rPrChange>
              </w:rPr>
              <w:t>THỰC NGHIỆM</w:t>
            </w:r>
            <w:r w:rsidRPr="00ED4C42">
              <w:rPr>
                <w:rFonts w:ascii="Times New Roman" w:hAnsi="Times New Roman" w:cs="Times New Roman"/>
                <w:noProof/>
                <w:webHidden/>
                <w:sz w:val="26"/>
                <w:szCs w:val="26"/>
                <w:rPrChange w:id="593" w:author="Nguyen Toan" w:date="2018-05-19T18:59:00Z">
                  <w:rPr>
                    <w:noProof/>
                    <w:webHidden/>
                  </w:rPr>
                </w:rPrChange>
              </w:rPr>
              <w:tab/>
            </w:r>
            <w:r w:rsidRPr="00ED4C42">
              <w:rPr>
                <w:rFonts w:ascii="Times New Roman" w:hAnsi="Times New Roman" w:cs="Times New Roman"/>
                <w:noProof/>
                <w:webHidden/>
                <w:sz w:val="26"/>
                <w:szCs w:val="26"/>
                <w:rPrChange w:id="594" w:author="Nguyen Toan" w:date="2018-05-19T18:59:00Z">
                  <w:rPr>
                    <w:noProof/>
                    <w:webHidden/>
                  </w:rPr>
                </w:rPrChange>
              </w:rPr>
              <w:fldChar w:fldCharType="begin"/>
            </w:r>
            <w:r w:rsidRPr="00ED4C42">
              <w:rPr>
                <w:rFonts w:ascii="Times New Roman" w:hAnsi="Times New Roman" w:cs="Times New Roman"/>
                <w:noProof/>
                <w:webHidden/>
                <w:sz w:val="26"/>
                <w:szCs w:val="26"/>
                <w:rPrChange w:id="595" w:author="Nguyen Toan" w:date="2018-05-19T18:59:00Z">
                  <w:rPr>
                    <w:noProof/>
                    <w:webHidden/>
                  </w:rPr>
                </w:rPrChange>
              </w:rPr>
              <w:instrText xml:space="preserve"> PAGEREF _Toc514519754 \h </w:instrText>
            </w:r>
            <w:r w:rsidRPr="00ED4C42">
              <w:rPr>
                <w:rFonts w:ascii="Times New Roman" w:hAnsi="Times New Roman" w:cs="Times New Roman"/>
                <w:noProof/>
                <w:webHidden/>
                <w:sz w:val="26"/>
                <w:szCs w:val="26"/>
                <w:rPrChange w:id="596" w:author="Nguyen Toan" w:date="2018-05-19T18:59:00Z">
                  <w:rPr>
                    <w:noProof/>
                    <w:webHidden/>
                  </w:rPr>
                </w:rPrChange>
              </w:rPr>
            </w:r>
          </w:ins>
          <w:r w:rsidRPr="00ED4C42">
            <w:rPr>
              <w:rFonts w:ascii="Times New Roman" w:hAnsi="Times New Roman" w:cs="Times New Roman"/>
              <w:noProof/>
              <w:webHidden/>
              <w:sz w:val="26"/>
              <w:szCs w:val="26"/>
              <w:rPrChange w:id="597" w:author="Nguyen Toan" w:date="2018-05-19T18:59:00Z">
                <w:rPr>
                  <w:noProof/>
                  <w:webHidden/>
                </w:rPr>
              </w:rPrChange>
            </w:rPr>
            <w:fldChar w:fldCharType="separate"/>
          </w:r>
          <w:ins w:id="598" w:author="Nguyen Toan" w:date="2018-05-19T18:59:00Z">
            <w:r w:rsidRPr="00ED4C42">
              <w:rPr>
                <w:rFonts w:ascii="Times New Roman" w:hAnsi="Times New Roman" w:cs="Times New Roman"/>
                <w:noProof/>
                <w:webHidden/>
                <w:sz w:val="26"/>
                <w:szCs w:val="26"/>
                <w:rPrChange w:id="599" w:author="Nguyen Toan" w:date="2018-05-19T18:59:00Z">
                  <w:rPr>
                    <w:noProof/>
                    <w:webHidden/>
                  </w:rPr>
                </w:rPrChange>
              </w:rPr>
              <w:t>47</w:t>
            </w:r>
            <w:r w:rsidRPr="00ED4C42">
              <w:rPr>
                <w:rFonts w:ascii="Times New Roman" w:hAnsi="Times New Roman" w:cs="Times New Roman"/>
                <w:noProof/>
                <w:webHidden/>
                <w:sz w:val="26"/>
                <w:szCs w:val="26"/>
                <w:rPrChange w:id="600"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601" w:author="Nguyen Toan" w:date="2018-05-19T18:59:00Z">
                  <w:rPr>
                    <w:rStyle w:val="Hyperlink"/>
                    <w:noProof/>
                  </w:rPr>
                </w:rPrChange>
              </w:rPr>
              <w:fldChar w:fldCharType="end"/>
            </w:r>
          </w:ins>
        </w:p>
        <w:p w14:paraId="6EC29C10" w14:textId="77777777" w:rsidR="00ED4C42" w:rsidRPr="00ED4C42" w:rsidRDefault="00ED4C42">
          <w:pPr>
            <w:pStyle w:val="TOC2"/>
            <w:tabs>
              <w:tab w:val="left" w:pos="880"/>
              <w:tab w:val="right" w:leader="dot" w:pos="9395"/>
            </w:tabs>
            <w:rPr>
              <w:ins w:id="602" w:author="Nguyen Toan" w:date="2018-05-19T18:59:00Z"/>
              <w:rFonts w:ascii="Times New Roman" w:eastAsiaTheme="minorEastAsia" w:hAnsi="Times New Roman" w:cs="Times New Roman"/>
              <w:noProof/>
              <w:color w:val="auto"/>
              <w:sz w:val="26"/>
              <w:szCs w:val="26"/>
              <w:lang w:val="en-US"/>
              <w:rPrChange w:id="603" w:author="Nguyen Toan" w:date="2018-05-19T18:59:00Z">
                <w:rPr>
                  <w:ins w:id="604" w:author="Nguyen Toan" w:date="2018-05-19T18:59:00Z"/>
                  <w:rFonts w:asciiTheme="minorHAnsi" w:eastAsiaTheme="minorEastAsia" w:hAnsiTheme="minorHAnsi" w:cstheme="minorBidi"/>
                  <w:noProof/>
                  <w:color w:val="auto"/>
                  <w:lang w:val="en-US"/>
                </w:rPr>
              </w:rPrChange>
            </w:rPr>
          </w:pPr>
          <w:ins w:id="605" w:author="Nguyen Toan" w:date="2018-05-19T18:59:00Z">
            <w:r w:rsidRPr="00ED4C42">
              <w:rPr>
                <w:rStyle w:val="Hyperlink"/>
                <w:rFonts w:ascii="Times New Roman" w:hAnsi="Times New Roman" w:cs="Times New Roman"/>
                <w:noProof/>
                <w:sz w:val="26"/>
                <w:szCs w:val="26"/>
                <w:rPrChange w:id="606" w:author="Nguyen Toan" w:date="2018-05-19T18:59:00Z">
                  <w:rPr>
                    <w:rStyle w:val="Hyperlink"/>
                    <w:noProof/>
                  </w:rPr>
                </w:rPrChange>
              </w:rPr>
              <w:lastRenderedPageBreak/>
              <w:fldChar w:fldCharType="begin"/>
            </w:r>
            <w:r w:rsidRPr="00ED4C42">
              <w:rPr>
                <w:rStyle w:val="Hyperlink"/>
                <w:rFonts w:ascii="Times New Roman" w:hAnsi="Times New Roman" w:cs="Times New Roman"/>
                <w:noProof/>
                <w:sz w:val="26"/>
                <w:szCs w:val="26"/>
                <w:rPrChange w:id="607"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608" w:author="Nguyen Toan" w:date="2018-05-19T18:59:00Z">
                  <w:rPr>
                    <w:noProof/>
                  </w:rPr>
                </w:rPrChange>
              </w:rPr>
              <w:instrText>HYPERLINK \l "_Toc514519755"</w:instrText>
            </w:r>
            <w:r w:rsidRPr="00ED4C42">
              <w:rPr>
                <w:rStyle w:val="Hyperlink"/>
                <w:rFonts w:ascii="Times New Roman" w:hAnsi="Times New Roman" w:cs="Times New Roman"/>
                <w:noProof/>
                <w:sz w:val="26"/>
                <w:szCs w:val="26"/>
                <w:rPrChange w:id="609"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610" w:author="Nguyen Toan" w:date="2018-05-19T18:59:00Z">
                  <w:rPr>
                    <w:rStyle w:val="Hyperlink"/>
                    <w:noProof/>
                  </w:rPr>
                </w:rPrChange>
              </w:rPr>
            </w:r>
            <w:r w:rsidRPr="00ED4C42">
              <w:rPr>
                <w:rStyle w:val="Hyperlink"/>
                <w:rFonts w:ascii="Times New Roman" w:hAnsi="Times New Roman" w:cs="Times New Roman"/>
                <w:noProof/>
                <w:sz w:val="26"/>
                <w:szCs w:val="26"/>
                <w:rPrChange w:id="611"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612" w:author="Nguyen Toan" w:date="2018-05-19T18:59:00Z">
                  <w:rPr>
                    <w:rStyle w:val="Hyperlink"/>
                    <w:rFonts w:ascii="Times New Roman" w:eastAsia="Times New Roman" w:hAnsi="Times New Roman" w:cs="Times New Roman"/>
                    <w:b/>
                    <w:noProof/>
                  </w:rPr>
                </w:rPrChange>
              </w:rPr>
              <w:t>4.1.</w:t>
            </w:r>
            <w:r w:rsidRPr="00ED4C42">
              <w:rPr>
                <w:rFonts w:ascii="Times New Roman" w:eastAsiaTheme="minorEastAsia" w:hAnsi="Times New Roman" w:cs="Times New Roman"/>
                <w:noProof/>
                <w:color w:val="auto"/>
                <w:sz w:val="26"/>
                <w:szCs w:val="26"/>
                <w:lang w:val="en-US"/>
                <w:rPrChange w:id="613"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614" w:author="Nguyen Toan" w:date="2018-05-19T18:59:00Z">
                  <w:rPr>
                    <w:rStyle w:val="Hyperlink"/>
                    <w:rFonts w:ascii="Times New Roman" w:eastAsia="Times New Roman" w:hAnsi="Times New Roman" w:cs="Times New Roman"/>
                    <w:b/>
                    <w:noProof/>
                  </w:rPr>
                </w:rPrChange>
              </w:rPr>
              <w:t>Ứng dụng MuleESB mẫu</w:t>
            </w:r>
            <w:r w:rsidRPr="00ED4C42">
              <w:rPr>
                <w:rFonts w:ascii="Times New Roman" w:hAnsi="Times New Roman" w:cs="Times New Roman"/>
                <w:noProof/>
                <w:webHidden/>
                <w:sz w:val="26"/>
                <w:szCs w:val="26"/>
                <w:rPrChange w:id="615" w:author="Nguyen Toan" w:date="2018-05-19T18:59:00Z">
                  <w:rPr>
                    <w:noProof/>
                    <w:webHidden/>
                  </w:rPr>
                </w:rPrChange>
              </w:rPr>
              <w:tab/>
            </w:r>
            <w:r w:rsidRPr="00ED4C42">
              <w:rPr>
                <w:rFonts w:ascii="Times New Roman" w:hAnsi="Times New Roman" w:cs="Times New Roman"/>
                <w:noProof/>
                <w:webHidden/>
                <w:sz w:val="26"/>
                <w:szCs w:val="26"/>
                <w:rPrChange w:id="616" w:author="Nguyen Toan" w:date="2018-05-19T18:59:00Z">
                  <w:rPr>
                    <w:noProof/>
                    <w:webHidden/>
                  </w:rPr>
                </w:rPrChange>
              </w:rPr>
              <w:fldChar w:fldCharType="begin"/>
            </w:r>
            <w:r w:rsidRPr="00ED4C42">
              <w:rPr>
                <w:rFonts w:ascii="Times New Roman" w:hAnsi="Times New Roman" w:cs="Times New Roman"/>
                <w:noProof/>
                <w:webHidden/>
                <w:sz w:val="26"/>
                <w:szCs w:val="26"/>
                <w:rPrChange w:id="617" w:author="Nguyen Toan" w:date="2018-05-19T18:59:00Z">
                  <w:rPr>
                    <w:noProof/>
                    <w:webHidden/>
                  </w:rPr>
                </w:rPrChange>
              </w:rPr>
              <w:instrText xml:space="preserve"> PAGEREF _Toc514519755 \h </w:instrText>
            </w:r>
            <w:r w:rsidRPr="00ED4C42">
              <w:rPr>
                <w:rFonts w:ascii="Times New Roman" w:hAnsi="Times New Roman" w:cs="Times New Roman"/>
                <w:noProof/>
                <w:webHidden/>
                <w:sz w:val="26"/>
                <w:szCs w:val="26"/>
                <w:rPrChange w:id="618" w:author="Nguyen Toan" w:date="2018-05-19T18:59:00Z">
                  <w:rPr>
                    <w:noProof/>
                    <w:webHidden/>
                  </w:rPr>
                </w:rPrChange>
              </w:rPr>
            </w:r>
          </w:ins>
          <w:r w:rsidRPr="00ED4C42">
            <w:rPr>
              <w:rFonts w:ascii="Times New Roman" w:hAnsi="Times New Roman" w:cs="Times New Roman"/>
              <w:noProof/>
              <w:webHidden/>
              <w:sz w:val="26"/>
              <w:szCs w:val="26"/>
              <w:rPrChange w:id="619" w:author="Nguyen Toan" w:date="2018-05-19T18:59:00Z">
                <w:rPr>
                  <w:noProof/>
                  <w:webHidden/>
                </w:rPr>
              </w:rPrChange>
            </w:rPr>
            <w:fldChar w:fldCharType="separate"/>
          </w:r>
          <w:ins w:id="620" w:author="Nguyen Toan" w:date="2018-05-19T18:59:00Z">
            <w:r w:rsidRPr="00ED4C42">
              <w:rPr>
                <w:rFonts w:ascii="Times New Roman" w:hAnsi="Times New Roman" w:cs="Times New Roman"/>
                <w:noProof/>
                <w:webHidden/>
                <w:sz w:val="26"/>
                <w:szCs w:val="26"/>
                <w:rPrChange w:id="621" w:author="Nguyen Toan" w:date="2018-05-19T18:59:00Z">
                  <w:rPr>
                    <w:noProof/>
                    <w:webHidden/>
                  </w:rPr>
                </w:rPrChange>
              </w:rPr>
              <w:t>47</w:t>
            </w:r>
            <w:r w:rsidRPr="00ED4C42">
              <w:rPr>
                <w:rFonts w:ascii="Times New Roman" w:hAnsi="Times New Roman" w:cs="Times New Roman"/>
                <w:noProof/>
                <w:webHidden/>
                <w:sz w:val="26"/>
                <w:szCs w:val="26"/>
                <w:rPrChange w:id="622"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623" w:author="Nguyen Toan" w:date="2018-05-19T18:59:00Z">
                  <w:rPr>
                    <w:rStyle w:val="Hyperlink"/>
                    <w:noProof/>
                  </w:rPr>
                </w:rPrChange>
              </w:rPr>
              <w:fldChar w:fldCharType="end"/>
            </w:r>
          </w:ins>
        </w:p>
        <w:p w14:paraId="3AEA04FA" w14:textId="77777777" w:rsidR="00ED4C42" w:rsidRPr="00ED4C42" w:rsidRDefault="00ED4C42">
          <w:pPr>
            <w:pStyle w:val="TOC2"/>
            <w:tabs>
              <w:tab w:val="left" w:pos="880"/>
              <w:tab w:val="right" w:leader="dot" w:pos="9395"/>
            </w:tabs>
            <w:rPr>
              <w:ins w:id="624" w:author="Nguyen Toan" w:date="2018-05-19T18:59:00Z"/>
              <w:rFonts w:ascii="Times New Roman" w:eastAsiaTheme="minorEastAsia" w:hAnsi="Times New Roman" w:cs="Times New Roman"/>
              <w:noProof/>
              <w:color w:val="auto"/>
              <w:sz w:val="26"/>
              <w:szCs w:val="26"/>
              <w:lang w:val="en-US"/>
              <w:rPrChange w:id="625" w:author="Nguyen Toan" w:date="2018-05-19T18:59:00Z">
                <w:rPr>
                  <w:ins w:id="626" w:author="Nguyen Toan" w:date="2018-05-19T18:59:00Z"/>
                  <w:rFonts w:asciiTheme="minorHAnsi" w:eastAsiaTheme="minorEastAsia" w:hAnsiTheme="minorHAnsi" w:cstheme="minorBidi"/>
                  <w:noProof/>
                  <w:color w:val="auto"/>
                  <w:lang w:val="en-US"/>
                </w:rPr>
              </w:rPrChange>
            </w:rPr>
          </w:pPr>
          <w:ins w:id="627" w:author="Nguyen Toan" w:date="2018-05-19T18:59:00Z">
            <w:r w:rsidRPr="00ED4C42">
              <w:rPr>
                <w:rStyle w:val="Hyperlink"/>
                <w:rFonts w:ascii="Times New Roman" w:hAnsi="Times New Roman" w:cs="Times New Roman"/>
                <w:noProof/>
                <w:sz w:val="26"/>
                <w:szCs w:val="26"/>
                <w:rPrChange w:id="628"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629"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630" w:author="Nguyen Toan" w:date="2018-05-19T18:59:00Z">
                  <w:rPr>
                    <w:noProof/>
                  </w:rPr>
                </w:rPrChange>
              </w:rPr>
              <w:instrText>HYPERLINK \l "_Toc514519756"</w:instrText>
            </w:r>
            <w:r w:rsidRPr="00ED4C42">
              <w:rPr>
                <w:rStyle w:val="Hyperlink"/>
                <w:rFonts w:ascii="Times New Roman" w:hAnsi="Times New Roman" w:cs="Times New Roman"/>
                <w:noProof/>
                <w:sz w:val="26"/>
                <w:szCs w:val="26"/>
                <w:rPrChange w:id="631"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632" w:author="Nguyen Toan" w:date="2018-05-19T18:59:00Z">
                  <w:rPr>
                    <w:rStyle w:val="Hyperlink"/>
                    <w:noProof/>
                  </w:rPr>
                </w:rPrChange>
              </w:rPr>
            </w:r>
            <w:r w:rsidRPr="00ED4C42">
              <w:rPr>
                <w:rStyle w:val="Hyperlink"/>
                <w:rFonts w:ascii="Times New Roman" w:hAnsi="Times New Roman" w:cs="Times New Roman"/>
                <w:noProof/>
                <w:sz w:val="26"/>
                <w:szCs w:val="26"/>
                <w:rPrChange w:id="633"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634" w:author="Nguyen Toan" w:date="2018-05-19T18:59:00Z">
                  <w:rPr>
                    <w:rStyle w:val="Hyperlink"/>
                    <w:rFonts w:ascii="Times New Roman" w:eastAsia="Times New Roman" w:hAnsi="Times New Roman" w:cs="Times New Roman"/>
                    <w:b/>
                    <w:noProof/>
                  </w:rPr>
                </w:rPrChange>
              </w:rPr>
              <w:t>4.2.</w:t>
            </w:r>
            <w:r w:rsidRPr="00ED4C42">
              <w:rPr>
                <w:rFonts w:ascii="Times New Roman" w:eastAsiaTheme="minorEastAsia" w:hAnsi="Times New Roman" w:cs="Times New Roman"/>
                <w:noProof/>
                <w:color w:val="auto"/>
                <w:sz w:val="26"/>
                <w:szCs w:val="26"/>
                <w:lang w:val="en-US"/>
                <w:rPrChange w:id="635"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636" w:author="Nguyen Toan" w:date="2018-05-19T18:59:00Z">
                  <w:rPr>
                    <w:rStyle w:val="Hyperlink"/>
                    <w:rFonts w:ascii="Times New Roman" w:eastAsia="Times New Roman" w:hAnsi="Times New Roman" w:cs="Times New Roman"/>
                    <w:b/>
                    <w:noProof/>
                  </w:rPr>
                </w:rPrChange>
              </w:rPr>
              <w:t>Tích hợp quy trình kiểm thử</w:t>
            </w:r>
            <w:r w:rsidRPr="00ED4C42">
              <w:rPr>
                <w:rFonts w:ascii="Times New Roman" w:hAnsi="Times New Roman" w:cs="Times New Roman"/>
                <w:noProof/>
                <w:webHidden/>
                <w:sz w:val="26"/>
                <w:szCs w:val="26"/>
                <w:rPrChange w:id="637" w:author="Nguyen Toan" w:date="2018-05-19T18:59:00Z">
                  <w:rPr>
                    <w:noProof/>
                    <w:webHidden/>
                  </w:rPr>
                </w:rPrChange>
              </w:rPr>
              <w:tab/>
            </w:r>
            <w:r w:rsidRPr="00ED4C42">
              <w:rPr>
                <w:rFonts w:ascii="Times New Roman" w:hAnsi="Times New Roman" w:cs="Times New Roman"/>
                <w:noProof/>
                <w:webHidden/>
                <w:sz w:val="26"/>
                <w:szCs w:val="26"/>
                <w:rPrChange w:id="638" w:author="Nguyen Toan" w:date="2018-05-19T18:59:00Z">
                  <w:rPr>
                    <w:noProof/>
                    <w:webHidden/>
                  </w:rPr>
                </w:rPrChange>
              </w:rPr>
              <w:fldChar w:fldCharType="begin"/>
            </w:r>
            <w:r w:rsidRPr="00ED4C42">
              <w:rPr>
                <w:rFonts w:ascii="Times New Roman" w:hAnsi="Times New Roman" w:cs="Times New Roman"/>
                <w:noProof/>
                <w:webHidden/>
                <w:sz w:val="26"/>
                <w:szCs w:val="26"/>
                <w:rPrChange w:id="639" w:author="Nguyen Toan" w:date="2018-05-19T18:59:00Z">
                  <w:rPr>
                    <w:noProof/>
                    <w:webHidden/>
                  </w:rPr>
                </w:rPrChange>
              </w:rPr>
              <w:instrText xml:space="preserve"> PAGEREF _Toc514519756 \h </w:instrText>
            </w:r>
            <w:r w:rsidRPr="00ED4C42">
              <w:rPr>
                <w:rFonts w:ascii="Times New Roman" w:hAnsi="Times New Roman" w:cs="Times New Roman"/>
                <w:noProof/>
                <w:webHidden/>
                <w:sz w:val="26"/>
                <w:szCs w:val="26"/>
                <w:rPrChange w:id="640" w:author="Nguyen Toan" w:date="2018-05-19T18:59:00Z">
                  <w:rPr>
                    <w:noProof/>
                    <w:webHidden/>
                  </w:rPr>
                </w:rPrChange>
              </w:rPr>
            </w:r>
          </w:ins>
          <w:r w:rsidRPr="00ED4C42">
            <w:rPr>
              <w:rFonts w:ascii="Times New Roman" w:hAnsi="Times New Roman" w:cs="Times New Roman"/>
              <w:noProof/>
              <w:webHidden/>
              <w:sz w:val="26"/>
              <w:szCs w:val="26"/>
              <w:rPrChange w:id="641" w:author="Nguyen Toan" w:date="2018-05-19T18:59:00Z">
                <w:rPr>
                  <w:noProof/>
                  <w:webHidden/>
                </w:rPr>
              </w:rPrChange>
            </w:rPr>
            <w:fldChar w:fldCharType="separate"/>
          </w:r>
          <w:ins w:id="642" w:author="Nguyen Toan" w:date="2018-05-19T18:59:00Z">
            <w:r w:rsidRPr="00ED4C42">
              <w:rPr>
                <w:rFonts w:ascii="Times New Roman" w:hAnsi="Times New Roman" w:cs="Times New Roman"/>
                <w:noProof/>
                <w:webHidden/>
                <w:sz w:val="26"/>
                <w:szCs w:val="26"/>
                <w:rPrChange w:id="643" w:author="Nguyen Toan" w:date="2018-05-19T18:59:00Z">
                  <w:rPr>
                    <w:noProof/>
                    <w:webHidden/>
                  </w:rPr>
                </w:rPrChange>
              </w:rPr>
              <w:t>48</w:t>
            </w:r>
            <w:r w:rsidRPr="00ED4C42">
              <w:rPr>
                <w:rFonts w:ascii="Times New Roman" w:hAnsi="Times New Roman" w:cs="Times New Roman"/>
                <w:noProof/>
                <w:webHidden/>
                <w:sz w:val="26"/>
                <w:szCs w:val="26"/>
                <w:rPrChange w:id="644"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645" w:author="Nguyen Toan" w:date="2018-05-19T18:59:00Z">
                  <w:rPr>
                    <w:rStyle w:val="Hyperlink"/>
                    <w:noProof/>
                  </w:rPr>
                </w:rPrChange>
              </w:rPr>
              <w:fldChar w:fldCharType="end"/>
            </w:r>
          </w:ins>
        </w:p>
        <w:p w14:paraId="3ECDCBB4" w14:textId="77777777" w:rsidR="00ED4C42" w:rsidRPr="00ED4C42" w:rsidRDefault="00ED4C42">
          <w:pPr>
            <w:pStyle w:val="TOC2"/>
            <w:tabs>
              <w:tab w:val="left" w:pos="880"/>
              <w:tab w:val="right" w:leader="dot" w:pos="9395"/>
            </w:tabs>
            <w:rPr>
              <w:ins w:id="646" w:author="Nguyen Toan" w:date="2018-05-19T18:59:00Z"/>
              <w:rFonts w:ascii="Times New Roman" w:eastAsiaTheme="minorEastAsia" w:hAnsi="Times New Roman" w:cs="Times New Roman"/>
              <w:noProof/>
              <w:color w:val="auto"/>
              <w:sz w:val="26"/>
              <w:szCs w:val="26"/>
              <w:lang w:val="en-US"/>
              <w:rPrChange w:id="647" w:author="Nguyen Toan" w:date="2018-05-19T18:59:00Z">
                <w:rPr>
                  <w:ins w:id="648" w:author="Nguyen Toan" w:date="2018-05-19T18:59:00Z"/>
                  <w:rFonts w:asciiTheme="minorHAnsi" w:eastAsiaTheme="minorEastAsia" w:hAnsiTheme="minorHAnsi" w:cstheme="minorBidi"/>
                  <w:noProof/>
                  <w:color w:val="auto"/>
                  <w:lang w:val="en-US"/>
                </w:rPr>
              </w:rPrChange>
            </w:rPr>
          </w:pPr>
          <w:ins w:id="649" w:author="Nguyen Toan" w:date="2018-05-19T18:59:00Z">
            <w:r w:rsidRPr="00ED4C42">
              <w:rPr>
                <w:rStyle w:val="Hyperlink"/>
                <w:rFonts w:ascii="Times New Roman" w:hAnsi="Times New Roman" w:cs="Times New Roman"/>
                <w:noProof/>
                <w:sz w:val="26"/>
                <w:szCs w:val="26"/>
                <w:rPrChange w:id="650"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651"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652" w:author="Nguyen Toan" w:date="2018-05-19T18:59:00Z">
                  <w:rPr>
                    <w:noProof/>
                  </w:rPr>
                </w:rPrChange>
              </w:rPr>
              <w:instrText>HYPERLINK \l "_Toc514519757"</w:instrText>
            </w:r>
            <w:r w:rsidRPr="00ED4C42">
              <w:rPr>
                <w:rStyle w:val="Hyperlink"/>
                <w:rFonts w:ascii="Times New Roman" w:hAnsi="Times New Roman" w:cs="Times New Roman"/>
                <w:noProof/>
                <w:sz w:val="26"/>
                <w:szCs w:val="26"/>
                <w:rPrChange w:id="653"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654" w:author="Nguyen Toan" w:date="2018-05-19T18:59:00Z">
                  <w:rPr>
                    <w:rStyle w:val="Hyperlink"/>
                    <w:noProof/>
                  </w:rPr>
                </w:rPrChange>
              </w:rPr>
            </w:r>
            <w:r w:rsidRPr="00ED4C42">
              <w:rPr>
                <w:rStyle w:val="Hyperlink"/>
                <w:rFonts w:ascii="Times New Roman" w:hAnsi="Times New Roman" w:cs="Times New Roman"/>
                <w:noProof/>
                <w:sz w:val="26"/>
                <w:szCs w:val="26"/>
                <w:rPrChange w:id="655"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656" w:author="Nguyen Toan" w:date="2018-05-19T18:59:00Z">
                  <w:rPr>
                    <w:rStyle w:val="Hyperlink"/>
                    <w:rFonts w:ascii="Times New Roman" w:eastAsia="Times New Roman" w:hAnsi="Times New Roman" w:cs="Times New Roman"/>
                    <w:b/>
                    <w:noProof/>
                  </w:rPr>
                </w:rPrChange>
              </w:rPr>
              <w:t>4.3.</w:t>
            </w:r>
            <w:r w:rsidRPr="00ED4C42">
              <w:rPr>
                <w:rFonts w:ascii="Times New Roman" w:eastAsiaTheme="minorEastAsia" w:hAnsi="Times New Roman" w:cs="Times New Roman"/>
                <w:noProof/>
                <w:color w:val="auto"/>
                <w:sz w:val="26"/>
                <w:szCs w:val="26"/>
                <w:lang w:val="en-US"/>
                <w:rPrChange w:id="657"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658" w:author="Nguyen Toan" w:date="2018-05-19T18:59:00Z">
                  <w:rPr>
                    <w:rStyle w:val="Hyperlink"/>
                    <w:rFonts w:ascii="Times New Roman" w:eastAsia="Times New Roman" w:hAnsi="Times New Roman" w:cs="Times New Roman"/>
                    <w:b/>
                    <w:noProof/>
                  </w:rPr>
                </w:rPrChange>
              </w:rPr>
              <w:t>Đánh giá kết quả</w:t>
            </w:r>
            <w:r w:rsidRPr="00ED4C42">
              <w:rPr>
                <w:rFonts w:ascii="Times New Roman" w:hAnsi="Times New Roman" w:cs="Times New Roman"/>
                <w:noProof/>
                <w:webHidden/>
                <w:sz w:val="26"/>
                <w:szCs w:val="26"/>
                <w:rPrChange w:id="659" w:author="Nguyen Toan" w:date="2018-05-19T18:59:00Z">
                  <w:rPr>
                    <w:noProof/>
                    <w:webHidden/>
                  </w:rPr>
                </w:rPrChange>
              </w:rPr>
              <w:tab/>
            </w:r>
            <w:r w:rsidRPr="00ED4C42">
              <w:rPr>
                <w:rFonts w:ascii="Times New Roman" w:hAnsi="Times New Roman" w:cs="Times New Roman"/>
                <w:noProof/>
                <w:webHidden/>
                <w:sz w:val="26"/>
                <w:szCs w:val="26"/>
                <w:rPrChange w:id="660" w:author="Nguyen Toan" w:date="2018-05-19T18:59:00Z">
                  <w:rPr>
                    <w:noProof/>
                    <w:webHidden/>
                  </w:rPr>
                </w:rPrChange>
              </w:rPr>
              <w:fldChar w:fldCharType="begin"/>
            </w:r>
            <w:r w:rsidRPr="00ED4C42">
              <w:rPr>
                <w:rFonts w:ascii="Times New Roman" w:hAnsi="Times New Roman" w:cs="Times New Roman"/>
                <w:noProof/>
                <w:webHidden/>
                <w:sz w:val="26"/>
                <w:szCs w:val="26"/>
                <w:rPrChange w:id="661" w:author="Nguyen Toan" w:date="2018-05-19T18:59:00Z">
                  <w:rPr>
                    <w:noProof/>
                    <w:webHidden/>
                  </w:rPr>
                </w:rPrChange>
              </w:rPr>
              <w:instrText xml:space="preserve"> PAGEREF _Toc514519757 \h </w:instrText>
            </w:r>
            <w:r w:rsidRPr="00ED4C42">
              <w:rPr>
                <w:rFonts w:ascii="Times New Roman" w:hAnsi="Times New Roman" w:cs="Times New Roman"/>
                <w:noProof/>
                <w:webHidden/>
                <w:sz w:val="26"/>
                <w:szCs w:val="26"/>
                <w:rPrChange w:id="662" w:author="Nguyen Toan" w:date="2018-05-19T18:59:00Z">
                  <w:rPr>
                    <w:noProof/>
                    <w:webHidden/>
                  </w:rPr>
                </w:rPrChange>
              </w:rPr>
            </w:r>
          </w:ins>
          <w:r w:rsidRPr="00ED4C42">
            <w:rPr>
              <w:rFonts w:ascii="Times New Roman" w:hAnsi="Times New Roman" w:cs="Times New Roman"/>
              <w:noProof/>
              <w:webHidden/>
              <w:sz w:val="26"/>
              <w:szCs w:val="26"/>
              <w:rPrChange w:id="663" w:author="Nguyen Toan" w:date="2018-05-19T18:59:00Z">
                <w:rPr>
                  <w:noProof/>
                  <w:webHidden/>
                </w:rPr>
              </w:rPrChange>
            </w:rPr>
            <w:fldChar w:fldCharType="separate"/>
          </w:r>
          <w:ins w:id="664" w:author="Nguyen Toan" w:date="2018-05-19T18:59:00Z">
            <w:r w:rsidRPr="00ED4C42">
              <w:rPr>
                <w:rFonts w:ascii="Times New Roman" w:hAnsi="Times New Roman" w:cs="Times New Roman"/>
                <w:noProof/>
                <w:webHidden/>
                <w:sz w:val="26"/>
                <w:szCs w:val="26"/>
                <w:rPrChange w:id="665" w:author="Nguyen Toan" w:date="2018-05-19T18:59:00Z">
                  <w:rPr>
                    <w:noProof/>
                    <w:webHidden/>
                  </w:rPr>
                </w:rPrChange>
              </w:rPr>
              <w:t>53</w:t>
            </w:r>
            <w:r w:rsidRPr="00ED4C42">
              <w:rPr>
                <w:rFonts w:ascii="Times New Roman" w:hAnsi="Times New Roman" w:cs="Times New Roman"/>
                <w:noProof/>
                <w:webHidden/>
                <w:sz w:val="26"/>
                <w:szCs w:val="26"/>
                <w:rPrChange w:id="666"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667" w:author="Nguyen Toan" w:date="2018-05-19T18:59:00Z">
                  <w:rPr>
                    <w:rStyle w:val="Hyperlink"/>
                    <w:noProof/>
                  </w:rPr>
                </w:rPrChange>
              </w:rPr>
              <w:fldChar w:fldCharType="end"/>
            </w:r>
          </w:ins>
        </w:p>
        <w:p w14:paraId="780C8CE8" w14:textId="2EF50CBD" w:rsidR="00ED4C42" w:rsidRPr="00ED4C42" w:rsidRDefault="00ED4C42">
          <w:pPr>
            <w:pStyle w:val="TOC1"/>
            <w:rPr>
              <w:ins w:id="668" w:author="Nguyen Toan" w:date="2018-05-19T18:59:00Z"/>
              <w:rFonts w:ascii="Times New Roman" w:eastAsiaTheme="minorEastAsia" w:hAnsi="Times New Roman" w:cs="Times New Roman"/>
              <w:noProof/>
              <w:color w:val="auto"/>
              <w:sz w:val="26"/>
              <w:szCs w:val="26"/>
              <w:lang w:val="en-US"/>
              <w:rPrChange w:id="669" w:author="Nguyen Toan" w:date="2018-05-19T18:59:00Z">
                <w:rPr>
                  <w:ins w:id="670" w:author="Nguyen Toan" w:date="2018-05-19T18:59:00Z"/>
                  <w:rFonts w:asciiTheme="minorHAnsi" w:eastAsiaTheme="minorEastAsia" w:hAnsiTheme="minorHAnsi" w:cstheme="minorBidi"/>
                  <w:noProof/>
                  <w:color w:val="auto"/>
                  <w:lang w:val="en-US"/>
                </w:rPr>
              </w:rPrChange>
            </w:rPr>
          </w:pPr>
          <w:ins w:id="671" w:author="Nguyen Toan" w:date="2018-05-19T18:59:00Z">
            <w:r w:rsidRPr="00ED4C42">
              <w:rPr>
                <w:rStyle w:val="Hyperlink"/>
                <w:rFonts w:ascii="Times New Roman" w:hAnsi="Times New Roman" w:cs="Times New Roman"/>
                <w:noProof/>
                <w:sz w:val="26"/>
                <w:szCs w:val="26"/>
                <w:rPrChange w:id="672"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673"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674" w:author="Nguyen Toan" w:date="2018-05-19T18:59:00Z">
                  <w:rPr>
                    <w:noProof/>
                  </w:rPr>
                </w:rPrChange>
              </w:rPr>
              <w:instrText>HYPERLINK \l "_Toc514519758"</w:instrText>
            </w:r>
            <w:r w:rsidRPr="00ED4C42">
              <w:rPr>
                <w:rStyle w:val="Hyperlink"/>
                <w:rFonts w:ascii="Times New Roman" w:hAnsi="Times New Roman" w:cs="Times New Roman"/>
                <w:noProof/>
                <w:sz w:val="26"/>
                <w:szCs w:val="26"/>
                <w:rPrChange w:id="675"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676" w:author="Nguyen Toan" w:date="2018-05-19T18:59:00Z">
                  <w:rPr>
                    <w:rStyle w:val="Hyperlink"/>
                    <w:noProof/>
                  </w:rPr>
                </w:rPrChange>
              </w:rPr>
            </w:r>
            <w:r w:rsidRPr="00ED4C42">
              <w:rPr>
                <w:rStyle w:val="Hyperlink"/>
                <w:rFonts w:ascii="Times New Roman" w:hAnsi="Times New Roman" w:cs="Times New Roman"/>
                <w:noProof/>
                <w:sz w:val="26"/>
                <w:szCs w:val="26"/>
                <w:rPrChange w:id="677"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678" w:author="Nguyen Toan" w:date="2018-05-19T18:59:00Z">
                  <w:rPr>
                    <w:rStyle w:val="Hyperlink"/>
                    <w:rFonts w:ascii="Times New Roman" w:eastAsia="Times New Roman" w:hAnsi="Times New Roman" w:cs="Times New Roman"/>
                    <w:b/>
                    <w:noProof/>
                  </w:rPr>
                </w:rPrChange>
              </w:rPr>
              <w:t>KẾT LUẬN</w:t>
            </w:r>
            <w:r w:rsidRPr="00ED4C42">
              <w:rPr>
                <w:rFonts w:ascii="Times New Roman" w:hAnsi="Times New Roman" w:cs="Times New Roman"/>
                <w:noProof/>
                <w:webHidden/>
                <w:sz w:val="26"/>
                <w:szCs w:val="26"/>
                <w:rPrChange w:id="679" w:author="Nguyen Toan" w:date="2018-05-19T18:59:00Z">
                  <w:rPr>
                    <w:noProof/>
                    <w:webHidden/>
                  </w:rPr>
                </w:rPrChange>
              </w:rPr>
              <w:tab/>
            </w:r>
          </w:ins>
          <w:ins w:id="680" w:author="Nguyen Toan" w:date="2018-05-19T19:00:00Z">
            <w:r w:rsidR="00570788">
              <w:rPr>
                <w:rFonts w:ascii="Times New Roman" w:hAnsi="Times New Roman" w:cs="Times New Roman"/>
                <w:noProof/>
                <w:webHidden/>
                <w:sz w:val="26"/>
                <w:szCs w:val="26"/>
              </w:rPr>
              <w:tab/>
            </w:r>
          </w:ins>
          <w:ins w:id="681" w:author="Nguyen Toan" w:date="2018-05-19T18:59:00Z">
            <w:r w:rsidRPr="00ED4C42">
              <w:rPr>
                <w:rFonts w:ascii="Times New Roman" w:hAnsi="Times New Roman" w:cs="Times New Roman"/>
                <w:noProof/>
                <w:webHidden/>
                <w:sz w:val="26"/>
                <w:szCs w:val="26"/>
                <w:rPrChange w:id="682" w:author="Nguyen Toan" w:date="2018-05-19T18:59:00Z">
                  <w:rPr>
                    <w:noProof/>
                    <w:webHidden/>
                  </w:rPr>
                </w:rPrChange>
              </w:rPr>
              <w:fldChar w:fldCharType="begin"/>
            </w:r>
            <w:r w:rsidRPr="00ED4C42">
              <w:rPr>
                <w:rFonts w:ascii="Times New Roman" w:hAnsi="Times New Roman" w:cs="Times New Roman"/>
                <w:noProof/>
                <w:webHidden/>
                <w:sz w:val="26"/>
                <w:szCs w:val="26"/>
                <w:rPrChange w:id="683" w:author="Nguyen Toan" w:date="2018-05-19T18:59:00Z">
                  <w:rPr>
                    <w:noProof/>
                    <w:webHidden/>
                  </w:rPr>
                </w:rPrChange>
              </w:rPr>
              <w:instrText xml:space="preserve"> PAGEREF _Toc514519758 \h </w:instrText>
            </w:r>
            <w:r w:rsidRPr="00ED4C42">
              <w:rPr>
                <w:rFonts w:ascii="Times New Roman" w:hAnsi="Times New Roman" w:cs="Times New Roman"/>
                <w:noProof/>
                <w:webHidden/>
                <w:sz w:val="26"/>
                <w:szCs w:val="26"/>
                <w:rPrChange w:id="684" w:author="Nguyen Toan" w:date="2018-05-19T18:59:00Z">
                  <w:rPr>
                    <w:noProof/>
                    <w:webHidden/>
                  </w:rPr>
                </w:rPrChange>
              </w:rPr>
            </w:r>
          </w:ins>
          <w:r w:rsidRPr="00ED4C42">
            <w:rPr>
              <w:rFonts w:ascii="Times New Roman" w:hAnsi="Times New Roman" w:cs="Times New Roman"/>
              <w:noProof/>
              <w:webHidden/>
              <w:sz w:val="26"/>
              <w:szCs w:val="26"/>
              <w:rPrChange w:id="685" w:author="Nguyen Toan" w:date="2018-05-19T18:59:00Z">
                <w:rPr>
                  <w:noProof/>
                  <w:webHidden/>
                </w:rPr>
              </w:rPrChange>
            </w:rPr>
            <w:fldChar w:fldCharType="separate"/>
          </w:r>
          <w:ins w:id="686" w:author="Nguyen Toan" w:date="2018-05-19T18:59:00Z">
            <w:r w:rsidRPr="00ED4C42">
              <w:rPr>
                <w:rFonts w:ascii="Times New Roman" w:hAnsi="Times New Roman" w:cs="Times New Roman"/>
                <w:noProof/>
                <w:webHidden/>
                <w:sz w:val="26"/>
                <w:szCs w:val="26"/>
                <w:rPrChange w:id="687" w:author="Nguyen Toan" w:date="2018-05-19T18:59:00Z">
                  <w:rPr>
                    <w:noProof/>
                    <w:webHidden/>
                  </w:rPr>
                </w:rPrChange>
              </w:rPr>
              <w:t>54</w:t>
            </w:r>
            <w:r w:rsidRPr="00ED4C42">
              <w:rPr>
                <w:rFonts w:ascii="Times New Roman" w:hAnsi="Times New Roman" w:cs="Times New Roman"/>
                <w:noProof/>
                <w:webHidden/>
                <w:sz w:val="26"/>
                <w:szCs w:val="26"/>
                <w:rPrChange w:id="688"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689" w:author="Nguyen Toan" w:date="2018-05-19T18:59:00Z">
                  <w:rPr>
                    <w:rStyle w:val="Hyperlink"/>
                    <w:noProof/>
                  </w:rPr>
                </w:rPrChange>
              </w:rPr>
              <w:fldChar w:fldCharType="end"/>
            </w:r>
          </w:ins>
        </w:p>
        <w:p w14:paraId="14869C4A" w14:textId="77777777" w:rsidR="00ED4C42" w:rsidRPr="00ED4C42" w:rsidRDefault="00ED4C42">
          <w:pPr>
            <w:pStyle w:val="TOC1"/>
            <w:rPr>
              <w:ins w:id="690" w:author="Nguyen Toan" w:date="2018-05-19T18:59:00Z"/>
              <w:rFonts w:ascii="Times New Roman" w:eastAsiaTheme="minorEastAsia" w:hAnsi="Times New Roman" w:cs="Times New Roman"/>
              <w:noProof/>
              <w:color w:val="auto"/>
              <w:sz w:val="26"/>
              <w:szCs w:val="26"/>
              <w:lang w:val="en-US"/>
              <w:rPrChange w:id="691" w:author="Nguyen Toan" w:date="2018-05-19T18:59:00Z">
                <w:rPr>
                  <w:ins w:id="692" w:author="Nguyen Toan" w:date="2018-05-19T18:59:00Z"/>
                  <w:rFonts w:asciiTheme="minorHAnsi" w:eastAsiaTheme="minorEastAsia" w:hAnsiTheme="minorHAnsi" w:cstheme="minorBidi"/>
                  <w:noProof/>
                  <w:color w:val="auto"/>
                  <w:lang w:val="en-US"/>
                </w:rPr>
              </w:rPrChange>
            </w:rPr>
          </w:pPr>
          <w:ins w:id="693" w:author="Nguyen Toan" w:date="2018-05-19T18:59:00Z">
            <w:r w:rsidRPr="00ED4C42">
              <w:rPr>
                <w:rStyle w:val="Hyperlink"/>
                <w:rFonts w:ascii="Times New Roman" w:hAnsi="Times New Roman" w:cs="Times New Roman"/>
                <w:noProof/>
                <w:sz w:val="26"/>
                <w:szCs w:val="26"/>
                <w:rPrChange w:id="694"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695"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696" w:author="Nguyen Toan" w:date="2018-05-19T18:59:00Z">
                  <w:rPr>
                    <w:noProof/>
                  </w:rPr>
                </w:rPrChange>
              </w:rPr>
              <w:instrText>HYPERLINK \l "_Toc514519759"</w:instrText>
            </w:r>
            <w:r w:rsidRPr="00ED4C42">
              <w:rPr>
                <w:rStyle w:val="Hyperlink"/>
                <w:rFonts w:ascii="Times New Roman" w:hAnsi="Times New Roman" w:cs="Times New Roman"/>
                <w:noProof/>
                <w:sz w:val="26"/>
                <w:szCs w:val="26"/>
                <w:rPrChange w:id="697"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698" w:author="Nguyen Toan" w:date="2018-05-19T18:59:00Z">
                  <w:rPr>
                    <w:rStyle w:val="Hyperlink"/>
                    <w:noProof/>
                  </w:rPr>
                </w:rPrChange>
              </w:rPr>
            </w:r>
            <w:r w:rsidRPr="00ED4C42">
              <w:rPr>
                <w:rStyle w:val="Hyperlink"/>
                <w:rFonts w:ascii="Times New Roman" w:hAnsi="Times New Roman" w:cs="Times New Roman"/>
                <w:noProof/>
                <w:sz w:val="26"/>
                <w:szCs w:val="26"/>
                <w:rPrChange w:id="699"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700" w:author="Nguyen Toan" w:date="2018-05-19T18:59:00Z">
                  <w:rPr>
                    <w:rStyle w:val="Hyperlink"/>
                    <w:rFonts w:ascii="Times New Roman" w:eastAsia="Times New Roman" w:hAnsi="Times New Roman" w:cs="Times New Roman"/>
                    <w:b/>
                    <w:noProof/>
                  </w:rPr>
                </w:rPrChange>
              </w:rPr>
              <w:t>TÀI LIỆU THAM KHẢO</w:t>
            </w:r>
            <w:r w:rsidRPr="00ED4C42">
              <w:rPr>
                <w:rFonts w:ascii="Times New Roman" w:hAnsi="Times New Roman" w:cs="Times New Roman"/>
                <w:noProof/>
                <w:webHidden/>
                <w:sz w:val="26"/>
                <w:szCs w:val="26"/>
                <w:rPrChange w:id="701" w:author="Nguyen Toan" w:date="2018-05-19T18:59:00Z">
                  <w:rPr>
                    <w:noProof/>
                    <w:webHidden/>
                  </w:rPr>
                </w:rPrChange>
              </w:rPr>
              <w:tab/>
            </w:r>
            <w:r w:rsidRPr="00ED4C42">
              <w:rPr>
                <w:rFonts w:ascii="Times New Roman" w:hAnsi="Times New Roman" w:cs="Times New Roman"/>
                <w:noProof/>
                <w:webHidden/>
                <w:sz w:val="26"/>
                <w:szCs w:val="26"/>
                <w:rPrChange w:id="702" w:author="Nguyen Toan" w:date="2018-05-19T18:59:00Z">
                  <w:rPr>
                    <w:noProof/>
                    <w:webHidden/>
                  </w:rPr>
                </w:rPrChange>
              </w:rPr>
              <w:fldChar w:fldCharType="begin"/>
            </w:r>
            <w:r w:rsidRPr="00ED4C42">
              <w:rPr>
                <w:rFonts w:ascii="Times New Roman" w:hAnsi="Times New Roman" w:cs="Times New Roman"/>
                <w:noProof/>
                <w:webHidden/>
                <w:sz w:val="26"/>
                <w:szCs w:val="26"/>
                <w:rPrChange w:id="703" w:author="Nguyen Toan" w:date="2018-05-19T18:59:00Z">
                  <w:rPr>
                    <w:noProof/>
                    <w:webHidden/>
                  </w:rPr>
                </w:rPrChange>
              </w:rPr>
              <w:instrText xml:space="preserve"> PAGEREF _Toc514519759 \h </w:instrText>
            </w:r>
            <w:r w:rsidRPr="00ED4C42">
              <w:rPr>
                <w:rFonts w:ascii="Times New Roman" w:hAnsi="Times New Roman" w:cs="Times New Roman"/>
                <w:noProof/>
                <w:webHidden/>
                <w:sz w:val="26"/>
                <w:szCs w:val="26"/>
                <w:rPrChange w:id="704" w:author="Nguyen Toan" w:date="2018-05-19T18:59:00Z">
                  <w:rPr>
                    <w:noProof/>
                    <w:webHidden/>
                  </w:rPr>
                </w:rPrChange>
              </w:rPr>
            </w:r>
          </w:ins>
          <w:r w:rsidRPr="00ED4C42">
            <w:rPr>
              <w:rFonts w:ascii="Times New Roman" w:hAnsi="Times New Roman" w:cs="Times New Roman"/>
              <w:noProof/>
              <w:webHidden/>
              <w:sz w:val="26"/>
              <w:szCs w:val="26"/>
              <w:rPrChange w:id="705" w:author="Nguyen Toan" w:date="2018-05-19T18:59:00Z">
                <w:rPr>
                  <w:noProof/>
                  <w:webHidden/>
                </w:rPr>
              </w:rPrChange>
            </w:rPr>
            <w:fldChar w:fldCharType="separate"/>
          </w:r>
          <w:ins w:id="706" w:author="Nguyen Toan" w:date="2018-05-19T18:59:00Z">
            <w:r w:rsidRPr="00ED4C42">
              <w:rPr>
                <w:rFonts w:ascii="Times New Roman" w:hAnsi="Times New Roman" w:cs="Times New Roman"/>
                <w:noProof/>
                <w:webHidden/>
                <w:sz w:val="26"/>
                <w:szCs w:val="26"/>
                <w:rPrChange w:id="707" w:author="Nguyen Toan" w:date="2018-05-19T18:59:00Z">
                  <w:rPr>
                    <w:noProof/>
                    <w:webHidden/>
                  </w:rPr>
                </w:rPrChange>
              </w:rPr>
              <w:t>56</w:t>
            </w:r>
            <w:r w:rsidRPr="00ED4C42">
              <w:rPr>
                <w:rFonts w:ascii="Times New Roman" w:hAnsi="Times New Roman" w:cs="Times New Roman"/>
                <w:noProof/>
                <w:webHidden/>
                <w:sz w:val="26"/>
                <w:szCs w:val="26"/>
                <w:rPrChange w:id="708"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709" w:author="Nguyen Toan" w:date="2018-05-19T18:59:00Z">
                  <w:rPr>
                    <w:rStyle w:val="Hyperlink"/>
                    <w:noProof/>
                  </w:rPr>
                </w:rPrChange>
              </w:rPr>
              <w:fldChar w:fldCharType="end"/>
            </w:r>
          </w:ins>
        </w:p>
        <w:p w14:paraId="78E4AB84" w14:textId="77777777" w:rsidR="00AE0EB1" w:rsidRPr="00ED4C42" w:rsidDel="00ED4C42" w:rsidRDefault="00AE0EB1">
          <w:pPr>
            <w:pStyle w:val="TOC1"/>
            <w:rPr>
              <w:del w:id="710" w:author="Nguyen Toan" w:date="2018-05-19T18:59:00Z"/>
              <w:rFonts w:ascii="Times New Roman" w:eastAsiaTheme="minorEastAsia" w:hAnsi="Times New Roman" w:cs="Times New Roman"/>
              <w:noProof/>
              <w:color w:val="auto"/>
              <w:sz w:val="26"/>
              <w:szCs w:val="26"/>
              <w:lang w:val="en-US"/>
              <w:rPrChange w:id="711" w:author="Nguyen Toan" w:date="2018-05-19T18:59:00Z">
                <w:rPr>
                  <w:del w:id="712" w:author="Nguyen Toan" w:date="2018-05-19T18:59:00Z"/>
                  <w:rFonts w:asciiTheme="minorHAnsi" w:eastAsiaTheme="minorEastAsia" w:hAnsiTheme="minorHAnsi" w:cstheme="minorBidi"/>
                  <w:noProof/>
                  <w:color w:val="auto"/>
                  <w:sz w:val="24"/>
                  <w:szCs w:val="24"/>
                  <w:lang w:val="en-US"/>
                </w:rPr>
              </w:rPrChange>
            </w:rPr>
          </w:pPr>
          <w:del w:id="713" w:author="Nguyen Toan" w:date="2018-05-19T18:59:00Z">
            <w:r w:rsidRPr="00ED4C42" w:rsidDel="00ED4C42">
              <w:rPr>
                <w:rFonts w:ascii="Times New Roman" w:eastAsia="Times New Roman" w:hAnsi="Times New Roman" w:cs="Times New Roman"/>
                <w:noProof/>
                <w:sz w:val="26"/>
                <w:szCs w:val="26"/>
                <w:rPrChange w:id="714" w:author="Nguyen Toan" w:date="2018-05-19T18:59:00Z">
                  <w:rPr>
                    <w:rStyle w:val="Hyperlink"/>
                    <w:rFonts w:ascii="Times New Roman" w:eastAsia="Times New Roman" w:hAnsi="Times New Roman" w:cs="Times New Roman"/>
                    <w:b/>
                    <w:noProof/>
                  </w:rPr>
                </w:rPrChange>
              </w:rPr>
              <w:delText>LỜI CAM ĐOAN</w:delText>
            </w:r>
            <w:r w:rsidRPr="00ED4C42" w:rsidDel="00ED4C42">
              <w:rPr>
                <w:rFonts w:ascii="Times New Roman" w:hAnsi="Times New Roman" w:cs="Times New Roman"/>
                <w:noProof/>
                <w:webHidden/>
                <w:sz w:val="26"/>
                <w:szCs w:val="26"/>
                <w:rPrChange w:id="715" w:author="Nguyen Toan" w:date="2018-05-19T18:59:00Z">
                  <w:rPr>
                    <w:noProof/>
                    <w:webHidden/>
                  </w:rPr>
                </w:rPrChange>
              </w:rPr>
              <w:tab/>
              <w:delText>3</w:delText>
            </w:r>
          </w:del>
        </w:p>
        <w:p w14:paraId="7794EE58" w14:textId="77777777" w:rsidR="00AE0EB1" w:rsidRPr="00ED4C42" w:rsidDel="00ED4C42" w:rsidRDefault="00AE0EB1">
          <w:pPr>
            <w:pStyle w:val="TOC1"/>
            <w:rPr>
              <w:del w:id="716" w:author="Nguyen Toan" w:date="2018-05-19T18:59:00Z"/>
              <w:rFonts w:ascii="Times New Roman" w:eastAsiaTheme="minorEastAsia" w:hAnsi="Times New Roman" w:cs="Times New Roman"/>
              <w:noProof/>
              <w:color w:val="auto"/>
              <w:sz w:val="26"/>
              <w:szCs w:val="26"/>
              <w:lang w:val="en-US"/>
              <w:rPrChange w:id="717" w:author="Nguyen Toan" w:date="2018-05-19T18:59:00Z">
                <w:rPr>
                  <w:del w:id="718" w:author="Nguyen Toan" w:date="2018-05-19T18:59:00Z"/>
                  <w:rFonts w:asciiTheme="minorHAnsi" w:eastAsiaTheme="minorEastAsia" w:hAnsiTheme="minorHAnsi" w:cstheme="minorBidi"/>
                  <w:noProof/>
                  <w:color w:val="auto"/>
                  <w:sz w:val="24"/>
                  <w:szCs w:val="24"/>
                  <w:lang w:val="en-US"/>
                </w:rPr>
              </w:rPrChange>
            </w:rPr>
          </w:pPr>
          <w:del w:id="719" w:author="Nguyen Toan" w:date="2018-05-19T18:59:00Z">
            <w:r w:rsidRPr="00ED4C42" w:rsidDel="00ED4C42">
              <w:rPr>
                <w:rFonts w:ascii="Times New Roman" w:eastAsia="Times New Roman" w:hAnsi="Times New Roman" w:cs="Times New Roman"/>
                <w:noProof/>
                <w:sz w:val="26"/>
                <w:szCs w:val="26"/>
                <w:rPrChange w:id="720" w:author="Nguyen Toan" w:date="2018-05-19T18:59:00Z">
                  <w:rPr>
                    <w:rStyle w:val="Hyperlink"/>
                    <w:rFonts w:ascii="Times New Roman" w:eastAsia="Times New Roman" w:hAnsi="Times New Roman" w:cs="Times New Roman"/>
                    <w:b/>
                    <w:noProof/>
                  </w:rPr>
                </w:rPrChange>
              </w:rPr>
              <w:delText>LỜI CẢM ƠN</w:delText>
            </w:r>
            <w:r w:rsidRPr="00ED4C42" w:rsidDel="00ED4C42">
              <w:rPr>
                <w:rFonts w:ascii="Times New Roman" w:hAnsi="Times New Roman" w:cs="Times New Roman"/>
                <w:noProof/>
                <w:webHidden/>
                <w:sz w:val="26"/>
                <w:szCs w:val="26"/>
                <w:rPrChange w:id="721" w:author="Nguyen Toan" w:date="2018-05-19T18:59:00Z">
                  <w:rPr>
                    <w:noProof/>
                    <w:webHidden/>
                  </w:rPr>
                </w:rPrChange>
              </w:rPr>
              <w:tab/>
              <w:delText>4</w:delText>
            </w:r>
          </w:del>
        </w:p>
        <w:p w14:paraId="2788AEDD" w14:textId="77777777" w:rsidR="00AE0EB1" w:rsidRPr="00ED4C42" w:rsidDel="00ED4C42" w:rsidRDefault="00AE0EB1">
          <w:pPr>
            <w:pStyle w:val="TOC1"/>
            <w:rPr>
              <w:del w:id="722" w:author="Nguyen Toan" w:date="2018-05-19T18:59:00Z"/>
              <w:rFonts w:ascii="Times New Roman" w:eastAsiaTheme="minorEastAsia" w:hAnsi="Times New Roman" w:cs="Times New Roman"/>
              <w:noProof/>
              <w:color w:val="auto"/>
              <w:sz w:val="26"/>
              <w:szCs w:val="26"/>
              <w:lang w:val="en-US"/>
              <w:rPrChange w:id="723" w:author="Nguyen Toan" w:date="2018-05-19T18:59:00Z">
                <w:rPr>
                  <w:del w:id="724" w:author="Nguyen Toan" w:date="2018-05-19T18:59:00Z"/>
                  <w:rFonts w:asciiTheme="minorHAnsi" w:eastAsiaTheme="minorEastAsia" w:hAnsiTheme="minorHAnsi" w:cstheme="minorBidi"/>
                  <w:noProof/>
                  <w:color w:val="auto"/>
                  <w:sz w:val="24"/>
                  <w:szCs w:val="24"/>
                  <w:lang w:val="en-US"/>
                </w:rPr>
              </w:rPrChange>
            </w:rPr>
          </w:pPr>
          <w:del w:id="725" w:author="Nguyen Toan" w:date="2018-05-19T18:59:00Z">
            <w:r w:rsidRPr="00ED4C42" w:rsidDel="00ED4C42">
              <w:rPr>
                <w:rFonts w:ascii="Times New Roman" w:eastAsia="Times New Roman" w:hAnsi="Times New Roman" w:cs="Times New Roman"/>
                <w:noProof/>
                <w:sz w:val="26"/>
                <w:szCs w:val="26"/>
                <w:rPrChange w:id="726" w:author="Nguyen Toan" w:date="2018-05-19T18:59:00Z">
                  <w:rPr>
                    <w:rStyle w:val="Hyperlink"/>
                    <w:rFonts w:ascii="Times New Roman" w:eastAsia="Times New Roman" w:hAnsi="Times New Roman" w:cs="Times New Roman"/>
                    <w:b/>
                    <w:noProof/>
                  </w:rPr>
                </w:rPrChange>
              </w:rPr>
              <w:delText>MỤC LỤC</w:delText>
            </w:r>
            <w:r w:rsidRPr="00ED4C42" w:rsidDel="00ED4C42">
              <w:rPr>
                <w:rFonts w:ascii="Times New Roman" w:hAnsi="Times New Roman" w:cs="Times New Roman"/>
                <w:noProof/>
                <w:webHidden/>
                <w:sz w:val="26"/>
                <w:szCs w:val="26"/>
                <w:rPrChange w:id="727" w:author="Nguyen Toan" w:date="2018-05-19T18:59:00Z">
                  <w:rPr>
                    <w:noProof/>
                    <w:webHidden/>
                  </w:rPr>
                </w:rPrChange>
              </w:rPr>
              <w:tab/>
              <w:delText>5</w:delText>
            </w:r>
          </w:del>
        </w:p>
        <w:p w14:paraId="41A928BB" w14:textId="77777777" w:rsidR="00AE0EB1" w:rsidRPr="00ED4C42" w:rsidDel="00ED4C42" w:rsidRDefault="00AE0EB1">
          <w:pPr>
            <w:pStyle w:val="TOC1"/>
            <w:rPr>
              <w:del w:id="728" w:author="Nguyen Toan" w:date="2018-05-19T18:59:00Z"/>
              <w:rFonts w:ascii="Times New Roman" w:eastAsiaTheme="minorEastAsia" w:hAnsi="Times New Roman" w:cs="Times New Roman"/>
              <w:noProof/>
              <w:color w:val="auto"/>
              <w:sz w:val="26"/>
              <w:szCs w:val="26"/>
              <w:lang w:val="en-US"/>
              <w:rPrChange w:id="729" w:author="Nguyen Toan" w:date="2018-05-19T18:59:00Z">
                <w:rPr>
                  <w:del w:id="730" w:author="Nguyen Toan" w:date="2018-05-19T18:59:00Z"/>
                  <w:rFonts w:asciiTheme="minorHAnsi" w:eastAsiaTheme="minorEastAsia" w:hAnsiTheme="minorHAnsi" w:cstheme="minorBidi"/>
                  <w:noProof/>
                  <w:color w:val="auto"/>
                  <w:sz w:val="24"/>
                  <w:szCs w:val="24"/>
                  <w:lang w:val="en-US"/>
                </w:rPr>
              </w:rPrChange>
            </w:rPr>
          </w:pPr>
          <w:del w:id="731" w:author="Nguyen Toan" w:date="2018-05-19T18:59:00Z">
            <w:r w:rsidRPr="00ED4C42" w:rsidDel="00ED4C42">
              <w:rPr>
                <w:rFonts w:ascii="Times New Roman" w:hAnsi="Times New Roman" w:cs="Times New Roman"/>
                <w:noProof/>
                <w:sz w:val="26"/>
                <w:szCs w:val="26"/>
                <w:rPrChange w:id="732" w:author="Nguyen Toan" w:date="2018-05-19T18:59:00Z">
                  <w:rPr>
                    <w:rStyle w:val="Hyperlink"/>
                    <w:rFonts w:ascii="Times New Roman" w:hAnsi="Times New Roman" w:cs="Times New Roman"/>
                    <w:b/>
                    <w:noProof/>
                  </w:rPr>
                </w:rPrChange>
              </w:rPr>
              <w:delText>DANH MỤC CÁC KÝ HIỆU VÀ CHỮ VIẾT TẮT</w:delText>
            </w:r>
            <w:r w:rsidRPr="00ED4C42" w:rsidDel="00ED4C42">
              <w:rPr>
                <w:rFonts w:ascii="Times New Roman" w:hAnsi="Times New Roman" w:cs="Times New Roman"/>
                <w:noProof/>
                <w:webHidden/>
                <w:sz w:val="26"/>
                <w:szCs w:val="26"/>
                <w:rPrChange w:id="733" w:author="Nguyen Toan" w:date="2018-05-19T18:59:00Z">
                  <w:rPr>
                    <w:noProof/>
                    <w:webHidden/>
                  </w:rPr>
                </w:rPrChange>
              </w:rPr>
              <w:tab/>
              <w:delText>7</w:delText>
            </w:r>
          </w:del>
        </w:p>
        <w:p w14:paraId="118C5C9D" w14:textId="77777777" w:rsidR="00AE0EB1" w:rsidRPr="00ED4C42" w:rsidDel="00ED4C42" w:rsidRDefault="00AE0EB1">
          <w:pPr>
            <w:pStyle w:val="TOC1"/>
            <w:rPr>
              <w:del w:id="734" w:author="Nguyen Toan" w:date="2018-05-19T18:59:00Z"/>
              <w:rFonts w:ascii="Times New Roman" w:eastAsiaTheme="minorEastAsia" w:hAnsi="Times New Roman" w:cs="Times New Roman"/>
              <w:noProof/>
              <w:color w:val="auto"/>
              <w:sz w:val="26"/>
              <w:szCs w:val="26"/>
              <w:lang w:val="en-US"/>
              <w:rPrChange w:id="735" w:author="Nguyen Toan" w:date="2018-05-19T18:59:00Z">
                <w:rPr>
                  <w:del w:id="736" w:author="Nguyen Toan" w:date="2018-05-19T18:59:00Z"/>
                  <w:rFonts w:asciiTheme="minorHAnsi" w:eastAsiaTheme="minorEastAsia" w:hAnsiTheme="minorHAnsi" w:cstheme="minorBidi"/>
                  <w:noProof/>
                  <w:color w:val="auto"/>
                  <w:sz w:val="24"/>
                  <w:szCs w:val="24"/>
                  <w:lang w:val="en-US"/>
                </w:rPr>
              </w:rPrChange>
            </w:rPr>
          </w:pPr>
          <w:del w:id="737" w:author="Nguyen Toan" w:date="2018-05-19T18:59:00Z">
            <w:r w:rsidRPr="00ED4C42" w:rsidDel="00ED4C42">
              <w:rPr>
                <w:rFonts w:ascii="Times New Roman" w:eastAsia="Times New Roman" w:hAnsi="Times New Roman" w:cs="Times New Roman"/>
                <w:noProof/>
                <w:sz w:val="26"/>
                <w:szCs w:val="26"/>
                <w:rPrChange w:id="738" w:author="Nguyen Toan" w:date="2018-05-19T18:59:00Z">
                  <w:rPr>
                    <w:rStyle w:val="Hyperlink"/>
                    <w:rFonts w:ascii="Times New Roman" w:eastAsia="Times New Roman" w:hAnsi="Times New Roman" w:cs="Times New Roman"/>
                    <w:b/>
                    <w:noProof/>
                  </w:rPr>
                </w:rPrChange>
              </w:rPr>
              <w:delText>DANH MỤC CÁC HÌNH VẼ, ĐỒ THỊ</w:delText>
            </w:r>
            <w:r w:rsidRPr="00ED4C42" w:rsidDel="00ED4C42">
              <w:rPr>
                <w:rFonts w:ascii="Times New Roman" w:hAnsi="Times New Roman" w:cs="Times New Roman"/>
                <w:noProof/>
                <w:webHidden/>
                <w:sz w:val="26"/>
                <w:szCs w:val="26"/>
                <w:rPrChange w:id="739" w:author="Nguyen Toan" w:date="2018-05-19T18:59:00Z">
                  <w:rPr>
                    <w:noProof/>
                    <w:webHidden/>
                  </w:rPr>
                </w:rPrChange>
              </w:rPr>
              <w:tab/>
              <w:delText>8</w:delText>
            </w:r>
          </w:del>
        </w:p>
        <w:p w14:paraId="50C99BDF" w14:textId="77777777" w:rsidR="00AE0EB1" w:rsidRPr="00ED4C42" w:rsidDel="00ED4C42" w:rsidRDefault="00AE0EB1">
          <w:pPr>
            <w:pStyle w:val="TOC1"/>
            <w:rPr>
              <w:del w:id="740" w:author="Nguyen Toan" w:date="2018-05-19T18:59:00Z"/>
              <w:rFonts w:ascii="Times New Roman" w:eastAsiaTheme="minorEastAsia" w:hAnsi="Times New Roman" w:cs="Times New Roman"/>
              <w:noProof/>
              <w:color w:val="auto"/>
              <w:sz w:val="26"/>
              <w:szCs w:val="26"/>
              <w:lang w:val="en-US"/>
              <w:rPrChange w:id="741" w:author="Nguyen Toan" w:date="2018-05-19T18:59:00Z">
                <w:rPr>
                  <w:del w:id="742" w:author="Nguyen Toan" w:date="2018-05-19T18:59:00Z"/>
                  <w:rFonts w:asciiTheme="minorHAnsi" w:eastAsiaTheme="minorEastAsia" w:hAnsiTheme="minorHAnsi" w:cstheme="minorBidi"/>
                  <w:noProof/>
                  <w:color w:val="auto"/>
                  <w:sz w:val="24"/>
                  <w:szCs w:val="24"/>
                  <w:lang w:val="en-US"/>
                </w:rPr>
              </w:rPrChange>
            </w:rPr>
          </w:pPr>
          <w:del w:id="743" w:author="Nguyen Toan" w:date="2018-05-19T18:59:00Z">
            <w:r w:rsidRPr="00ED4C42" w:rsidDel="00ED4C42">
              <w:rPr>
                <w:rFonts w:ascii="Times New Roman" w:eastAsia="Times New Roman" w:hAnsi="Times New Roman" w:cs="Times New Roman"/>
                <w:noProof/>
                <w:sz w:val="26"/>
                <w:szCs w:val="26"/>
                <w:rPrChange w:id="744" w:author="Nguyen Toan" w:date="2018-05-19T18:59:00Z">
                  <w:rPr>
                    <w:rStyle w:val="Hyperlink"/>
                    <w:rFonts w:ascii="Times New Roman" w:eastAsia="Times New Roman" w:hAnsi="Times New Roman" w:cs="Times New Roman"/>
                    <w:b/>
                    <w:noProof/>
                  </w:rPr>
                </w:rPrChange>
              </w:rPr>
              <w:delText>MỞ ĐẦU</w:delText>
            </w:r>
            <w:r w:rsidRPr="00ED4C42" w:rsidDel="00ED4C42">
              <w:rPr>
                <w:rFonts w:ascii="Times New Roman" w:hAnsi="Times New Roman" w:cs="Times New Roman"/>
                <w:noProof/>
                <w:webHidden/>
                <w:sz w:val="26"/>
                <w:szCs w:val="26"/>
                <w:rPrChange w:id="745" w:author="Nguyen Toan" w:date="2018-05-19T18:59:00Z">
                  <w:rPr>
                    <w:noProof/>
                    <w:webHidden/>
                  </w:rPr>
                </w:rPrChange>
              </w:rPr>
              <w:tab/>
              <w:delText>10</w:delText>
            </w:r>
          </w:del>
        </w:p>
        <w:p w14:paraId="616D93A0" w14:textId="77777777" w:rsidR="00AE0EB1" w:rsidRPr="00ED4C42" w:rsidDel="00ED4C42" w:rsidRDefault="00AE0EB1">
          <w:pPr>
            <w:pStyle w:val="TOC1"/>
            <w:rPr>
              <w:del w:id="746" w:author="Nguyen Toan" w:date="2018-05-19T18:59:00Z"/>
              <w:rFonts w:ascii="Times New Roman" w:eastAsiaTheme="minorEastAsia" w:hAnsi="Times New Roman" w:cs="Times New Roman"/>
              <w:noProof/>
              <w:color w:val="auto"/>
              <w:sz w:val="26"/>
              <w:szCs w:val="26"/>
              <w:lang w:val="en-US"/>
              <w:rPrChange w:id="747" w:author="Nguyen Toan" w:date="2018-05-19T18:59:00Z">
                <w:rPr>
                  <w:del w:id="748" w:author="Nguyen Toan" w:date="2018-05-19T18:59:00Z"/>
                  <w:rFonts w:asciiTheme="minorHAnsi" w:eastAsiaTheme="minorEastAsia" w:hAnsiTheme="minorHAnsi" w:cstheme="minorBidi"/>
                  <w:noProof/>
                  <w:color w:val="auto"/>
                  <w:sz w:val="24"/>
                  <w:szCs w:val="24"/>
                  <w:lang w:val="en-US"/>
                </w:rPr>
              </w:rPrChange>
            </w:rPr>
          </w:pPr>
          <w:del w:id="749" w:author="Nguyen Toan" w:date="2018-05-19T18:59:00Z">
            <w:r w:rsidRPr="00ED4C42" w:rsidDel="00ED4C42">
              <w:rPr>
                <w:rFonts w:ascii="Times New Roman" w:eastAsia="Times New Roman" w:hAnsi="Times New Roman" w:cs="Times New Roman"/>
                <w:noProof/>
                <w:sz w:val="26"/>
                <w:szCs w:val="26"/>
                <w:rPrChange w:id="750" w:author="Nguyen Toan" w:date="2018-05-19T18:59:00Z">
                  <w:rPr>
                    <w:rStyle w:val="Hyperlink"/>
                    <w:rFonts w:ascii="Times New Roman" w:eastAsia="Times New Roman" w:hAnsi="Times New Roman" w:cs="Times New Roman"/>
                    <w:b/>
                    <w:noProof/>
                  </w:rPr>
                </w:rPrChange>
              </w:rPr>
              <w:delText>CHƯƠNG 1.</w:delText>
            </w:r>
            <w:r w:rsidRPr="00ED4C42" w:rsidDel="00ED4C42">
              <w:rPr>
                <w:rFonts w:ascii="Times New Roman" w:eastAsiaTheme="minorEastAsia" w:hAnsi="Times New Roman" w:cs="Times New Roman"/>
                <w:noProof/>
                <w:color w:val="auto"/>
                <w:sz w:val="26"/>
                <w:szCs w:val="26"/>
                <w:lang w:val="en-US"/>
                <w:rPrChange w:id="751"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752" w:author="Nguyen Toan" w:date="2018-05-19T18:59:00Z">
                  <w:rPr>
                    <w:rStyle w:val="Hyperlink"/>
                    <w:rFonts w:ascii="Times New Roman" w:eastAsia="Times New Roman" w:hAnsi="Times New Roman" w:cs="Times New Roman"/>
                    <w:b/>
                    <w:noProof/>
                  </w:rPr>
                </w:rPrChange>
              </w:rPr>
              <w:delText>CƠ SỞ LÝ THUYẾT VÀ CÁC KHÁI NIỆM LIÊN QUAN</w:delText>
            </w:r>
            <w:r w:rsidRPr="00ED4C42" w:rsidDel="00ED4C42">
              <w:rPr>
                <w:rFonts w:ascii="Times New Roman" w:hAnsi="Times New Roman" w:cs="Times New Roman"/>
                <w:noProof/>
                <w:webHidden/>
                <w:sz w:val="26"/>
                <w:szCs w:val="26"/>
                <w:rPrChange w:id="753" w:author="Nguyen Toan" w:date="2018-05-19T18:59:00Z">
                  <w:rPr>
                    <w:noProof/>
                    <w:webHidden/>
                  </w:rPr>
                </w:rPrChange>
              </w:rPr>
              <w:tab/>
              <w:delText>12</w:delText>
            </w:r>
          </w:del>
        </w:p>
        <w:p w14:paraId="43C54441" w14:textId="77777777" w:rsidR="00AE0EB1" w:rsidRPr="00ED4C42" w:rsidDel="00ED4C42" w:rsidRDefault="00AE0EB1">
          <w:pPr>
            <w:pStyle w:val="TOC2"/>
            <w:tabs>
              <w:tab w:val="left" w:pos="960"/>
              <w:tab w:val="right" w:leader="dot" w:pos="9395"/>
            </w:tabs>
            <w:rPr>
              <w:del w:id="754" w:author="Nguyen Toan" w:date="2018-05-19T18:59:00Z"/>
              <w:rFonts w:ascii="Times New Roman" w:eastAsiaTheme="minorEastAsia" w:hAnsi="Times New Roman" w:cs="Times New Roman"/>
              <w:noProof/>
              <w:color w:val="auto"/>
              <w:sz w:val="26"/>
              <w:szCs w:val="26"/>
              <w:lang w:val="en-US"/>
              <w:rPrChange w:id="755" w:author="Nguyen Toan" w:date="2018-05-19T18:59:00Z">
                <w:rPr>
                  <w:del w:id="756" w:author="Nguyen Toan" w:date="2018-05-19T18:59:00Z"/>
                  <w:rFonts w:asciiTheme="minorHAnsi" w:eastAsiaTheme="minorEastAsia" w:hAnsiTheme="minorHAnsi" w:cstheme="minorBidi"/>
                  <w:noProof/>
                  <w:color w:val="auto"/>
                  <w:sz w:val="24"/>
                  <w:szCs w:val="24"/>
                  <w:lang w:val="en-US"/>
                </w:rPr>
              </w:rPrChange>
            </w:rPr>
          </w:pPr>
          <w:del w:id="757" w:author="Nguyen Toan" w:date="2018-05-19T18:59:00Z">
            <w:r w:rsidRPr="00ED4C42" w:rsidDel="00ED4C42">
              <w:rPr>
                <w:rFonts w:ascii="Times New Roman" w:hAnsi="Times New Roman" w:cs="Times New Roman"/>
                <w:noProof/>
                <w:sz w:val="26"/>
                <w:szCs w:val="26"/>
                <w:rPrChange w:id="758" w:author="Nguyen Toan" w:date="2018-05-19T18:59:00Z">
                  <w:rPr>
                    <w:rStyle w:val="Hyperlink"/>
                    <w:rFonts w:ascii="Times New Roman" w:hAnsi="Times New Roman" w:cs="Times New Roman"/>
                    <w:b/>
                    <w:noProof/>
                  </w:rPr>
                </w:rPrChange>
              </w:rPr>
              <w:delText>1.1.</w:delText>
            </w:r>
            <w:r w:rsidRPr="00ED4C42" w:rsidDel="00ED4C42">
              <w:rPr>
                <w:rFonts w:ascii="Times New Roman" w:eastAsiaTheme="minorEastAsia" w:hAnsi="Times New Roman" w:cs="Times New Roman"/>
                <w:noProof/>
                <w:color w:val="auto"/>
                <w:sz w:val="26"/>
                <w:szCs w:val="26"/>
                <w:lang w:val="en-US"/>
                <w:rPrChange w:id="759"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hAnsi="Times New Roman" w:cs="Times New Roman"/>
                <w:noProof/>
                <w:sz w:val="26"/>
                <w:szCs w:val="26"/>
                <w:rPrChange w:id="760" w:author="Nguyen Toan" w:date="2018-05-19T18:59:00Z">
                  <w:rPr>
                    <w:rStyle w:val="Hyperlink"/>
                    <w:rFonts w:ascii="Times New Roman" w:hAnsi="Times New Roman" w:cs="Times New Roman"/>
                    <w:b/>
                    <w:noProof/>
                  </w:rPr>
                </w:rPrChange>
              </w:rPr>
              <w:delText>Kiến trúc hệ thống</w:delText>
            </w:r>
            <w:r w:rsidRPr="00ED4C42" w:rsidDel="00ED4C42">
              <w:rPr>
                <w:rFonts w:ascii="Times New Roman" w:hAnsi="Times New Roman" w:cs="Times New Roman"/>
                <w:noProof/>
                <w:webHidden/>
                <w:sz w:val="26"/>
                <w:szCs w:val="26"/>
                <w:rPrChange w:id="761" w:author="Nguyen Toan" w:date="2018-05-19T18:59:00Z">
                  <w:rPr>
                    <w:noProof/>
                    <w:webHidden/>
                  </w:rPr>
                </w:rPrChange>
              </w:rPr>
              <w:tab/>
              <w:delText>12</w:delText>
            </w:r>
          </w:del>
        </w:p>
        <w:p w14:paraId="01D8575F" w14:textId="77777777" w:rsidR="00AE0EB1" w:rsidRPr="00ED4C42" w:rsidDel="00ED4C42" w:rsidRDefault="00AE0EB1">
          <w:pPr>
            <w:pStyle w:val="TOC3"/>
            <w:tabs>
              <w:tab w:val="left" w:pos="1200"/>
              <w:tab w:val="right" w:leader="dot" w:pos="9395"/>
            </w:tabs>
            <w:rPr>
              <w:del w:id="762" w:author="Nguyen Toan" w:date="2018-05-19T18:59:00Z"/>
              <w:rFonts w:ascii="Times New Roman" w:eastAsiaTheme="minorEastAsia" w:hAnsi="Times New Roman" w:cs="Times New Roman"/>
              <w:noProof/>
              <w:color w:val="auto"/>
              <w:sz w:val="26"/>
              <w:szCs w:val="26"/>
              <w:lang w:val="en-US"/>
              <w:rPrChange w:id="763" w:author="Nguyen Toan" w:date="2018-05-19T18:59:00Z">
                <w:rPr>
                  <w:del w:id="764" w:author="Nguyen Toan" w:date="2018-05-19T18:59:00Z"/>
                  <w:rFonts w:asciiTheme="minorHAnsi" w:eastAsiaTheme="minorEastAsia" w:hAnsiTheme="minorHAnsi" w:cstheme="minorBidi"/>
                  <w:noProof/>
                  <w:color w:val="auto"/>
                  <w:sz w:val="24"/>
                  <w:szCs w:val="24"/>
                  <w:lang w:val="en-US"/>
                </w:rPr>
              </w:rPrChange>
            </w:rPr>
          </w:pPr>
          <w:del w:id="765" w:author="Nguyen Toan" w:date="2018-05-19T18:59:00Z">
            <w:r w:rsidRPr="00ED4C42" w:rsidDel="00ED4C42">
              <w:rPr>
                <w:rFonts w:ascii="Times New Roman" w:hAnsi="Times New Roman" w:cs="Times New Roman"/>
                <w:noProof/>
                <w:sz w:val="26"/>
                <w:szCs w:val="26"/>
                <w:rPrChange w:id="766" w:author="Nguyen Toan" w:date="2018-05-19T18:59:00Z">
                  <w:rPr>
                    <w:rStyle w:val="Hyperlink"/>
                    <w:rFonts w:ascii="Times New Roman" w:hAnsi="Times New Roman" w:cs="Times New Roman"/>
                    <w:b/>
                    <w:noProof/>
                  </w:rPr>
                </w:rPrChange>
              </w:rPr>
              <w:delText>1.1.1.</w:delText>
            </w:r>
            <w:r w:rsidRPr="00ED4C42" w:rsidDel="00ED4C42">
              <w:rPr>
                <w:rFonts w:ascii="Times New Roman" w:eastAsiaTheme="minorEastAsia" w:hAnsi="Times New Roman" w:cs="Times New Roman"/>
                <w:noProof/>
                <w:color w:val="auto"/>
                <w:sz w:val="26"/>
                <w:szCs w:val="26"/>
                <w:lang w:val="en-US"/>
                <w:rPrChange w:id="767"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hAnsi="Times New Roman" w:cs="Times New Roman"/>
                <w:noProof/>
                <w:sz w:val="26"/>
                <w:szCs w:val="26"/>
                <w:rPrChange w:id="768" w:author="Nguyen Toan" w:date="2018-05-19T18:59:00Z">
                  <w:rPr>
                    <w:rStyle w:val="Hyperlink"/>
                    <w:rFonts w:ascii="Times New Roman" w:hAnsi="Times New Roman" w:cs="Times New Roman"/>
                    <w:b/>
                    <w:noProof/>
                  </w:rPr>
                </w:rPrChange>
              </w:rPr>
              <w:delText>Kiến trúc hướng dịch vụ</w:delText>
            </w:r>
            <w:r w:rsidRPr="00ED4C42" w:rsidDel="00ED4C42">
              <w:rPr>
                <w:rFonts w:ascii="Times New Roman" w:hAnsi="Times New Roman" w:cs="Times New Roman"/>
                <w:noProof/>
                <w:webHidden/>
                <w:sz w:val="26"/>
                <w:szCs w:val="26"/>
                <w:rPrChange w:id="769" w:author="Nguyen Toan" w:date="2018-05-19T18:59:00Z">
                  <w:rPr>
                    <w:noProof/>
                    <w:webHidden/>
                  </w:rPr>
                </w:rPrChange>
              </w:rPr>
              <w:tab/>
              <w:delText>12</w:delText>
            </w:r>
          </w:del>
        </w:p>
        <w:p w14:paraId="639C7E3F" w14:textId="77777777" w:rsidR="00AE0EB1" w:rsidRPr="00ED4C42" w:rsidDel="00ED4C42" w:rsidRDefault="00AE0EB1">
          <w:pPr>
            <w:pStyle w:val="TOC3"/>
            <w:tabs>
              <w:tab w:val="left" w:pos="1200"/>
              <w:tab w:val="right" w:leader="dot" w:pos="9395"/>
            </w:tabs>
            <w:rPr>
              <w:del w:id="770" w:author="Nguyen Toan" w:date="2018-05-19T18:59:00Z"/>
              <w:rFonts w:ascii="Times New Roman" w:eastAsiaTheme="minorEastAsia" w:hAnsi="Times New Roman" w:cs="Times New Roman"/>
              <w:noProof/>
              <w:color w:val="auto"/>
              <w:sz w:val="26"/>
              <w:szCs w:val="26"/>
              <w:lang w:val="en-US"/>
              <w:rPrChange w:id="771" w:author="Nguyen Toan" w:date="2018-05-19T18:59:00Z">
                <w:rPr>
                  <w:del w:id="772" w:author="Nguyen Toan" w:date="2018-05-19T18:59:00Z"/>
                  <w:rFonts w:asciiTheme="minorHAnsi" w:eastAsiaTheme="minorEastAsia" w:hAnsiTheme="minorHAnsi" w:cstheme="minorBidi"/>
                  <w:noProof/>
                  <w:color w:val="auto"/>
                  <w:sz w:val="24"/>
                  <w:szCs w:val="24"/>
                  <w:lang w:val="en-US"/>
                </w:rPr>
              </w:rPrChange>
            </w:rPr>
          </w:pPr>
          <w:del w:id="773" w:author="Nguyen Toan" w:date="2018-05-19T18:59:00Z">
            <w:r w:rsidRPr="00ED4C42" w:rsidDel="00ED4C42">
              <w:rPr>
                <w:rFonts w:ascii="Times New Roman" w:eastAsia="Times New Roman" w:hAnsi="Times New Roman" w:cs="Times New Roman"/>
                <w:noProof/>
                <w:sz w:val="26"/>
                <w:szCs w:val="26"/>
                <w:rPrChange w:id="774" w:author="Nguyen Toan" w:date="2018-05-19T18:59:00Z">
                  <w:rPr>
                    <w:rStyle w:val="Hyperlink"/>
                    <w:rFonts w:ascii="Times New Roman" w:eastAsia="Times New Roman" w:hAnsi="Times New Roman" w:cs="Times New Roman"/>
                    <w:b/>
                    <w:noProof/>
                  </w:rPr>
                </w:rPrChange>
              </w:rPr>
              <w:delText>1.1.2.</w:delText>
            </w:r>
            <w:r w:rsidRPr="00ED4C42" w:rsidDel="00ED4C42">
              <w:rPr>
                <w:rFonts w:ascii="Times New Roman" w:eastAsiaTheme="minorEastAsia" w:hAnsi="Times New Roman" w:cs="Times New Roman"/>
                <w:noProof/>
                <w:color w:val="auto"/>
                <w:sz w:val="26"/>
                <w:szCs w:val="26"/>
                <w:lang w:val="en-US"/>
                <w:rPrChange w:id="775"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hAnsi="Times New Roman" w:cs="Times New Roman"/>
                <w:noProof/>
                <w:sz w:val="26"/>
                <w:szCs w:val="26"/>
                <w:rPrChange w:id="776" w:author="Nguyen Toan" w:date="2018-05-19T18:59:00Z">
                  <w:rPr>
                    <w:rStyle w:val="Hyperlink"/>
                    <w:rFonts w:ascii="Times New Roman" w:hAnsi="Times New Roman" w:cs="Times New Roman"/>
                    <w:b/>
                    <w:noProof/>
                  </w:rPr>
                </w:rPrChange>
              </w:rPr>
              <w:delText>Công</w:delText>
            </w:r>
            <w:r w:rsidRPr="00ED4C42" w:rsidDel="00ED4C42">
              <w:rPr>
                <w:rFonts w:ascii="Times New Roman" w:eastAsia="Times New Roman" w:hAnsi="Times New Roman" w:cs="Times New Roman"/>
                <w:noProof/>
                <w:sz w:val="26"/>
                <w:szCs w:val="26"/>
                <w:rPrChange w:id="777" w:author="Nguyen Toan" w:date="2018-05-19T18:59:00Z">
                  <w:rPr>
                    <w:rStyle w:val="Hyperlink"/>
                    <w:rFonts w:ascii="Times New Roman" w:eastAsia="Times New Roman" w:hAnsi="Times New Roman" w:cs="Times New Roman"/>
                    <w:b/>
                    <w:noProof/>
                  </w:rPr>
                </w:rPrChange>
              </w:rPr>
              <w:delText xml:space="preserve"> nghệ </w:delText>
            </w:r>
            <w:r w:rsidRPr="00ED4C42" w:rsidDel="00ED4C42">
              <w:rPr>
                <w:rFonts w:ascii="Times New Roman" w:hAnsi="Times New Roman" w:cs="Times New Roman"/>
                <w:noProof/>
                <w:sz w:val="26"/>
                <w:szCs w:val="26"/>
                <w:rPrChange w:id="778" w:author="Nguyen Toan" w:date="2018-05-19T18:59:00Z">
                  <w:rPr>
                    <w:rStyle w:val="Hyperlink"/>
                    <w:rFonts w:ascii="Times New Roman" w:hAnsi="Times New Roman" w:cs="Times New Roman"/>
                    <w:b/>
                    <w:noProof/>
                  </w:rPr>
                </w:rPrChange>
              </w:rPr>
              <w:delText>trục</w:delText>
            </w:r>
            <w:r w:rsidRPr="00ED4C42" w:rsidDel="00ED4C42">
              <w:rPr>
                <w:rFonts w:ascii="Times New Roman" w:eastAsia="Times New Roman" w:hAnsi="Times New Roman" w:cs="Times New Roman"/>
                <w:noProof/>
                <w:sz w:val="26"/>
                <w:szCs w:val="26"/>
                <w:rPrChange w:id="779" w:author="Nguyen Toan" w:date="2018-05-19T18:59:00Z">
                  <w:rPr>
                    <w:rStyle w:val="Hyperlink"/>
                    <w:rFonts w:ascii="Times New Roman" w:eastAsia="Times New Roman" w:hAnsi="Times New Roman" w:cs="Times New Roman"/>
                    <w:b/>
                    <w:noProof/>
                  </w:rPr>
                </w:rPrChange>
              </w:rPr>
              <w:delText xml:space="preserve"> tích hợp</w:delText>
            </w:r>
            <w:r w:rsidRPr="00ED4C42" w:rsidDel="00ED4C42">
              <w:rPr>
                <w:rFonts w:ascii="Times New Roman" w:hAnsi="Times New Roman" w:cs="Times New Roman"/>
                <w:noProof/>
                <w:webHidden/>
                <w:sz w:val="26"/>
                <w:szCs w:val="26"/>
                <w:rPrChange w:id="780" w:author="Nguyen Toan" w:date="2018-05-19T18:59:00Z">
                  <w:rPr>
                    <w:noProof/>
                    <w:webHidden/>
                  </w:rPr>
                </w:rPrChange>
              </w:rPr>
              <w:tab/>
              <w:delText>14</w:delText>
            </w:r>
          </w:del>
        </w:p>
        <w:p w14:paraId="05A43393" w14:textId="77777777" w:rsidR="00AE0EB1" w:rsidRPr="00ED4C42" w:rsidDel="00ED4C42" w:rsidRDefault="00AE0EB1">
          <w:pPr>
            <w:pStyle w:val="TOC3"/>
            <w:tabs>
              <w:tab w:val="left" w:pos="1200"/>
              <w:tab w:val="right" w:leader="dot" w:pos="9395"/>
            </w:tabs>
            <w:rPr>
              <w:del w:id="781" w:author="Nguyen Toan" w:date="2018-05-19T18:59:00Z"/>
              <w:rFonts w:ascii="Times New Roman" w:eastAsiaTheme="minorEastAsia" w:hAnsi="Times New Roman" w:cs="Times New Roman"/>
              <w:noProof/>
              <w:color w:val="auto"/>
              <w:sz w:val="26"/>
              <w:szCs w:val="26"/>
              <w:lang w:val="en-US"/>
              <w:rPrChange w:id="782" w:author="Nguyen Toan" w:date="2018-05-19T18:59:00Z">
                <w:rPr>
                  <w:del w:id="783" w:author="Nguyen Toan" w:date="2018-05-19T18:59:00Z"/>
                  <w:rFonts w:asciiTheme="minorHAnsi" w:eastAsiaTheme="minorEastAsia" w:hAnsiTheme="minorHAnsi" w:cstheme="minorBidi"/>
                  <w:noProof/>
                  <w:color w:val="auto"/>
                  <w:sz w:val="24"/>
                  <w:szCs w:val="24"/>
                  <w:lang w:val="en-US"/>
                </w:rPr>
              </w:rPrChange>
            </w:rPr>
          </w:pPr>
          <w:del w:id="784" w:author="Nguyen Toan" w:date="2018-05-19T18:59:00Z">
            <w:r w:rsidRPr="00ED4C42" w:rsidDel="00ED4C42">
              <w:rPr>
                <w:rFonts w:ascii="Times New Roman" w:eastAsia="Times New Roman" w:hAnsi="Times New Roman" w:cs="Times New Roman"/>
                <w:noProof/>
                <w:sz w:val="26"/>
                <w:szCs w:val="26"/>
                <w:rPrChange w:id="785" w:author="Nguyen Toan" w:date="2018-05-19T18:59:00Z">
                  <w:rPr>
                    <w:rStyle w:val="Hyperlink"/>
                    <w:rFonts w:ascii="Times New Roman" w:eastAsia="Times New Roman" w:hAnsi="Times New Roman" w:cs="Times New Roman"/>
                    <w:b/>
                    <w:noProof/>
                  </w:rPr>
                </w:rPrChange>
              </w:rPr>
              <w:delText>1.1.3.</w:delText>
            </w:r>
            <w:r w:rsidRPr="00ED4C42" w:rsidDel="00ED4C42">
              <w:rPr>
                <w:rFonts w:ascii="Times New Roman" w:eastAsiaTheme="minorEastAsia" w:hAnsi="Times New Roman" w:cs="Times New Roman"/>
                <w:noProof/>
                <w:color w:val="auto"/>
                <w:sz w:val="26"/>
                <w:szCs w:val="26"/>
                <w:lang w:val="en-US"/>
                <w:rPrChange w:id="786"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787" w:author="Nguyen Toan" w:date="2018-05-19T18:59:00Z">
                  <w:rPr>
                    <w:rStyle w:val="Hyperlink"/>
                    <w:rFonts w:ascii="Times New Roman" w:eastAsia="Times New Roman" w:hAnsi="Times New Roman" w:cs="Times New Roman"/>
                    <w:b/>
                    <w:noProof/>
                  </w:rPr>
                </w:rPrChange>
              </w:rPr>
              <w:delText>Xây dựng hệ thống trục tích hợp dựa trên nền tảng MuleESB</w:delText>
            </w:r>
            <w:r w:rsidRPr="00ED4C42" w:rsidDel="00ED4C42">
              <w:rPr>
                <w:rFonts w:ascii="Times New Roman" w:hAnsi="Times New Roman" w:cs="Times New Roman"/>
                <w:noProof/>
                <w:webHidden/>
                <w:sz w:val="26"/>
                <w:szCs w:val="26"/>
                <w:rPrChange w:id="788" w:author="Nguyen Toan" w:date="2018-05-19T18:59:00Z">
                  <w:rPr>
                    <w:noProof/>
                    <w:webHidden/>
                  </w:rPr>
                </w:rPrChange>
              </w:rPr>
              <w:tab/>
              <w:delText>15</w:delText>
            </w:r>
          </w:del>
        </w:p>
        <w:p w14:paraId="075B3C1D" w14:textId="77777777" w:rsidR="00AE0EB1" w:rsidRPr="00ED4C42" w:rsidDel="00ED4C42" w:rsidRDefault="00AE0EB1">
          <w:pPr>
            <w:pStyle w:val="TOC2"/>
            <w:tabs>
              <w:tab w:val="left" w:pos="960"/>
              <w:tab w:val="right" w:leader="dot" w:pos="9395"/>
            </w:tabs>
            <w:rPr>
              <w:del w:id="789" w:author="Nguyen Toan" w:date="2018-05-19T18:59:00Z"/>
              <w:rFonts w:ascii="Times New Roman" w:eastAsiaTheme="minorEastAsia" w:hAnsi="Times New Roman" w:cs="Times New Roman"/>
              <w:noProof/>
              <w:color w:val="auto"/>
              <w:sz w:val="26"/>
              <w:szCs w:val="26"/>
              <w:lang w:val="en-US"/>
              <w:rPrChange w:id="790" w:author="Nguyen Toan" w:date="2018-05-19T18:59:00Z">
                <w:rPr>
                  <w:del w:id="791" w:author="Nguyen Toan" w:date="2018-05-19T18:59:00Z"/>
                  <w:rFonts w:asciiTheme="minorHAnsi" w:eastAsiaTheme="minorEastAsia" w:hAnsiTheme="minorHAnsi" w:cstheme="minorBidi"/>
                  <w:noProof/>
                  <w:color w:val="auto"/>
                  <w:sz w:val="24"/>
                  <w:szCs w:val="24"/>
                  <w:lang w:val="en-US"/>
                </w:rPr>
              </w:rPrChange>
            </w:rPr>
          </w:pPr>
          <w:del w:id="792" w:author="Nguyen Toan" w:date="2018-05-19T18:59:00Z">
            <w:r w:rsidRPr="00ED4C42" w:rsidDel="00ED4C42">
              <w:rPr>
                <w:rFonts w:ascii="Times New Roman" w:eastAsia="Times New Roman" w:hAnsi="Times New Roman" w:cs="Times New Roman"/>
                <w:noProof/>
                <w:sz w:val="26"/>
                <w:szCs w:val="26"/>
                <w:rPrChange w:id="793" w:author="Nguyen Toan" w:date="2018-05-19T18:59:00Z">
                  <w:rPr>
                    <w:rStyle w:val="Hyperlink"/>
                    <w:rFonts w:ascii="Times New Roman" w:eastAsia="Times New Roman" w:hAnsi="Times New Roman" w:cs="Times New Roman"/>
                    <w:b/>
                    <w:noProof/>
                  </w:rPr>
                </w:rPrChange>
              </w:rPr>
              <w:delText>1.2.</w:delText>
            </w:r>
            <w:r w:rsidRPr="00ED4C42" w:rsidDel="00ED4C42">
              <w:rPr>
                <w:rFonts w:ascii="Times New Roman" w:eastAsiaTheme="minorEastAsia" w:hAnsi="Times New Roman" w:cs="Times New Roman"/>
                <w:noProof/>
                <w:color w:val="auto"/>
                <w:sz w:val="26"/>
                <w:szCs w:val="26"/>
                <w:lang w:val="en-US"/>
                <w:rPrChange w:id="794"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795" w:author="Nguyen Toan" w:date="2018-05-19T18:59:00Z">
                  <w:rPr>
                    <w:rStyle w:val="Hyperlink"/>
                    <w:rFonts w:ascii="Times New Roman" w:eastAsia="Times New Roman" w:hAnsi="Times New Roman" w:cs="Times New Roman"/>
                    <w:b/>
                    <w:noProof/>
                  </w:rPr>
                </w:rPrChange>
              </w:rPr>
              <w:delText>Tích hợp và triển khai liên tục</w:delText>
            </w:r>
            <w:r w:rsidRPr="00ED4C42" w:rsidDel="00ED4C42">
              <w:rPr>
                <w:rFonts w:ascii="Times New Roman" w:hAnsi="Times New Roman" w:cs="Times New Roman"/>
                <w:noProof/>
                <w:webHidden/>
                <w:sz w:val="26"/>
                <w:szCs w:val="26"/>
                <w:rPrChange w:id="796" w:author="Nguyen Toan" w:date="2018-05-19T18:59:00Z">
                  <w:rPr>
                    <w:noProof/>
                    <w:webHidden/>
                  </w:rPr>
                </w:rPrChange>
              </w:rPr>
              <w:tab/>
              <w:delText>20</w:delText>
            </w:r>
          </w:del>
        </w:p>
        <w:p w14:paraId="521DD05E" w14:textId="77777777" w:rsidR="00AE0EB1" w:rsidRPr="00ED4C42" w:rsidDel="00ED4C42" w:rsidRDefault="00AE0EB1">
          <w:pPr>
            <w:pStyle w:val="TOC3"/>
            <w:tabs>
              <w:tab w:val="left" w:pos="1200"/>
              <w:tab w:val="right" w:leader="dot" w:pos="9395"/>
            </w:tabs>
            <w:rPr>
              <w:del w:id="797" w:author="Nguyen Toan" w:date="2018-05-19T18:59:00Z"/>
              <w:rFonts w:ascii="Times New Roman" w:eastAsiaTheme="minorEastAsia" w:hAnsi="Times New Roman" w:cs="Times New Roman"/>
              <w:noProof/>
              <w:color w:val="auto"/>
              <w:sz w:val="26"/>
              <w:szCs w:val="26"/>
              <w:lang w:val="en-US"/>
              <w:rPrChange w:id="798" w:author="Nguyen Toan" w:date="2018-05-19T18:59:00Z">
                <w:rPr>
                  <w:del w:id="799" w:author="Nguyen Toan" w:date="2018-05-19T18:59:00Z"/>
                  <w:rFonts w:asciiTheme="minorHAnsi" w:eastAsiaTheme="minorEastAsia" w:hAnsiTheme="minorHAnsi" w:cstheme="minorBidi"/>
                  <w:noProof/>
                  <w:color w:val="auto"/>
                  <w:sz w:val="24"/>
                  <w:szCs w:val="24"/>
                  <w:lang w:val="en-US"/>
                </w:rPr>
              </w:rPrChange>
            </w:rPr>
          </w:pPr>
          <w:del w:id="800" w:author="Nguyen Toan" w:date="2018-05-19T18:59:00Z">
            <w:r w:rsidRPr="00ED4C42" w:rsidDel="00ED4C42">
              <w:rPr>
                <w:rFonts w:ascii="Times New Roman" w:eastAsia="Times New Roman" w:hAnsi="Times New Roman" w:cs="Times New Roman"/>
                <w:noProof/>
                <w:sz w:val="26"/>
                <w:szCs w:val="26"/>
                <w:rPrChange w:id="801" w:author="Nguyen Toan" w:date="2018-05-19T18:59:00Z">
                  <w:rPr>
                    <w:rStyle w:val="Hyperlink"/>
                    <w:rFonts w:ascii="Times New Roman" w:eastAsia="Times New Roman" w:hAnsi="Times New Roman" w:cs="Times New Roman"/>
                    <w:b/>
                    <w:noProof/>
                  </w:rPr>
                </w:rPrChange>
              </w:rPr>
              <w:delText>1.2.1.</w:delText>
            </w:r>
            <w:r w:rsidRPr="00ED4C42" w:rsidDel="00ED4C42">
              <w:rPr>
                <w:rFonts w:ascii="Times New Roman" w:eastAsiaTheme="minorEastAsia" w:hAnsi="Times New Roman" w:cs="Times New Roman"/>
                <w:noProof/>
                <w:color w:val="auto"/>
                <w:sz w:val="26"/>
                <w:szCs w:val="26"/>
                <w:lang w:val="en-US"/>
                <w:rPrChange w:id="802"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803" w:author="Nguyen Toan" w:date="2018-05-19T18:59:00Z">
                  <w:rPr>
                    <w:rStyle w:val="Hyperlink"/>
                    <w:rFonts w:ascii="Times New Roman" w:eastAsia="Times New Roman" w:hAnsi="Times New Roman" w:cs="Times New Roman"/>
                    <w:b/>
                    <w:noProof/>
                  </w:rPr>
                </w:rPrChange>
              </w:rPr>
              <w:delText>Tích hợp liên tục</w:delText>
            </w:r>
            <w:r w:rsidRPr="00ED4C42" w:rsidDel="00ED4C42">
              <w:rPr>
                <w:rFonts w:ascii="Times New Roman" w:hAnsi="Times New Roman" w:cs="Times New Roman"/>
                <w:noProof/>
                <w:webHidden/>
                <w:sz w:val="26"/>
                <w:szCs w:val="26"/>
                <w:rPrChange w:id="804" w:author="Nguyen Toan" w:date="2018-05-19T18:59:00Z">
                  <w:rPr>
                    <w:noProof/>
                    <w:webHidden/>
                  </w:rPr>
                </w:rPrChange>
              </w:rPr>
              <w:tab/>
              <w:delText>20</w:delText>
            </w:r>
          </w:del>
        </w:p>
        <w:p w14:paraId="5CCF89F4" w14:textId="77777777" w:rsidR="00AE0EB1" w:rsidRPr="00ED4C42" w:rsidDel="00ED4C42" w:rsidRDefault="00AE0EB1">
          <w:pPr>
            <w:pStyle w:val="TOC3"/>
            <w:tabs>
              <w:tab w:val="left" w:pos="1200"/>
              <w:tab w:val="right" w:leader="dot" w:pos="9395"/>
            </w:tabs>
            <w:rPr>
              <w:del w:id="805" w:author="Nguyen Toan" w:date="2018-05-19T18:59:00Z"/>
              <w:rFonts w:ascii="Times New Roman" w:eastAsiaTheme="minorEastAsia" w:hAnsi="Times New Roman" w:cs="Times New Roman"/>
              <w:noProof/>
              <w:color w:val="auto"/>
              <w:sz w:val="26"/>
              <w:szCs w:val="26"/>
              <w:lang w:val="en-US"/>
              <w:rPrChange w:id="806" w:author="Nguyen Toan" w:date="2018-05-19T18:59:00Z">
                <w:rPr>
                  <w:del w:id="807" w:author="Nguyen Toan" w:date="2018-05-19T18:59:00Z"/>
                  <w:rFonts w:asciiTheme="minorHAnsi" w:eastAsiaTheme="minorEastAsia" w:hAnsiTheme="minorHAnsi" w:cstheme="minorBidi"/>
                  <w:noProof/>
                  <w:color w:val="auto"/>
                  <w:sz w:val="24"/>
                  <w:szCs w:val="24"/>
                  <w:lang w:val="en-US"/>
                </w:rPr>
              </w:rPrChange>
            </w:rPr>
          </w:pPr>
          <w:del w:id="808" w:author="Nguyen Toan" w:date="2018-05-19T18:59:00Z">
            <w:r w:rsidRPr="00ED4C42" w:rsidDel="00ED4C42">
              <w:rPr>
                <w:rFonts w:ascii="Times New Roman" w:eastAsia="Times New Roman" w:hAnsi="Times New Roman" w:cs="Times New Roman"/>
                <w:noProof/>
                <w:sz w:val="26"/>
                <w:szCs w:val="26"/>
                <w:rPrChange w:id="809" w:author="Nguyen Toan" w:date="2018-05-19T18:59:00Z">
                  <w:rPr>
                    <w:rStyle w:val="Hyperlink"/>
                    <w:rFonts w:ascii="Times New Roman" w:eastAsia="Times New Roman" w:hAnsi="Times New Roman" w:cs="Times New Roman"/>
                    <w:b/>
                    <w:noProof/>
                  </w:rPr>
                </w:rPrChange>
              </w:rPr>
              <w:delText>1.2.2.</w:delText>
            </w:r>
            <w:r w:rsidRPr="00ED4C42" w:rsidDel="00ED4C42">
              <w:rPr>
                <w:rFonts w:ascii="Times New Roman" w:eastAsiaTheme="minorEastAsia" w:hAnsi="Times New Roman" w:cs="Times New Roman"/>
                <w:noProof/>
                <w:color w:val="auto"/>
                <w:sz w:val="26"/>
                <w:szCs w:val="26"/>
                <w:lang w:val="en-US"/>
                <w:rPrChange w:id="810"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811" w:author="Nguyen Toan" w:date="2018-05-19T18:59:00Z">
                  <w:rPr>
                    <w:rStyle w:val="Hyperlink"/>
                    <w:rFonts w:ascii="Times New Roman" w:eastAsia="Times New Roman" w:hAnsi="Times New Roman" w:cs="Times New Roman"/>
                    <w:b/>
                    <w:noProof/>
                  </w:rPr>
                </w:rPrChange>
              </w:rPr>
              <w:delText>Chuyển giao liên tục</w:delText>
            </w:r>
            <w:r w:rsidRPr="00ED4C42" w:rsidDel="00ED4C42">
              <w:rPr>
                <w:rFonts w:ascii="Times New Roman" w:hAnsi="Times New Roman" w:cs="Times New Roman"/>
                <w:noProof/>
                <w:webHidden/>
                <w:sz w:val="26"/>
                <w:szCs w:val="26"/>
                <w:rPrChange w:id="812" w:author="Nguyen Toan" w:date="2018-05-19T18:59:00Z">
                  <w:rPr>
                    <w:noProof/>
                    <w:webHidden/>
                  </w:rPr>
                </w:rPrChange>
              </w:rPr>
              <w:tab/>
              <w:delText>21</w:delText>
            </w:r>
          </w:del>
        </w:p>
        <w:p w14:paraId="20EC2D62" w14:textId="77777777" w:rsidR="00AE0EB1" w:rsidRPr="00ED4C42" w:rsidDel="00ED4C42" w:rsidRDefault="00AE0EB1">
          <w:pPr>
            <w:pStyle w:val="TOC3"/>
            <w:tabs>
              <w:tab w:val="left" w:pos="1200"/>
              <w:tab w:val="right" w:leader="dot" w:pos="9395"/>
            </w:tabs>
            <w:rPr>
              <w:del w:id="813" w:author="Nguyen Toan" w:date="2018-05-19T18:59:00Z"/>
              <w:rFonts w:ascii="Times New Roman" w:eastAsiaTheme="minorEastAsia" w:hAnsi="Times New Roman" w:cs="Times New Roman"/>
              <w:noProof/>
              <w:color w:val="auto"/>
              <w:sz w:val="26"/>
              <w:szCs w:val="26"/>
              <w:lang w:val="en-US"/>
              <w:rPrChange w:id="814" w:author="Nguyen Toan" w:date="2018-05-19T18:59:00Z">
                <w:rPr>
                  <w:del w:id="815" w:author="Nguyen Toan" w:date="2018-05-19T18:59:00Z"/>
                  <w:rFonts w:asciiTheme="minorHAnsi" w:eastAsiaTheme="minorEastAsia" w:hAnsiTheme="minorHAnsi" w:cstheme="minorBidi"/>
                  <w:noProof/>
                  <w:color w:val="auto"/>
                  <w:sz w:val="24"/>
                  <w:szCs w:val="24"/>
                  <w:lang w:val="en-US"/>
                </w:rPr>
              </w:rPrChange>
            </w:rPr>
          </w:pPr>
          <w:del w:id="816" w:author="Nguyen Toan" w:date="2018-05-19T18:59:00Z">
            <w:r w:rsidRPr="00ED4C42" w:rsidDel="00ED4C42">
              <w:rPr>
                <w:rFonts w:ascii="Times New Roman" w:eastAsia="Times New Roman" w:hAnsi="Times New Roman" w:cs="Times New Roman"/>
                <w:noProof/>
                <w:sz w:val="26"/>
                <w:szCs w:val="26"/>
                <w:rPrChange w:id="817" w:author="Nguyen Toan" w:date="2018-05-19T18:59:00Z">
                  <w:rPr>
                    <w:rStyle w:val="Hyperlink"/>
                    <w:rFonts w:ascii="Times New Roman" w:eastAsia="Times New Roman" w:hAnsi="Times New Roman" w:cs="Times New Roman"/>
                    <w:b/>
                    <w:noProof/>
                  </w:rPr>
                </w:rPrChange>
              </w:rPr>
              <w:delText>1.2.3.</w:delText>
            </w:r>
            <w:r w:rsidRPr="00ED4C42" w:rsidDel="00ED4C42">
              <w:rPr>
                <w:rFonts w:ascii="Times New Roman" w:eastAsiaTheme="minorEastAsia" w:hAnsi="Times New Roman" w:cs="Times New Roman"/>
                <w:noProof/>
                <w:color w:val="auto"/>
                <w:sz w:val="26"/>
                <w:szCs w:val="26"/>
                <w:lang w:val="en-US"/>
                <w:rPrChange w:id="818"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819" w:author="Nguyen Toan" w:date="2018-05-19T18:59:00Z">
                  <w:rPr>
                    <w:rStyle w:val="Hyperlink"/>
                    <w:rFonts w:ascii="Times New Roman" w:eastAsia="Times New Roman" w:hAnsi="Times New Roman" w:cs="Times New Roman"/>
                    <w:b/>
                    <w:noProof/>
                  </w:rPr>
                </w:rPrChange>
              </w:rPr>
              <w:delText>Một số công cụ hỗ trợ</w:delText>
            </w:r>
            <w:r w:rsidRPr="00ED4C42" w:rsidDel="00ED4C42">
              <w:rPr>
                <w:rFonts w:ascii="Times New Roman" w:hAnsi="Times New Roman" w:cs="Times New Roman"/>
                <w:noProof/>
                <w:webHidden/>
                <w:sz w:val="26"/>
                <w:szCs w:val="26"/>
                <w:rPrChange w:id="820" w:author="Nguyen Toan" w:date="2018-05-19T18:59:00Z">
                  <w:rPr>
                    <w:noProof/>
                    <w:webHidden/>
                  </w:rPr>
                </w:rPrChange>
              </w:rPr>
              <w:tab/>
              <w:delText>22</w:delText>
            </w:r>
          </w:del>
        </w:p>
        <w:p w14:paraId="1F95D6FB" w14:textId="77777777" w:rsidR="00AE0EB1" w:rsidRPr="00ED4C42" w:rsidDel="00ED4C42" w:rsidRDefault="00AE0EB1">
          <w:pPr>
            <w:pStyle w:val="TOC2"/>
            <w:tabs>
              <w:tab w:val="left" w:pos="960"/>
              <w:tab w:val="right" w:leader="dot" w:pos="9395"/>
            </w:tabs>
            <w:rPr>
              <w:del w:id="821" w:author="Nguyen Toan" w:date="2018-05-19T18:59:00Z"/>
              <w:rFonts w:ascii="Times New Roman" w:eastAsiaTheme="minorEastAsia" w:hAnsi="Times New Roman" w:cs="Times New Roman"/>
              <w:noProof/>
              <w:color w:val="auto"/>
              <w:sz w:val="26"/>
              <w:szCs w:val="26"/>
              <w:lang w:val="en-US"/>
              <w:rPrChange w:id="822" w:author="Nguyen Toan" w:date="2018-05-19T18:59:00Z">
                <w:rPr>
                  <w:del w:id="823" w:author="Nguyen Toan" w:date="2018-05-19T18:59:00Z"/>
                  <w:rFonts w:asciiTheme="minorHAnsi" w:eastAsiaTheme="minorEastAsia" w:hAnsiTheme="minorHAnsi" w:cstheme="minorBidi"/>
                  <w:noProof/>
                  <w:color w:val="auto"/>
                  <w:sz w:val="24"/>
                  <w:szCs w:val="24"/>
                  <w:lang w:val="en-US"/>
                </w:rPr>
              </w:rPrChange>
            </w:rPr>
          </w:pPr>
          <w:del w:id="824" w:author="Nguyen Toan" w:date="2018-05-19T18:59:00Z">
            <w:r w:rsidRPr="00ED4C42" w:rsidDel="00ED4C42">
              <w:rPr>
                <w:rFonts w:ascii="Times New Roman" w:hAnsi="Times New Roman" w:cs="Times New Roman"/>
                <w:noProof/>
                <w:sz w:val="26"/>
                <w:szCs w:val="26"/>
                <w:rPrChange w:id="825" w:author="Nguyen Toan" w:date="2018-05-19T18:59:00Z">
                  <w:rPr>
                    <w:rStyle w:val="Hyperlink"/>
                    <w:rFonts w:ascii="Times New Roman" w:hAnsi="Times New Roman" w:cs="Times New Roman"/>
                    <w:b/>
                    <w:noProof/>
                  </w:rPr>
                </w:rPrChange>
              </w:rPr>
              <w:delText>1.3.</w:delText>
            </w:r>
            <w:r w:rsidRPr="00ED4C42" w:rsidDel="00ED4C42">
              <w:rPr>
                <w:rFonts w:ascii="Times New Roman" w:eastAsiaTheme="minorEastAsia" w:hAnsi="Times New Roman" w:cs="Times New Roman"/>
                <w:noProof/>
                <w:color w:val="auto"/>
                <w:sz w:val="26"/>
                <w:szCs w:val="26"/>
                <w:lang w:val="en-US"/>
                <w:rPrChange w:id="826"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hAnsi="Times New Roman" w:cs="Times New Roman"/>
                <w:noProof/>
                <w:sz w:val="26"/>
                <w:szCs w:val="26"/>
                <w:rPrChange w:id="827" w:author="Nguyen Toan" w:date="2018-05-19T18:59:00Z">
                  <w:rPr>
                    <w:rStyle w:val="Hyperlink"/>
                    <w:rFonts w:ascii="Times New Roman" w:hAnsi="Times New Roman" w:cs="Times New Roman"/>
                    <w:b/>
                    <w:noProof/>
                  </w:rPr>
                </w:rPrChange>
              </w:rPr>
              <w:delText xml:space="preserve">Kiểm </w:delText>
            </w:r>
            <w:r w:rsidRPr="00ED4C42" w:rsidDel="00ED4C42">
              <w:rPr>
                <w:rFonts w:ascii="Times New Roman" w:eastAsia="Times New Roman" w:hAnsi="Times New Roman" w:cs="Times New Roman"/>
                <w:noProof/>
                <w:sz w:val="26"/>
                <w:szCs w:val="26"/>
                <w:rPrChange w:id="828" w:author="Nguyen Toan" w:date="2018-05-19T18:59:00Z">
                  <w:rPr>
                    <w:rStyle w:val="Hyperlink"/>
                    <w:rFonts w:ascii="Times New Roman" w:eastAsia="Times New Roman" w:hAnsi="Times New Roman" w:cs="Times New Roman"/>
                    <w:b/>
                    <w:noProof/>
                  </w:rPr>
                </w:rPrChange>
              </w:rPr>
              <w:delText>thử</w:delText>
            </w:r>
            <w:r w:rsidRPr="00ED4C42" w:rsidDel="00ED4C42">
              <w:rPr>
                <w:rFonts w:ascii="Times New Roman" w:hAnsi="Times New Roman" w:cs="Times New Roman"/>
                <w:noProof/>
                <w:webHidden/>
                <w:sz w:val="26"/>
                <w:szCs w:val="26"/>
                <w:rPrChange w:id="829" w:author="Nguyen Toan" w:date="2018-05-19T18:59:00Z">
                  <w:rPr>
                    <w:noProof/>
                    <w:webHidden/>
                  </w:rPr>
                </w:rPrChange>
              </w:rPr>
              <w:tab/>
              <w:delText>29</w:delText>
            </w:r>
          </w:del>
        </w:p>
        <w:p w14:paraId="52650E82" w14:textId="77777777" w:rsidR="00AE0EB1" w:rsidRPr="00ED4C42" w:rsidDel="00ED4C42" w:rsidRDefault="00AE0EB1">
          <w:pPr>
            <w:pStyle w:val="TOC3"/>
            <w:tabs>
              <w:tab w:val="left" w:pos="1200"/>
              <w:tab w:val="right" w:leader="dot" w:pos="9395"/>
            </w:tabs>
            <w:rPr>
              <w:del w:id="830" w:author="Nguyen Toan" w:date="2018-05-19T18:59:00Z"/>
              <w:rFonts w:ascii="Times New Roman" w:eastAsiaTheme="minorEastAsia" w:hAnsi="Times New Roman" w:cs="Times New Roman"/>
              <w:noProof/>
              <w:color w:val="auto"/>
              <w:sz w:val="26"/>
              <w:szCs w:val="26"/>
              <w:lang w:val="en-US"/>
              <w:rPrChange w:id="831" w:author="Nguyen Toan" w:date="2018-05-19T18:59:00Z">
                <w:rPr>
                  <w:del w:id="832" w:author="Nguyen Toan" w:date="2018-05-19T18:59:00Z"/>
                  <w:rFonts w:asciiTheme="minorHAnsi" w:eastAsiaTheme="minorEastAsia" w:hAnsiTheme="minorHAnsi" w:cstheme="minorBidi"/>
                  <w:noProof/>
                  <w:color w:val="auto"/>
                  <w:sz w:val="24"/>
                  <w:szCs w:val="24"/>
                  <w:lang w:val="en-US"/>
                </w:rPr>
              </w:rPrChange>
            </w:rPr>
          </w:pPr>
          <w:del w:id="833" w:author="Nguyen Toan" w:date="2018-05-19T18:59:00Z">
            <w:r w:rsidRPr="00ED4C42" w:rsidDel="00ED4C42">
              <w:rPr>
                <w:rFonts w:ascii="Times New Roman" w:eastAsia="Times New Roman" w:hAnsi="Times New Roman" w:cs="Times New Roman"/>
                <w:noProof/>
                <w:sz w:val="26"/>
                <w:szCs w:val="26"/>
                <w:rPrChange w:id="834" w:author="Nguyen Toan" w:date="2018-05-19T18:59:00Z">
                  <w:rPr>
                    <w:rStyle w:val="Hyperlink"/>
                    <w:rFonts w:ascii="Times New Roman" w:eastAsia="Times New Roman" w:hAnsi="Times New Roman" w:cs="Times New Roman"/>
                    <w:b/>
                    <w:noProof/>
                  </w:rPr>
                </w:rPrChange>
              </w:rPr>
              <w:delText>1.3.1.</w:delText>
            </w:r>
            <w:r w:rsidRPr="00ED4C42" w:rsidDel="00ED4C42">
              <w:rPr>
                <w:rFonts w:ascii="Times New Roman" w:eastAsiaTheme="minorEastAsia" w:hAnsi="Times New Roman" w:cs="Times New Roman"/>
                <w:noProof/>
                <w:color w:val="auto"/>
                <w:sz w:val="26"/>
                <w:szCs w:val="26"/>
                <w:lang w:val="en-US"/>
                <w:rPrChange w:id="835"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836" w:author="Nguyen Toan" w:date="2018-05-19T18:59:00Z">
                  <w:rPr>
                    <w:rStyle w:val="Hyperlink"/>
                    <w:rFonts w:ascii="Times New Roman" w:eastAsia="Times New Roman" w:hAnsi="Times New Roman" w:cs="Times New Roman"/>
                    <w:b/>
                    <w:noProof/>
                  </w:rPr>
                </w:rPrChange>
              </w:rPr>
              <w:delText>Kiểm thử hộp đen</w:delText>
            </w:r>
            <w:r w:rsidRPr="00ED4C42" w:rsidDel="00ED4C42">
              <w:rPr>
                <w:rFonts w:ascii="Times New Roman" w:hAnsi="Times New Roman" w:cs="Times New Roman"/>
                <w:noProof/>
                <w:webHidden/>
                <w:sz w:val="26"/>
                <w:szCs w:val="26"/>
                <w:rPrChange w:id="837" w:author="Nguyen Toan" w:date="2018-05-19T18:59:00Z">
                  <w:rPr>
                    <w:noProof/>
                    <w:webHidden/>
                  </w:rPr>
                </w:rPrChange>
              </w:rPr>
              <w:tab/>
              <w:delText>30</w:delText>
            </w:r>
          </w:del>
        </w:p>
        <w:p w14:paraId="09EA7B54" w14:textId="77777777" w:rsidR="00AE0EB1" w:rsidRPr="00ED4C42" w:rsidDel="00ED4C42" w:rsidRDefault="00AE0EB1">
          <w:pPr>
            <w:pStyle w:val="TOC3"/>
            <w:tabs>
              <w:tab w:val="left" w:pos="1200"/>
              <w:tab w:val="right" w:leader="dot" w:pos="9395"/>
            </w:tabs>
            <w:rPr>
              <w:del w:id="838" w:author="Nguyen Toan" w:date="2018-05-19T18:59:00Z"/>
              <w:rFonts w:ascii="Times New Roman" w:eastAsiaTheme="minorEastAsia" w:hAnsi="Times New Roman" w:cs="Times New Roman"/>
              <w:noProof/>
              <w:color w:val="auto"/>
              <w:sz w:val="26"/>
              <w:szCs w:val="26"/>
              <w:lang w:val="en-US"/>
              <w:rPrChange w:id="839" w:author="Nguyen Toan" w:date="2018-05-19T18:59:00Z">
                <w:rPr>
                  <w:del w:id="840" w:author="Nguyen Toan" w:date="2018-05-19T18:59:00Z"/>
                  <w:rFonts w:asciiTheme="minorHAnsi" w:eastAsiaTheme="minorEastAsia" w:hAnsiTheme="minorHAnsi" w:cstheme="minorBidi"/>
                  <w:noProof/>
                  <w:color w:val="auto"/>
                  <w:sz w:val="24"/>
                  <w:szCs w:val="24"/>
                  <w:lang w:val="en-US"/>
                </w:rPr>
              </w:rPrChange>
            </w:rPr>
          </w:pPr>
          <w:del w:id="841" w:author="Nguyen Toan" w:date="2018-05-19T18:59:00Z">
            <w:r w:rsidRPr="00ED4C42" w:rsidDel="00ED4C42">
              <w:rPr>
                <w:rFonts w:ascii="Times New Roman" w:eastAsia="Times New Roman" w:hAnsi="Times New Roman" w:cs="Times New Roman"/>
                <w:noProof/>
                <w:sz w:val="26"/>
                <w:szCs w:val="26"/>
                <w:rPrChange w:id="842" w:author="Nguyen Toan" w:date="2018-05-19T18:59:00Z">
                  <w:rPr>
                    <w:rStyle w:val="Hyperlink"/>
                    <w:rFonts w:ascii="Times New Roman" w:eastAsia="Times New Roman" w:hAnsi="Times New Roman" w:cs="Times New Roman"/>
                    <w:b/>
                    <w:noProof/>
                  </w:rPr>
                </w:rPrChange>
              </w:rPr>
              <w:delText>1.3.2.</w:delText>
            </w:r>
            <w:r w:rsidRPr="00ED4C42" w:rsidDel="00ED4C42">
              <w:rPr>
                <w:rFonts w:ascii="Times New Roman" w:eastAsiaTheme="minorEastAsia" w:hAnsi="Times New Roman" w:cs="Times New Roman"/>
                <w:noProof/>
                <w:color w:val="auto"/>
                <w:sz w:val="26"/>
                <w:szCs w:val="26"/>
                <w:lang w:val="en-US"/>
                <w:rPrChange w:id="843"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844" w:author="Nguyen Toan" w:date="2018-05-19T18:59:00Z">
                  <w:rPr>
                    <w:rStyle w:val="Hyperlink"/>
                    <w:rFonts w:ascii="Times New Roman" w:eastAsia="Times New Roman" w:hAnsi="Times New Roman" w:cs="Times New Roman"/>
                    <w:b/>
                    <w:noProof/>
                  </w:rPr>
                </w:rPrChange>
              </w:rPr>
              <w:delText>Kiểm thử hộp trắng</w:delText>
            </w:r>
            <w:r w:rsidRPr="00ED4C42" w:rsidDel="00ED4C42">
              <w:rPr>
                <w:rFonts w:ascii="Times New Roman" w:hAnsi="Times New Roman" w:cs="Times New Roman"/>
                <w:noProof/>
                <w:webHidden/>
                <w:sz w:val="26"/>
                <w:szCs w:val="26"/>
                <w:rPrChange w:id="845" w:author="Nguyen Toan" w:date="2018-05-19T18:59:00Z">
                  <w:rPr>
                    <w:noProof/>
                    <w:webHidden/>
                  </w:rPr>
                </w:rPrChange>
              </w:rPr>
              <w:tab/>
              <w:delText>30</w:delText>
            </w:r>
          </w:del>
        </w:p>
        <w:p w14:paraId="038A00CA" w14:textId="77777777" w:rsidR="00AE0EB1" w:rsidRPr="00ED4C42" w:rsidDel="00ED4C42" w:rsidRDefault="00AE0EB1">
          <w:pPr>
            <w:pStyle w:val="TOC3"/>
            <w:tabs>
              <w:tab w:val="left" w:pos="1200"/>
              <w:tab w:val="right" w:leader="dot" w:pos="9395"/>
            </w:tabs>
            <w:rPr>
              <w:del w:id="846" w:author="Nguyen Toan" w:date="2018-05-19T18:59:00Z"/>
              <w:rFonts w:ascii="Times New Roman" w:eastAsiaTheme="minorEastAsia" w:hAnsi="Times New Roman" w:cs="Times New Roman"/>
              <w:noProof/>
              <w:color w:val="auto"/>
              <w:sz w:val="26"/>
              <w:szCs w:val="26"/>
              <w:lang w:val="en-US"/>
              <w:rPrChange w:id="847" w:author="Nguyen Toan" w:date="2018-05-19T18:59:00Z">
                <w:rPr>
                  <w:del w:id="848" w:author="Nguyen Toan" w:date="2018-05-19T18:59:00Z"/>
                  <w:rFonts w:asciiTheme="minorHAnsi" w:eastAsiaTheme="minorEastAsia" w:hAnsiTheme="minorHAnsi" w:cstheme="minorBidi"/>
                  <w:noProof/>
                  <w:color w:val="auto"/>
                  <w:sz w:val="24"/>
                  <w:szCs w:val="24"/>
                  <w:lang w:val="en-US"/>
                </w:rPr>
              </w:rPrChange>
            </w:rPr>
          </w:pPr>
          <w:del w:id="849" w:author="Nguyen Toan" w:date="2018-05-19T18:59:00Z">
            <w:r w:rsidRPr="00ED4C42" w:rsidDel="00ED4C42">
              <w:rPr>
                <w:rFonts w:ascii="Times New Roman" w:eastAsia="Times New Roman" w:hAnsi="Times New Roman" w:cs="Times New Roman"/>
                <w:noProof/>
                <w:sz w:val="26"/>
                <w:szCs w:val="26"/>
                <w:rPrChange w:id="850" w:author="Nguyen Toan" w:date="2018-05-19T18:59:00Z">
                  <w:rPr>
                    <w:rStyle w:val="Hyperlink"/>
                    <w:rFonts w:ascii="Times New Roman" w:eastAsia="Times New Roman" w:hAnsi="Times New Roman" w:cs="Times New Roman"/>
                    <w:b/>
                    <w:noProof/>
                  </w:rPr>
                </w:rPrChange>
              </w:rPr>
              <w:delText>1.3.3.</w:delText>
            </w:r>
            <w:r w:rsidRPr="00ED4C42" w:rsidDel="00ED4C42">
              <w:rPr>
                <w:rFonts w:ascii="Times New Roman" w:eastAsiaTheme="minorEastAsia" w:hAnsi="Times New Roman" w:cs="Times New Roman"/>
                <w:noProof/>
                <w:color w:val="auto"/>
                <w:sz w:val="26"/>
                <w:szCs w:val="26"/>
                <w:lang w:val="en-US"/>
                <w:rPrChange w:id="851"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852" w:author="Nguyen Toan" w:date="2018-05-19T18:59:00Z">
                  <w:rPr>
                    <w:rStyle w:val="Hyperlink"/>
                    <w:rFonts w:ascii="Times New Roman" w:eastAsia="Times New Roman" w:hAnsi="Times New Roman" w:cs="Times New Roman"/>
                    <w:b/>
                    <w:noProof/>
                  </w:rPr>
                </w:rPrChange>
              </w:rPr>
              <w:delText>Kiểm thử hộp xám</w:delText>
            </w:r>
            <w:r w:rsidRPr="00ED4C42" w:rsidDel="00ED4C42">
              <w:rPr>
                <w:rFonts w:ascii="Times New Roman" w:hAnsi="Times New Roman" w:cs="Times New Roman"/>
                <w:noProof/>
                <w:webHidden/>
                <w:sz w:val="26"/>
                <w:szCs w:val="26"/>
                <w:rPrChange w:id="853" w:author="Nguyen Toan" w:date="2018-05-19T18:59:00Z">
                  <w:rPr>
                    <w:noProof/>
                    <w:webHidden/>
                  </w:rPr>
                </w:rPrChange>
              </w:rPr>
              <w:tab/>
              <w:delText>30</w:delText>
            </w:r>
          </w:del>
        </w:p>
        <w:p w14:paraId="604CEC7E" w14:textId="77777777" w:rsidR="00AE0EB1" w:rsidRPr="00ED4C42" w:rsidDel="00ED4C42" w:rsidRDefault="00AE0EB1">
          <w:pPr>
            <w:pStyle w:val="TOC3"/>
            <w:tabs>
              <w:tab w:val="left" w:pos="1200"/>
              <w:tab w:val="right" w:leader="dot" w:pos="9395"/>
            </w:tabs>
            <w:rPr>
              <w:del w:id="854" w:author="Nguyen Toan" w:date="2018-05-19T18:59:00Z"/>
              <w:rFonts w:ascii="Times New Roman" w:eastAsiaTheme="minorEastAsia" w:hAnsi="Times New Roman" w:cs="Times New Roman"/>
              <w:noProof/>
              <w:color w:val="auto"/>
              <w:sz w:val="26"/>
              <w:szCs w:val="26"/>
              <w:lang w:val="en-US"/>
              <w:rPrChange w:id="855" w:author="Nguyen Toan" w:date="2018-05-19T18:59:00Z">
                <w:rPr>
                  <w:del w:id="856" w:author="Nguyen Toan" w:date="2018-05-19T18:59:00Z"/>
                  <w:rFonts w:asciiTheme="minorHAnsi" w:eastAsiaTheme="minorEastAsia" w:hAnsiTheme="minorHAnsi" w:cstheme="minorBidi"/>
                  <w:noProof/>
                  <w:color w:val="auto"/>
                  <w:sz w:val="24"/>
                  <w:szCs w:val="24"/>
                  <w:lang w:val="en-US"/>
                </w:rPr>
              </w:rPrChange>
            </w:rPr>
          </w:pPr>
          <w:del w:id="857" w:author="Nguyen Toan" w:date="2018-05-19T18:59:00Z">
            <w:r w:rsidRPr="00ED4C42" w:rsidDel="00ED4C42">
              <w:rPr>
                <w:rFonts w:ascii="Times New Roman" w:eastAsia="Times New Roman" w:hAnsi="Times New Roman" w:cs="Times New Roman"/>
                <w:noProof/>
                <w:sz w:val="26"/>
                <w:szCs w:val="26"/>
                <w:rPrChange w:id="858" w:author="Nguyen Toan" w:date="2018-05-19T18:59:00Z">
                  <w:rPr>
                    <w:rStyle w:val="Hyperlink"/>
                    <w:rFonts w:ascii="Times New Roman" w:eastAsia="Times New Roman" w:hAnsi="Times New Roman" w:cs="Times New Roman"/>
                    <w:b/>
                    <w:noProof/>
                  </w:rPr>
                </w:rPrChange>
              </w:rPr>
              <w:delText>1.3.4.</w:delText>
            </w:r>
            <w:r w:rsidRPr="00ED4C42" w:rsidDel="00ED4C42">
              <w:rPr>
                <w:rFonts w:ascii="Times New Roman" w:eastAsiaTheme="minorEastAsia" w:hAnsi="Times New Roman" w:cs="Times New Roman"/>
                <w:noProof/>
                <w:color w:val="auto"/>
                <w:sz w:val="26"/>
                <w:szCs w:val="26"/>
                <w:lang w:val="en-US"/>
                <w:rPrChange w:id="859"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860" w:author="Nguyen Toan" w:date="2018-05-19T18:59:00Z">
                  <w:rPr>
                    <w:rStyle w:val="Hyperlink"/>
                    <w:rFonts w:ascii="Times New Roman" w:eastAsia="Times New Roman" w:hAnsi="Times New Roman" w:cs="Times New Roman"/>
                    <w:b/>
                    <w:noProof/>
                  </w:rPr>
                </w:rPrChange>
              </w:rPr>
              <w:delText>Các cấp độ kiểm thử</w:delText>
            </w:r>
            <w:r w:rsidRPr="00ED4C42" w:rsidDel="00ED4C42">
              <w:rPr>
                <w:rFonts w:ascii="Times New Roman" w:hAnsi="Times New Roman" w:cs="Times New Roman"/>
                <w:noProof/>
                <w:webHidden/>
                <w:sz w:val="26"/>
                <w:szCs w:val="26"/>
                <w:rPrChange w:id="861" w:author="Nguyen Toan" w:date="2018-05-19T18:59:00Z">
                  <w:rPr>
                    <w:noProof/>
                    <w:webHidden/>
                  </w:rPr>
                </w:rPrChange>
              </w:rPr>
              <w:tab/>
              <w:delText>31</w:delText>
            </w:r>
          </w:del>
        </w:p>
        <w:p w14:paraId="021996F0" w14:textId="77777777" w:rsidR="00AE0EB1" w:rsidRPr="00ED4C42" w:rsidDel="00ED4C42" w:rsidRDefault="00AE0EB1">
          <w:pPr>
            <w:pStyle w:val="TOC1"/>
            <w:rPr>
              <w:del w:id="862" w:author="Nguyen Toan" w:date="2018-05-19T18:59:00Z"/>
              <w:rFonts w:ascii="Times New Roman" w:eastAsiaTheme="minorEastAsia" w:hAnsi="Times New Roman" w:cs="Times New Roman"/>
              <w:noProof/>
              <w:color w:val="auto"/>
              <w:sz w:val="26"/>
              <w:szCs w:val="26"/>
              <w:lang w:val="en-US"/>
              <w:rPrChange w:id="863" w:author="Nguyen Toan" w:date="2018-05-19T18:59:00Z">
                <w:rPr>
                  <w:del w:id="864" w:author="Nguyen Toan" w:date="2018-05-19T18:59:00Z"/>
                  <w:rFonts w:asciiTheme="minorHAnsi" w:eastAsiaTheme="minorEastAsia" w:hAnsiTheme="minorHAnsi" w:cstheme="minorBidi"/>
                  <w:noProof/>
                  <w:color w:val="auto"/>
                  <w:sz w:val="24"/>
                  <w:szCs w:val="24"/>
                  <w:lang w:val="en-US"/>
                </w:rPr>
              </w:rPrChange>
            </w:rPr>
          </w:pPr>
          <w:del w:id="865" w:author="Nguyen Toan" w:date="2018-05-19T18:59:00Z">
            <w:r w:rsidRPr="00ED4C42" w:rsidDel="00ED4C42">
              <w:rPr>
                <w:rFonts w:ascii="Times New Roman" w:eastAsia="Times New Roman" w:hAnsi="Times New Roman" w:cs="Times New Roman"/>
                <w:noProof/>
                <w:sz w:val="26"/>
                <w:szCs w:val="26"/>
                <w:rPrChange w:id="866" w:author="Nguyen Toan" w:date="2018-05-19T18:59:00Z">
                  <w:rPr>
                    <w:rStyle w:val="Hyperlink"/>
                    <w:rFonts w:ascii="Times New Roman" w:eastAsia="Times New Roman" w:hAnsi="Times New Roman" w:cs="Times New Roman"/>
                    <w:b/>
                    <w:noProof/>
                  </w:rPr>
                </w:rPrChange>
              </w:rPr>
              <w:delText>CHƯƠNG 2.</w:delText>
            </w:r>
            <w:r w:rsidRPr="00ED4C42" w:rsidDel="00ED4C42">
              <w:rPr>
                <w:rFonts w:ascii="Times New Roman" w:eastAsiaTheme="minorEastAsia" w:hAnsi="Times New Roman" w:cs="Times New Roman"/>
                <w:noProof/>
                <w:color w:val="auto"/>
                <w:sz w:val="26"/>
                <w:szCs w:val="26"/>
                <w:lang w:val="en-US"/>
                <w:rPrChange w:id="867"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868" w:author="Nguyen Toan" w:date="2018-05-19T18:59:00Z">
                  <w:rPr>
                    <w:rStyle w:val="Hyperlink"/>
                    <w:rFonts w:ascii="Times New Roman" w:eastAsia="Times New Roman" w:hAnsi="Times New Roman" w:cs="Times New Roman"/>
                    <w:b/>
                    <w:noProof/>
                  </w:rPr>
                </w:rPrChange>
              </w:rPr>
              <w:delText>KHÓ KHĂN VÀ CÁC VẤN ĐỀ CẦN GIẢI QUYẾT</w:delText>
            </w:r>
            <w:r w:rsidRPr="00ED4C42" w:rsidDel="00ED4C42">
              <w:rPr>
                <w:rFonts w:ascii="Times New Roman" w:hAnsi="Times New Roman" w:cs="Times New Roman"/>
                <w:noProof/>
                <w:webHidden/>
                <w:sz w:val="26"/>
                <w:szCs w:val="26"/>
                <w:rPrChange w:id="869" w:author="Nguyen Toan" w:date="2018-05-19T18:59:00Z">
                  <w:rPr>
                    <w:noProof/>
                    <w:webHidden/>
                  </w:rPr>
                </w:rPrChange>
              </w:rPr>
              <w:tab/>
              <w:delText>34</w:delText>
            </w:r>
          </w:del>
        </w:p>
        <w:p w14:paraId="2AC01DA7" w14:textId="77777777" w:rsidR="00AE0EB1" w:rsidRPr="00ED4C42" w:rsidDel="00ED4C42" w:rsidRDefault="00AE0EB1">
          <w:pPr>
            <w:pStyle w:val="TOC2"/>
            <w:tabs>
              <w:tab w:val="left" w:pos="960"/>
              <w:tab w:val="right" w:leader="dot" w:pos="9395"/>
            </w:tabs>
            <w:rPr>
              <w:del w:id="870" w:author="Nguyen Toan" w:date="2018-05-19T18:59:00Z"/>
              <w:rFonts w:ascii="Times New Roman" w:eastAsiaTheme="minorEastAsia" w:hAnsi="Times New Roman" w:cs="Times New Roman"/>
              <w:noProof/>
              <w:color w:val="auto"/>
              <w:sz w:val="26"/>
              <w:szCs w:val="26"/>
              <w:lang w:val="en-US"/>
              <w:rPrChange w:id="871" w:author="Nguyen Toan" w:date="2018-05-19T18:59:00Z">
                <w:rPr>
                  <w:del w:id="872" w:author="Nguyen Toan" w:date="2018-05-19T18:59:00Z"/>
                  <w:rFonts w:asciiTheme="minorHAnsi" w:eastAsiaTheme="minorEastAsia" w:hAnsiTheme="minorHAnsi" w:cstheme="minorBidi"/>
                  <w:noProof/>
                  <w:color w:val="auto"/>
                  <w:sz w:val="24"/>
                  <w:szCs w:val="24"/>
                  <w:lang w:val="en-US"/>
                </w:rPr>
              </w:rPrChange>
            </w:rPr>
          </w:pPr>
          <w:del w:id="873" w:author="Nguyen Toan" w:date="2018-05-19T18:59:00Z">
            <w:r w:rsidRPr="00ED4C42" w:rsidDel="00ED4C42">
              <w:rPr>
                <w:rFonts w:ascii="Times New Roman" w:eastAsia="Times New Roman" w:hAnsi="Times New Roman" w:cs="Times New Roman"/>
                <w:noProof/>
                <w:sz w:val="26"/>
                <w:szCs w:val="26"/>
                <w:rPrChange w:id="874" w:author="Nguyen Toan" w:date="2018-05-19T18:59:00Z">
                  <w:rPr>
                    <w:rStyle w:val="Hyperlink"/>
                    <w:rFonts w:ascii="Times New Roman" w:eastAsia="Times New Roman" w:hAnsi="Times New Roman" w:cs="Times New Roman"/>
                    <w:b/>
                    <w:noProof/>
                  </w:rPr>
                </w:rPrChange>
              </w:rPr>
              <w:delText>2.1.</w:delText>
            </w:r>
            <w:r w:rsidRPr="00ED4C42" w:rsidDel="00ED4C42">
              <w:rPr>
                <w:rFonts w:ascii="Times New Roman" w:eastAsiaTheme="minorEastAsia" w:hAnsi="Times New Roman" w:cs="Times New Roman"/>
                <w:noProof/>
                <w:color w:val="auto"/>
                <w:sz w:val="26"/>
                <w:szCs w:val="26"/>
                <w:lang w:val="en-US"/>
                <w:rPrChange w:id="875"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hAnsi="Times New Roman" w:cs="Times New Roman"/>
                <w:noProof/>
                <w:sz w:val="26"/>
                <w:szCs w:val="26"/>
                <w:rPrChange w:id="876" w:author="Nguyen Toan" w:date="2018-05-19T18:59:00Z">
                  <w:rPr>
                    <w:rStyle w:val="Hyperlink"/>
                    <w:rFonts w:ascii="Times New Roman" w:hAnsi="Times New Roman" w:cs="Times New Roman"/>
                    <w:b/>
                    <w:noProof/>
                  </w:rPr>
                </w:rPrChange>
              </w:rPr>
              <w:delText>Môi trường kiểm thử</w:delText>
            </w:r>
            <w:r w:rsidRPr="00ED4C42" w:rsidDel="00ED4C42">
              <w:rPr>
                <w:rFonts w:ascii="Times New Roman" w:hAnsi="Times New Roman" w:cs="Times New Roman"/>
                <w:noProof/>
                <w:webHidden/>
                <w:sz w:val="26"/>
                <w:szCs w:val="26"/>
                <w:rPrChange w:id="877" w:author="Nguyen Toan" w:date="2018-05-19T18:59:00Z">
                  <w:rPr>
                    <w:noProof/>
                    <w:webHidden/>
                  </w:rPr>
                </w:rPrChange>
              </w:rPr>
              <w:tab/>
              <w:delText>34</w:delText>
            </w:r>
          </w:del>
        </w:p>
        <w:p w14:paraId="273E4672" w14:textId="77777777" w:rsidR="00AE0EB1" w:rsidRPr="00ED4C42" w:rsidDel="00ED4C42" w:rsidRDefault="00AE0EB1">
          <w:pPr>
            <w:pStyle w:val="TOC2"/>
            <w:tabs>
              <w:tab w:val="left" w:pos="960"/>
              <w:tab w:val="right" w:leader="dot" w:pos="9395"/>
            </w:tabs>
            <w:rPr>
              <w:del w:id="878" w:author="Nguyen Toan" w:date="2018-05-19T18:59:00Z"/>
              <w:rFonts w:ascii="Times New Roman" w:eastAsiaTheme="minorEastAsia" w:hAnsi="Times New Roman" w:cs="Times New Roman"/>
              <w:noProof/>
              <w:color w:val="auto"/>
              <w:sz w:val="26"/>
              <w:szCs w:val="26"/>
              <w:lang w:val="en-US"/>
              <w:rPrChange w:id="879" w:author="Nguyen Toan" w:date="2018-05-19T18:59:00Z">
                <w:rPr>
                  <w:del w:id="880" w:author="Nguyen Toan" w:date="2018-05-19T18:59:00Z"/>
                  <w:rFonts w:asciiTheme="minorHAnsi" w:eastAsiaTheme="minorEastAsia" w:hAnsiTheme="minorHAnsi" w:cstheme="minorBidi"/>
                  <w:noProof/>
                  <w:color w:val="auto"/>
                  <w:sz w:val="24"/>
                  <w:szCs w:val="24"/>
                  <w:lang w:val="en-US"/>
                </w:rPr>
              </w:rPrChange>
            </w:rPr>
          </w:pPr>
          <w:del w:id="881" w:author="Nguyen Toan" w:date="2018-05-19T18:59:00Z">
            <w:r w:rsidRPr="00ED4C42" w:rsidDel="00ED4C42">
              <w:rPr>
                <w:rFonts w:ascii="Times New Roman" w:hAnsi="Times New Roman" w:cs="Times New Roman"/>
                <w:noProof/>
                <w:sz w:val="26"/>
                <w:szCs w:val="26"/>
                <w:rPrChange w:id="882" w:author="Nguyen Toan" w:date="2018-05-19T18:59:00Z">
                  <w:rPr>
                    <w:rStyle w:val="Hyperlink"/>
                    <w:rFonts w:ascii="Times New Roman" w:hAnsi="Times New Roman" w:cs="Times New Roman"/>
                    <w:b/>
                    <w:noProof/>
                  </w:rPr>
                </w:rPrChange>
              </w:rPr>
              <w:delText>2.2.</w:delText>
            </w:r>
            <w:r w:rsidRPr="00ED4C42" w:rsidDel="00ED4C42">
              <w:rPr>
                <w:rFonts w:ascii="Times New Roman" w:eastAsiaTheme="minorEastAsia" w:hAnsi="Times New Roman" w:cs="Times New Roman"/>
                <w:noProof/>
                <w:color w:val="auto"/>
                <w:sz w:val="26"/>
                <w:szCs w:val="26"/>
                <w:lang w:val="en-US"/>
                <w:rPrChange w:id="883"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hAnsi="Times New Roman" w:cs="Times New Roman"/>
                <w:noProof/>
                <w:sz w:val="26"/>
                <w:szCs w:val="26"/>
                <w:rPrChange w:id="884" w:author="Nguyen Toan" w:date="2018-05-19T18:59:00Z">
                  <w:rPr>
                    <w:rStyle w:val="Hyperlink"/>
                    <w:rFonts w:ascii="Times New Roman" w:hAnsi="Times New Roman" w:cs="Times New Roman"/>
                    <w:b/>
                    <w:noProof/>
                  </w:rPr>
                </w:rPrChange>
              </w:rPr>
              <w:delText>Công cụ hỗ trợ kiểm thử</w:delText>
            </w:r>
            <w:r w:rsidRPr="00ED4C42" w:rsidDel="00ED4C42">
              <w:rPr>
                <w:rFonts w:ascii="Times New Roman" w:hAnsi="Times New Roman" w:cs="Times New Roman"/>
                <w:noProof/>
                <w:webHidden/>
                <w:sz w:val="26"/>
                <w:szCs w:val="26"/>
                <w:rPrChange w:id="885" w:author="Nguyen Toan" w:date="2018-05-19T18:59:00Z">
                  <w:rPr>
                    <w:noProof/>
                    <w:webHidden/>
                  </w:rPr>
                </w:rPrChange>
              </w:rPr>
              <w:tab/>
              <w:delText>35</w:delText>
            </w:r>
          </w:del>
        </w:p>
        <w:p w14:paraId="1B21456E" w14:textId="77777777" w:rsidR="00AE0EB1" w:rsidRPr="00ED4C42" w:rsidDel="00ED4C42" w:rsidRDefault="00AE0EB1">
          <w:pPr>
            <w:pStyle w:val="TOC1"/>
            <w:rPr>
              <w:del w:id="886" w:author="Nguyen Toan" w:date="2018-05-19T18:59:00Z"/>
              <w:rFonts w:ascii="Times New Roman" w:eastAsiaTheme="minorEastAsia" w:hAnsi="Times New Roman" w:cs="Times New Roman"/>
              <w:noProof/>
              <w:color w:val="auto"/>
              <w:sz w:val="26"/>
              <w:szCs w:val="26"/>
              <w:lang w:val="en-US"/>
              <w:rPrChange w:id="887" w:author="Nguyen Toan" w:date="2018-05-19T18:59:00Z">
                <w:rPr>
                  <w:del w:id="888" w:author="Nguyen Toan" w:date="2018-05-19T18:59:00Z"/>
                  <w:rFonts w:asciiTheme="minorHAnsi" w:eastAsiaTheme="minorEastAsia" w:hAnsiTheme="minorHAnsi" w:cstheme="minorBidi"/>
                  <w:noProof/>
                  <w:color w:val="auto"/>
                  <w:sz w:val="24"/>
                  <w:szCs w:val="24"/>
                  <w:lang w:val="en-US"/>
                </w:rPr>
              </w:rPrChange>
            </w:rPr>
          </w:pPr>
          <w:del w:id="889" w:author="Nguyen Toan" w:date="2018-05-19T18:59:00Z">
            <w:r w:rsidRPr="00ED4C42" w:rsidDel="00ED4C42">
              <w:rPr>
                <w:rFonts w:ascii="Times New Roman" w:eastAsia="Times New Roman" w:hAnsi="Times New Roman" w:cs="Times New Roman"/>
                <w:noProof/>
                <w:sz w:val="26"/>
                <w:szCs w:val="26"/>
                <w:rPrChange w:id="890" w:author="Nguyen Toan" w:date="2018-05-19T18:59:00Z">
                  <w:rPr>
                    <w:rStyle w:val="Hyperlink"/>
                    <w:rFonts w:ascii="Times New Roman" w:eastAsia="Times New Roman" w:hAnsi="Times New Roman" w:cs="Times New Roman"/>
                    <w:b/>
                    <w:noProof/>
                  </w:rPr>
                </w:rPrChange>
              </w:rPr>
              <w:delText>CHƯƠNG 3.</w:delText>
            </w:r>
            <w:r w:rsidRPr="00ED4C42" w:rsidDel="00ED4C42">
              <w:rPr>
                <w:rFonts w:ascii="Times New Roman" w:eastAsiaTheme="minorEastAsia" w:hAnsi="Times New Roman" w:cs="Times New Roman"/>
                <w:noProof/>
                <w:color w:val="auto"/>
                <w:sz w:val="26"/>
                <w:szCs w:val="26"/>
                <w:lang w:val="en-US"/>
                <w:rPrChange w:id="891"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892" w:author="Nguyen Toan" w:date="2018-05-19T18:59:00Z">
                  <w:rPr>
                    <w:rStyle w:val="Hyperlink"/>
                    <w:rFonts w:ascii="Times New Roman" w:eastAsia="Times New Roman" w:hAnsi="Times New Roman" w:cs="Times New Roman"/>
                    <w:b/>
                    <w:noProof/>
                  </w:rPr>
                </w:rPrChange>
              </w:rPr>
              <w:delText>QUY TRÌNH KIỂM THỬ CHO ỨNG DỤNG ESB</w:delText>
            </w:r>
            <w:r w:rsidRPr="00ED4C42" w:rsidDel="00ED4C42">
              <w:rPr>
                <w:rFonts w:ascii="Times New Roman" w:hAnsi="Times New Roman" w:cs="Times New Roman"/>
                <w:noProof/>
                <w:webHidden/>
                <w:sz w:val="26"/>
                <w:szCs w:val="26"/>
                <w:rPrChange w:id="893" w:author="Nguyen Toan" w:date="2018-05-19T18:59:00Z">
                  <w:rPr>
                    <w:noProof/>
                    <w:webHidden/>
                  </w:rPr>
                </w:rPrChange>
              </w:rPr>
              <w:tab/>
              <w:delText>40</w:delText>
            </w:r>
          </w:del>
        </w:p>
        <w:p w14:paraId="66714169" w14:textId="77777777" w:rsidR="00AE0EB1" w:rsidRPr="00ED4C42" w:rsidDel="00ED4C42" w:rsidRDefault="00AE0EB1">
          <w:pPr>
            <w:pStyle w:val="TOC2"/>
            <w:tabs>
              <w:tab w:val="left" w:pos="960"/>
              <w:tab w:val="right" w:leader="dot" w:pos="9395"/>
            </w:tabs>
            <w:rPr>
              <w:del w:id="894" w:author="Nguyen Toan" w:date="2018-05-19T18:59:00Z"/>
              <w:rFonts w:ascii="Times New Roman" w:eastAsiaTheme="minorEastAsia" w:hAnsi="Times New Roman" w:cs="Times New Roman"/>
              <w:noProof/>
              <w:color w:val="auto"/>
              <w:sz w:val="26"/>
              <w:szCs w:val="26"/>
              <w:lang w:val="en-US"/>
              <w:rPrChange w:id="895" w:author="Nguyen Toan" w:date="2018-05-19T18:59:00Z">
                <w:rPr>
                  <w:del w:id="896" w:author="Nguyen Toan" w:date="2018-05-19T18:59:00Z"/>
                  <w:rFonts w:asciiTheme="minorHAnsi" w:eastAsiaTheme="minorEastAsia" w:hAnsiTheme="minorHAnsi" w:cstheme="minorBidi"/>
                  <w:noProof/>
                  <w:color w:val="auto"/>
                  <w:sz w:val="24"/>
                  <w:szCs w:val="24"/>
                  <w:lang w:val="en-US"/>
                </w:rPr>
              </w:rPrChange>
            </w:rPr>
          </w:pPr>
          <w:del w:id="897" w:author="Nguyen Toan" w:date="2018-05-19T18:59:00Z">
            <w:r w:rsidRPr="00ED4C42" w:rsidDel="00ED4C42">
              <w:rPr>
                <w:rFonts w:ascii="Times New Roman" w:eastAsia="Times New Roman" w:hAnsi="Times New Roman" w:cs="Times New Roman"/>
                <w:noProof/>
                <w:sz w:val="26"/>
                <w:szCs w:val="26"/>
                <w:rPrChange w:id="898" w:author="Nguyen Toan" w:date="2018-05-19T18:59:00Z">
                  <w:rPr>
                    <w:rStyle w:val="Hyperlink"/>
                    <w:rFonts w:ascii="Times New Roman" w:eastAsia="Times New Roman" w:hAnsi="Times New Roman" w:cs="Times New Roman"/>
                    <w:b/>
                    <w:noProof/>
                  </w:rPr>
                </w:rPrChange>
              </w:rPr>
              <w:delText>3.1.</w:delText>
            </w:r>
            <w:r w:rsidRPr="00ED4C42" w:rsidDel="00ED4C42">
              <w:rPr>
                <w:rFonts w:ascii="Times New Roman" w:eastAsiaTheme="minorEastAsia" w:hAnsi="Times New Roman" w:cs="Times New Roman"/>
                <w:noProof/>
                <w:color w:val="auto"/>
                <w:sz w:val="26"/>
                <w:szCs w:val="26"/>
                <w:lang w:val="en-US"/>
                <w:rPrChange w:id="899"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900" w:author="Nguyen Toan" w:date="2018-05-19T18:59:00Z">
                  <w:rPr>
                    <w:rStyle w:val="Hyperlink"/>
                    <w:rFonts w:ascii="Times New Roman" w:eastAsia="Times New Roman" w:hAnsi="Times New Roman" w:cs="Times New Roman"/>
                    <w:b/>
                    <w:noProof/>
                  </w:rPr>
                </w:rPrChange>
              </w:rPr>
              <w:delText>Hướng tiếp cận</w:delText>
            </w:r>
            <w:r w:rsidRPr="00ED4C42" w:rsidDel="00ED4C42">
              <w:rPr>
                <w:rFonts w:ascii="Times New Roman" w:hAnsi="Times New Roman" w:cs="Times New Roman"/>
                <w:noProof/>
                <w:webHidden/>
                <w:sz w:val="26"/>
                <w:szCs w:val="26"/>
                <w:rPrChange w:id="901" w:author="Nguyen Toan" w:date="2018-05-19T18:59:00Z">
                  <w:rPr>
                    <w:noProof/>
                    <w:webHidden/>
                  </w:rPr>
                </w:rPrChange>
              </w:rPr>
              <w:tab/>
              <w:delText>40</w:delText>
            </w:r>
          </w:del>
        </w:p>
        <w:p w14:paraId="21E738AE" w14:textId="77777777" w:rsidR="00AE0EB1" w:rsidRPr="00ED4C42" w:rsidDel="00ED4C42" w:rsidRDefault="00AE0EB1">
          <w:pPr>
            <w:pStyle w:val="TOC3"/>
            <w:tabs>
              <w:tab w:val="left" w:pos="1200"/>
              <w:tab w:val="right" w:leader="dot" w:pos="9395"/>
            </w:tabs>
            <w:rPr>
              <w:del w:id="902" w:author="Nguyen Toan" w:date="2018-05-19T18:59:00Z"/>
              <w:rFonts w:ascii="Times New Roman" w:eastAsiaTheme="minorEastAsia" w:hAnsi="Times New Roman" w:cs="Times New Roman"/>
              <w:noProof/>
              <w:color w:val="auto"/>
              <w:sz w:val="26"/>
              <w:szCs w:val="26"/>
              <w:lang w:val="en-US"/>
              <w:rPrChange w:id="903" w:author="Nguyen Toan" w:date="2018-05-19T18:59:00Z">
                <w:rPr>
                  <w:del w:id="904" w:author="Nguyen Toan" w:date="2018-05-19T18:59:00Z"/>
                  <w:rFonts w:asciiTheme="minorHAnsi" w:eastAsiaTheme="minorEastAsia" w:hAnsiTheme="minorHAnsi" w:cstheme="minorBidi"/>
                  <w:noProof/>
                  <w:color w:val="auto"/>
                  <w:sz w:val="24"/>
                  <w:szCs w:val="24"/>
                  <w:lang w:val="en-US"/>
                </w:rPr>
              </w:rPrChange>
            </w:rPr>
          </w:pPr>
          <w:del w:id="905" w:author="Nguyen Toan" w:date="2018-05-19T18:59:00Z">
            <w:r w:rsidRPr="00ED4C42" w:rsidDel="00ED4C42">
              <w:rPr>
                <w:rFonts w:ascii="Times New Roman" w:eastAsia="Times New Roman" w:hAnsi="Times New Roman" w:cs="Times New Roman"/>
                <w:noProof/>
                <w:sz w:val="26"/>
                <w:szCs w:val="26"/>
                <w:rPrChange w:id="906" w:author="Nguyen Toan" w:date="2018-05-19T18:59:00Z">
                  <w:rPr>
                    <w:rStyle w:val="Hyperlink"/>
                    <w:rFonts w:ascii="Times New Roman" w:eastAsia="Times New Roman" w:hAnsi="Times New Roman" w:cs="Times New Roman"/>
                    <w:b/>
                    <w:noProof/>
                  </w:rPr>
                </w:rPrChange>
              </w:rPr>
              <w:delText>3.1.1.</w:delText>
            </w:r>
            <w:r w:rsidRPr="00ED4C42" w:rsidDel="00ED4C42">
              <w:rPr>
                <w:rFonts w:ascii="Times New Roman" w:eastAsiaTheme="minorEastAsia" w:hAnsi="Times New Roman" w:cs="Times New Roman"/>
                <w:noProof/>
                <w:color w:val="auto"/>
                <w:sz w:val="26"/>
                <w:szCs w:val="26"/>
                <w:lang w:val="en-US"/>
                <w:rPrChange w:id="907"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908" w:author="Nguyen Toan" w:date="2018-05-19T18:59:00Z">
                  <w:rPr>
                    <w:rStyle w:val="Hyperlink"/>
                    <w:rFonts w:ascii="Times New Roman" w:eastAsia="Times New Roman" w:hAnsi="Times New Roman" w:cs="Times New Roman"/>
                    <w:b/>
                    <w:noProof/>
                  </w:rPr>
                </w:rPrChange>
              </w:rPr>
              <w:delText>Kiểm thử đơn vị</w:delText>
            </w:r>
            <w:r w:rsidRPr="00ED4C42" w:rsidDel="00ED4C42">
              <w:rPr>
                <w:rFonts w:ascii="Times New Roman" w:hAnsi="Times New Roman" w:cs="Times New Roman"/>
                <w:noProof/>
                <w:webHidden/>
                <w:sz w:val="26"/>
                <w:szCs w:val="26"/>
                <w:rPrChange w:id="909" w:author="Nguyen Toan" w:date="2018-05-19T18:59:00Z">
                  <w:rPr>
                    <w:noProof/>
                    <w:webHidden/>
                  </w:rPr>
                </w:rPrChange>
              </w:rPr>
              <w:tab/>
              <w:delText>40</w:delText>
            </w:r>
          </w:del>
        </w:p>
        <w:p w14:paraId="3E763564" w14:textId="77777777" w:rsidR="00AE0EB1" w:rsidRPr="00ED4C42" w:rsidDel="00ED4C42" w:rsidRDefault="00AE0EB1">
          <w:pPr>
            <w:pStyle w:val="TOC3"/>
            <w:tabs>
              <w:tab w:val="left" w:pos="1200"/>
              <w:tab w:val="right" w:leader="dot" w:pos="9395"/>
            </w:tabs>
            <w:rPr>
              <w:del w:id="910" w:author="Nguyen Toan" w:date="2018-05-19T18:59:00Z"/>
              <w:rFonts w:ascii="Times New Roman" w:eastAsiaTheme="minorEastAsia" w:hAnsi="Times New Roman" w:cs="Times New Roman"/>
              <w:noProof/>
              <w:color w:val="auto"/>
              <w:sz w:val="26"/>
              <w:szCs w:val="26"/>
              <w:lang w:val="en-US"/>
              <w:rPrChange w:id="911" w:author="Nguyen Toan" w:date="2018-05-19T18:59:00Z">
                <w:rPr>
                  <w:del w:id="912" w:author="Nguyen Toan" w:date="2018-05-19T18:59:00Z"/>
                  <w:rFonts w:asciiTheme="minorHAnsi" w:eastAsiaTheme="minorEastAsia" w:hAnsiTheme="minorHAnsi" w:cstheme="minorBidi"/>
                  <w:noProof/>
                  <w:color w:val="auto"/>
                  <w:sz w:val="24"/>
                  <w:szCs w:val="24"/>
                  <w:lang w:val="en-US"/>
                </w:rPr>
              </w:rPrChange>
            </w:rPr>
          </w:pPr>
          <w:del w:id="913" w:author="Nguyen Toan" w:date="2018-05-19T18:59:00Z">
            <w:r w:rsidRPr="00ED4C42" w:rsidDel="00ED4C42">
              <w:rPr>
                <w:rFonts w:ascii="Times New Roman" w:eastAsia="Times New Roman" w:hAnsi="Times New Roman" w:cs="Times New Roman"/>
                <w:noProof/>
                <w:sz w:val="26"/>
                <w:szCs w:val="26"/>
                <w:rPrChange w:id="914" w:author="Nguyen Toan" w:date="2018-05-19T18:59:00Z">
                  <w:rPr>
                    <w:rStyle w:val="Hyperlink"/>
                    <w:rFonts w:ascii="Times New Roman" w:eastAsia="Times New Roman" w:hAnsi="Times New Roman" w:cs="Times New Roman"/>
                    <w:b/>
                    <w:noProof/>
                  </w:rPr>
                </w:rPrChange>
              </w:rPr>
              <w:delText>3.1.2.</w:delText>
            </w:r>
            <w:r w:rsidRPr="00ED4C42" w:rsidDel="00ED4C42">
              <w:rPr>
                <w:rFonts w:ascii="Times New Roman" w:eastAsiaTheme="minorEastAsia" w:hAnsi="Times New Roman" w:cs="Times New Roman"/>
                <w:noProof/>
                <w:color w:val="auto"/>
                <w:sz w:val="26"/>
                <w:szCs w:val="26"/>
                <w:lang w:val="en-US"/>
                <w:rPrChange w:id="915"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916" w:author="Nguyen Toan" w:date="2018-05-19T18:59:00Z">
                  <w:rPr>
                    <w:rStyle w:val="Hyperlink"/>
                    <w:rFonts w:ascii="Times New Roman" w:eastAsia="Times New Roman" w:hAnsi="Times New Roman" w:cs="Times New Roman"/>
                    <w:b/>
                    <w:noProof/>
                  </w:rPr>
                </w:rPrChange>
              </w:rPr>
              <w:delText>Kiểm thử tích hợp</w:delText>
            </w:r>
            <w:r w:rsidRPr="00ED4C42" w:rsidDel="00ED4C42">
              <w:rPr>
                <w:rFonts w:ascii="Times New Roman" w:hAnsi="Times New Roman" w:cs="Times New Roman"/>
                <w:noProof/>
                <w:webHidden/>
                <w:sz w:val="26"/>
                <w:szCs w:val="26"/>
                <w:rPrChange w:id="917" w:author="Nguyen Toan" w:date="2018-05-19T18:59:00Z">
                  <w:rPr>
                    <w:noProof/>
                    <w:webHidden/>
                  </w:rPr>
                </w:rPrChange>
              </w:rPr>
              <w:tab/>
              <w:delText>41</w:delText>
            </w:r>
          </w:del>
        </w:p>
        <w:p w14:paraId="57EB106C" w14:textId="77777777" w:rsidR="00AE0EB1" w:rsidRPr="00ED4C42" w:rsidDel="00ED4C42" w:rsidRDefault="00AE0EB1">
          <w:pPr>
            <w:pStyle w:val="TOC3"/>
            <w:tabs>
              <w:tab w:val="left" w:pos="1200"/>
              <w:tab w:val="right" w:leader="dot" w:pos="9395"/>
            </w:tabs>
            <w:rPr>
              <w:del w:id="918" w:author="Nguyen Toan" w:date="2018-05-19T18:59:00Z"/>
              <w:rFonts w:ascii="Times New Roman" w:eastAsiaTheme="minorEastAsia" w:hAnsi="Times New Roman" w:cs="Times New Roman"/>
              <w:noProof/>
              <w:color w:val="auto"/>
              <w:sz w:val="26"/>
              <w:szCs w:val="26"/>
              <w:lang w:val="en-US"/>
              <w:rPrChange w:id="919" w:author="Nguyen Toan" w:date="2018-05-19T18:59:00Z">
                <w:rPr>
                  <w:del w:id="920" w:author="Nguyen Toan" w:date="2018-05-19T18:59:00Z"/>
                  <w:rFonts w:asciiTheme="minorHAnsi" w:eastAsiaTheme="minorEastAsia" w:hAnsiTheme="minorHAnsi" w:cstheme="minorBidi"/>
                  <w:noProof/>
                  <w:color w:val="auto"/>
                  <w:sz w:val="24"/>
                  <w:szCs w:val="24"/>
                  <w:lang w:val="en-US"/>
                </w:rPr>
              </w:rPrChange>
            </w:rPr>
          </w:pPr>
          <w:del w:id="921" w:author="Nguyen Toan" w:date="2018-05-19T18:59:00Z">
            <w:r w:rsidRPr="00ED4C42" w:rsidDel="00ED4C42">
              <w:rPr>
                <w:rFonts w:ascii="Times New Roman" w:eastAsia="Times New Roman" w:hAnsi="Times New Roman" w:cs="Times New Roman"/>
                <w:noProof/>
                <w:sz w:val="26"/>
                <w:szCs w:val="26"/>
                <w:rPrChange w:id="922" w:author="Nguyen Toan" w:date="2018-05-19T18:59:00Z">
                  <w:rPr>
                    <w:rStyle w:val="Hyperlink"/>
                    <w:rFonts w:ascii="Times New Roman" w:eastAsia="Times New Roman" w:hAnsi="Times New Roman" w:cs="Times New Roman"/>
                    <w:b/>
                    <w:noProof/>
                  </w:rPr>
                </w:rPrChange>
              </w:rPr>
              <w:delText>3.1.3.</w:delText>
            </w:r>
            <w:r w:rsidRPr="00ED4C42" w:rsidDel="00ED4C42">
              <w:rPr>
                <w:rFonts w:ascii="Times New Roman" w:eastAsiaTheme="minorEastAsia" w:hAnsi="Times New Roman" w:cs="Times New Roman"/>
                <w:noProof/>
                <w:color w:val="auto"/>
                <w:sz w:val="26"/>
                <w:szCs w:val="26"/>
                <w:lang w:val="en-US"/>
                <w:rPrChange w:id="923"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924" w:author="Nguyen Toan" w:date="2018-05-19T18:59:00Z">
                  <w:rPr>
                    <w:rStyle w:val="Hyperlink"/>
                    <w:rFonts w:ascii="Times New Roman" w:eastAsia="Times New Roman" w:hAnsi="Times New Roman" w:cs="Times New Roman"/>
                    <w:b/>
                    <w:noProof/>
                  </w:rPr>
                </w:rPrChange>
              </w:rPr>
              <w:delText>Kiểm thử hồi quy</w:delText>
            </w:r>
            <w:r w:rsidRPr="00ED4C42" w:rsidDel="00ED4C42">
              <w:rPr>
                <w:rFonts w:ascii="Times New Roman" w:hAnsi="Times New Roman" w:cs="Times New Roman"/>
                <w:noProof/>
                <w:webHidden/>
                <w:sz w:val="26"/>
                <w:szCs w:val="26"/>
                <w:rPrChange w:id="925" w:author="Nguyen Toan" w:date="2018-05-19T18:59:00Z">
                  <w:rPr>
                    <w:noProof/>
                    <w:webHidden/>
                  </w:rPr>
                </w:rPrChange>
              </w:rPr>
              <w:tab/>
              <w:delText>41</w:delText>
            </w:r>
          </w:del>
        </w:p>
        <w:p w14:paraId="6FE1E9EE" w14:textId="77777777" w:rsidR="00AE0EB1" w:rsidRPr="00ED4C42" w:rsidDel="00ED4C42" w:rsidRDefault="00AE0EB1">
          <w:pPr>
            <w:pStyle w:val="TOC2"/>
            <w:tabs>
              <w:tab w:val="left" w:pos="960"/>
              <w:tab w:val="right" w:leader="dot" w:pos="9395"/>
            </w:tabs>
            <w:rPr>
              <w:del w:id="926" w:author="Nguyen Toan" w:date="2018-05-19T18:59:00Z"/>
              <w:rFonts w:ascii="Times New Roman" w:eastAsiaTheme="minorEastAsia" w:hAnsi="Times New Roman" w:cs="Times New Roman"/>
              <w:noProof/>
              <w:color w:val="auto"/>
              <w:sz w:val="26"/>
              <w:szCs w:val="26"/>
              <w:lang w:val="en-US"/>
              <w:rPrChange w:id="927" w:author="Nguyen Toan" w:date="2018-05-19T18:59:00Z">
                <w:rPr>
                  <w:del w:id="928" w:author="Nguyen Toan" w:date="2018-05-19T18:59:00Z"/>
                  <w:rFonts w:asciiTheme="minorHAnsi" w:eastAsiaTheme="minorEastAsia" w:hAnsiTheme="minorHAnsi" w:cstheme="minorBidi"/>
                  <w:noProof/>
                  <w:color w:val="auto"/>
                  <w:sz w:val="24"/>
                  <w:szCs w:val="24"/>
                  <w:lang w:val="en-US"/>
                </w:rPr>
              </w:rPrChange>
            </w:rPr>
          </w:pPr>
          <w:del w:id="929" w:author="Nguyen Toan" w:date="2018-05-19T18:59:00Z">
            <w:r w:rsidRPr="00ED4C42" w:rsidDel="00ED4C42">
              <w:rPr>
                <w:rFonts w:ascii="Times New Roman" w:eastAsia="Times New Roman" w:hAnsi="Times New Roman" w:cs="Times New Roman"/>
                <w:noProof/>
                <w:sz w:val="26"/>
                <w:szCs w:val="26"/>
                <w:rPrChange w:id="930" w:author="Nguyen Toan" w:date="2018-05-19T18:59:00Z">
                  <w:rPr>
                    <w:rStyle w:val="Hyperlink"/>
                    <w:rFonts w:ascii="Times New Roman" w:eastAsia="Times New Roman" w:hAnsi="Times New Roman" w:cs="Times New Roman"/>
                    <w:b/>
                    <w:noProof/>
                  </w:rPr>
                </w:rPrChange>
              </w:rPr>
              <w:delText>3.2.</w:delText>
            </w:r>
            <w:r w:rsidRPr="00ED4C42" w:rsidDel="00ED4C42">
              <w:rPr>
                <w:rFonts w:ascii="Times New Roman" w:eastAsiaTheme="minorEastAsia" w:hAnsi="Times New Roman" w:cs="Times New Roman"/>
                <w:noProof/>
                <w:color w:val="auto"/>
                <w:sz w:val="26"/>
                <w:szCs w:val="26"/>
                <w:lang w:val="en-US"/>
                <w:rPrChange w:id="931"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932" w:author="Nguyen Toan" w:date="2018-05-19T18:59:00Z">
                  <w:rPr>
                    <w:rStyle w:val="Hyperlink"/>
                    <w:rFonts w:ascii="Times New Roman" w:eastAsia="Times New Roman" w:hAnsi="Times New Roman" w:cs="Times New Roman"/>
                    <w:b/>
                    <w:noProof/>
                  </w:rPr>
                </w:rPrChange>
              </w:rPr>
              <w:delText>Quy trình kiểm thử ứng dụng ESB</w:delText>
            </w:r>
            <w:r w:rsidRPr="00ED4C42" w:rsidDel="00ED4C42">
              <w:rPr>
                <w:rFonts w:ascii="Times New Roman" w:hAnsi="Times New Roman" w:cs="Times New Roman"/>
                <w:noProof/>
                <w:webHidden/>
                <w:sz w:val="26"/>
                <w:szCs w:val="26"/>
                <w:rPrChange w:id="933" w:author="Nguyen Toan" w:date="2018-05-19T18:59:00Z">
                  <w:rPr>
                    <w:noProof/>
                    <w:webHidden/>
                  </w:rPr>
                </w:rPrChange>
              </w:rPr>
              <w:tab/>
              <w:delText>41</w:delText>
            </w:r>
          </w:del>
        </w:p>
        <w:p w14:paraId="48D8427A" w14:textId="77777777" w:rsidR="00AE0EB1" w:rsidRPr="00ED4C42" w:rsidDel="00ED4C42" w:rsidRDefault="00AE0EB1">
          <w:pPr>
            <w:pStyle w:val="TOC2"/>
            <w:tabs>
              <w:tab w:val="left" w:pos="960"/>
              <w:tab w:val="right" w:leader="dot" w:pos="9395"/>
            </w:tabs>
            <w:rPr>
              <w:del w:id="934" w:author="Nguyen Toan" w:date="2018-05-19T18:59:00Z"/>
              <w:rFonts w:ascii="Times New Roman" w:eastAsiaTheme="minorEastAsia" w:hAnsi="Times New Roman" w:cs="Times New Roman"/>
              <w:noProof/>
              <w:color w:val="auto"/>
              <w:sz w:val="26"/>
              <w:szCs w:val="26"/>
              <w:lang w:val="en-US"/>
              <w:rPrChange w:id="935" w:author="Nguyen Toan" w:date="2018-05-19T18:59:00Z">
                <w:rPr>
                  <w:del w:id="936" w:author="Nguyen Toan" w:date="2018-05-19T18:59:00Z"/>
                  <w:rFonts w:asciiTheme="minorHAnsi" w:eastAsiaTheme="minorEastAsia" w:hAnsiTheme="minorHAnsi" w:cstheme="minorBidi"/>
                  <w:noProof/>
                  <w:color w:val="auto"/>
                  <w:sz w:val="24"/>
                  <w:szCs w:val="24"/>
                  <w:lang w:val="en-US"/>
                </w:rPr>
              </w:rPrChange>
            </w:rPr>
          </w:pPr>
          <w:del w:id="937" w:author="Nguyen Toan" w:date="2018-05-19T18:59:00Z">
            <w:r w:rsidRPr="00ED4C42" w:rsidDel="00ED4C42">
              <w:rPr>
                <w:rFonts w:ascii="Times New Roman" w:eastAsia="Times New Roman" w:hAnsi="Times New Roman" w:cs="Times New Roman"/>
                <w:noProof/>
                <w:sz w:val="26"/>
                <w:szCs w:val="26"/>
                <w:rPrChange w:id="938" w:author="Nguyen Toan" w:date="2018-05-19T18:59:00Z">
                  <w:rPr>
                    <w:rStyle w:val="Hyperlink"/>
                    <w:rFonts w:ascii="Times New Roman" w:eastAsia="Times New Roman" w:hAnsi="Times New Roman" w:cs="Times New Roman"/>
                    <w:b/>
                    <w:noProof/>
                  </w:rPr>
                </w:rPrChange>
              </w:rPr>
              <w:delText>3.3.</w:delText>
            </w:r>
            <w:r w:rsidRPr="00ED4C42" w:rsidDel="00ED4C42">
              <w:rPr>
                <w:rFonts w:ascii="Times New Roman" w:eastAsiaTheme="minorEastAsia" w:hAnsi="Times New Roman" w:cs="Times New Roman"/>
                <w:noProof/>
                <w:color w:val="auto"/>
                <w:sz w:val="26"/>
                <w:szCs w:val="26"/>
                <w:lang w:val="en-US"/>
                <w:rPrChange w:id="939"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940" w:author="Nguyen Toan" w:date="2018-05-19T18:59:00Z">
                  <w:rPr>
                    <w:rStyle w:val="Hyperlink"/>
                    <w:rFonts w:ascii="Times New Roman" w:eastAsia="Times New Roman" w:hAnsi="Times New Roman" w:cs="Times New Roman"/>
                    <w:b/>
                    <w:noProof/>
                  </w:rPr>
                </w:rPrChange>
              </w:rPr>
              <w:delText>Xây dựng ứng dụng AsenAPIDriver</w:delText>
            </w:r>
            <w:r w:rsidRPr="00ED4C42" w:rsidDel="00ED4C42">
              <w:rPr>
                <w:rFonts w:ascii="Times New Roman" w:hAnsi="Times New Roman" w:cs="Times New Roman"/>
                <w:noProof/>
                <w:webHidden/>
                <w:sz w:val="26"/>
                <w:szCs w:val="26"/>
                <w:rPrChange w:id="941" w:author="Nguyen Toan" w:date="2018-05-19T18:59:00Z">
                  <w:rPr>
                    <w:noProof/>
                    <w:webHidden/>
                  </w:rPr>
                </w:rPrChange>
              </w:rPr>
              <w:tab/>
              <w:delText>43</w:delText>
            </w:r>
          </w:del>
        </w:p>
        <w:p w14:paraId="2B7B1544" w14:textId="77777777" w:rsidR="00AE0EB1" w:rsidRPr="00ED4C42" w:rsidDel="00ED4C42" w:rsidRDefault="00AE0EB1">
          <w:pPr>
            <w:pStyle w:val="TOC1"/>
            <w:rPr>
              <w:del w:id="942" w:author="Nguyen Toan" w:date="2018-05-19T18:59:00Z"/>
              <w:rFonts w:ascii="Times New Roman" w:eastAsiaTheme="minorEastAsia" w:hAnsi="Times New Roman" w:cs="Times New Roman"/>
              <w:noProof/>
              <w:color w:val="auto"/>
              <w:sz w:val="26"/>
              <w:szCs w:val="26"/>
              <w:lang w:val="en-US"/>
              <w:rPrChange w:id="943" w:author="Nguyen Toan" w:date="2018-05-19T18:59:00Z">
                <w:rPr>
                  <w:del w:id="944" w:author="Nguyen Toan" w:date="2018-05-19T18:59:00Z"/>
                  <w:rFonts w:asciiTheme="minorHAnsi" w:eastAsiaTheme="minorEastAsia" w:hAnsiTheme="minorHAnsi" w:cstheme="minorBidi"/>
                  <w:noProof/>
                  <w:color w:val="auto"/>
                  <w:sz w:val="24"/>
                  <w:szCs w:val="24"/>
                  <w:lang w:val="en-US"/>
                </w:rPr>
              </w:rPrChange>
            </w:rPr>
          </w:pPr>
          <w:del w:id="945" w:author="Nguyen Toan" w:date="2018-05-19T18:59:00Z">
            <w:r w:rsidRPr="00ED4C42" w:rsidDel="00ED4C42">
              <w:rPr>
                <w:rFonts w:ascii="Times New Roman" w:eastAsia="Times New Roman" w:hAnsi="Times New Roman" w:cs="Times New Roman"/>
                <w:noProof/>
                <w:sz w:val="26"/>
                <w:szCs w:val="26"/>
                <w:rPrChange w:id="946" w:author="Nguyen Toan" w:date="2018-05-19T18:59:00Z">
                  <w:rPr>
                    <w:rStyle w:val="Hyperlink"/>
                    <w:rFonts w:ascii="Times New Roman" w:eastAsia="Times New Roman" w:hAnsi="Times New Roman" w:cs="Times New Roman"/>
                    <w:b/>
                    <w:noProof/>
                  </w:rPr>
                </w:rPrChange>
              </w:rPr>
              <w:delText>CHƯƠNG 4.</w:delText>
            </w:r>
            <w:r w:rsidRPr="00ED4C42" w:rsidDel="00ED4C42">
              <w:rPr>
                <w:rFonts w:ascii="Times New Roman" w:eastAsiaTheme="minorEastAsia" w:hAnsi="Times New Roman" w:cs="Times New Roman"/>
                <w:noProof/>
                <w:color w:val="auto"/>
                <w:sz w:val="26"/>
                <w:szCs w:val="26"/>
                <w:lang w:val="en-US"/>
                <w:rPrChange w:id="947"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948" w:author="Nguyen Toan" w:date="2018-05-19T18:59:00Z">
                  <w:rPr>
                    <w:rStyle w:val="Hyperlink"/>
                    <w:rFonts w:ascii="Times New Roman" w:eastAsia="Times New Roman" w:hAnsi="Times New Roman" w:cs="Times New Roman"/>
                    <w:b/>
                    <w:noProof/>
                  </w:rPr>
                </w:rPrChange>
              </w:rPr>
              <w:delText>THỰC NGHIỆM</w:delText>
            </w:r>
            <w:r w:rsidRPr="00ED4C42" w:rsidDel="00ED4C42">
              <w:rPr>
                <w:rFonts w:ascii="Times New Roman" w:hAnsi="Times New Roman" w:cs="Times New Roman"/>
                <w:noProof/>
                <w:webHidden/>
                <w:sz w:val="26"/>
                <w:szCs w:val="26"/>
                <w:rPrChange w:id="949" w:author="Nguyen Toan" w:date="2018-05-19T18:59:00Z">
                  <w:rPr>
                    <w:noProof/>
                    <w:webHidden/>
                  </w:rPr>
                </w:rPrChange>
              </w:rPr>
              <w:tab/>
              <w:delText>47</w:delText>
            </w:r>
          </w:del>
        </w:p>
        <w:p w14:paraId="2BEBAE77" w14:textId="77777777" w:rsidR="00AE0EB1" w:rsidRPr="00ED4C42" w:rsidDel="00ED4C42" w:rsidRDefault="00AE0EB1">
          <w:pPr>
            <w:pStyle w:val="TOC2"/>
            <w:tabs>
              <w:tab w:val="left" w:pos="960"/>
              <w:tab w:val="right" w:leader="dot" w:pos="9395"/>
            </w:tabs>
            <w:rPr>
              <w:del w:id="950" w:author="Nguyen Toan" w:date="2018-05-19T18:59:00Z"/>
              <w:rFonts w:ascii="Times New Roman" w:eastAsiaTheme="minorEastAsia" w:hAnsi="Times New Roman" w:cs="Times New Roman"/>
              <w:noProof/>
              <w:color w:val="auto"/>
              <w:sz w:val="26"/>
              <w:szCs w:val="26"/>
              <w:lang w:val="en-US"/>
              <w:rPrChange w:id="951" w:author="Nguyen Toan" w:date="2018-05-19T18:59:00Z">
                <w:rPr>
                  <w:del w:id="952" w:author="Nguyen Toan" w:date="2018-05-19T18:59:00Z"/>
                  <w:rFonts w:asciiTheme="minorHAnsi" w:eastAsiaTheme="minorEastAsia" w:hAnsiTheme="minorHAnsi" w:cstheme="minorBidi"/>
                  <w:noProof/>
                  <w:color w:val="auto"/>
                  <w:sz w:val="24"/>
                  <w:szCs w:val="24"/>
                  <w:lang w:val="en-US"/>
                </w:rPr>
              </w:rPrChange>
            </w:rPr>
          </w:pPr>
          <w:del w:id="953" w:author="Nguyen Toan" w:date="2018-05-19T18:59:00Z">
            <w:r w:rsidRPr="00ED4C42" w:rsidDel="00ED4C42">
              <w:rPr>
                <w:rFonts w:ascii="Times New Roman" w:eastAsia="Times New Roman" w:hAnsi="Times New Roman" w:cs="Times New Roman"/>
                <w:noProof/>
                <w:sz w:val="26"/>
                <w:szCs w:val="26"/>
                <w:rPrChange w:id="954" w:author="Nguyen Toan" w:date="2018-05-19T18:59:00Z">
                  <w:rPr>
                    <w:rStyle w:val="Hyperlink"/>
                    <w:rFonts w:ascii="Times New Roman" w:eastAsia="Times New Roman" w:hAnsi="Times New Roman" w:cs="Times New Roman"/>
                    <w:b/>
                    <w:noProof/>
                  </w:rPr>
                </w:rPrChange>
              </w:rPr>
              <w:delText>4.1.</w:delText>
            </w:r>
            <w:r w:rsidRPr="00ED4C42" w:rsidDel="00ED4C42">
              <w:rPr>
                <w:rFonts w:ascii="Times New Roman" w:eastAsiaTheme="minorEastAsia" w:hAnsi="Times New Roman" w:cs="Times New Roman"/>
                <w:noProof/>
                <w:color w:val="auto"/>
                <w:sz w:val="26"/>
                <w:szCs w:val="26"/>
                <w:lang w:val="en-US"/>
                <w:rPrChange w:id="955"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956" w:author="Nguyen Toan" w:date="2018-05-19T18:59:00Z">
                  <w:rPr>
                    <w:rStyle w:val="Hyperlink"/>
                    <w:rFonts w:ascii="Times New Roman" w:eastAsia="Times New Roman" w:hAnsi="Times New Roman" w:cs="Times New Roman"/>
                    <w:b/>
                    <w:noProof/>
                  </w:rPr>
                </w:rPrChange>
              </w:rPr>
              <w:delText>Ứng dụng MuleESB mẫu</w:delText>
            </w:r>
            <w:r w:rsidRPr="00ED4C42" w:rsidDel="00ED4C42">
              <w:rPr>
                <w:rFonts w:ascii="Times New Roman" w:hAnsi="Times New Roman" w:cs="Times New Roman"/>
                <w:noProof/>
                <w:webHidden/>
                <w:sz w:val="26"/>
                <w:szCs w:val="26"/>
                <w:rPrChange w:id="957" w:author="Nguyen Toan" w:date="2018-05-19T18:59:00Z">
                  <w:rPr>
                    <w:noProof/>
                    <w:webHidden/>
                  </w:rPr>
                </w:rPrChange>
              </w:rPr>
              <w:tab/>
              <w:delText>47</w:delText>
            </w:r>
          </w:del>
        </w:p>
        <w:p w14:paraId="0B90E021" w14:textId="77777777" w:rsidR="00AE0EB1" w:rsidRPr="00ED4C42" w:rsidDel="00ED4C42" w:rsidRDefault="00AE0EB1">
          <w:pPr>
            <w:pStyle w:val="TOC2"/>
            <w:tabs>
              <w:tab w:val="left" w:pos="960"/>
              <w:tab w:val="right" w:leader="dot" w:pos="9395"/>
            </w:tabs>
            <w:rPr>
              <w:del w:id="958" w:author="Nguyen Toan" w:date="2018-05-19T18:59:00Z"/>
              <w:rFonts w:ascii="Times New Roman" w:eastAsiaTheme="minorEastAsia" w:hAnsi="Times New Roman" w:cs="Times New Roman"/>
              <w:noProof/>
              <w:color w:val="auto"/>
              <w:sz w:val="26"/>
              <w:szCs w:val="26"/>
              <w:lang w:val="en-US"/>
              <w:rPrChange w:id="959" w:author="Nguyen Toan" w:date="2018-05-19T18:59:00Z">
                <w:rPr>
                  <w:del w:id="960" w:author="Nguyen Toan" w:date="2018-05-19T18:59:00Z"/>
                  <w:rFonts w:asciiTheme="minorHAnsi" w:eastAsiaTheme="minorEastAsia" w:hAnsiTheme="minorHAnsi" w:cstheme="minorBidi"/>
                  <w:noProof/>
                  <w:color w:val="auto"/>
                  <w:sz w:val="24"/>
                  <w:szCs w:val="24"/>
                  <w:lang w:val="en-US"/>
                </w:rPr>
              </w:rPrChange>
            </w:rPr>
          </w:pPr>
          <w:del w:id="961" w:author="Nguyen Toan" w:date="2018-05-19T18:59:00Z">
            <w:r w:rsidRPr="00ED4C42" w:rsidDel="00ED4C42">
              <w:rPr>
                <w:rFonts w:ascii="Times New Roman" w:eastAsia="Times New Roman" w:hAnsi="Times New Roman" w:cs="Times New Roman"/>
                <w:noProof/>
                <w:sz w:val="26"/>
                <w:szCs w:val="26"/>
                <w:rPrChange w:id="962" w:author="Nguyen Toan" w:date="2018-05-19T18:59:00Z">
                  <w:rPr>
                    <w:rStyle w:val="Hyperlink"/>
                    <w:rFonts w:ascii="Times New Roman" w:eastAsia="Times New Roman" w:hAnsi="Times New Roman" w:cs="Times New Roman"/>
                    <w:b/>
                    <w:noProof/>
                  </w:rPr>
                </w:rPrChange>
              </w:rPr>
              <w:delText>4.2.</w:delText>
            </w:r>
            <w:r w:rsidRPr="00ED4C42" w:rsidDel="00ED4C42">
              <w:rPr>
                <w:rFonts w:ascii="Times New Roman" w:eastAsiaTheme="minorEastAsia" w:hAnsi="Times New Roman" w:cs="Times New Roman"/>
                <w:noProof/>
                <w:color w:val="auto"/>
                <w:sz w:val="26"/>
                <w:szCs w:val="26"/>
                <w:lang w:val="en-US"/>
                <w:rPrChange w:id="963"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964" w:author="Nguyen Toan" w:date="2018-05-19T18:59:00Z">
                  <w:rPr>
                    <w:rStyle w:val="Hyperlink"/>
                    <w:rFonts w:ascii="Times New Roman" w:eastAsia="Times New Roman" w:hAnsi="Times New Roman" w:cs="Times New Roman"/>
                    <w:b/>
                    <w:noProof/>
                  </w:rPr>
                </w:rPrChange>
              </w:rPr>
              <w:delText>Tích hợp quy trình kiểm thử</w:delText>
            </w:r>
            <w:r w:rsidRPr="00ED4C42" w:rsidDel="00ED4C42">
              <w:rPr>
                <w:rFonts w:ascii="Times New Roman" w:hAnsi="Times New Roman" w:cs="Times New Roman"/>
                <w:noProof/>
                <w:webHidden/>
                <w:sz w:val="26"/>
                <w:szCs w:val="26"/>
                <w:rPrChange w:id="965" w:author="Nguyen Toan" w:date="2018-05-19T18:59:00Z">
                  <w:rPr>
                    <w:noProof/>
                    <w:webHidden/>
                  </w:rPr>
                </w:rPrChange>
              </w:rPr>
              <w:tab/>
              <w:delText>49</w:delText>
            </w:r>
          </w:del>
        </w:p>
        <w:p w14:paraId="4FF2FDBF" w14:textId="77777777" w:rsidR="00AE0EB1" w:rsidRPr="00ED4C42" w:rsidDel="00ED4C42" w:rsidRDefault="00AE0EB1">
          <w:pPr>
            <w:pStyle w:val="TOC2"/>
            <w:tabs>
              <w:tab w:val="left" w:pos="960"/>
              <w:tab w:val="right" w:leader="dot" w:pos="9395"/>
            </w:tabs>
            <w:rPr>
              <w:del w:id="966" w:author="Nguyen Toan" w:date="2018-05-19T18:59:00Z"/>
              <w:rFonts w:ascii="Times New Roman" w:eastAsiaTheme="minorEastAsia" w:hAnsi="Times New Roman" w:cs="Times New Roman"/>
              <w:noProof/>
              <w:color w:val="auto"/>
              <w:sz w:val="26"/>
              <w:szCs w:val="26"/>
              <w:lang w:val="en-US"/>
              <w:rPrChange w:id="967" w:author="Nguyen Toan" w:date="2018-05-19T18:59:00Z">
                <w:rPr>
                  <w:del w:id="968" w:author="Nguyen Toan" w:date="2018-05-19T18:59:00Z"/>
                  <w:rFonts w:asciiTheme="minorHAnsi" w:eastAsiaTheme="minorEastAsia" w:hAnsiTheme="minorHAnsi" w:cstheme="minorBidi"/>
                  <w:noProof/>
                  <w:color w:val="auto"/>
                  <w:sz w:val="24"/>
                  <w:szCs w:val="24"/>
                  <w:lang w:val="en-US"/>
                </w:rPr>
              </w:rPrChange>
            </w:rPr>
          </w:pPr>
          <w:del w:id="969" w:author="Nguyen Toan" w:date="2018-05-19T18:59:00Z">
            <w:r w:rsidRPr="00ED4C42" w:rsidDel="00ED4C42">
              <w:rPr>
                <w:rFonts w:ascii="Times New Roman" w:eastAsia="Times New Roman" w:hAnsi="Times New Roman" w:cs="Times New Roman"/>
                <w:noProof/>
                <w:sz w:val="26"/>
                <w:szCs w:val="26"/>
                <w:rPrChange w:id="970" w:author="Nguyen Toan" w:date="2018-05-19T18:59:00Z">
                  <w:rPr>
                    <w:rStyle w:val="Hyperlink"/>
                    <w:rFonts w:ascii="Times New Roman" w:eastAsia="Times New Roman" w:hAnsi="Times New Roman" w:cs="Times New Roman"/>
                    <w:b/>
                    <w:noProof/>
                  </w:rPr>
                </w:rPrChange>
              </w:rPr>
              <w:delText>4.3.</w:delText>
            </w:r>
            <w:r w:rsidRPr="00ED4C42" w:rsidDel="00ED4C42">
              <w:rPr>
                <w:rFonts w:ascii="Times New Roman" w:eastAsiaTheme="minorEastAsia" w:hAnsi="Times New Roman" w:cs="Times New Roman"/>
                <w:noProof/>
                <w:color w:val="auto"/>
                <w:sz w:val="26"/>
                <w:szCs w:val="26"/>
                <w:lang w:val="en-US"/>
                <w:rPrChange w:id="971"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972" w:author="Nguyen Toan" w:date="2018-05-19T18:59:00Z">
                  <w:rPr>
                    <w:rStyle w:val="Hyperlink"/>
                    <w:rFonts w:ascii="Times New Roman" w:eastAsia="Times New Roman" w:hAnsi="Times New Roman" w:cs="Times New Roman"/>
                    <w:b/>
                    <w:noProof/>
                  </w:rPr>
                </w:rPrChange>
              </w:rPr>
              <w:delText>Đánh giá kết quả</w:delText>
            </w:r>
            <w:r w:rsidRPr="00ED4C42" w:rsidDel="00ED4C42">
              <w:rPr>
                <w:rFonts w:ascii="Times New Roman" w:hAnsi="Times New Roman" w:cs="Times New Roman"/>
                <w:noProof/>
                <w:webHidden/>
                <w:sz w:val="26"/>
                <w:szCs w:val="26"/>
                <w:rPrChange w:id="973" w:author="Nguyen Toan" w:date="2018-05-19T18:59:00Z">
                  <w:rPr>
                    <w:noProof/>
                    <w:webHidden/>
                  </w:rPr>
                </w:rPrChange>
              </w:rPr>
              <w:tab/>
              <w:delText>53</w:delText>
            </w:r>
          </w:del>
        </w:p>
        <w:p w14:paraId="37FD6539" w14:textId="77777777" w:rsidR="00AE0EB1" w:rsidRPr="00ED4C42" w:rsidDel="00ED4C42" w:rsidRDefault="00AE0EB1">
          <w:pPr>
            <w:pStyle w:val="TOC1"/>
            <w:rPr>
              <w:del w:id="974" w:author="Nguyen Toan" w:date="2018-05-19T18:59:00Z"/>
              <w:rFonts w:ascii="Times New Roman" w:eastAsiaTheme="minorEastAsia" w:hAnsi="Times New Roman" w:cs="Times New Roman"/>
              <w:noProof/>
              <w:color w:val="auto"/>
              <w:sz w:val="26"/>
              <w:szCs w:val="26"/>
              <w:lang w:val="en-US"/>
              <w:rPrChange w:id="975" w:author="Nguyen Toan" w:date="2018-05-19T18:59:00Z">
                <w:rPr>
                  <w:del w:id="976" w:author="Nguyen Toan" w:date="2018-05-19T18:59:00Z"/>
                  <w:rFonts w:asciiTheme="minorHAnsi" w:eastAsiaTheme="minorEastAsia" w:hAnsiTheme="minorHAnsi" w:cstheme="minorBidi"/>
                  <w:noProof/>
                  <w:color w:val="auto"/>
                  <w:sz w:val="24"/>
                  <w:szCs w:val="24"/>
                  <w:lang w:val="en-US"/>
                </w:rPr>
              </w:rPrChange>
            </w:rPr>
          </w:pPr>
          <w:del w:id="977" w:author="Nguyen Toan" w:date="2018-05-19T18:59:00Z">
            <w:r w:rsidRPr="00ED4C42" w:rsidDel="00ED4C42">
              <w:rPr>
                <w:rFonts w:ascii="Times New Roman" w:eastAsia="Times New Roman" w:hAnsi="Times New Roman" w:cs="Times New Roman"/>
                <w:noProof/>
                <w:sz w:val="26"/>
                <w:szCs w:val="26"/>
                <w:rPrChange w:id="978" w:author="Nguyen Toan" w:date="2018-05-19T18:59:00Z">
                  <w:rPr>
                    <w:rStyle w:val="Hyperlink"/>
                    <w:rFonts w:ascii="Times New Roman" w:eastAsia="Times New Roman" w:hAnsi="Times New Roman" w:cs="Times New Roman"/>
                    <w:b/>
                    <w:noProof/>
                  </w:rPr>
                </w:rPrChange>
              </w:rPr>
              <w:delText>KẾT LUẬN</w:delText>
            </w:r>
            <w:r w:rsidRPr="00ED4C42" w:rsidDel="00ED4C42">
              <w:rPr>
                <w:rFonts w:ascii="Times New Roman" w:hAnsi="Times New Roman" w:cs="Times New Roman"/>
                <w:noProof/>
                <w:webHidden/>
                <w:sz w:val="26"/>
                <w:szCs w:val="26"/>
                <w:rPrChange w:id="979" w:author="Nguyen Toan" w:date="2018-05-19T18:59:00Z">
                  <w:rPr>
                    <w:noProof/>
                    <w:webHidden/>
                  </w:rPr>
                </w:rPrChange>
              </w:rPr>
              <w:tab/>
              <w:delText>54</w:delText>
            </w:r>
          </w:del>
        </w:p>
        <w:p w14:paraId="0F211793" w14:textId="77777777" w:rsidR="00AE0EB1" w:rsidRPr="00ED4C42" w:rsidDel="00ED4C42" w:rsidRDefault="00AE0EB1">
          <w:pPr>
            <w:pStyle w:val="TOC1"/>
            <w:rPr>
              <w:del w:id="980" w:author="Nguyen Toan" w:date="2018-05-19T18:59:00Z"/>
              <w:rFonts w:ascii="Times New Roman" w:eastAsiaTheme="minorEastAsia" w:hAnsi="Times New Roman" w:cs="Times New Roman"/>
              <w:noProof/>
              <w:color w:val="auto"/>
              <w:sz w:val="26"/>
              <w:szCs w:val="26"/>
              <w:lang w:val="en-US"/>
              <w:rPrChange w:id="981" w:author="Nguyen Toan" w:date="2018-05-19T18:59:00Z">
                <w:rPr>
                  <w:del w:id="982" w:author="Nguyen Toan" w:date="2018-05-19T18:59:00Z"/>
                  <w:rFonts w:asciiTheme="minorHAnsi" w:eastAsiaTheme="minorEastAsia" w:hAnsiTheme="minorHAnsi" w:cstheme="minorBidi"/>
                  <w:noProof/>
                  <w:color w:val="auto"/>
                  <w:sz w:val="24"/>
                  <w:szCs w:val="24"/>
                  <w:lang w:val="en-US"/>
                </w:rPr>
              </w:rPrChange>
            </w:rPr>
          </w:pPr>
          <w:del w:id="983" w:author="Nguyen Toan" w:date="2018-05-19T18:59:00Z">
            <w:r w:rsidRPr="00ED4C42" w:rsidDel="00ED4C42">
              <w:rPr>
                <w:rFonts w:ascii="Times New Roman" w:eastAsia="Times New Roman" w:hAnsi="Times New Roman" w:cs="Times New Roman"/>
                <w:noProof/>
                <w:sz w:val="26"/>
                <w:szCs w:val="26"/>
                <w:rPrChange w:id="984" w:author="Nguyen Toan" w:date="2018-05-19T18:59:00Z">
                  <w:rPr>
                    <w:rStyle w:val="Hyperlink"/>
                    <w:rFonts w:ascii="Times New Roman" w:eastAsia="Times New Roman" w:hAnsi="Times New Roman" w:cs="Times New Roman"/>
                    <w:b/>
                    <w:noProof/>
                  </w:rPr>
                </w:rPrChange>
              </w:rPr>
              <w:delText>TÀI LIỆU THAM KHẢO</w:delText>
            </w:r>
            <w:r w:rsidRPr="00ED4C42" w:rsidDel="00ED4C42">
              <w:rPr>
                <w:rFonts w:ascii="Times New Roman" w:hAnsi="Times New Roman" w:cs="Times New Roman"/>
                <w:noProof/>
                <w:webHidden/>
                <w:sz w:val="26"/>
                <w:szCs w:val="26"/>
                <w:rPrChange w:id="985" w:author="Nguyen Toan" w:date="2018-05-19T18:59:00Z">
                  <w:rPr>
                    <w:noProof/>
                    <w:webHidden/>
                  </w:rPr>
                </w:rPrChange>
              </w:rPr>
              <w:tab/>
              <w:delText>56</w:delText>
            </w:r>
          </w:del>
        </w:p>
        <w:p w14:paraId="59034D97" w14:textId="42A894D2" w:rsidR="004F360D" w:rsidRPr="00C307BC" w:rsidRDefault="004F360D">
          <w:pPr>
            <w:rPr>
              <w:sz w:val="26"/>
              <w:szCs w:val="26"/>
            </w:rPr>
          </w:pPr>
          <w:r w:rsidRPr="00ED4C42">
            <w:rPr>
              <w:bCs/>
              <w:noProof/>
              <w:sz w:val="26"/>
              <w:szCs w:val="26"/>
              <w:rPrChange w:id="986" w:author="Nguyen Toan" w:date="2018-05-19T18:59:00Z">
                <w:rPr>
                  <w:bCs/>
                  <w:noProof/>
                  <w:sz w:val="26"/>
                  <w:szCs w:val="26"/>
                </w:rPr>
              </w:rPrChange>
            </w:rPr>
            <w:fldChar w:fldCharType="end"/>
          </w:r>
        </w:p>
      </w:sdtContent>
    </w:sdt>
    <w:p w14:paraId="34B81F5C" w14:textId="77777777" w:rsidR="006F117B" w:rsidRPr="00C307BC" w:rsidRDefault="006F117B" w:rsidP="00A54A30">
      <w:pPr>
        <w:spacing w:line="288" w:lineRule="auto"/>
        <w:rPr>
          <w:sz w:val="26"/>
          <w:szCs w:val="26"/>
        </w:rPr>
      </w:pPr>
    </w:p>
    <w:p w14:paraId="1697E344" w14:textId="7DC1D9B6" w:rsidR="005429A2" w:rsidRDefault="005429A2" w:rsidP="00A54A30">
      <w:pPr>
        <w:widowControl w:val="0"/>
        <w:spacing w:line="288" w:lineRule="auto"/>
        <w:rPr>
          <w:ins w:id="987" w:author="Nguyen Toan" w:date="2018-05-19T17:35:00Z"/>
          <w:sz w:val="26"/>
          <w:szCs w:val="26"/>
        </w:rPr>
      </w:pPr>
      <w:ins w:id="988" w:author="Nguyen Toan" w:date="2018-05-19T17:35:00Z">
        <w:r>
          <w:rPr>
            <w:sz w:val="26"/>
            <w:szCs w:val="26"/>
          </w:rPr>
          <w:br w:type="page"/>
        </w:r>
      </w:ins>
    </w:p>
    <w:p w14:paraId="10CA1E05" w14:textId="77777777" w:rsidR="006F117B" w:rsidRPr="00C307BC" w:rsidRDefault="006F117B" w:rsidP="00A54A30">
      <w:pPr>
        <w:widowControl w:val="0"/>
        <w:spacing w:line="288" w:lineRule="auto"/>
        <w:rPr>
          <w:sz w:val="26"/>
          <w:szCs w:val="26"/>
        </w:rPr>
        <w:sectPr w:rsidR="006F117B" w:rsidRPr="00C307BC">
          <w:type w:val="continuous"/>
          <w:pgSz w:w="12240" w:h="15840"/>
          <w:pgMar w:top="1134" w:right="1134" w:bottom="1134" w:left="1701" w:header="0" w:footer="720" w:gutter="0"/>
          <w:cols w:space="720"/>
        </w:sectPr>
      </w:pPr>
    </w:p>
    <w:p w14:paraId="604CF42D" w14:textId="77777777" w:rsidR="00A67C45" w:rsidRPr="00C307BC" w:rsidRDefault="00A67C45">
      <w:pPr>
        <w:rPr>
          <w:b/>
          <w:sz w:val="26"/>
          <w:szCs w:val="26"/>
        </w:rPr>
      </w:pPr>
      <w:bookmarkStart w:id="989" w:name="_67y5o7ip2zev" w:colFirst="0" w:colLast="0"/>
      <w:bookmarkEnd w:id="989"/>
      <w:del w:id="990" w:author="Nguyen Toan" w:date="2018-05-19T17:35:00Z">
        <w:r w:rsidRPr="00C307BC" w:rsidDel="005429A2">
          <w:rPr>
            <w:b/>
            <w:sz w:val="26"/>
            <w:szCs w:val="26"/>
          </w:rPr>
          <w:lastRenderedPageBreak/>
          <w:br w:type="page"/>
        </w:r>
      </w:del>
    </w:p>
    <w:p w14:paraId="11A29EE3" w14:textId="77777777" w:rsidR="008F610B" w:rsidRPr="00C307BC" w:rsidRDefault="008F610B">
      <w:pPr>
        <w:rPr>
          <w:b/>
          <w:sz w:val="26"/>
          <w:szCs w:val="26"/>
        </w:rPr>
      </w:pPr>
    </w:p>
    <w:p w14:paraId="5BF66F2F" w14:textId="6BE58C86" w:rsidR="006F117B" w:rsidRPr="00C307BC" w:rsidRDefault="00537666" w:rsidP="004C417A">
      <w:pPr>
        <w:pStyle w:val="Heading1"/>
        <w:spacing w:line="288" w:lineRule="auto"/>
        <w:jc w:val="center"/>
        <w:rPr>
          <w:rFonts w:ascii="Times New Roman" w:hAnsi="Times New Roman" w:cs="Times New Roman"/>
          <w:b/>
          <w:sz w:val="26"/>
          <w:szCs w:val="26"/>
        </w:rPr>
      </w:pPr>
      <w:bookmarkStart w:id="991" w:name="_Toc514519731"/>
      <w:r w:rsidRPr="00C307BC">
        <w:rPr>
          <w:rFonts w:ascii="Times New Roman" w:hAnsi="Times New Roman" w:cs="Times New Roman"/>
          <w:b/>
          <w:sz w:val="26"/>
          <w:szCs w:val="26"/>
        </w:rPr>
        <w:t>DANH MỤC CÁC KÝ HIỆU VÀ CHỮ VIẾT TẮT</w:t>
      </w:r>
      <w:bookmarkEnd w:id="991"/>
    </w:p>
    <w:tbl>
      <w:tblPr>
        <w:tblStyle w:val="1"/>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5953"/>
        <w:gridCol w:w="2567"/>
      </w:tblGrid>
      <w:tr w:rsidR="006F117B" w:rsidRPr="00C307BC" w14:paraId="09A4E0C7" w14:textId="77777777" w:rsidTr="00EE2E43">
        <w:trPr>
          <w:trHeight w:val="413"/>
        </w:trPr>
        <w:tc>
          <w:tcPr>
            <w:tcW w:w="1101" w:type="dxa"/>
          </w:tcPr>
          <w:p w14:paraId="181442DB" w14:textId="77777777" w:rsidR="006F117B" w:rsidRPr="00C307BC" w:rsidRDefault="00994B39"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STT</w:t>
            </w:r>
          </w:p>
        </w:tc>
        <w:tc>
          <w:tcPr>
            <w:tcW w:w="5953" w:type="dxa"/>
          </w:tcPr>
          <w:p w14:paraId="5C558ACC"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Từ/Cụm từ</w:t>
            </w:r>
          </w:p>
        </w:tc>
        <w:tc>
          <w:tcPr>
            <w:tcW w:w="2567" w:type="dxa"/>
          </w:tcPr>
          <w:p w14:paraId="58BA99A3"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Tên viết tắt</w:t>
            </w:r>
          </w:p>
        </w:tc>
      </w:tr>
      <w:tr w:rsidR="00EF34BE" w:rsidRPr="00C307BC" w14:paraId="4ECA9860" w14:textId="77777777">
        <w:tc>
          <w:tcPr>
            <w:tcW w:w="1101" w:type="dxa"/>
          </w:tcPr>
          <w:p w14:paraId="154FEE9D"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w:t>
            </w:r>
          </w:p>
        </w:tc>
        <w:tc>
          <w:tcPr>
            <w:tcW w:w="5953" w:type="dxa"/>
          </w:tcPr>
          <w:p w14:paraId="3681B8FB" w14:textId="4DB012A8"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sz w:val="26"/>
                <w:szCs w:val="26"/>
              </w:rPr>
              <w:t>Application Programming Interface</w:t>
            </w:r>
          </w:p>
        </w:tc>
        <w:tc>
          <w:tcPr>
            <w:tcW w:w="2567" w:type="dxa"/>
          </w:tcPr>
          <w:p w14:paraId="29A234A6" w14:textId="0581E2A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sz w:val="26"/>
                <w:szCs w:val="26"/>
              </w:rPr>
              <w:t>API</w:t>
            </w:r>
          </w:p>
        </w:tc>
      </w:tr>
      <w:tr w:rsidR="00EF34BE" w:rsidRPr="00C307BC" w14:paraId="4A1F867E" w14:textId="77777777">
        <w:tc>
          <w:tcPr>
            <w:tcW w:w="1101" w:type="dxa"/>
          </w:tcPr>
          <w:p w14:paraId="4D446D1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2</w:t>
            </w:r>
          </w:p>
        </w:tc>
        <w:tc>
          <w:tcPr>
            <w:tcW w:w="5953" w:type="dxa"/>
          </w:tcPr>
          <w:p w14:paraId="55192F58" w14:textId="0466057D"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sz w:val="26"/>
                <w:szCs w:val="26"/>
              </w:rPr>
              <w:t>Continuous Deployment</w:t>
            </w:r>
          </w:p>
        </w:tc>
        <w:tc>
          <w:tcPr>
            <w:tcW w:w="2567" w:type="dxa"/>
          </w:tcPr>
          <w:p w14:paraId="423A1AB6" w14:textId="2217695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sz w:val="26"/>
                <w:szCs w:val="26"/>
              </w:rPr>
              <w:t>CD</w:t>
            </w:r>
          </w:p>
        </w:tc>
      </w:tr>
      <w:tr w:rsidR="00EF34BE" w:rsidRPr="00C307BC" w14:paraId="12D35344" w14:textId="77777777">
        <w:tc>
          <w:tcPr>
            <w:tcW w:w="1101" w:type="dxa"/>
          </w:tcPr>
          <w:p w14:paraId="36776977"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3</w:t>
            </w:r>
          </w:p>
        </w:tc>
        <w:tc>
          <w:tcPr>
            <w:tcW w:w="5953" w:type="dxa"/>
          </w:tcPr>
          <w:p w14:paraId="1E15BDF8" w14:textId="4B300BC5"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Continuous Integration</w:t>
            </w:r>
          </w:p>
        </w:tc>
        <w:tc>
          <w:tcPr>
            <w:tcW w:w="2567" w:type="dxa"/>
          </w:tcPr>
          <w:p w14:paraId="43258E5D" w14:textId="7BF6707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CI</w:t>
            </w:r>
          </w:p>
        </w:tc>
      </w:tr>
      <w:tr w:rsidR="00EF34BE" w:rsidRPr="00C307BC" w14:paraId="0868CB69" w14:textId="77777777">
        <w:tc>
          <w:tcPr>
            <w:tcW w:w="1101" w:type="dxa"/>
          </w:tcPr>
          <w:p w14:paraId="7A1BDC90"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5</w:t>
            </w:r>
          </w:p>
        </w:tc>
        <w:tc>
          <w:tcPr>
            <w:tcW w:w="5953" w:type="dxa"/>
          </w:tcPr>
          <w:p w14:paraId="19E98563" w14:textId="5DB22A14" w:rsidR="00EF34BE" w:rsidRPr="00C307BC" w:rsidRDefault="00EF34BE">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Enterprise Application Intergration</w:t>
            </w:r>
          </w:p>
        </w:tc>
        <w:tc>
          <w:tcPr>
            <w:tcW w:w="2567" w:type="dxa"/>
          </w:tcPr>
          <w:p w14:paraId="2EAEF138" w14:textId="3E79D81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EAI</w:t>
            </w:r>
          </w:p>
        </w:tc>
      </w:tr>
      <w:tr w:rsidR="00EF34BE" w:rsidRPr="00C307BC" w14:paraId="20E49F2E" w14:textId="77777777">
        <w:tc>
          <w:tcPr>
            <w:tcW w:w="1101" w:type="dxa"/>
          </w:tcPr>
          <w:p w14:paraId="37503B5C"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6</w:t>
            </w:r>
          </w:p>
        </w:tc>
        <w:tc>
          <w:tcPr>
            <w:tcW w:w="5953" w:type="dxa"/>
          </w:tcPr>
          <w:p w14:paraId="1C020573" w14:textId="196FBD40"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Enterprise resource planning</w:t>
            </w:r>
          </w:p>
        </w:tc>
        <w:tc>
          <w:tcPr>
            <w:tcW w:w="2567" w:type="dxa"/>
          </w:tcPr>
          <w:p w14:paraId="1497DC21" w14:textId="3E1FBA1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ERP</w:t>
            </w:r>
          </w:p>
        </w:tc>
      </w:tr>
      <w:tr w:rsidR="00EF34BE" w:rsidRPr="00C307BC" w14:paraId="40CFE660" w14:textId="77777777">
        <w:tc>
          <w:tcPr>
            <w:tcW w:w="1101" w:type="dxa"/>
          </w:tcPr>
          <w:p w14:paraId="7DBB5C3B"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7</w:t>
            </w:r>
          </w:p>
        </w:tc>
        <w:tc>
          <w:tcPr>
            <w:tcW w:w="5953" w:type="dxa"/>
          </w:tcPr>
          <w:p w14:paraId="17CE504D" w14:textId="71082D58" w:rsidR="00EF34BE" w:rsidRPr="00C307BC" w:rsidRDefault="00EF34BE" w:rsidP="00A54A30">
            <w:pPr>
              <w:spacing w:line="288" w:lineRule="auto"/>
              <w:rPr>
                <w:rFonts w:eastAsia="Times New Roman"/>
                <w:sz w:val="26"/>
                <w:szCs w:val="26"/>
              </w:rPr>
            </w:pPr>
            <w:r w:rsidRPr="00C307BC">
              <w:rPr>
                <w:rFonts w:eastAsia="Times New Roman"/>
                <w:sz w:val="26"/>
                <w:szCs w:val="26"/>
              </w:rPr>
              <w:t>Enterprise Service Bus</w:t>
            </w:r>
          </w:p>
        </w:tc>
        <w:tc>
          <w:tcPr>
            <w:tcW w:w="2567" w:type="dxa"/>
          </w:tcPr>
          <w:p w14:paraId="60EB6007" w14:textId="332465A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ESB</w:t>
            </w:r>
          </w:p>
        </w:tc>
      </w:tr>
      <w:tr w:rsidR="00EF34BE" w:rsidRPr="00C307BC" w14:paraId="5E4E0445" w14:textId="77777777">
        <w:tc>
          <w:tcPr>
            <w:tcW w:w="1101" w:type="dxa"/>
          </w:tcPr>
          <w:p w14:paraId="02C5D80E"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8</w:t>
            </w:r>
          </w:p>
        </w:tc>
        <w:tc>
          <w:tcPr>
            <w:tcW w:w="5953" w:type="dxa"/>
          </w:tcPr>
          <w:p w14:paraId="7AFE4921" w14:textId="1E82A18C"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bookmarkStart w:id="992" w:name="_gjdgxs" w:colFirst="0" w:colLast="0"/>
            <w:bookmarkEnd w:id="992"/>
            <w:r w:rsidRPr="00C307BC">
              <w:rPr>
                <w:rFonts w:eastAsia="Times New Roman"/>
                <w:sz w:val="26"/>
                <w:szCs w:val="26"/>
              </w:rPr>
              <w:t>Internet Banking</w:t>
            </w:r>
          </w:p>
        </w:tc>
        <w:tc>
          <w:tcPr>
            <w:tcW w:w="2567" w:type="dxa"/>
          </w:tcPr>
          <w:p w14:paraId="0848721A" w14:textId="7BD6658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IB</w:t>
            </w:r>
          </w:p>
        </w:tc>
      </w:tr>
      <w:tr w:rsidR="00EF34BE" w:rsidRPr="00C307BC" w14:paraId="6C03A9E1" w14:textId="77777777">
        <w:tc>
          <w:tcPr>
            <w:tcW w:w="1101" w:type="dxa"/>
          </w:tcPr>
          <w:p w14:paraId="7206A71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9</w:t>
            </w:r>
          </w:p>
        </w:tc>
        <w:tc>
          <w:tcPr>
            <w:tcW w:w="5953" w:type="dxa"/>
          </w:tcPr>
          <w:p w14:paraId="04448635" w14:textId="6C6E0AC9" w:rsidR="00EF34BE" w:rsidRPr="00C307BC" w:rsidRDefault="00EF34BE" w:rsidP="00A54A30">
            <w:pPr>
              <w:spacing w:line="288" w:lineRule="auto"/>
              <w:rPr>
                <w:rFonts w:eastAsia="Times New Roman"/>
                <w:sz w:val="26"/>
                <w:szCs w:val="26"/>
              </w:rPr>
            </w:pPr>
            <w:r w:rsidRPr="00C307BC">
              <w:rPr>
                <w:rFonts w:eastAsia="Times New Roman"/>
                <w:sz w:val="26"/>
                <w:szCs w:val="26"/>
              </w:rPr>
              <w:t>Quality Assurance</w:t>
            </w:r>
          </w:p>
        </w:tc>
        <w:tc>
          <w:tcPr>
            <w:tcW w:w="2567" w:type="dxa"/>
          </w:tcPr>
          <w:p w14:paraId="53DD4DEF" w14:textId="32F11E2F"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QA</w:t>
            </w:r>
          </w:p>
        </w:tc>
      </w:tr>
      <w:tr w:rsidR="00EF34BE" w:rsidRPr="00C307BC" w14:paraId="14D29002" w14:textId="77777777">
        <w:tc>
          <w:tcPr>
            <w:tcW w:w="1101" w:type="dxa"/>
          </w:tcPr>
          <w:p w14:paraId="639917B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10</w:t>
            </w:r>
          </w:p>
        </w:tc>
        <w:tc>
          <w:tcPr>
            <w:tcW w:w="5953" w:type="dxa"/>
          </w:tcPr>
          <w:p w14:paraId="032EE45B" w14:textId="47DDFA05" w:rsidR="00EF34BE" w:rsidRPr="00C307BC" w:rsidRDefault="00EF34BE" w:rsidP="00A54A30">
            <w:pPr>
              <w:spacing w:line="288" w:lineRule="auto"/>
              <w:rPr>
                <w:rFonts w:eastAsia="Times New Roman"/>
                <w:sz w:val="26"/>
                <w:szCs w:val="26"/>
              </w:rPr>
            </w:pPr>
            <w:r w:rsidRPr="00C307BC">
              <w:rPr>
                <w:rFonts w:eastAsia="Times New Roman"/>
                <w:sz w:val="26"/>
                <w:szCs w:val="26"/>
              </w:rPr>
              <w:t>Service Oriented Architecture</w:t>
            </w:r>
          </w:p>
        </w:tc>
        <w:tc>
          <w:tcPr>
            <w:tcW w:w="2567" w:type="dxa"/>
          </w:tcPr>
          <w:p w14:paraId="38FB1E9F" w14:textId="470150B7"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SOA</w:t>
            </w:r>
          </w:p>
        </w:tc>
      </w:tr>
      <w:tr w:rsidR="00EF34BE" w:rsidRPr="00C307BC" w14:paraId="403D91F6" w14:textId="77777777">
        <w:tc>
          <w:tcPr>
            <w:tcW w:w="1101" w:type="dxa"/>
          </w:tcPr>
          <w:p w14:paraId="6CEB69D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11</w:t>
            </w:r>
          </w:p>
        </w:tc>
        <w:tc>
          <w:tcPr>
            <w:tcW w:w="5953" w:type="dxa"/>
          </w:tcPr>
          <w:p w14:paraId="1E47C056" w14:textId="59F18813" w:rsidR="00EF34BE" w:rsidRPr="00C307BC" w:rsidRDefault="00EF34BE" w:rsidP="00A54A30">
            <w:pPr>
              <w:spacing w:line="288" w:lineRule="auto"/>
              <w:rPr>
                <w:rFonts w:eastAsia="Times New Roman"/>
                <w:sz w:val="26"/>
                <w:szCs w:val="26"/>
              </w:rPr>
            </w:pPr>
            <w:r w:rsidRPr="00C307BC">
              <w:rPr>
                <w:rFonts w:eastAsia="Times New Roman"/>
                <w:sz w:val="26"/>
                <w:szCs w:val="26"/>
              </w:rPr>
              <w:t xml:space="preserve">Test Compatibility Kit </w:t>
            </w:r>
          </w:p>
        </w:tc>
        <w:tc>
          <w:tcPr>
            <w:tcW w:w="2567" w:type="dxa"/>
          </w:tcPr>
          <w:p w14:paraId="41AA604F" w14:textId="2D0F944A"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TCK</w:t>
            </w:r>
          </w:p>
        </w:tc>
      </w:tr>
      <w:tr w:rsidR="00EF34BE" w:rsidRPr="00C307BC" w14:paraId="1BEED173" w14:textId="77777777">
        <w:tc>
          <w:tcPr>
            <w:tcW w:w="1101" w:type="dxa"/>
          </w:tcPr>
          <w:p w14:paraId="15156D5A"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12</w:t>
            </w:r>
          </w:p>
        </w:tc>
        <w:tc>
          <w:tcPr>
            <w:tcW w:w="5953" w:type="dxa"/>
          </w:tcPr>
          <w:p w14:paraId="7210C725" w14:textId="4E028E7E" w:rsidR="00EF34BE" w:rsidRPr="00C307BC" w:rsidRDefault="00EF34BE" w:rsidP="00A54A30">
            <w:pPr>
              <w:spacing w:line="288" w:lineRule="auto"/>
              <w:rPr>
                <w:rFonts w:eastAsia="Times New Roman"/>
                <w:sz w:val="26"/>
                <w:szCs w:val="26"/>
              </w:rPr>
            </w:pPr>
            <w:r w:rsidRPr="00C307BC">
              <w:rPr>
                <w:rFonts w:eastAsia="Times New Roman"/>
                <w:sz w:val="26"/>
                <w:szCs w:val="26"/>
              </w:rPr>
              <w:t>User Acceptance Testing</w:t>
            </w:r>
          </w:p>
        </w:tc>
        <w:tc>
          <w:tcPr>
            <w:tcW w:w="2567" w:type="dxa"/>
          </w:tcPr>
          <w:p w14:paraId="08B4D227" w14:textId="3E593BD2"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UAT</w:t>
            </w:r>
          </w:p>
        </w:tc>
      </w:tr>
      <w:tr w:rsidR="00635CE1" w:rsidRPr="00C307BC" w14:paraId="2A15689C" w14:textId="77777777">
        <w:tc>
          <w:tcPr>
            <w:tcW w:w="1101" w:type="dxa"/>
          </w:tcPr>
          <w:p w14:paraId="34E1AAB7" w14:textId="2A512738" w:rsidR="00635CE1" w:rsidRPr="00C307BC" w:rsidRDefault="00635CE1"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Pr>
                <w:rFonts w:eastAsia="Times New Roman"/>
                <w:sz w:val="26"/>
                <w:szCs w:val="26"/>
              </w:rPr>
              <w:t>13</w:t>
            </w:r>
          </w:p>
        </w:tc>
        <w:tc>
          <w:tcPr>
            <w:tcW w:w="5953" w:type="dxa"/>
          </w:tcPr>
          <w:p w14:paraId="505EFB0E" w14:textId="154244AC" w:rsidR="00635CE1" w:rsidRPr="00C307BC" w:rsidRDefault="00635CE1" w:rsidP="00A54A30">
            <w:pPr>
              <w:spacing w:line="288" w:lineRule="auto"/>
              <w:rPr>
                <w:rFonts w:eastAsia="Times New Roman"/>
                <w:sz w:val="26"/>
                <w:szCs w:val="26"/>
              </w:rPr>
            </w:pPr>
            <w:r w:rsidRPr="00C307BC">
              <w:rPr>
                <w:rFonts w:eastAsia="Times New Roman"/>
                <w:sz w:val="26"/>
                <w:szCs w:val="26"/>
              </w:rPr>
              <w:t>Dis</w:t>
            </w:r>
            <w:r>
              <w:rPr>
                <w:rFonts w:eastAsia="Times New Roman"/>
                <w:sz w:val="26"/>
                <w:szCs w:val="26"/>
              </w:rPr>
              <w:t>tributed Version Control System</w:t>
            </w:r>
          </w:p>
        </w:tc>
        <w:tc>
          <w:tcPr>
            <w:tcW w:w="2567" w:type="dxa"/>
          </w:tcPr>
          <w:p w14:paraId="66D23A59" w14:textId="19308F1D" w:rsidR="00635CE1" w:rsidRPr="00C307BC" w:rsidRDefault="00635CE1" w:rsidP="00EE2E43">
            <w:pPr>
              <w:spacing w:line="288" w:lineRule="auto"/>
              <w:jc w:val="center"/>
              <w:rPr>
                <w:rFonts w:eastAsia="Times New Roman"/>
                <w:sz w:val="26"/>
                <w:szCs w:val="26"/>
              </w:rPr>
            </w:pPr>
            <w:r w:rsidRPr="00C307BC">
              <w:rPr>
                <w:rFonts w:eastAsia="Times New Roman"/>
                <w:sz w:val="26"/>
                <w:szCs w:val="26"/>
              </w:rPr>
              <w:t>DVCS</w:t>
            </w:r>
          </w:p>
        </w:tc>
      </w:tr>
    </w:tbl>
    <w:p w14:paraId="33E5F3DB" w14:textId="77777777" w:rsidR="006F117B" w:rsidRPr="00C307BC" w:rsidRDefault="006F117B" w:rsidP="00A54A30">
      <w:pPr>
        <w:spacing w:line="288" w:lineRule="auto"/>
        <w:jc w:val="center"/>
        <w:rPr>
          <w:rFonts w:eastAsia="Times New Roman"/>
          <w:b/>
          <w:sz w:val="26"/>
          <w:szCs w:val="26"/>
        </w:rPr>
      </w:pPr>
    </w:p>
    <w:p w14:paraId="17C8F28D" w14:textId="77777777" w:rsidR="006F117B" w:rsidRPr="00C307BC" w:rsidRDefault="006F117B"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p>
    <w:p w14:paraId="130DC479" w14:textId="77777777" w:rsidR="006F117B" w:rsidRPr="00C307BC" w:rsidRDefault="00994B39"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bookmarkStart w:id="993" w:name="_4ym91ajlyho9" w:colFirst="0" w:colLast="0"/>
      <w:bookmarkEnd w:id="993"/>
      <w:r w:rsidRPr="00C307BC">
        <w:rPr>
          <w:sz w:val="26"/>
          <w:szCs w:val="26"/>
        </w:rPr>
        <w:lastRenderedPageBreak/>
        <w:br w:type="page"/>
      </w:r>
    </w:p>
    <w:p w14:paraId="123700BF" w14:textId="7ED1B116" w:rsidR="00520869" w:rsidRPr="00C307BC" w:rsidRDefault="004B3102" w:rsidP="00966627">
      <w:pPr>
        <w:pStyle w:val="Heading1"/>
        <w:jc w:val="center"/>
        <w:rPr>
          <w:rFonts w:ascii="Times New Roman" w:hAnsi="Times New Roman" w:cs="Times New Roman"/>
          <w:b/>
          <w:sz w:val="26"/>
          <w:szCs w:val="26"/>
        </w:rPr>
      </w:pPr>
      <w:bookmarkStart w:id="994" w:name="_Toc514519732"/>
      <w:r w:rsidRPr="00C307BC">
        <w:rPr>
          <w:rFonts w:ascii="Times New Roman" w:eastAsia="Times New Roman" w:hAnsi="Times New Roman" w:cs="Times New Roman"/>
          <w:b/>
          <w:sz w:val="26"/>
          <w:szCs w:val="26"/>
        </w:rPr>
        <w:lastRenderedPageBreak/>
        <w:t>DANH MỤC CÁ</w:t>
      </w:r>
      <w:bookmarkStart w:id="995" w:name="_GoBack"/>
      <w:bookmarkEnd w:id="995"/>
      <w:r w:rsidRPr="00C307BC">
        <w:rPr>
          <w:rFonts w:ascii="Times New Roman" w:eastAsia="Times New Roman" w:hAnsi="Times New Roman" w:cs="Times New Roman"/>
          <w:b/>
          <w:sz w:val="26"/>
          <w:szCs w:val="26"/>
        </w:rPr>
        <w:t>C HÌNH VẼ, ĐỒ THỊ</w:t>
      </w:r>
      <w:bookmarkEnd w:id="994"/>
    </w:p>
    <w:p w14:paraId="63281720" w14:textId="1FCA0FDC" w:rsidR="00B04AB1" w:rsidRPr="008E5C20" w:rsidRDefault="00B04AB1" w:rsidP="008E5C20">
      <w:pPr>
        <w:spacing w:line="276" w:lineRule="auto"/>
        <w:rPr>
          <w:sz w:val="26"/>
          <w:szCs w:val="26"/>
          <w:rPrChange w:id="996" w:author="Nguyen Toan" w:date="2018-05-19T19:00:00Z">
            <w:rPr>
              <w:sz w:val="26"/>
              <w:szCs w:val="26"/>
            </w:rPr>
          </w:rPrChange>
        </w:rPr>
        <w:pPrChange w:id="997" w:author="Nguyen Toan" w:date="2018-05-19T19:00:00Z">
          <w:pPr>
            <w:spacing w:line="288" w:lineRule="auto"/>
          </w:pPr>
        </w:pPrChange>
      </w:pPr>
    </w:p>
    <w:p w14:paraId="54032ACB" w14:textId="77777777" w:rsidR="008E5C20" w:rsidRPr="008E5C20" w:rsidRDefault="007F0E4B" w:rsidP="008E5C20">
      <w:pPr>
        <w:pStyle w:val="TableofFigures"/>
        <w:tabs>
          <w:tab w:val="right" w:leader="dot" w:pos="9395"/>
        </w:tabs>
        <w:rPr>
          <w:ins w:id="998" w:author="Nguyen Toan" w:date="2018-05-19T19:00:00Z"/>
          <w:rFonts w:ascii="Times New Roman" w:eastAsiaTheme="minorEastAsia" w:hAnsi="Times New Roman" w:cs="Times New Roman"/>
          <w:noProof/>
          <w:color w:val="auto"/>
          <w:sz w:val="26"/>
          <w:szCs w:val="26"/>
          <w:lang w:val="en-US"/>
          <w:rPrChange w:id="999" w:author="Nguyen Toan" w:date="2018-05-19T19:00:00Z">
            <w:rPr>
              <w:ins w:id="1000" w:author="Nguyen Toan" w:date="2018-05-19T19:00:00Z"/>
              <w:rFonts w:asciiTheme="minorHAnsi" w:eastAsiaTheme="minorEastAsia" w:hAnsiTheme="minorHAnsi" w:cstheme="minorBidi"/>
              <w:noProof/>
              <w:color w:val="auto"/>
              <w:lang w:val="en-US"/>
            </w:rPr>
          </w:rPrChange>
        </w:rPr>
        <w:pPrChange w:id="1001" w:author="Nguyen Toan" w:date="2018-05-19T19:00:00Z">
          <w:pPr>
            <w:pStyle w:val="TableofFigures"/>
            <w:tabs>
              <w:tab w:val="right" w:leader="dot" w:pos="9395"/>
            </w:tabs>
          </w:pPr>
        </w:pPrChange>
      </w:pPr>
      <w:r w:rsidRPr="008E5C20">
        <w:rPr>
          <w:rFonts w:ascii="Times New Roman" w:eastAsia="Times New Roman" w:hAnsi="Times New Roman" w:cs="Times New Roman"/>
          <w:b/>
          <w:sz w:val="26"/>
          <w:szCs w:val="26"/>
          <w:rPrChange w:id="1002" w:author="Nguyen Toan" w:date="2018-05-19T19:00:00Z">
            <w:rPr>
              <w:rFonts w:ascii="Times New Roman" w:eastAsia="Times New Roman" w:hAnsi="Times New Roman" w:cs="Times New Roman"/>
              <w:b/>
              <w:sz w:val="26"/>
              <w:szCs w:val="26"/>
            </w:rPr>
          </w:rPrChange>
        </w:rPr>
        <w:fldChar w:fldCharType="begin"/>
      </w:r>
      <w:r w:rsidRPr="008E5C20">
        <w:rPr>
          <w:rFonts w:ascii="Times New Roman" w:eastAsia="Times New Roman" w:hAnsi="Times New Roman" w:cs="Times New Roman"/>
          <w:b/>
          <w:sz w:val="26"/>
          <w:szCs w:val="26"/>
          <w:rPrChange w:id="1003" w:author="Nguyen Toan" w:date="2018-05-19T19:00:00Z">
            <w:rPr>
              <w:rFonts w:ascii="Times New Roman" w:eastAsia="Times New Roman" w:hAnsi="Times New Roman" w:cs="Times New Roman"/>
              <w:b/>
              <w:sz w:val="26"/>
              <w:szCs w:val="26"/>
            </w:rPr>
          </w:rPrChange>
        </w:rPr>
        <w:instrText xml:space="preserve"> TOC \h \z \c "H</w:instrText>
      </w:r>
      <w:r w:rsidRPr="008E5C20">
        <w:rPr>
          <w:rFonts w:ascii="Times New Roman" w:eastAsia="Calibri" w:hAnsi="Times New Roman" w:cs="Times New Roman"/>
          <w:b/>
          <w:sz w:val="26"/>
          <w:szCs w:val="26"/>
          <w:rPrChange w:id="1004" w:author="Nguyen Toan" w:date="2018-05-19T19:00:00Z">
            <w:rPr>
              <w:rFonts w:ascii="Times New Roman" w:eastAsia="Calibri" w:hAnsi="Times New Roman" w:cs="Times New Roman"/>
              <w:b/>
              <w:sz w:val="26"/>
              <w:szCs w:val="26"/>
            </w:rPr>
          </w:rPrChange>
        </w:rPr>
        <w:instrText xml:space="preserve">ình" </w:instrText>
      </w:r>
      <w:r w:rsidRPr="008E5C20">
        <w:rPr>
          <w:rFonts w:ascii="Times New Roman" w:eastAsia="Times New Roman" w:hAnsi="Times New Roman" w:cs="Times New Roman"/>
          <w:b/>
          <w:sz w:val="26"/>
          <w:szCs w:val="26"/>
          <w:rPrChange w:id="1005" w:author="Nguyen Toan" w:date="2018-05-19T19:00:00Z">
            <w:rPr>
              <w:rFonts w:ascii="Times New Roman" w:eastAsia="Times New Roman" w:hAnsi="Times New Roman" w:cs="Times New Roman"/>
              <w:b/>
              <w:sz w:val="26"/>
              <w:szCs w:val="26"/>
            </w:rPr>
          </w:rPrChange>
        </w:rPr>
        <w:fldChar w:fldCharType="separate"/>
      </w:r>
      <w:ins w:id="1006" w:author="Nguyen Toan" w:date="2018-05-19T19:00:00Z">
        <w:r w:rsidR="008E5C20" w:rsidRPr="008E5C20">
          <w:rPr>
            <w:rStyle w:val="Hyperlink"/>
            <w:rFonts w:ascii="Times New Roman" w:hAnsi="Times New Roman" w:cs="Times New Roman"/>
            <w:noProof/>
            <w:sz w:val="26"/>
            <w:szCs w:val="26"/>
            <w:rPrChange w:id="1007" w:author="Nguyen Toan" w:date="2018-05-19T19:00:00Z">
              <w:rPr>
                <w:rStyle w:val="Hyperlink"/>
                <w:noProof/>
              </w:rPr>
            </w:rPrChange>
          </w:rPr>
          <w:fldChar w:fldCharType="begin"/>
        </w:r>
        <w:r w:rsidR="008E5C20" w:rsidRPr="008E5C20">
          <w:rPr>
            <w:rStyle w:val="Hyperlink"/>
            <w:rFonts w:ascii="Times New Roman" w:hAnsi="Times New Roman" w:cs="Times New Roman"/>
            <w:noProof/>
            <w:sz w:val="26"/>
            <w:szCs w:val="26"/>
            <w:rPrChange w:id="1008" w:author="Nguyen Toan" w:date="2018-05-19T19:00:00Z">
              <w:rPr>
                <w:rStyle w:val="Hyperlink"/>
                <w:noProof/>
              </w:rPr>
            </w:rPrChange>
          </w:rPr>
          <w:instrText xml:space="preserve"> </w:instrText>
        </w:r>
        <w:r w:rsidR="008E5C20" w:rsidRPr="008E5C20">
          <w:rPr>
            <w:rFonts w:ascii="Times New Roman" w:hAnsi="Times New Roman" w:cs="Times New Roman"/>
            <w:noProof/>
            <w:sz w:val="26"/>
            <w:szCs w:val="26"/>
            <w:rPrChange w:id="1009" w:author="Nguyen Toan" w:date="2018-05-19T19:00:00Z">
              <w:rPr>
                <w:noProof/>
              </w:rPr>
            </w:rPrChange>
          </w:rPr>
          <w:instrText>HYPERLINK \l "_Toc514519760"</w:instrText>
        </w:r>
        <w:r w:rsidR="008E5C20" w:rsidRPr="008E5C20">
          <w:rPr>
            <w:rStyle w:val="Hyperlink"/>
            <w:rFonts w:ascii="Times New Roman" w:hAnsi="Times New Roman" w:cs="Times New Roman"/>
            <w:noProof/>
            <w:sz w:val="26"/>
            <w:szCs w:val="26"/>
            <w:rPrChange w:id="1010" w:author="Nguyen Toan" w:date="2018-05-19T19:00:00Z">
              <w:rPr>
                <w:rStyle w:val="Hyperlink"/>
                <w:noProof/>
              </w:rPr>
            </w:rPrChange>
          </w:rPr>
          <w:instrText xml:space="preserve"> </w:instrText>
        </w:r>
        <w:r w:rsidR="008E5C20" w:rsidRPr="008E5C20">
          <w:rPr>
            <w:rStyle w:val="Hyperlink"/>
            <w:rFonts w:ascii="Times New Roman" w:hAnsi="Times New Roman" w:cs="Times New Roman"/>
            <w:noProof/>
            <w:sz w:val="26"/>
            <w:szCs w:val="26"/>
            <w:rPrChange w:id="1011" w:author="Nguyen Toan" w:date="2018-05-19T19:00:00Z">
              <w:rPr>
                <w:rStyle w:val="Hyperlink"/>
                <w:noProof/>
              </w:rPr>
            </w:rPrChange>
          </w:rPr>
        </w:r>
        <w:r w:rsidR="008E5C20" w:rsidRPr="008E5C20">
          <w:rPr>
            <w:rStyle w:val="Hyperlink"/>
            <w:rFonts w:ascii="Times New Roman" w:hAnsi="Times New Roman" w:cs="Times New Roman"/>
            <w:noProof/>
            <w:sz w:val="26"/>
            <w:szCs w:val="26"/>
            <w:rPrChange w:id="1012" w:author="Nguyen Toan" w:date="2018-05-19T19:00:00Z">
              <w:rPr>
                <w:rStyle w:val="Hyperlink"/>
                <w:noProof/>
              </w:rPr>
            </w:rPrChange>
          </w:rPr>
          <w:fldChar w:fldCharType="separate"/>
        </w:r>
        <w:r w:rsidR="008E5C20" w:rsidRPr="008E5C20">
          <w:rPr>
            <w:rStyle w:val="Hyperlink"/>
            <w:rFonts w:ascii="Times New Roman" w:hAnsi="Times New Roman" w:cs="Times New Roman"/>
            <w:noProof/>
            <w:sz w:val="26"/>
            <w:szCs w:val="26"/>
            <w:rPrChange w:id="1013" w:author="Nguyen Toan" w:date="2018-05-19T19:00:00Z">
              <w:rPr>
                <w:rStyle w:val="Hyperlink"/>
                <w:rFonts w:ascii="Times New Roman" w:hAnsi="Times New Roman" w:cs="Times New Roman"/>
                <w:noProof/>
              </w:rPr>
            </w:rPrChange>
          </w:rPr>
          <w:t>Hình 1.1: Các công nghệ trong hệ thống SOA</w:t>
        </w:r>
        <w:r w:rsidR="008E5C20" w:rsidRPr="008E5C20">
          <w:rPr>
            <w:rFonts w:ascii="Times New Roman" w:hAnsi="Times New Roman" w:cs="Times New Roman"/>
            <w:noProof/>
            <w:webHidden/>
            <w:sz w:val="26"/>
            <w:szCs w:val="26"/>
            <w:rPrChange w:id="1014" w:author="Nguyen Toan" w:date="2018-05-19T19:00:00Z">
              <w:rPr>
                <w:noProof/>
                <w:webHidden/>
              </w:rPr>
            </w:rPrChange>
          </w:rPr>
          <w:tab/>
        </w:r>
        <w:r w:rsidR="008E5C20" w:rsidRPr="008E5C20">
          <w:rPr>
            <w:rFonts w:ascii="Times New Roman" w:hAnsi="Times New Roman" w:cs="Times New Roman"/>
            <w:noProof/>
            <w:webHidden/>
            <w:sz w:val="26"/>
            <w:szCs w:val="26"/>
            <w:rPrChange w:id="1015" w:author="Nguyen Toan" w:date="2018-05-19T19:00:00Z">
              <w:rPr>
                <w:noProof/>
                <w:webHidden/>
              </w:rPr>
            </w:rPrChange>
          </w:rPr>
          <w:fldChar w:fldCharType="begin"/>
        </w:r>
        <w:r w:rsidR="008E5C20" w:rsidRPr="008E5C20">
          <w:rPr>
            <w:rFonts w:ascii="Times New Roman" w:hAnsi="Times New Roman" w:cs="Times New Roman"/>
            <w:noProof/>
            <w:webHidden/>
            <w:sz w:val="26"/>
            <w:szCs w:val="26"/>
            <w:rPrChange w:id="1016" w:author="Nguyen Toan" w:date="2018-05-19T19:00:00Z">
              <w:rPr>
                <w:noProof/>
                <w:webHidden/>
              </w:rPr>
            </w:rPrChange>
          </w:rPr>
          <w:instrText xml:space="preserve"> PAGEREF _Toc514519760 \h </w:instrText>
        </w:r>
        <w:r w:rsidR="008E5C20" w:rsidRPr="008E5C20">
          <w:rPr>
            <w:rFonts w:ascii="Times New Roman" w:hAnsi="Times New Roman" w:cs="Times New Roman"/>
            <w:noProof/>
            <w:webHidden/>
            <w:sz w:val="26"/>
            <w:szCs w:val="26"/>
            <w:rPrChange w:id="1017" w:author="Nguyen Toan" w:date="2018-05-19T19:00:00Z">
              <w:rPr>
                <w:noProof/>
                <w:webHidden/>
              </w:rPr>
            </w:rPrChange>
          </w:rPr>
        </w:r>
      </w:ins>
      <w:r w:rsidR="008E5C20" w:rsidRPr="008E5C20">
        <w:rPr>
          <w:rFonts w:ascii="Times New Roman" w:hAnsi="Times New Roman" w:cs="Times New Roman"/>
          <w:noProof/>
          <w:webHidden/>
          <w:sz w:val="26"/>
          <w:szCs w:val="26"/>
          <w:rPrChange w:id="1018" w:author="Nguyen Toan" w:date="2018-05-19T19:00:00Z">
            <w:rPr>
              <w:noProof/>
              <w:webHidden/>
            </w:rPr>
          </w:rPrChange>
        </w:rPr>
        <w:fldChar w:fldCharType="separate"/>
      </w:r>
      <w:ins w:id="1019" w:author="Nguyen Toan" w:date="2018-05-19T19:00:00Z">
        <w:r w:rsidR="008E5C20" w:rsidRPr="008E5C20">
          <w:rPr>
            <w:rFonts w:ascii="Times New Roman" w:hAnsi="Times New Roman" w:cs="Times New Roman"/>
            <w:noProof/>
            <w:webHidden/>
            <w:sz w:val="26"/>
            <w:szCs w:val="26"/>
            <w:rPrChange w:id="1020" w:author="Nguyen Toan" w:date="2018-05-19T19:00:00Z">
              <w:rPr>
                <w:noProof/>
                <w:webHidden/>
              </w:rPr>
            </w:rPrChange>
          </w:rPr>
          <w:t>13</w:t>
        </w:r>
        <w:r w:rsidR="008E5C20" w:rsidRPr="008E5C20">
          <w:rPr>
            <w:rFonts w:ascii="Times New Roman" w:hAnsi="Times New Roman" w:cs="Times New Roman"/>
            <w:noProof/>
            <w:webHidden/>
            <w:sz w:val="26"/>
            <w:szCs w:val="26"/>
            <w:rPrChange w:id="1021" w:author="Nguyen Toan" w:date="2018-05-19T19:00:00Z">
              <w:rPr>
                <w:noProof/>
                <w:webHidden/>
              </w:rPr>
            </w:rPrChange>
          </w:rPr>
          <w:fldChar w:fldCharType="end"/>
        </w:r>
        <w:r w:rsidR="008E5C20" w:rsidRPr="008E5C20">
          <w:rPr>
            <w:rStyle w:val="Hyperlink"/>
            <w:rFonts w:ascii="Times New Roman" w:hAnsi="Times New Roman" w:cs="Times New Roman"/>
            <w:noProof/>
            <w:sz w:val="26"/>
            <w:szCs w:val="26"/>
            <w:rPrChange w:id="1022" w:author="Nguyen Toan" w:date="2018-05-19T19:00:00Z">
              <w:rPr>
                <w:rStyle w:val="Hyperlink"/>
                <w:noProof/>
              </w:rPr>
            </w:rPrChange>
          </w:rPr>
          <w:fldChar w:fldCharType="end"/>
        </w:r>
      </w:ins>
    </w:p>
    <w:p w14:paraId="188D8890" w14:textId="77777777" w:rsidR="008E5C20" w:rsidRPr="008E5C20" w:rsidRDefault="008E5C20" w:rsidP="008E5C20">
      <w:pPr>
        <w:pStyle w:val="TableofFigures"/>
        <w:tabs>
          <w:tab w:val="right" w:leader="dot" w:pos="9395"/>
        </w:tabs>
        <w:rPr>
          <w:ins w:id="1023" w:author="Nguyen Toan" w:date="2018-05-19T19:00:00Z"/>
          <w:rFonts w:ascii="Times New Roman" w:eastAsiaTheme="minorEastAsia" w:hAnsi="Times New Roman" w:cs="Times New Roman"/>
          <w:noProof/>
          <w:color w:val="auto"/>
          <w:sz w:val="26"/>
          <w:szCs w:val="26"/>
          <w:lang w:val="en-US"/>
          <w:rPrChange w:id="1024" w:author="Nguyen Toan" w:date="2018-05-19T19:00:00Z">
            <w:rPr>
              <w:ins w:id="1025" w:author="Nguyen Toan" w:date="2018-05-19T19:00:00Z"/>
              <w:rFonts w:asciiTheme="minorHAnsi" w:eastAsiaTheme="minorEastAsia" w:hAnsiTheme="minorHAnsi" w:cstheme="minorBidi"/>
              <w:noProof/>
              <w:color w:val="auto"/>
              <w:lang w:val="en-US"/>
            </w:rPr>
          </w:rPrChange>
        </w:rPr>
        <w:pPrChange w:id="1026" w:author="Nguyen Toan" w:date="2018-05-19T19:00:00Z">
          <w:pPr>
            <w:pStyle w:val="TableofFigures"/>
            <w:tabs>
              <w:tab w:val="right" w:leader="dot" w:pos="9395"/>
            </w:tabs>
          </w:pPr>
        </w:pPrChange>
      </w:pPr>
      <w:ins w:id="1027" w:author="Nguyen Toan" w:date="2018-05-19T19:00:00Z">
        <w:r w:rsidRPr="008E5C20">
          <w:rPr>
            <w:rStyle w:val="Hyperlink"/>
            <w:rFonts w:ascii="Times New Roman" w:hAnsi="Times New Roman" w:cs="Times New Roman"/>
            <w:noProof/>
            <w:sz w:val="26"/>
            <w:szCs w:val="26"/>
            <w:rPrChange w:id="1028"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029"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030" w:author="Nguyen Toan" w:date="2018-05-19T19:00:00Z">
              <w:rPr>
                <w:noProof/>
              </w:rPr>
            </w:rPrChange>
          </w:rPr>
          <w:instrText>HYPERLINK \l "_Toc514519761"</w:instrText>
        </w:r>
        <w:r w:rsidRPr="008E5C20">
          <w:rPr>
            <w:rStyle w:val="Hyperlink"/>
            <w:rFonts w:ascii="Times New Roman" w:hAnsi="Times New Roman" w:cs="Times New Roman"/>
            <w:noProof/>
            <w:sz w:val="26"/>
            <w:szCs w:val="26"/>
            <w:rPrChange w:id="1031"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032" w:author="Nguyen Toan" w:date="2018-05-19T19:00:00Z">
              <w:rPr>
                <w:rStyle w:val="Hyperlink"/>
                <w:noProof/>
              </w:rPr>
            </w:rPrChange>
          </w:rPr>
        </w:r>
        <w:r w:rsidRPr="008E5C20">
          <w:rPr>
            <w:rStyle w:val="Hyperlink"/>
            <w:rFonts w:ascii="Times New Roman" w:hAnsi="Times New Roman" w:cs="Times New Roman"/>
            <w:noProof/>
            <w:sz w:val="26"/>
            <w:szCs w:val="26"/>
            <w:rPrChange w:id="1033"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034" w:author="Nguyen Toan" w:date="2018-05-19T19:00:00Z">
              <w:rPr>
                <w:rStyle w:val="Hyperlink"/>
                <w:rFonts w:ascii="Times New Roman" w:hAnsi="Times New Roman" w:cs="Times New Roman"/>
                <w:noProof/>
              </w:rPr>
            </w:rPrChange>
          </w:rPr>
          <w:t>Hình 1.2. Kiến trúc hệ thống nền tảng trục tích hợp</w:t>
        </w:r>
        <w:r w:rsidRPr="008E5C20">
          <w:rPr>
            <w:rFonts w:ascii="Times New Roman" w:hAnsi="Times New Roman" w:cs="Times New Roman"/>
            <w:noProof/>
            <w:webHidden/>
            <w:sz w:val="26"/>
            <w:szCs w:val="26"/>
            <w:rPrChange w:id="1035" w:author="Nguyen Toan" w:date="2018-05-19T19:00:00Z">
              <w:rPr>
                <w:noProof/>
                <w:webHidden/>
              </w:rPr>
            </w:rPrChange>
          </w:rPr>
          <w:tab/>
        </w:r>
        <w:r w:rsidRPr="008E5C20">
          <w:rPr>
            <w:rFonts w:ascii="Times New Roman" w:hAnsi="Times New Roman" w:cs="Times New Roman"/>
            <w:noProof/>
            <w:webHidden/>
            <w:sz w:val="26"/>
            <w:szCs w:val="26"/>
            <w:rPrChange w:id="1036" w:author="Nguyen Toan" w:date="2018-05-19T19:00:00Z">
              <w:rPr>
                <w:noProof/>
                <w:webHidden/>
              </w:rPr>
            </w:rPrChange>
          </w:rPr>
          <w:fldChar w:fldCharType="begin"/>
        </w:r>
        <w:r w:rsidRPr="008E5C20">
          <w:rPr>
            <w:rFonts w:ascii="Times New Roman" w:hAnsi="Times New Roman" w:cs="Times New Roman"/>
            <w:noProof/>
            <w:webHidden/>
            <w:sz w:val="26"/>
            <w:szCs w:val="26"/>
            <w:rPrChange w:id="1037" w:author="Nguyen Toan" w:date="2018-05-19T19:00:00Z">
              <w:rPr>
                <w:noProof/>
                <w:webHidden/>
              </w:rPr>
            </w:rPrChange>
          </w:rPr>
          <w:instrText xml:space="preserve"> PAGEREF _Toc514519761 \h </w:instrText>
        </w:r>
        <w:r w:rsidRPr="008E5C20">
          <w:rPr>
            <w:rFonts w:ascii="Times New Roman" w:hAnsi="Times New Roman" w:cs="Times New Roman"/>
            <w:noProof/>
            <w:webHidden/>
            <w:sz w:val="26"/>
            <w:szCs w:val="26"/>
            <w:rPrChange w:id="1038" w:author="Nguyen Toan" w:date="2018-05-19T19:00:00Z">
              <w:rPr>
                <w:noProof/>
                <w:webHidden/>
              </w:rPr>
            </w:rPrChange>
          </w:rPr>
        </w:r>
      </w:ins>
      <w:r w:rsidRPr="008E5C20">
        <w:rPr>
          <w:rFonts w:ascii="Times New Roman" w:hAnsi="Times New Roman" w:cs="Times New Roman"/>
          <w:noProof/>
          <w:webHidden/>
          <w:sz w:val="26"/>
          <w:szCs w:val="26"/>
          <w:rPrChange w:id="1039" w:author="Nguyen Toan" w:date="2018-05-19T19:00:00Z">
            <w:rPr>
              <w:noProof/>
              <w:webHidden/>
            </w:rPr>
          </w:rPrChange>
        </w:rPr>
        <w:fldChar w:fldCharType="separate"/>
      </w:r>
      <w:ins w:id="1040" w:author="Nguyen Toan" w:date="2018-05-19T19:00:00Z">
        <w:r w:rsidRPr="008E5C20">
          <w:rPr>
            <w:rFonts w:ascii="Times New Roman" w:hAnsi="Times New Roman" w:cs="Times New Roman"/>
            <w:noProof/>
            <w:webHidden/>
            <w:sz w:val="26"/>
            <w:szCs w:val="26"/>
            <w:rPrChange w:id="1041" w:author="Nguyen Toan" w:date="2018-05-19T19:00:00Z">
              <w:rPr>
                <w:noProof/>
                <w:webHidden/>
              </w:rPr>
            </w:rPrChange>
          </w:rPr>
          <w:t>14</w:t>
        </w:r>
        <w:r w:rsidRPr="008E5C20">
          <w:rPr>
            <w:rFonts w:ascii="Times New Roman" w:hAnsi="Times New Roman" w:cs="Times New Roman"/>
            <w:noProof/>
            <w:webHidden/>
            <w:sz w:val="26"/>
            <w:szCs w:val="26"/>
            <w:rPrChange w:id="1042"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043" w:author="Nguyen Toan" w:date="2018-05-19T19:00:00Z">
              <w:rPr>
                <w:rStyle w:val="Hyperlink"/>
                <w:noProof/>
              </w:rPr>
            </w:rPrChange>
          </w:rPr>
          <w:fldChar w:fldCharType="end"/>
        </w:r>
      </w:ins>
    </w:p>
    <w:p w14:paraId="08BCB57D" w14:textId="77777777" w:rsidR="008E5C20" w:rsidRPr="008E5C20" w:rsidRDefault="008E5C20" w:rsidP="008E5C20">
      <w:pPr>
        <w:pStyle w:val="TableofFigures"/>
        <w:tabs>
          <w:tab w:val="right" w:leader="dot" w:pos="9395"/>
        </w:tabs>
        <w:rPr>
          <w:ins w:id="1044" w:author="Nguyen Toan" w:date="2018-05-19T19:00:00Z"/>
          <w:rFonts w:ascii="Times New Roman" w:eastAsiaTheme="minorEastAsia" w:hAnsi="Times New Roman" w:cs="Times New Roman"/>
          <w:noProof/>
          <w:color w:val="auto"/>
          <w:sz w:val="26"/>
          <w:szCs w:val="26"/>
          <w:lang w:val="en-US"/>
          <w:rPrChange w:id="1045" w:author="Nguyen Toan" w:date="2018-05-19T19:00:00Z">
            <w:rPr>
              <w:ins w:id="1046" w:author="Nguyen Toan" w:date="2018-05-19T19:00:00Z"/>
              <w:rFonts w:asciiTheme="minorHAnsi" w:eastAsiaTheme="minorEastAsia" w:hAnsiTheme="minorHAnsi" w:cstheme="minorBidi"/>
              <w:noProof/>
              <w:color w:val="auto"/>
              <w:lang w:val="en-US"/>
            </w:rPr>
          </w:rPrChange>
        </w:rPr>
        <w:pPrChange w:id="1047" w:author="Nguyen Toan" w:date="2018-05-19T19:00:00Z">
          <w:pPr>
            <w:pStyle w:val="TableofFigures"/>
            <w:tabs>
              <w:tab w:val="right" w:leader="dot" w:pos="9395"/>
            </w:tabs>
          </w:pPr>
        </w:pPrChange>
      </w:pPr>
      <w:ins w:id="1048" w:author="Nguyen Toan" w:date="2018-05-19T19:00:00Z">
        <w:r w:rsidRPr="008E5C20">
          <w:rPr>
            <w:rStyle w:val="Hyperlink"/>
            <w:rFonts w:ascii="Times New Roman" w:hAnsi="Times New Roman" w:cs="Times New Roman"/>
            <w:noProof/>
            <w:sz w:val="26"/>
            <w:szCs w:val="26"/>
            <w:rPrChange w:id="1049"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050"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051" w:author="Nguyen Toan" w:date="2018-05-19T19:00:00Z">
              <w:rPr>
                <w:noProof/>
              </w:rPr>
            </w:rPrChange>
          </w:rPr>
          <w:instrText>HYPERLINK \l "_Toc514519762"</w:instrText>
        </w:r>
        <w:r w:rsidRPr="008E5C20">
          <w:rPr>
            <w:rStyle w:val="Hyperlink"/>
            <w:rFonts w:ascii="Times New Roman" w:hAnsi="Times New Roman" w:cs="Times New Roman"/>
            <w:noProof/>
            <w:sz w:val="26"/>
            <w:szCs w:val="26"/>
            <w:rPrChange w:id="1052"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053" w:author="Nguyen Toan" w:date="2018-05-19T19:00:00Z">
              <w:rPr>
                <w:rStyle w:val="Hyperlink"/>
                <w:noProof/>
              </w:rPr>
            </w:rPrChange>
          </w:rPr>
        </w:r>
        <w:r w:rsidRPr="008E5C20">
          <w:rPr>
            <w:rStyle w:val="Hyperlink"/>
            <w:rFonts w:ascii="Times New Roman" w:hAnsi="Times New Roman" w:cs="Times New Roman"/>
            <w:noProof/>
            <w:sz w:val="26"/>
            <w:szCs w:val="26"/>
            <w:rPrChange w:id="1054"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055" w:author="Nguyen Toan" w:date="2018-05-19T19:00:00Z">
              <w:rPr>
                <w:rStyle w:val="Hyperlink"/>
                <w:noProof/>
              </w:rPr>
            </w:rPrChange>
          </w:rPr>
          <w:t>Hình 1.3: Nền tảng tích hợp cho doanh nghiệp [8]</w:t>
        </w:r>
        <w:r w:rsidRPr="008E5C20">
          <w:rPr>
            <w:rFonts w:ascii="Times New Roman" w:hAnsi="Times New Roman" w:cs="Times New Roman"/>
            <w:noProof/>
            <w:webHidden/>
            <w:sz w:val="26"/>
            <w:szCs w:val="26"/>
            <w:rPrChange w:id="1056" w:author="Nguyen Toan" w:date="2018-05-19T19:00:00Z">
              <w:rPr>
                <w:noProof/>
                <w:webHidden/>
              </w:rPr>
            </w:rPrChange>
          </w:rPr>
          <w:tab/>
        </w:r>
        <w:r w:rsidRPr="008E5C20">
          <w:rPr>
            <w:rFonts w:ascii="Times New Roman" w:hAnsi="Times New Roman" w:cs="Times New Roman"/>
            <w:noProof/>
            <w:webHidden/>
            <w:sz w:val="26"/>
            <w:szCs w:val="26"/>
            <w:rPrChange w:id="1057" w:author="Nguyen Toan" w:date="2018-05-19T19:00:00Z">
              <w:rPr>
                <w:noProof/>
                <w:webHidden/>
              </w:rPr>
            </w:rPrChange>
          </w:rPr>
          <w:fldChar w:fldCharType="begin"/>
        </w:r>
        <w:r w:rsidRPr="008E5C20">
          <w:rPr>
            <w:rFonts w:ascii="Times New Roman" w:hAnsi="Times New Roman" w:cs="Times New Roman"/>
            <w:noProof/>
            <w:webHidden/>
            <w:sz w:val="26"/>
            <w:szCs w:val="26"/>
            <w:rPrChange w:id="1058" w:author="Nguyen Toan" w:date="2018-05-19T19:00:00Z">
              <w:rPr>
                <w:noProof/>
                <w:webHidden/>
              </w:rPr>
            </w:rPrChange>
          </w:rPr>
          <w:instrText xml:space="preserve"> PAGEREF _Toc514519762 \h </w:instrText>
        </w:r>
        <w:r w:rsidRPr="008E5C20">
          <w:rPr>
            <w:rFonts w:ascii="Times New Roman" w:hAnsi="Times New Roman" w:cs="Times New Roman"/>
            <w:noProof/>
            <w:webHidden/>
            <w:sz w:val="26"/>
            <w:szCs w:val="26"/>
            <w:rPrChange w:id="1059" w:author="Nguyen Toan" w:date="2018-05-19T19:00:00Z">
              <w:rPr>
                <w:noProof/>
                <w:webHidden/>
              </w:rPr>
            </w:rPrChange>
          </w:rPr>
        </w:r>
      </w:ins>
      <w:r w:rsidRPr="008E5C20">
        <w:rPr>
          <w:rFonts w:ascii="Times New Roman" w:hAnsi="Times New Roman" w:cs="Times New Roman"/>
          <w:noProof/>
          <w:webHidden/>
          <w:sz w:val="26"/>
          <w:szCs w:val="26"/>
          <w:rPrChange w:id="1060" w:author="Nguyen Toan" w:date="2018-05-19T19:00:00Z">
            <w:rPr>
              <w:noProof/>
              <w:webHidden/>
            </w:rPr>
          </w:rPrChange>
        </w:rPr>
        <w:fldChar w:fldCharType="separate"/>
      </w:r>
      <w:ins w:id="1061" w:author="Nguyen Toan" w:date="2018-05-19T19:00:00Z">
        <w:r w:rsidRPr="008E5C20">
          <w:rPr>
            <w:rFonts w:ascii="Times New Roman" w:hAnsi="Times New Roman" w:cs="Times New Roman"/>
            <w:noProof/>
            <w:webHidden/>
            <w:sz w:val="26"/>
            <w:szCs w:val="26"/>
            <w:rPrChange w:id="1062" w:author="Nguyen Toan" w:date="2018-05-19T19:00:00Z">
              <w:rPr>
                <w:noProof/>
                <w:webHidden/>
              </w:rPr>
            </w:rPrChange>
          </w:rPr>
          <w:t>16</w:t>
        </w:r>
        <w:r w:rsidRPr="008E5C20">
          <w:rPr>
            <w:rFonts w:ascii="Times New Roman" w:hAnsi="Times New Roman" w:cs="Times New Roman"/>
            <w:noProof/>
            <w:webHidden/>
            <w:sz w:val="26"/>
            <w:szCs w:val="26"/>
            <w:rPrChange w:id="1063"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064" w:author="Nguyen Toan" w:date="2018-05-19T19:00:00Z">
              <w:rPr>
                <w:rStyle w:val="Hyperlink"/>
                <w:noProof/>
              </w:rPr>
            </w:rPrChange>
          </w:rPr>
          <w:fldChar w:fldCharType="end"/>
        </w:r>
      </w:ins>
    </w:p>
    <w:p w14:paraId="4A8B203A" w14:textId="77777777" w:rsidR="008E5C20" w:rsidRPr="008E5C20" w:rsidRDefault="008E5C20" w:rsidP="008E5C20">
      <w:pPr>
        <w:pStyle w:val="TableofFigures"/>
        <w:tabs>
          <w:tab w:val="right" w:leader="dot" w:pos="9395"/>
        </w:tabs>
        <w:rPr>
          <w:ins w:id="1065" w:author="Nguyen Toan" w:date="2018-05-19T19:00:00Z"/>
          <w:rFonts w:ascii="Times New Roman" w:eastAsiaTheme="minorEastAsia" w:hAnsi="Times New Roman" w:cs="Times New Roman"/>
          <w:noProof/>
          <w:color w:val="auto"/>
          <w:sz w:val="26"/>
          <w:szCs w:val="26"/>
          <w:lang w:val="en-US"/>
          <w:rPrChange w:id="1066" w:author="Nguyen Toan" w:date="2018-05-19T19:00:00Z">
            <w:rPr>
              <w:ins w:id="1067" w:author="Nguyen Toan" w:date="2018-05-19T19:00:00Z"/>
              <w:rFonts w:asciiTheme="minorHAnsi" w:eastAsiaTheme="minorEastAsia" w:hAnsiTheme="minorHAnsi" w:cstheme="minorBidi"/>
              <w:noProof/>
              <w:color w:val="auto"/>
              <w:lang w:val="en-US"/>
            </w:rPr>
          </w:rPrChange>
        </w:rPr>
        <w:pPrChange w:id="1068" w:author="Nguyen Toan" w:date="2018-05-19T19:00:00Z">
          <w:pPr>
            <w:pStyle w:val="TableofFigures"/>
            <w:tabs>
              <w:tab w:val="right" w:leader="dot" w:pos="9395"/>
            </w:tabs>
          </w:pPr>
        </w:pPrChange>
      </w:pPr>
      <w:ins w:id="1069" w:author="Nguyen Toan" w:date="2018-05-19T19:00:00Z">
        <w:r w:rsidRPr="008E5C20">
          <w:rPr>
            <w:rStyle w:val="Hyperlink"/>
            <w:rFonts w:ascii="Times New Roman" w:hAnsi="Times New Roman" w:cs="Times New Roman"/>
            <w:noProof/>
            <w:sz w:val="26"/>
            <w:szCs w:val="26"/>
            <w:rPrChange w:id="1070"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071"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072" w:author="Nguyen Toan" w:date="2018-05-19T19:00:00Z">
              <w:rPr>
                <w:noProof/>
              </w:rPr>
            </w:rPrChange>
          </w:rPr>
          <w:instrText>HYPERLINK \l "_Toc514519763"</w:instrText>
        </w:r>
        <w:r w:rsidRPr="008E5C20">
          <w:rPr>
            <w:rStyle w:val="Hyperlink"/>
            <w:rFonts w:ascii="Times New Roman" w:hAnsi="Times New Roman" w:cs="Times New Roman"/>
            <w:noProof/>
            <w:sz w:val="26"/>
            <w:szCs w:val="26"/>
            <w:rPrChange w:id="1073"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074" w:author="Nguyen Toan" w:date="2018-05-19T19:00:00Z">
              <w:rPr>
                <w:rStyle w:val="Hyperlink"/>
                <w:noProof/>
              </w:rPr>
            </w:rPrChange>
          </w:rPr>
        </w:r>
        <w:r w:rsidRPr="008E5C20">
          <w:rPr>
            <w:rStyle w:val="Hyperlink"/>
            <w:rFonts w:ascii="Times New Roman" w:hAnsi="Times New Roman" w:cs="Times New Roman"/>
            <w:noProof/>
            <w:sz w:val="26"/>
            <w:szCs w:val="26"/>
            <w:rPrChange w:id="1075"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076" w:author="Nguyen Toan" w:date="2018-05-19T19:00:00Z">
              <w:rPr>
                <w:rStyle w:val="Hyperlink"/>
                <w:noProof/>
              </w:rPr>
            </w:rPrChange>
          </w:rPr>
          <w:t xml:space="preserve">Hình 1.4: Kiến trúc MuleESB </w:t>
        </w:r>
        <w:r w:rsidRPr="008E5C20">
          <w:rPr>
            <w:rStyle w:val="Hyperlink"/>
            <w:rFonts w:ascii="Times New Roman" w:hAnsi="Times New Roman" w:cs="Times New Roman"/>
            <w:noProof/>
            <w:sz w:val="26"/>
            <w:szCs w:val="26"/>
            <w:lang w:val="en-US"/>
            <w:rPrChange w:id="1077" w:author="Nguyen Toan" w:date="2018-05-19T19:00:00Z">
              <w:rPr>
                <w:rStyle w:val="Hyperlink"/>
                <w:noProof/>
                <w:lang w:val="en-US"/>
              </w:rPr>
            </w:rPrChange>
          </w:rPr>
          <w:t>[6]</w:t>
        </w:r>
        <w:r w:rsidRPr="008E5C20">
          <w:rPr>
            <w:rStyle w:val="Hyperlink"/>
            <w:rFonts w:ascii="Times New Roman" w:hAnsi="Times New Roman" w:cs="Times New Roman"/>
            <w:noProof/>
            <w:sz w:val="26"/>
            <w:szCs w:val="26"/>
            <w:rPrChange w:id="1078" w:author="Nguyen Toan" w:date="2018-05-19T19:00:00Z">
              <w:rPr>
                <w:rStyle w:val="Hyperlink"/>
                <w:noProof/>
              </w:rPr>
            </w:rPrChange>
          </w:rPr>
          <w:t>.</w:t>
        </w:r>
        <w:r w:rsidRPr="008E5C20">
          <w:rPr>
            <w:rFonts w:ascii="Times New Roman" w:hAnsi="Times New Roman" w:cs="Times New Roman"/>
            <w:noProof/>
            <w:webHidden/>
            <w:sz w:val="26"/>
            <w:szCs w:val="26"/>
            <w:rPrChange w:id="1079" w:author="Nguyen Toan" w:date="2018-05-19T19:00:00Z">
              <w:rPr>
                <w:noProof/>
                <w:webHidden/>
              </w:rPr>
            </w:rPrChange>
          </w:rPr>
          <w:tab/>
        </w:r>
        <w:r w:rsidRPr="008E5C20">
          <w:rPr>
            <w:rFonts w:ascii="Times New Roman" w:hAnsi="Times New Roman" w:cs="Times New Roman"/>
            <w:noProof/>
            <w:webHidden/>
            <w:sz w:val="26"/>
            <w:szCs w:val="26"/>
            <w:rPrChange w:id="1080" w:author="Nguyen Toan" w:date="2018-05-19T19:00:00Z">
              <w:rPr>
                <w:noProof/>
                <w:webHidden/>
              </w:rPr>
            </w:rPrChange>
          </w:rPr>
          <w:fldChar w:fldCharType="begin"/>
        </w:r>
        <w:r w:rsidRPr="008E5C20">
          <w:rPr>
            <w:rFonts w:ascii="Times New Roman" w:hAnsi="Times New Roman" w:cs="Times New Roman"/>
            <w:noProof/>
            <w:webHidden/>
            <w:sz w:val="26"/>
            <w:szCs w:val="26"/>
            <w:rPrChange w:id="1081" w:author="Nguyen Toan" w:date="2018-05-19T19:00:00Z">
              <w:rPr>
                <w:noProof/>
                <w:webHidden/>
              </w:rPr>
            </w:rPrChange>
          </w:rPr>
          <w:instrText xml:space="preserve"> PAGEREF _Toc514519763 \h </w:instrText>
        </w:r>
        <w:r w:rsidRPr="008E5C20">
          <w:rPr>
            <w:rFonts w:ascii="Times New Roman" w:hAnsi="Times New Roman" w:cs="Times New Roman"/>
            <w:noProof/>
            <w:webHidden/>
            <w:sz w:val="26"/>
            <w:szCs w:val="26"/>
            <w:rPrChange w:id="1082" w:author="Nguyen Toan" w:date="2018-05-19T19:00:00Z">
              <w:rPr>
                <w:noProof/>
                <w:webHidden/>
              </w:rPr>
            </w:rPrChange>
          </w:rPr>
        </w:r>
      </w:ins>
      <w:r w:rsidRPr="008E5C20">
        <w:rPr>
          <w:rFonts w:ascii="Times New Roman" w:hAnsi="Times New Roman" w:cs="Times New Roman"/>
          <w:noProof/>
          <w:webHidden/>
          <w:sz w:val="26"/>
          <w:szCs w:val="26"/>
          <w:rPrChange w:id="1083" w:author="Nguyen Toan" w:date="2018-05-19T19:00:00Z">
            <w:rPr>
              <w:noProof/>
              <w:webHidden/>
            </w:rPr>
          </w:rPrChange>
        </w:rPr>
        <w:fldChar w:fldCharType="separate"/>
      </w:r>
      <w:ins w:id="1084" w:author="Nguyen Toan" w:date="2018-05-19T19:00:00Z">
        <w:r w:rsidRPr="008E5C20">
          <w:rPr>
            <w:rFonts w:ascii="Times New Roman" w:hAnsi="Times New Roman" w:cs="Times New Roman"/>
            <w:noProof/>
            <w:webHidden/>
            <w:sz w:val="26"/>
            <w:szCs w:val="26"/>
            <w:rPrChange w:id="1085" w:author="Nguyen Toan" w:date="2018-05-19T19:00:00Z">
              <w:rPr>
                <w:noProof/>
                <w:webHidden/>
              </w:rPr>
            </w:rPrChange>
          </w:rPr>
          <w:t>17</w:t>
        </w:r>
        <w:r w:rsidRPr="008E5C20">
          <w:rPr>
            <w:rFonts w:ascii="Times New Roman" w:hAnsi="Times New Roman" w:cs="Times New Roman"/>
            <w:noProof/>
            <w:webHidden/>
            <w:sz w:val="26"/>
            <w:szCs w:val="26"/>
            <w:rPrChange w:id="1086"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087" w:author="Nguyen Toan" w:date="2018-05-19T19:00:00Z">
              <w:rPr>
                <w:rStyle w:val="Hyperlink"/>
                <w:noProof/>
              </w:rPr>
            </w:rPrChange>
          </w:rPr>
          <w:fldChar w:fldCharType="end"/>
        </w:r>
      </w:ins>
    </w:p>
    <w:p w14:paraId="5660242A" w14:textId="77777777" w:rsidR="008E5C20" w:rsidRPr="008E5C20" w:rsidRDefault="008E5C20" w:rsidP="008E5C20">
      <w:pPr>
        <w:pStyle w:val="TableofFigures"/>
        <w:tabs>
          <w:tab w:val="right" w:leader="dot" w:pos="9395"/>
        </w:tabs>
        <w:rPr>
          <w:ins w:id="1088" w:author="Nguyen Toan" w:date="2018-05-19T19:00:00Z"/>
          <w:rFonts w:ascii="Times New Roman" w:eastAsiaTheme="minorEastAsia" w:hAnsi="Times New Roman" w:cs="Times New Roman"/>
          <w:noProof/>
          <w:color w:val="auto"/>
          <w:sz w:val="26"/>
          <w:szCs w:val="26"/>
          <w:lang w:val="en-US"/>
          <w:rPrChange w:id="1089" w:author="Nguyen Toan" w:date="2018-05-19T19:00:00Z">
            <w:rPr>
              <w:ins w:id="1090" w:author="Nguyen Toan" w:date="2018-05-19T19:00:00Z"/>
              <w:rFonts w:asciiTheme="minorHAnsi" w:eastAsiaTheme="minorEastAsia" w:hAnsiTheme="minorHAnsi" w:cstheme="minorBidi"/>
              <w:noProof/>
              <w:color w:val="auto"/>
              <w:lang w:val="en-US"/>
            </w:rPr>
          </w:rPrChange>
        </w:rPr>
        <w:pPrChange w:id="1091" w:author="Nguyen Toan" w:date="2018-05-19T19:00:00Z">
          <w:pPr>
            <w:pStyle w:val="TableofFigures"/>
            <w:tabs>
              <w:tab w:val="right" w:leader="dot" w:pos="9395"/>
            </w:tabs>
          </w:pPr>
        </w:pPrChange>
      </w:pPr>
      <w:ins w:id="1092" w:author="Nguyen Toan" w:date="2018-05-19T19:00:00Z">
        <w:r w:rsidRPr="008E5C20">
          <w:rPr>
            <w:rStyle w:val="Hyperlink"/>
            <w:rFonts w:ascii="Times New Roman" w:hAnsi="Times New Roman" w:cs="Times New Roman"/>
            <w:noProof/>
            <w:sz w:val="26"/>
            <w:szCs w:val="26"/>
            <w:rPrChange w:id="1093"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094"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095" w:author="Nguyen Toan" w:date="2018-05-19T19:00:00Z">
              <w:rPr>
                <w:noProof/>
              </w:rPr>
            </w:rPrChange>
          </w:rPr>
          <w:instrText>HYPERLINK \l "_Toc514519764"</w:instrText>
        </w:r>
        <w:r w:rsidRPr="008E5C20">
          <w:rPr>
            <w:rStyle w:val="Hyperlink"/>
            <w:rFonts w:ascii="Times New Roman" w:hAnsi="Times New Roman" w:cs="Times New Roman"/>
            <w:noProof/>
            <w:sz w:val="26"/>
            <w:szCs w:val="26"/>
            <w:rPrChange w:id="1096"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097" w:author="Nguyen Toan" w:date="2018-05-19T19:00:00Z">
              <w:rPr>
                <w:rStyle w:val="Hyperlink"/>
                <w:noProof/>
              </w:rPr>
            </w:rPrChange>
          </w:rPr>
        </w:r>
        <w:r w:rsidRPr="008E5C20">
          <w:rPr>
            <w:rStyle w:val="Hyperlink"/>
            <w:rFonts w:ascii="Times New Roman" w:hAnsi="Times New Roman" w:cs="Times New Roman"/>
            <w:noProof/>
            <w:sz w:val="26"/>
            <w:szCs w:val="26"/>
            <w:rPrChange w:id="1098"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099" w:author="Nguyen Toan" w:date="2018-05-19T19:00:00Z">
              <w:rPr>
                <w:rStyle w:val="Hyperlink"/>
                <w:rFonts w:ascii="Times New Roman" w:hAnsi="Times New Roman" w:cs="Times New Roman"/>
                <w:noProof/>
              </w:rPr>
            </w:rPrChange>
          </w:rPr>
          <w:t>Hình 1.5. Mô hình luồng xử lý trên MuleESB</w:t>
        </w:r>
        <w:r w:rsidRPr="008E5C20">
          <w:rPr>
            <w:rFonts w:ascii="Times New Roman" w:hAnsi="Times New Roman" w:cs="Times New Roman"/>
            <w:noProof/>
            <w:webHidden/>
            <w:sz w:val="26"/>
            <w:szCs w:val="26"/>
            <w:rPrChange w:id="1100" w:author="Nguyen Toan" w:date="2018-05-19T19:00:00Z">
              <w:rPr>
                <w:noProof/>
                <w:webHidden/>
              </w:rPr>
            </w:rPrChange>
          </w:rPr>
          <w:tab/>
        </w:r>
        <w:r w:rsidRPr="008E5C20">
          <w:rPr>
            <w:rFonts w:ascii="Times New Roman" w:hAnsi="Times New Roman" w:cs="Times New Roman"/>
            <w:noProof/>
            <w:webHidden/>
            <w:sz w:val="26"/>
            <w:szCs w:val="26"/>
            <w:rPrChange w:id="1101" w:author="Nguyen Toan" w:date="2018-05-19T19:00:00Z">
              <w:rPr>
                <w:noProof/>
                <w:webHidden/>
              </w:rPr>
            </w:rPrChange>
          </w:rPr>
          <w:fldChar w:fldCharType="begin"/>
        </w:r>
        <w:r w:rsidRPr="008E5C20">
          <w:rPr>
            <w:rFonts w:ascii="Times New Roman" w:hAnsi="Times New Roman" w:cs="Times New Roman"/>
            <w:noProof/>
            <w:webHidden/>
            <w:sz w:val="26"/>
            <w:szCs w:val="26"/>
            <w:rPrChange w:id="1102" w:author="Nguyen Toan" w:date="2018-05-19T19:00:00Z">
              <w:rPr>
                <w:noProof/>
                <w:webHidden/>
              </w:rPr>
            </w:rPrChange>
          </w:rPr>
          <w:instrText xml:space="preserve"> PAGEREF _Toc514519764 \h </w:instrText>
        </w:r>
        <w:r w:rsidRPr="008E5C20">
          <w:rPr>
            <w:rFonts w:ascii="Times New Roman" w:hAnsi="Times New Roman" w:cs="Times New Roman"/>
            <w:noProof/>
            <w:webHidden/>
            <w:sz w:val="26"/>
            <w:szCs w:val="26"/>
            <w:rPrChange w:id="1103" w:author="Nguyen Toan" w:date="2018-05-19T19:00:00Z">
              <w:rPr>
                <w:noProof/>
                <w:webHidden/>
              </w:rPr>
            </w:rPrChange>
          </w:rPr>
        </w:r>
      </w:ins>
      <w:r w:rsidRPr="008E5C20">
        <w:rPr>
          <w:rFonts w:ascii="Times New Roman" w:hAnsi="Times New Roman" w:cs="Times New Roman"/>
          <w:noProof/>
          <w:webHidden/>
          <w:sz w:val="26"/>
          <w:szCs w:val="26"/>
          <w:rPrChange w:id="1104" w:author="Nguyen Toan" w:date="2018-05-19T19:00:00Z">
            <w:rPr>
              <w:noProof/>
              <w:webHidden/>
            </w:rPr>
          </w:rPrChange>
        </w:rPr>
        <w:fldChar w:fldCharType="separate"/>
      </w:r>
      <w:ins w:id="1105" w:author="Nguyen Toan" w:date="2018-05-19T19:00:00Z">
        <w:r w:rsidRPr="008E5C20">
          <w:rPr>
            <w:rFonts w:ascii="Times New Roman" w:hAnsi="Times New Roman" w:cs="Times New Roman"/>
            <w:noProof/>
            <w:webHidden/>
            <w:sz w:val="26"/>
            <w:szCs w:val="26"/>
            <w:rPrChange w:id="1106" w:author="Nguyen Toan" w:date="2018-05-19T19:00:00Z">
              <w:rPr>
                <w:noProof/>
                <w:webHidden/>
              </w:rPr>
            </w:rPrChange>
          </w:rPr>
          <w:t>18</w:t>
        </w:r>
        <w:r w:rsidRPr="008E5C20">
          <w:rPr>
            <w:rFonts w:ascii="Times New Roman" w:hAnsi="Times New Roman" w:cs="Times New Roman"/>
            <w:noProof/>
            <w:webHidden/>
            <w:sz w:val="26"/>
            <w:szCs w:val="26"/>
            <w:rPrChange w:id="1107"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108" w:author="Nguyen Toan" w:date="2018-05-19T19:00:00Z">
              <w:rPr>
                <w:rStyle w:val="Hyperlink"/>
                <w:noProof/>
              </w:rPr>
            </w:rPrChange>
          </w:rPr>
          <w:fldChar w:fldCharType="end"/>
        </w:r>
      </w:ins>
    </w:p>
    <w:p w14:paraId="415849F5" w14:textId="77777777" w:rsidR="008E5C20" w:rsidRPr="008E5C20" w:rsidRDefault="008E5C20" w:rsidP="008E5C20">
      <w:pPr>
        <w:pStyle w:val="TableofFigures"/>
        <w:tabs>
          <w:tab w:val="right" w:leader="dot" w:pos="9395"/>
        </w:tabs>
        <w:rPr>
          <w:ins w:id="1109" w:author="Nguyen Toan" w:date="2018-05-19T19:00:00Z"/>
          <w:rFonts w:ascii="Times New Roman" w:eastAsiaTheme="minorEastAsia" w:hAnsi="Times New Roman" w:cs="Times New Roman"/>
          <w:noProof/>
          <w:color w:val="auto"/>
          <w:sz w:val="26"/>
          <w:szCs w:val="26"/>
          <w:lang w:val="en-US"/>
          <w:rPrChange w:id="1110" w:author="Nguyen Toan" w:date="2018-05-19T19:00:00Z">
            <w:rPr>
              <w:ins w:id="1111" w:author="Nguyen Toan" w:date="2018-05-19T19:00:00Z"/>
              <w:rFonts w:asciiTheme="minorHAnsi" w:eastAsiaTheme="minorEastAsia" w:hAnsiTheme="minorHAnsi" w:cstheme="minorBidi"/>
              <w:noProof/>
              <w:color w:val="auto"/>
              <w:lang w:val="en-US"/>
            </w:rPr>
          </w:rPrChange>
        </w:rPr>
        <w:pPrChange w:id="1112" w:author="Nguyen Toan" w:date="2018-05-19T19:00:00Z">
          <w:pPr>
            <w:pStyle w:val="TableofFigures"/>
            <w:tabs>
              <w:tab w:val="right" w:leader="dot" w:pos="9395"/>
            </w:tabs>
          </w:pPr>
        </w:pPrChange>
      </w:pPr>
      <w:ins w:id="1113" w:author="Nguyen Toan" w:date="2018-05-19T19:00:00Z">
        <w:r w:rsidRPr="008E5C20">
          <w:rPr>
            <w:rStyle w:val="Hyperlink"/>
            <w:rFonts w:ascii="Times New Roman" w:hAnsi="Times New Roman" w:cs="Times New Roman"/>
            <w:noProof/>
            <w:sz w:val="26"/>
            <w:szCs w:val="26"/>
            <w:rPrChange w:id="1114"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115"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116" w:author="Nguyen Toan" w:date="2018-05-19T19:00:00Z">
              <w:rPr>
                <w:noProof/>
              </w:rPr>
            </w:rPrChange>
          </w:rPr>
          <w:instrText>HYPERLINK \l "_Toc514519765"</w:instrText>
        </w:r>
        <w:r w:rsidRPr="008E5C20">
          <w:rPr>
            <w:rStyle w:val="Hyperlink"/>
            <w:rFonts w:ascii="Times New Roman" w:hAnsi="Times New Roman" w:cs="Times New Roman"/>
            <w:noProof/>
            <w:sz w:val="26"/>
            <w:szCs w:val="26"/>
            <w:rPrChange w:id="1117"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118" w:author="Nguyen Toan" w:date="2018-05-19T19:00:00Z">
              <w:rPr>
                <w:rStyle w:val="Hyperlink"/>
                <w:noProof/>
              </w:rPr>
            </w:rPrChange>
          </w:rPr>
        </w:r>
        <w:r w:rsidRPr="008E5C20">
          <w:rPr>
            <w:rStyle w:val="Hyperlink"/>
            <w:rFonts w:ascii="Times New Roman" w:hAnsi="Times New Roman" w:cs="Times New Roman"/>
            <w:noProof/>
            <w:sz w:val="26"/>
            <w:szCs w:val="26"/>
            <w:rPrChange w:id="1119"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120" w:author="Nguyen Toan" w:date="2018-05-19T19:00:00Z">
              <w:rPr>
                <w:rStyle w:val="Hyperlink"/>
                <w:rFonts w:ascii="Times New Roman" w:hAnsi="Times New Roman" w:cs="Times New Roman"/>
                <w:noProof/>
              </w:rPr>
            </w:rPrChange>
          </w:rPr>
          <w:t>Hình 1.6. Kiến trúc hệ thống IB cũ</w:t>
        </w:r>
        <w:r w:rsidRPr="008E5C20">
          <w:rPr>
            <w:rFonts w:ascii="Times New Roman" w:hAnsi="Times New Roman" w:cs="Times New Roman"/>
            <w:noProof/>
            <w:webHidden/>
            <w:sz w:val="26"/>
            <w:szCs w:val="26"/>
            <w:rPrChange w:id="1121" w:author="Nguyen Toan" w:date="2018-05-19T19:00:00Z">
              <w:rPr>
                <w:noProof/>
                <w:webHidden/>
              </w:rPr>
            </w:rPrChange>
          </w:rPr>
          <w:tab/>
        </w:r>
        <w:r w:rsidRPr="008E5C20">
          <w:rPr>
            <w:rFonts w:ascii="Times New Roman" w:hAnsi="Times New Roman" w:cs="Times New Roman"/>
            <w:noProof/>
            <w:webHidden/>
            <w:sz w:val="26"/>
            <w:szCs w:val="26"/>
            <w:rPrChange w:id="1122" w:author="Nguyen Toan" w:date="2018-05-19T19:00:00Z">
              <w:rPr>
                <w:noProof/>
                <w:webHidden/>
              </w:rPr>
            </w:rPrChange>
          </w:rPr>
          <w:fldChar w:fldCharType="begin"/>
        </w:r>
        <w:r w:rsidRPr="008E5C20">
          <w:rPr>
            <w:rFonts w:ascii="Times New Roman" w:hAnsi="Times New Roman" w:cs="Times New Roman"/>
            <w:noProof/>
            <w:webHidden/>
            <w:sz w:val="26"/>
            <w:szCs w:val="26"/>
            <w:rPrChange w:id="1123" w:author="Nguyen Toan" w:date="2018-05-19T19:00:00Z">
              <w:rPr>
                <w:noProof/>
                <w:webHidden/>
              </w:rPr>
            </w:rPrChange>
          </w:rPr>
          <w:instrText xml:space="preserve"> PAGEREF _Toc514519765 \h </w:instrText>
        </w:r>
        <w:r w:rsidRPr="008E5C20">
          <w:rPr>
            <w:rFonts w:ascii="Times New Roman" w:hAnsi="Times New Roman" w:cs="Times New Roman"/>
            <w:noProof/>
            <w:webHidden/>
            <w:sz w:val="26"/>
            <w:szCs w:val="26"/>
            <w:rPrChange w:id="1124" w:author="Nguyen Toan" w:date="2018-05-19T19:00:00Z">
              <w:rPr>
                <w:noProof/>
                <w:webHidden/>
              </w:rPr>
            </w:rPrChange>
          </w:rPr>
        </w:r>
      </w:ins>
      <w:r w:rsidRPr="008E5C20">
        <w:rPr>
          <w:rFonts w:ascii="Times New Roman" w:hAnsi="Times New Roman" w:cs="Times New Roman"/>
          <w:noProof/>
          <w:webHidden/>
          <w:sz w:val="26"/>
          <w:szCs w:val="26"/>
          <w:rPrChange w:id="1125" w:author="Nguyen Toan" w:date="2018-05-19T19:00:00Z">
            <w:rPr>
              <w:noProof/>
              <w:webHidden/>
            </w:rPr>
          </w:rPrChange>
        </w:rPr>
        <w:fldChar w:fldCharType="separate"/>
      </w:r>
      <w:ins w:id="1126" w:author="Nguyen Toan" w:date="2018-05-19T19:00:00Z">
        <w:r w:rsidRPr="008E5C20">
          <w:rPr>
            <w:rFonts w:ascii="Times New Roman" w:hAnsi="Times New Roman" w:cs="Times New Roman"/>
            <w:noProof/>
            <w:webHidden/>
            <w:sz w:val="26"/>
            <w:szCs w:val="26"/>
            <w:rPrChange w:id="1127" w:author="Nguyen Toan" w:date="2018-05-19T19:00:00Z">
              <w:rPr>
                <w:noProof/>
                <w:webHidden/>
              </w:rPr>
            </w:rPrChange>
          </w:rPr>
          <w:t>19</w:t>
        </w:r>
        <w:r w:rsidRPr="008E5C20">
          <w:rPr>
            <w:rFonts w:ascii="Times New Roman" w:hAnsi="Times New Roman" w:cs="Times New Roman"/>
            <w:noProof/>
            <w:webHidden/>
            <w:sz w:val="26"/>
            <w:szCs w:val="26"/>
            <w:rPrChange w:id="1128"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129" w:author="Nguyen Toan" w:date="2018-05-19T19:00:00Z">
              <w:rPr>
                <w:rStyle w:val="Hyperlink"/>
                <w:noProof/>
              </w:rPr>
            </w:rPrChange>
          </w:rPr>
          <w:fldChar w:fldCharType="end"/>
        </w:r>
      </w:ins>
    </w:p>
    <w:p w14:paraId="731A08A7" w14:textId="77777777" w:rsidR="008E5C20" w:rsidRPr="008E5C20" w:rsidRDefault="008E5C20" w:rsidP="008E5C20">
      <w:pPr>
        <w:pStyle w:val="TableofFigures"/>
        <w:tabs>
          <w:tab w:val="right" w:leader="dot" w:pos="9395"/>
        </w:tabs>
        <w:rPr>
          <w:ins w:id="1130" w:author="Nguyen Toan" w:date="2018-05-19T19:00:00Z"/>
          <w:rFonts w:ascii="Times New Roman" w:eastAsiaTheme="minorEastAsia" w:hAnsi="Times New Roman" w:cs="Times New Roman"/>
          <w:noProof/>
          <w:color w:val="auto"/>
          <w:sz w:val="26"/>
          <w:szCs w:val="26"/>
          <w:lang w:val="en-US"/>
          <w:rPrChange w:id="1131" w:author="Nguyen Toan" w:date="2018-05-19T19:00:00Z">
            <w:rPr>
              <w:ins w:id="1132" w:author="Nguyen Toan" w:date="2018-05-19T19:00:00Z"/>
              <w:rFonts w:asciiTheme="minorHAnsi" w:eastAsiaTheme="minorEastAsia" w:hAnsiTheme="minorHAnsi" w:cstheme="minorBidi"/>
              <w:noProof/>
              <w:color w:val="auto"/>
              <w:lang w:val="en-US"/>
            </w:rPr>
          </w:rPrChange>
        </w:rPr>
        <w:pPrChange w:id="1133" w:author="Nguyen Toan" w:date="2018-05-19T19:00:00Z">
          <w:pPr>
            <w:pStyle w:val="TableofFigures"/>
            <w:tabs>
              <w:tab w:val="right" w:leader="dot" w:pos="9395"/>
            </w:tabs>
          </w:pPr>
        </w:pPrChange>
      </w:pPr>
      <w:ins w:id="1134" w:author="Nguyen Toan" w:date="2018-05-19T19:00:00Z">
        <w:r w:rsidRPr="008E5C20">
          <w:rPr>
            <w:rStyle w:val="Hyperlink"/>
            <w:rFonts w:ascii="Times New Roman" w:hAnsi="Times New Roman" w:cs="Times New Roman"/>
            <w:noProof/>
            <w:sz w:val="26"/>
            <w:szCs w:val="26"/>
            <w:rPrChange w:id="1135"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136"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137" w:author="Nguyen Toan" w:date="2018-05-19T19:00:00Z">
              <w:rPr>
                <w:noProof/>
              </w:rPr>
            </w:rPrChange>
          </w:rPr>
          <w:instrText>HYPERLINK \l "_Toc514519766"</w:instrText>
        </w:r>
        <w:r w:rsidRPr="008E5C20">
          <w:rPr>
            <w:rStyle w:val="Hyperlink"/>
            <w:rFonts w:ascii="Times New Roman" w:hAnsi="Times New Roman" w:cs="Times New Roman"/>
            <w:noProof/>
            <w:sz w:val="26"/>
            <w:szCs w:val="26"/>
            <w:rPrChange w:id="1138"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139" w:author="Nguyen Toan" w:date="2018-05-19T19:00:00Z">
              <w:rPr>
                <w:rStyle w:val="Hyperlink"/>
                <w:noProof/>
              </w:rPr>
            </w:rPrChange>
          </w:rPr>
        </w:r>
        <w:r w:rsidRPr="008E5C20">
          <w:rPr>
            <w:rStyle w:val="Hyperlink"/>
            <w:rFonts w:ascii="Times New Roman" w:hAnsi="Times New Roman" w:cs="Times New Roman"/>
            <w:noProof/>
            <w:sz w:val="26"/>
            <w:szCs w:val="26"/>
            <w:rPrChange w:id="1140"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141" w:author="Nguyen Toan" w:date="2018-05-19T19:00:00Z">
              <w:rPr>
                <w:rStyle w:val="Hyperlink"/>
                <w:rFonts w:ascii="Times New Roman" w:hAnsi="Times New Roman" w:cs="Times New Roman"/>
                <w:noProof/>
              </w:rPr>
            </w:rPrChange>
          </w:rPr>
          <w:t>Hình 1.7. Kiến trúc hệ thống IB mới</w:t>
        </w:r>
        <w:r w:rsidRPr="008E5C20">
          <w:rPr>
            <w:rFonts w:ascii="Times New Roman" w:hAnsi="Times New Roman" w:cs="Times New Roman"/>
            <w:noProof/>
            <w:webHidden/>
            <w:sz w:val="26"/>
            <w:szCs w:val="26"/>
            <w:rPrChange w:id="1142" w:author="Nguyen Toan" w:date="2018-05-19T19:00:00Z">
              <w:rPr>
                <w:noProof/>
                <w:webHidden/>
              </w:rPr>
            </w:rPrChange>
          </w:rPr>
          <w:tab/>
        </w:r>
        <w:r w:rsidRPr="008E5C20">
          <w:rPr>
            <w:rFonts w:ascii="Times New Roman" w:hAnsi="Times New Roman" w:cs="Times New Roman"/>
            <w:noProof/>
            <w:webHidden/>
            <w:sz w:val="26"/>
            <w:szCs w:val="26"/>
            <w:rPrChange w:id="1143" w:author="Nguyen Toan" w:date="2018-05-19T19:00:00Z">
              <w:rPr>
                <w:noProof/>
                <w:webHidden/>
              </w:rPr>
            </w:rPrChange>
          </w:rPr>
          <w:fldChar w:fldCharType="begin"/>
        </w:r>
        <w:r w:rsidRPr="008E5C20">
          <w:rPr>
            <w:rFonts w:ascii="Times New Roman" w:hAnsi="Times New Roman" w:cs="Times New Roman"/>
            <w:noProof/>
            <w:webHidden/>
            <w:sz w:val="26"/>
            <w:szCs w:val="26"/>
            <w:rPrChange w:id="1144" w:author="Nguyen Toan" w:date="2018-05-19T19:00:00Z">
              <w:rPr>
                <w:noProof/>
                <w:webHidden/>
              </w:rPr>
            </w:rPrChange>
          </w:rPr>
          <w:instrText xml:space="preserve"> PAGEREF _Toc514519766 \h </w:instrText>
        </w:r>
        <w:r w:rsidRPr="008E5C20">
          <w:rPr>
            <w:rFonts w:ascii="Times New Roman" w:hAnsi="Times New Roman" w:cs="Times New Roman"/>
            <w:noProof/>
            <w:webHidden/>
            <w:sz w:val="26"/>
            <w:szCs w:val="26"/>
            <w:rPrChange w:id="1145" w:author="Nguyen Toan" w:date="2018-05-19T19:00:00Z">
              <w:rPr>
                <w:noProof/>
                <w:webHidden/>
              </w:rPr>
            </w:rPrChange>
          </w:rPr>
        </w:r>
      </w:ins>
      <w:r w:rsidRPr="008E5C20">
        <w:rPr>
          <w:rFonts w:ascii="Times New Roman" w:hAnsi="Times New Roman" w:cs="Times New Roman"/>
          <w:noProof/>
          <w:webHidden/>
          <w:sz w:val="26"/>
          <w:szCs w:val="26"/>
          <w:rPrChange w:id="1146" w:author="Nguyen Toan" w:date="2018-05-19T19:00:00Z">
            <w:rPr>
              <w:noProof/>
              <w:webHidden/>
            </w:rPr>
          </w:rPrChange>
        </w:rPr>
        <w:fldChar w:fldCharType="separate"/>
      </w:r>
      <w:ins w:id="1147" w:author="Nguyen Toan" w:date="2018-05-19T19:00:00Z">
        <w:r w:rsidRPr="008E5C20">
          <w:rPr>
            <w:rFonts w:ascii="Times New Roman" w:hAnsi="Times New Roman" w:cs="Times New Roman"/>
            <w:noProof/>
            <w:webHidden/>
            <w:sz w:val="26"/>
            <w:szCs w:val="26"/>
            <w:rPrChange w:id="1148" w:author="Nguyen Toan" w:date="2018-05-19T19:00:00Z">
              <w:rPr>
                <w:noProof/>
                <w:webHidden/>
              </w:rPr>
            </w:rPrChange>
          </w:rPr>
          <w:t>20</w:t>
        </w:r>
        <w:r w:rsidRPr="008E5C20">
          <w:rPr>
            <w:rFonts w:ascii="Times New Roman" w:hAnsi="Times New Roman" w:cs="Times New Roman"/>
            <w:noProof/>
            <w:webHidden/>
            <w:sz w:val="26"/>
            <w:szCs w:val="26"/>
            <w:rPrChange w:id="1149"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150" w:author="Nguyen Toan" w:date="2018-05-19T19:00:00Z">
              <w:rPr>
                <w:rStyle w:val="Hyperlink"/>
                <w:noProof/>
              </w:rPr>
            </w:rPrChange>
          </w:rPr>
          <w:fldChar w:fldCharType="end"/>
        </w:r>
      </w:ins>
    </w:p>
    <w:p w14:paraId="48CAE7E7" w14:textId="77777777" w:rsidR="008E5C20" w:rsidRPr="008E5C20" w:rsidRDefault="008E5C20" w:rsidP="008E5C20">
      <w:pPr>
        <w:pStyle w:val="TableofFigures"/>
        <w:tabs>
          <w:tab w:val="right" w:leader="dot" w:pos="9395"/>
        </w:tabs>
        <w:rPr>
          <w:ins w:id="1151" w:author="Nguyen Toan" w:date="2018-05-19T19:00:00Z"/>
          <w:rFonts w:ascii="Times New Roman" w:eastAsiaTheme="minorEastAsia" w:hAnsi="Times New Roman" w:cs="Times New Roman"/>
          <w:noProof/>
          <w:color w:val="auto"/>
          <w:sz w:val="26"/>
          <w:szCs w:val="26"/>
          <w:lang w:val="en-US"/>
          <w:rPrChange w:id="1152" w:author="Nguyen Toan" w:date="2018-05-19T19:00:00Z">
            <w:rPr>
              <w:ins w:id="1153" w:author="Nguyen Toan" w:date="2018-05-19T19:00:00Z"/>
              <w:rFonts w:asciiTheme="minorHAnsi" w:eastAsiaTheme="minorEastAsia" w:hAnsiTheme="minorHAnsi" w:cstheme="minorBidi"/>
              <w:noProof/>
              <w:color w:val="auto"/>
              <w:lang w:val="en-US"/>
            </w:rPr>
          </w:rPrChange>
        </w:rPr>
        <w:pPrChange w:id="1154" w:author="Nguyen Toan" w:date="2018-05-19T19:00:00Z">
          <w:pPr>
            <w:pStyle w:val="TableofFigures"/>
            <w:tabs>
              <w:tab w:val="right" w:leader="dot" w:pos="9395"/>
            </w:tabs>
          </w:pPr>
        </w:pPrChange>
      </w:pPr>
      <w:ins w:id="1155" w:author="Nguyen Toan" w:date="2018-05-19T19:00:00Z">
        <w:r w:rsidRPr="008E5C20">
          <w:rPr>
            <w:rStyle w:val="Hyperlink"/>
            <w:rFonts w:ascii="Times New Roman" w:hAnsi="Times New Roman" w:cs="Times New Roman"/>
            <w:noProof/>
            <w:sz w:val="26"/>
            <w:szCs w:val="26"/>
            <w:rPrChange w:id="1156"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157"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158" w:author="Nguyen Toan" w:date="2018-05-19T19:00:00Z">
              <w:rPr>
                <w:noProof/>
              </w:rPr>
            </w:rPrChange>
          </w:rPr>
          <w:instrText>HYPERLINK \l "_Toc514519767"</w:instrText>
        </w:r>
        <w:r w:rsidRPr="008E5C20">
          <w:rPr>
            <w:rStyle w:val="Hyperlink"/>
            <w:rFonts w:ascii="Times New Roman" w:hAnsi="Times New Roman" w:cs="Times New Roman"/>
            <w:noProof/>
            <w:sz w:val="26"/>
            <w:szCs w:val="26"/>
            <w:rPrChange w:id="1159"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160" w:author="Nguyen Toan" w:date="2018-05-19T19:00:00Z">
              <w:rPr>
                <w:rStyle w:val="Hyperlink"/>
                <w:noProof/>
              </w:rPr>
            </w:rPrChange>
          </w:rPr>
        </w:r>
        <w:r w:rsidRPr="008E5C20">
          <w:rPr>
            <w:rStyle w:val="Hyperlink"/>
            <w:rFonts w:ascii="Times New Roman" w:hAnsi="Times New Roman" w:cs="Times New Roman"/>
            <w:noProof/>
            <w:sz w:val="26"/>
            <w:szCs w:val="26"/>
            <w:rPrChange w:id="1161"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162" w:author="Nguyen Toan" w:date="2018-05-19T19:00:00Z">
              <w:rPr>
                <w:rStyle w:val="Hyperlink"/>
                <w:noProof/>
              </w:rPr>
            </w:rPrChange>
          </w:rPr>
          <w:t>Hình 1.8: Quy trình tích hợp liên tục</w:t>
        </w:r>
        <w:r w:rsidRPr="008E5C20">
          <w:rPr>
            <w:rFonts w:ascii="Times New Roman" w:hAnsi="Times New Roman" w:cs="Times New Roman"/>
            <w:noProof/>
            <w:webHidden/>
            <w:sz w:val="26"/>
            <w:szCs w:val="26"/>
            <w:rPrChange w:id="1163" w:author="Nguyen Toan" w:date="2018-05-19T19:00:00Z">
              <w:rPr>
                <w:noProof/>
                <w:webHidden/>
              </w:rPr>
            </w:rPrChange>
          </w:rPr>
          <w:tab/>
        </w:r>
        <w:r w:rsidRPr="008E5C20">
          <w:rPr>
            <w:rFonts w:ascii="Times New Roman" w:hAnsi="Times New Roman" w:cs="Times New Roman"/>
            <w:noProof/>
            <w:webHidden/>
            <w:sz w:val="26"/>
            <w:szCs w:val="26"/>
            <w:rPrChange w:id="1164" w:author="Nguyen Toan" w:date="2018-05-19T19:00:00Z">
              <w:rPr>
                <w:noProof/>
                <w:webHidden/>
              </w:rPr>
            </w:rPrChange>
          </w:rPr>
          <w:fldChar w:fldCharType="begin"/>
        </w:r>
        <w:r w:rsidRPr="008E5C20">
          <w:rPr>
            <w:rFonts w:ascii="Times New Roman" w:hAnsi="Times New Roman" w:cs="Times New Roman"/>
            <w:noProof/>
            <w:webHidden/>
            <w:sz w:val="26"/>
            <w:szCs w:val="26"/>
            <w:rPrChange w:id="1165" w:author="Nguyen Toan" w:date="2018-05-19T19:00:00Z">
              <w:rPr>
                <w:noProof/>
                <w:webHidden/>
              </w:rPr>
            </w:rPrChange>
          </w:rPr>
          <w:instrText xml:space="preserve"> PAGEREF _Toc514519767 \h </w:instrText>
        </w:r>
        <w:r w:rsidRPr="008E5C20">
          <w:rPr>
            <w:rFonts w:ascii="Times New Roman" w:hAnsi="Times New Roman" w:cs="Times New Roman"/>
            <w:noProof/>
            <w:webHidden/>
            <w:sz w:val="26"/>
            <w:szCs w:val="26"/>
            <w:rPrChange w:id="1166" w:author="Nguyen Toan" w:date="2018-05-19T19:00:00Z">
              <w:rPr>
                <w:noProof/>
                <w:webHidden/>
              </w:rPr>
            </w:rPrChange>
          </w:rPr>
        </w:r>
      </w:ins>
      <w:r w:rsidRPr="008E5C20">
        <w:rPr>
          <w:rFonts w:ascii="Times New Roman" w:hAnsi="Times New Roman" w:cs="Times New Roman"/>
          <w:noProof/>
          <w:webHidden/>
          <w:sz w:val="26"/>
          <w:szCs w:val="26"/>
          <w:rPrChange w:id="1167" w:author="Nguyen Toan" w:date="2018-05-19T19:00:00Z">
            <w:rPr>
              <w:noProof/>
              <w:webHidden/>
            </w:rPr>
          </w:rPrChange>
        </w:rPr>
        <w:fldChar w:fldCharType="separate"/>
      </w:r>
      <w:ins w:id="1168" w:author="Nguyen Toan" w:date="2018-05-19T19:00:00Z">
        <w:r w:rsidRPr="008E5C20">
          <w:rPr>
            <w:rFonts w:ascii="Times New Roman" w:hAnsi="Times New Roman" w:cs="Times New Roman"/>
            <w:noProof/>
            <w:webHidden/>
            <w:sz w:val="26"/>
            <w:szCs w:val="26"/>
            <w:rPrChange w:id="1169" w:author="Nguyen Toan" w:date="2018-05-19T19:00:00Z">
              <w:rPr>
                <w:noProof/>
                <w:webHidden/>
              </w:rPr>
            </w:rPrChange>
          </w:rPr>
          <w:t>21</w:t>
        </w:r>
        <w:r w:rsidRPr="008E5C20">
          <w:rPr>
            <w:rFonts w:ascii="Times New Roman" w:hAnsi="Times New Roman" w:cs="Times New Roman"/>
            <w:noProof/>
            <w:webHidden/>
            <w:sz w:val="26"/>
            <w:szCs w:val="26"/>
            <w:rPrChange w:id="1170"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171" w:author="Nguyen Toan" w:date="2018-05-19T19:00:00Z">
              <w:rPr>
                <w:rStyle w:val="Hyperlink"/>
                <w:noProof/>
              </w:rPr>
            </w:rPrChange>
          </w:rPr>
          <w:fldChar w:fldCharType="end"/>
        </w:r>
      </w:ins>
    </w:p>
    <w:p w14:paraId="2B2F5EDD" w14:textId="77777777" w:rsidR="008E5C20" w:rsidRPr="008E5C20" w:rsidRDefault="008E5C20" w:rsidP="008E5C20">
      <w:pPr>
        <w:pStyle w:val="TableofFigures"/>
        <w:tabs>
          <w:tab w:val="right" w:leader="dot" w:pos="9395"/>
        </w:tabs>
        <w:rPr>
          <w:ins w:id="1172" w:author="Nguyen Toan" w:date="2018-05-19T19:00:00Z"/>
          <w:rFonts w:ascii="Times New Roman" w:eastAsiaTheme="minorEastAsia" w:hAnsi="Times New Roman" w:cs="Times New Roman"/>
          <w:noProof/>
          <w:color w:val="auto"/>
          <w:sz w:val="26"/>
          <w:szCs w:val="26"/>
          <w:lang w:val="en-US"/>
          <w:rPrChange w:id="1173" w:author="Nguyen Toan" w:date="2018-05-19T19:00:00Z">
            <w:rPr>
              <w:ins w:id="1174" w:author="Nguyen Toan" w:date="2018-05-19T19:00:00Z"/>
              <w:rFonts w:asciiTheme="minorHAnsi" w:eastAsiaTheme="minorEastAsia" w:hAnsiTheme="minorHAnsi" w:cstheme="minorBidi"/>
              <w:noProof/>
              <w:color w:val="auto"/>
              <w:lang w:val="en-US"/>
            </w:rPr>
          </w:rPrChange>
        </w:rPr>
        <w:pPrChange w:id="1175" w:author="Nguyen Toan" w:date="2018-05-19T19:00:00Z">
          <w:pPr>
            <w:pStyle w:val="TableofFigures"/>
            <w:tabs>
              <w:tab w:val="right" w:leader="dot" w:pos="9395"/>
            </w:tabs>
          </w:pPr>
        </w:pPrChange>
      </w:pPr>
      <w:ins w:id="1176" w:author="Nguyen Toan" w:date="2018-05-19T19:00:00Z">
        <w:r w:rsidRPr="008E5C20">
          <w:rPr>
            <w:rStyle w:val="Hyperlink"/>
            <w:rFonts w:ascii="Times New Roman" w:hAnsi="Times New Roman" w:cs="Times New Roman"/>
            <w:noProof/>
            <w:sz w:val="26"/>
            <w:szCs w:val="26"/>
            <w:rPrChange w:id="1177"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178"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179" w:author="Nguyen Toan" w:date="2018-05-19T19:00:00Z">
              <w:rPr>
                <w:noProof/>
              </w:rPr>
            </w:rPrChange>
          </w:rPr>
          <w:instrText>HYPERLINK \l "_Toc514519768"</w:instrText>
        </w:r>
        <w:r w:rsidRPr="008E5C20">
          <w:rPr>
            <w:rStyle w:val="Hyperlink"/>
            <w:rFonts w:ascii="Times New Roman" w:hAnsi="Times New Roman" w:cs="Times New Roman"/>
            <w:noProof/>
            <w:sz w:val="26"/>
            <w:szCs w:val="26"/>
            <w:rPrChange w:id="1180"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181" w:author="Nguyen Toan" w:date="2018-05-19T19:00:00Z">
              <w:rPr>
                <w:rStyle w:val="Hyperlink"/>
                <w:noProof/>
              </w:rPr>
            </w:rPrChange>
          </w:rPr>
        </w:r>
        <w:r w:rsidRPr="008E5C20">
          <w:rPr>
            <w:rStyle w:val="Hyperlink"/>
            <w:rFonts w:ascii="Times New Roman" w:hAnsi="Times New Roman" w:cs="Times New Roman"/>
            <w:noProof/>
            <w:sz w:val="26"/>
            <w:szCs w:val="26"/>
            <w:rPrChange w:id="1182"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183" w:author="Nguyen Toan" w:date="2018-05-19T19:00:00Z">
              <w:rPr>
                <w:rStyle w:val="Hyperlink"/>
                <w:noProof/>
              </w:rPr>
            </w:rPrChange>
          </w:rPr>
          <w:t>Hình 1.9: Quy trình chuyển giao liên tục</w:t>
        </w:r>
        <w:r w:rsidRPr="008E5C20">
          <w:rPr>
            <w:rFonts w:ascii="Times New Roman" w:hAnsi="Times New Roman" w:cs="Times New Roman"/>
            <w:noProof/>
            <w:webHidden/>
            <w:sz w:val="26"/>
            <w:szCs w:val="26"/>
            <w:rPrChange w:id="1184" w:author="Nguyen Toan" w:date="2018-05-19T19:00:00Z">
              <w:rPr>
                <w:noProof/>
                <w:webHidden/>
              </w:rPr>
            </w:rPrChange>
          </w:rPr>
          <w:tab/>
        </w:r>
        <w:r w:rsidRPr="008E5C20">
          <w:rPr>
            <w:rFonts w:ascii="Times New Roman" w:hAnsi="Times New Roman" w:cs="Times New Roman"/>
            <w:noProof/>
            <w:webHidden/>
            <w:sz w:val="26"/>
            <w:szCs w:val="26"/>
            <w:rPrChange w:id="1185" w:author="Nguyen Toan" w:date="2018-05-19T19:00:00Z">
              <w:rPr>
                <w:noProof/>
                <w:webHidden/>
              </w:rPr>
            </w:rPrChange>
          </w:rPr>
          <w:fldChar w:fldCharType="begin"/>
        </w:r>
        <w:r w:rsidRPr="008E5C20">
          <w:rPr>
            <w:rFonts w:ascii="Times New Roman" w:hAnsi="Times New Roman" w:cs="Times New Roman"/>
            <w:noProof/>
            <w:webHidden/>
            <w:sz w:val="26"/>
            <w:szCs w:val="26"/>
            <w:rPrChange w:id="1186" w:author="Nguyen Toan" w:date="2018-05-19T19:00:00Z">
              <w:rPr>
                <w:noProof/>
                <w:webHidden/>
              </w:rPr>
            </w:rPrChange>
          </w:rPr>
          <w:instrText xml:space="preserve"> PAGEREF _Toc514519768 \h </w:instrText>
        </w:r>
        <w:r w:rsidRPr="008E5C20">
          <w:rPr>
            <w:rFonts w:ascii="Times New Roman" w:hAnsi="Times New Roman" w:cs="Times New Roman"/>
            <w:noProof/>
            <w:webHidden/>
            <w:sz w:val="26"/>
            <w:szCs w:val="26"/>
            <w:rPrChange w:id="1187" w:author="Nguyen Toan" w:date="2018-05-19T19:00:00Z">
              <w:rPr>
                <w:noProof/>
                <w:webHidden/>
              </w:rPr>
            </w:rPrChange>
          </w:rPr>
        </w:r>
      </w:ins>
      <w:r w:rsidRPr="008E5C20">
        <w:rPr>
          <w:rFonts w:ascii="Times New Roman" w:hAnsi="Times New Roman" w:cs="Times New Roman"/>
          <w:noProof/>
          <w:webHidden/>
          <w:sz w:val="26"/>
          <w:szCs w:val="26"/>
          <w:rPrChange w:id="1188" w:author="Nguyen Toan" w:date="2018-05-19T19:00:00Z">
            <w:rPr>
              <w:noProof/>
              <w:webHidden/>
            </w:rPr>
          </w:rPrChange>
        </w:rPr>
        <w:fldChar w:fldCharType="separate"/>
      </w:r>
      <w:ins w:id="1189" w:author="Nguyen Toan" w:date="2018-05-19T19:00:00Z">
        <w:r w:rsidRPr="008E5C20">
          <w:rPr>
            <w:rFonts w:ascii="Times New Roman" w:hAnsi="Times New Roman" w:cs="Times New Roman"/>
            <w:noProof/>
            <w:webHidden/>
            <w:sz w:val="26"/>
            <w:szCs w:val="26"/>
            <w:rPrChange w:id="1190" w:author="Nguyen Toan" w:date="2018-05-19T19:00:00Z">
              <w:rPr>
                <w:noProof/>
                <w:webHidden/>
              </w:rPr>
            </w:rPrChange>
          </w:rPr>
          <w:t>22</w:t>
        </w:r>
        <w:r w:rsidRPr="008E5C20">
          <w:rPr>
            <w:rFonts w:ascii="Times New Roman" w:hAnsi="Times New Roman" w:cs="Times New Roman"/>
            <w:noProof/>
            <w:webHidden/>
            <w:sz w:val="26"/>
            <w:szCs w:val="26"/>
            <w:rPrChange w:id="1191"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192" w:author="Nguyen Toan" w:date="2018-05-19T19:00:00Z">
              <w:rPr>
                <w:rStyle w:val="Hyperlink"/>
                <w:noProof/>
              </w:rPr>
            </w:rPrChange>
          </w:rPr>
          <w:fldChar w:fldCharType="end"/>
        </w:r>
      </w:ins>
    </w:p>
    <w:p w14:paraId="535704DF" w14:textId="77777777" w:rsidR="008E5C20" w:rsidRPr="008E5C20" w:rsidRDefault="008E5C20" w:rsidP="008E5C20">
      <w:pPr>
        <w:pStyle w:val="TableofFigures"/>
        <w:tabs>
          <w:tab w:val="right" w:leader="dot" w:pos="9395"/>
        </w:tabs>
        <w:rPr>
          <w:ins w:id="1193" w:author="Nguyen Toan" w:date="2018-05-19T19:00:00Z"/>
          <w:rFonts w:ascii="Times New Roman" w:eastAsiaTheme="minorEastAsia" w:hAnsi="Times New Roman" w:cs="Times New Roman"/>
          <w:noProof/>
          <w:color w:val="auto"/>
          <w:sz w:val="26"/>
          <w:szCs w:val="26"/>
          <w:lang w:val="en-US"/>
          <w:rPrChange w:id="1194" w:author="Nguyen Toan" w:date="2018-05-19T19:00:00Z">
            <w:rPr>
              <w:ins w:id="1195" w:author="Nguyen Toan" w:date="2018-05-19T19:00:00Z"/>
              <w:rFonts w:asciiTheme="minorHAnsi" w:eastAsiaTheme="minorEastAsia" w:hAnsiTheme="minorHAnsi" w:cstheme="minorBidi"/>
              <w:noProof/>
              <w:color w:val="auto"/>
              <w:lang w:val="en-US"/>
            </w:rPr>
          </w:rPrChange>
        </w:rPr>
        <w:pPrChange w:id="1196" w:author="Nguyen Toan" w:date="2018-05-19T19:00:00Z">
          <w:pPr>
            <w:pStyle w:val="TableofFigures"/>
            <w:tabs>
              <w:tab w:val="right" w:leader="dot" w:pos="9395"/>
            </w:tabs>
          </w:pPr>
        </w:pPrChange>
      </w:pPr>
      <w:ins w:id="1197" w:author="Nguyen Toan" w:date="2018-05-19T19:00:00Z">
        <w:r w:rsidRPr="008E5C20">
          <w:rPr>
            <w:rStyle w:val="Hyperlink"/>
            <w:rFonts w:ascii="Times New Roman" w:hAnsi="Times New Roman" w:cs="Times New Roman"/>
            <w:noProof/>
            <w:sz w:val="26"/>
            <w:szCs w:val="26"/>
            <w:rPrChange w:id="1198"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199"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200" w:author="Nguyen Toan" w:date="2018-05-19T19:00:00Z">
              <w:rPr>
                <w:noProof/>
              </w:rPr>
            </w:rPrChange>
          </w:rPr>
          <w:instrText>HYPERLINK \l "_Toc514519769"</w:instrText>
        </w:r>
        <w:r w:rsidRPr="008E5C20">
          <w:rPr>
            <w:rStyle w:val="Hyperlink"/>
            <w:rFonts w:ascii="Times New Roman" w:hAnsi="Times New Roman" w:cs="Times New Roman"/>
            <w:noProof/>
            <w:sz w:val="26"/>
            <w:szCs w:val="26"/>
            <w:rPrChange w:id="1201"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202" w:author="Nguyen Toan" w:date="2018-05-19T19:00:00Z">
              <w:rPr>
                <w:rStyle w:val="Hyperlink"/>
                <w:noProof/>
              </w:rPr>
            </w:rPrChange>
          </w:rPr>
        </w:r>
        <w:r w:rsidRPr="008E5C20">
          <w:rPr>
            <w:rStyle w:val="Hyperlink"/>
            <w:rFonts w:ascii="Times New Roman" w:hAnsi="Times New Roman" w:cs="Times New Roman"/>
            <w:noProof/>
            <w:sz w:val="26"/>
            <w:szCs w:val="26"/>
            <w:rPrChange w:id="1203"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204" w:author="Nguyen Toan" w:date="2018-05-19T19:00:00Z">
              <w:rPr>
                <w:rStyle w:val="Hyperlink"/>
                <w:noProof/>
              </w:rPr>
            </w:rPrChange>
          </w:rPr>
          <w:t>Hình 1.10: Dòng triển khai</w:t>
        </w:r>
        <w:r w:rsidRPr="008E5C20">
          <w:rPr>
            <w:rFonts w:ascii="Times New Roman" w:hAnsi="Times New Roman" w:cs="Times New Roman"/>
            <w:noProof/>
            <w:webHidden/>
            <w:sz w:val="26"/>
            <w:szCs w:val="26"/>
            <w:rPrChange w:id="1205" w:author="Nguyen Toan" w:date="2018-05-19T19:00:00Z">
              <w:rPr>
                <w:noProof/>
                <w:webHidden/>
              </w:rPr>
            </w:rPrChange>
          </w:rPr>
          <w:tab/>
        </w:r>
        <w:r w:rsidRPr="008E5C20">
          <w:rPr>
            <w:rFonts w:ascii="Times New Roman" w:hAnsi="Times New Roman" w:cs="Times New Roman"/>
            <w:noProof/>
            <w:webHidden/>
            <w:sz w:val="26"/>
            <w:szCs w:val="26"/>
            <w:rPrChange w:id="1206" w:author="Nguyen Toan" w:date="2018-05-19T19:00:00Z">
              <w:rPr>
                <w:noProof/>
                <w:webHidden/>
              </w:rPr>
            </w:rPrChange>
          </w:rPr>
          <w:fldChar w:fldCharType="begin"/>
        </w:r>
        <w:r w:rsidRPr="008E5C20">
          <w:rPr>
            <w:rFonts w:ascii="Times New Roman" w:hAnsi="Times New Roman" w:cs="Times New Roman"/>
            <w:noProof/>
            <w:webHidden/>
            <w:sz w:val="26"/>
            <w:szCs w:val="26"/>
            <w:rPrChange w:id="1207" w:author="Nguyen Toan" w:date="2018-05-19T19:00:00Z">
              <w:rPr>
                <w:noProof/>
                <w:webHidden/>
              </w:rPr>
            </w:rPrChange>
          </w:rPr>
          <w:instrText xml:space="preserve"> PAGEREF _Toc514519769 \h </w:instrText>
        </w:r>
        <w:r w:rsidRPr="008E5C20">
          <w:rPr>
            <w:rFonts w:ascii="Times New Roman" w:hAnsi="Times New Roman" w:cs="Times New Roman"/>
            <w:noProof/>
            <w:webHidden/>
            <w:sz w:val="26"/>
            <w:szCs w:val="26"/>
            <w:rPrChange w:id="1208" w:author="Nguyen Toan" w:date="2018-05-19T19:00:00Z">
              <w:rPr>
                <w:noProof/>
                <w:webHidden/>
              </w:rPr>
            </w:rPrChange>
          </w:rPr>
        </w:r>
      </w:ins>
      <w:r w:rsidRPr="008E5C20">
        <w:rPr>
          <w:rFonts w:ascii="Times New Roman" w:hAnsi="Times New Roman" w:cs="Times New Roman"/>
          <w:noProof/>
          <w:webHidden/>
          <w:sz w:val="26"/>
          <w:szCs w:val="26"/>
          <w:rPrChange w:id="1209" w:author="Nguyen Toan" w:date="2018-05-19T19:00:00Z">
            <w:rPr>
              <w:noProof/>
              <w:webHidden/>
            </w:rPr>
          </w:rPrChange>
        </w:rPr>
        <w:fldChar w:fldCharType="separate"/>
      </w:r>
      <w:ins w:id="1210" w:author="Nguyen Toan" w:date="2018-05-19T19:00:00Z">
        <w:r w:rsidRPr="008E5C20">
          <w:rPr>
            <w:rFonts w:ascii="Times New Roman" w:hAnsi="Times New Roman" w:cs="Times New Roman"/>
            <w:noProof/>
            <w:webHidden/>
            <w:sz w:val="26"/>
            <w:szCs w:val="26"/>
            <w:rPrChange w:id="1211" w:author="Nguyen Toan" w:date="2018-05-19T19:00:00Z">
              <w:rPr>
                <w:noProof/>
                <w:webHidden/>
              </w:rPr>
            </w:rPrChange>
          </w:rPr>
          <w:t>22</w:t>
        </w:r>
        <w:r w:rsidRPr="008E5C20">
          <w:rPr>
            <w:rFonts w:ascii="Times New Roman" w:hAnsi="Times New Roman" w:cs="Times New Roman"/>
            <w:noProof/>
            <w:webHidden/>
            <w:sz w:val="26"/>
            <w:szCs w:val="26"/>
            <w:rPrChange w:id="1212"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213" w:author="Nguyen Toan" w:date="2018-05-19T19:00:00Z">
              <w:rPr>
                <w:rStyle w:val="Hyperlink"/>
                <w:noProof/>
              </w:rPr>
            </w:rPrChange>
          </w:rPr>
          <w:fldChar w:fldCharType="end"/>
        </w:r>
      </w:ins>
    </w:p>
    <w:p w14:paraId="4C62CEE1" w14:textId="77777777" w:rsidR="008E5C20" w:rsidRPr="008E5C20" w:rsidRDefault="008E5C20" w:rsidP="008E5C20">
      <w:pPr>
        <w:pStyle w:val="TableofFigures"/>
        <w:tabs>
          <w:tab w:val="right" w:leader="dot" w:pos="9395"/>
        </w:tabs>
        <w:rPr>
          <w:ins w:id="1214" w:author="Nguyen Toan" w:date="2018-05-19T19:00:00Z"/>
          <w:rFonts w:ascii="Times New Roman" w:eastAsiaTheme="minorEastAsia" w:hAnsi="Times New Roman" w:cs="Times New Roman"/>
          <w:noProof/>
          <w:color w:val="auto"/>
          <w:sz w:val="26"/>
          <w:szCs w:val="26"/>
          <w:lang w:val="en-US"/>
          <w:rPrChange w:id="1215" w:author="Nguyen Toan" w:date="2018-05-19T19:00:00Z">
            <w:rPr>
              <w:ins w:id="1216" w:author="Nguyen Toan" w:date="2018-05-19T19:00:00Z"/>
              <w:rFonts w:asciiTheme="minorHAnsi" w:eastAsiaTheme="minorEastAsia" w:hAnsiTheme="minorHAnsi" w:cstheme="minorBidi"/>
              <w:noProof/>
              <w:color w:val="auto"/>
              <w:lang w:val="en-US"/>
            </w:rPr>
          </w:rPrChange>
        </w:rPr>
        <w:pPrChange w:id="1217" w:author="Nguyen Toan" w:date="2018-05-19T19:00:00Z">
          <w:pPr>
            <w:pStyle w:val="TableofFigures"/>
            <w:tabs>
              <w:tab w:val="right" w:leader="dot" w:pos="9395"/>
            </w:tabs>
          </w:pPr>
        </w:pPrChange>
      </w:pPr>
      <w:ins w:id="1218" w:author="Nguyen Toan" w:date="2018-05-19T19:00:00Z">
        <w:r w:rsidRPr="008E5C20">
          <w:rPr>
            <w:rStyle w:val="Hyperlink"/>
            <w:rFonts w:ascii="Times New Roman" w:hAnsi="Times New Roman" w:cs="Times New Roman"/>
            <w:noProof/>
            <w:sz w:val="26"/>
            <w:szCs w:val="26"/>
            <w:rPrChange w:id="1219"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220"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221" w:author="Nguyen Toan" w:date="2018-05-19T19:00:00Z">
              <w:rPr>
                <w:noProof/>
              </w:rPr>
            </w:rPrChange>
          </w:rPr>
          <w:instrText>HYPERLINK \l "_Toc514519770"</w:instrText>
        </w:r>
        <w:r w:rsidRPr="008E5C20">
          <w:rPr>
            <w:rStyle w:val="Hyperlink"/>
            <w:rFonts w:ascii="Times New Roman" w:hAnsi="Times New Roman" w:cs="Times New Roman"/>
            <w:noProof/>
            <w:sz w:val="26"/>
            <w:szCs w:val="26"/>
            <w:rPrChange w:id="1222"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223" w:author="Nguyen Toan" w:date="2018-05-19T19:00:00Z">
              <w:rPr>
                <w:rStyle w:val="Hyperlink"/>
                <w:noProof/>
              </w:rPr>
            </w:rPrChange>
          </w:rPr>
        </w:r>
        <w:r w:rsidRPr="008E5C20">
          <w:rPr>
            <w:rStyle w:val="Hyperlink"/>
            <w:rFonts w:ascii="Times New Roman" w:hAnsi="Times New Roman" w:cs="Times New Roman"/>
            <w:noProof/>
            <w:sz w:val="26"/>
            <w:szCs w:val="26"/>
            <w:rPrChange w:id="1224"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225" w:author="Nguyen Toan" w:date="2018-05-19T19:00:00Z">
              <w:rPr>
                <w:rStyle w:val="Hyperlink"/>
                <w:noProof/>
              </w:rPr>
            </w:rPrChange>
          </w:rPr>
          <w:t xml:space="preserve">Hình 1.11: Mô hình hoạt động của DVCS </w:t>
        </w:r>
        <w:r w:rsidRPr="008E5C20">
          <w:rPr>
            <w:rStyle w:val="Hyperlink"/>
            <w:rFonts w:ascii="Times New Roman" w:hAnsi="Times New Roman" w:cs="Times New Roman"/>
            <w:noProof/>
            <w:sz w:val="26"/>
            <w:szCs w:val="26"/>
            <w:lang w:val="en-US"/>
            <w:rPrChange w:id="1226" w:author="Nguyen Toan" w:date="2018-05-19T19:00:00Z">
              <w:rPr>
                <w:rStyle w:val="Hyperlink"/>
                <w:noProof/>
                <w:lang w:val="en-US"/>
              </w:rPr>
            </w:rPrChange>
          </w:rPr>
          <w:t>[10]</w:t>
        </w:r>
        <w:r w:rsidRPr="008E5C20">
          <w:rPr>
            <w:rStyle w:val="Hyperlink"/>
            <w:rFonts w:ascii="Times New Roman" w:hAnsi="Times New Roman" w:cs="Times New Roman"/>
            <w:noProof/>
            <w:sz w:val="26"/>
            <w:szCs w:val="26"/>
            <w:rPrChange w:id="1227" w:author="Nguyen Toan" w:date="2018-05-19T19:00:00Z">
              <w:rPr>
                <w:rStyle w:val="Hyperlink"/>
                <w:noProof/>
              </w:rPr>
            </w:rPrChange>
          </w:rPr>
          <w:t>.</w:t>
        </w:r>
        <w:r w:rsidRPr="008E5C20">
          <w:rPr>
            <w:rFonts w:ascii="Times New Roman" w:hAnsi="Times New Roman" w:cs="Times New Roman"/>
            <w:noProof/>
            <w:webHidden/>
            <w:sz w:val="26"/>
            <w:szCs w:val="26"/>
            <w:rPrChange w:id="1228" w:author="Nguyen Toan" w:date="2018-05-19T19:00:00Z">
              <w:rPr>
                <w:noProof/>
                <w:webHidden/>
              </w:rPr>
            </w:rPrChange>
          </w:rPr>
          <w:tab/>
        </w:r>
        <w:r w:rsidRPr="008E5C20">
          <w:rPr>
            <w:rFonts w:ascii="Times New Roman" w:hAnsi="Times New Roman" w:cs="Times New Roman"/>
            <w:noProof/>
            <w:webHidden/>
            <w:sz w:val="26"/>
            <w:szCs w:val="26"/>
            <w:rPrChange w:id="1229" w:author="Nguyen Toan" w:date="2018-05-19T19:00:00Z">
              <w:rPr>
                <w:noProof/>
                <w:webHidden/>
              </w:rPr>
            </w:rPrChange>
          </w:rPr>
          <w:fldChar w:fldCharType="begin"/>
        </w:r>
        <w:r w:rsidRPr="008E5C20">
          <w:rPr>
            <w:rFonts w:ascii="Times New Roman" w:hAnsi="Times New Roman" w:cs="Times New Roman"/>
            <w:noProof/>
            <w:webHidden/>
            <w:sz w:val="26"/>
            <w:szCs w:val="26"/>
            <w:rPrChange w:id="1230" w:author="Nguyen Toan" w:date="2018-05-19T19:00:00Z">
              <w:rPr>
                <w:noProof/>
                <w:webHidden/>
              </w:rPr>
            </w:rPrChange>
          </w:rPr>
          <w:instrText xml:space="preserve"> PAGEREF _Toc514519770 \h </w:instrText>
        </w:r>
        <w:r w:rsidRPr="008E5C20">
          <w:rPr>
            <w:rFonts w:ascii="Times New Roman" w:hAnsi="Times New Roman" w:cs="Times New Roman"/>
            <w:noProof/>
            <w:webHidden/>
            <w:sz w:val="26"/>
            <w:szCs w:val="26"/>
            <w:rPrChange w:id="1231" w:author="Nguyen Toan" w:date="2018-05-19T19:00:00Z">
              <w:rPr>
                <w:noProof/>
                <w:webHidden/>
              </w:rPr>
            </w:rPrChange>
          </w:rPr>
        </w:r>
      </w:ins>
      <w:r w:rsidRPr="008E5C20">
        <w:rPr>
          <w:rFonts w:ascii="Times New Roman" w:hAnsi="Times New Roman" w:cs="Times New Roman"/>
          <w:noProof/>
          <w:webHidden/>
          <w:sz w:val="26"/>
          <w:szCs w:val="26"/>
          <w:rPrChange w:id="1232" w:author="Nguyen Toan" w:date="2018-05-19T19:00:00Z">
            <w:rPr>
              <w:noProof/>
              <w:webHidden/>
            </w:rPr>
          </w:rPrChange>
        </w:rPr>
        <w:fldChar w:fldCharType="separate"/>
      </w:r>
      <w:ins w:id="1233" w:author="Nguyen Toan" w:date="2018-05-19T19:00:00Z">
        <w:r w:rsidRPr="008E5C20">
          <w:rPr>
            <w:rFonts w:ascii="Times New Roman" w:hAnsi="Times New Roman" w:cs="Times New Roman"/>
            <w:noProof/>
            <w:webHidden/>
            <w:sz w:val="26"/>
            <w:szCs w:val="26"/>
            <w:rPrChange w:id="1234" w:author="Nguyen Toan" w:date="2018-05-19T19:00:00Z">
              <w:rPr>
                <w:noProof/>
                <w:webHidden/>
              </w:rPr>
            </w:rPrChange>
          </w:rPr>
          <w:t>23</w:t>
        </w:r>
        <w:r w:rsidRPr="008E5C20">
          <w:rPr>
            <w:rFonts w:ascii="Times New Roman" w:hAnsi="Times New Roman" w:cs="Times New Roman"/>
            <w:noProof/>
            <w:webHidden/>
            <w:sz w:val="26"/>
            <w:szCs w:val="26"/>
            <w:rPrChange w:id="1235"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236" w:author="Nguyen Toan" w:date="2018-05-19T19:00:00Z">
              <w:rPr>
                <w:rStyle w:val="Hyperlink"/>
                <w:noProof/>
              </w:rPr>
            </w:rPrChange>
          </w:rPr>
          <w:fldChar w:fldCharType="end"/>
        </w:r>
      </w:ins>
    </w:p>
    <w:p w14:paraId="05A76ED9" w14:textId="77777777" w:rsidR="008E5C20" w:rsidRPr="008E5C20" w:rsidRDefault="008E5C20" w:rsidP="008E5C20">
      <w:pPr>
        <w:pStyle w:val="TableofFigures"/>
        <w:tabs>
          <w:tab w:val="right" w:leader="dot" w:pos="9395"/>
        </w:tabs>
        <w:rPr>
          <w:ins w:id="1237" w:author="Nguyen Toan" w:date="2018-05-19T19:00:00Z"/>
          <w:rFonts w:ascii="Times New Roman" w:eastAsiaTheme="minorEastAsia" w:hAnsi="Times New Roman" w:cs="Times New Roman"/>
          <w:noProof/>
          <w:color w:val="auto"/>
          <w:sz w:val="26"/>
          <w:szCs w:val="26"/>
          <w:lang w:val="en-US"/>
          <w:rPrChange w:id="1238" w:author="Nguyen Toan" w:date="2018-05-19T19:00:00Z">
            <w:rPr>
              <w:ins w:id="1239" w:author="Nguyen Toan" w:date="2018-05-19T19:00:00Z"/>
              <w:rFonts w:asciiTheme="minorHAnsi" w:eastAsiaTheme="minorEastAsia" w:hAnsiTheme="minorHAnsi" w:cstheme="minorBidi"/>
              <w:noProof/>
              <w:color w:val="auto"/>
              <w:lang w:val="en-US"/>
            </w:rPr>
          </w:rPrChange>
        </w:rPr>
        <w:pPrChange w:id="1240" w:author="Nguyen Toan" w:date="2018-05-19T19:00:00Z">
          <w:pPr>
            <w:pStyle w:val="TableofFigures"/>
            <w:tabs>
              <w:tab w:val="right" w:leader="dot" w:pos="9395"/>
            </w:tabs>
          </w:pPr>
        </w:pPrChange>
      </w:pPr>
      <w:ins w:id="1241" w:author="Nguyen Toan" w:date="2018-05-19T19:00:00Z">
        <w:r w:rsidRPr="008E5C20">
          <w:rPr>
            <w:rStyle w:val="Hyperlink"/>
            <w:rFonts w:ascii="Times New Roman" w:hAnsi="Times New Roman" w:cs="Times New Roman"/>
            <w:noProof/>
            <w:sz w:val="26"/>
            <w:szCs w:val="26"/>
            <w:rPrChange w:id="1242"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243"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244" w:author="Nguyen Toan" w:date="2018-05-19T19:00:00Z">
              <w:rPr>
                <w:noProof/>
              </w:rPr>
            </w:rPrChange>
          </w:rPr>
          <w:instrText>HYPERLINK \l "_Toc514519771"</w:instrText>
        </w:r>
        <w:r w:rsidRPr="008E5C20">
          <w:rPr>
            <w:rStyle w:val="Hyperlink"/>
            <w:rFonts w:ascii="Times New Roman" w:hAnsi="Times New Roman" w:cs="Times New Roman"/>
            <w:noProof/>
            <w:sz w:val="26"/>
            <w:szCs w:val="26"/>
            <w:rPrChange w:id="1245"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246" w:author="Nguyen Toan" w:date="2018-05-19T19:00:00Z">
              <w:rPr>
                <w:rStyle w:val="Hyperlink"/>
                <w:noProof/>
              </w:rPr>
            </w:rPrChange>
          </w:rPr>
        </w:r>
        <w:r w:rsidRPr="008E5C20">
          <w:rPr>
            <w:rStyle w:val="Hyperlink"/>
            <w:rFonts w:ascii="Times New Roman" w:hAnsi="Times New Roman" w:cs="Times New Roman"/>
            <w:noProof/>
            <w:sz w:val="26"/>
            <w:szCs w:val="26"/>
            <w:rPrChange w:id="1247"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248" w:author="Nguyen Toan" w:date="2018-05-19T19:00:00Z">
              <w:rPr>
                <w:rStyle w:val="Hyperlink"/>
                <w:noProof/>
              </w:rPr>
            </w:rPrChange>
          </w:rPr>
          <w:t>Hình 1.12: Cấu trúc tổ chức kho mã nguồn trên Git</w:t>
        </w:r>
        <w:r w:rsidRPr="008E5C20">
          <w:rPr>
            <w:rFonts w:ascii="Times New Roman" w:hAnsi="Times New Roman" w:cs="Times New Roman"/>
            <w:noProof/>
            <w:webHidden/>
            <w:sz w:val="26"/>
            <w:szCs w:val="26"/>
            <w:rPrChange w:id="1249" w:author="Nguyen Toan" w:date="2018-05-19T19:00:00Z">
              <w:rPr>
                <w:noProof/>
                <w:webHidden/>
              </w:rPr>
            </w:rPrChange>
          </w:rPr>
          <w:tab/>
        </w:r>
        <w:r w:rsidRPr="008E5C20">
          <w:rPr>
            <w:rFonts w:ascii="Times New Roman" w:hAnsi="Times New Roman" w:cs="Times New Roman"/>
            <w:noProof/>
            <w:webHidden/>
            <w:sz w:val="26"/>
            <w:szCs w:val="26"/>
            <w:rPrChange w:id="1250" w:author="Nguyen Toan" w:date="2018-05-19T19:00:00Z">
              <w:rPr>
                <w:noProof/>
                <w:webHidden/>
              </w:rPr>
            </w:rPrChange>
          </w:rPr>
          <w:fldChar w:fldCharType="begin"/>
        </w:r>
        <w:r w:rsidRPr="008E5C20">
          <w:rPr>
            <w:rFonts w:ascii="Times New Roman" w:hAnsi="Times New Roman" w:cs="Times New Roman"/>
            <w:noProof/>
            <w:webHidden/>
            <w:sz w:val="26"/>
            <w:szCs w:val="26"/>
            <w:rPrChange w:id="1251" w:author="Nguyen Toan" w:date="2018-05-19T19:00:00Z">
              <w:rPr>
                <w:noProof/>
                <w:webHidden/>
              </w:rPr>
            </w:rPrChange>
          </w:rPr>
          <w:instrText xml:space="preserve"> PAGEREF _Toc514519771 \h </w:instrText>
        </w:r>
        <w:r w:rsidRPr="008E5C20">
          <w:rPr>
            <w:rFonts w:ascii="Times New Roman" w:hAnsi="Times New Roman" w:cs="Times New Roman"/>
            <w:noProof/>
            <w:webHidden/>
            <w:sz w:val="26"/>
            <w:szCs w:val="26"/>
            <w:rPrChange w:id="1252" w:author="Nguyen Toan" w:date="2018-05-19T19:00:00Z">
              <w:rPr>
                <w:noProof/>
                <w:webHidden/>
              </w:rPr>
            </w:rPrChange>
          </w:rPr>
        </w:r>
      </w:ins>
      <w:r w:rsidRPr="008E5C20">
        <w:rPr>
          <w:rFonts w:ascii="Times New Roman" w:hAnsi="Times New Roman" w:cs="Times New Roman"/>
          <w:noProof/>
          <w:webHidden/>
          <w:sz w:val="26"/>
          <w:szCs w:val="26"/>
          <w:rPrChange w:id="1253" w:author="Nguyen Toan" w:date="2018-05-19T19:00:00Z">
            <w:rPr>
              <w:noProof/>
              <w:webHidden/>
            </w:rPr>
          </w:rPrChange>
        </w:rPr>
        <w:fldChar w:fldCharType="separate"/>
      </w:r>
      <w:ins w:id="1254" w:author="Nguyen Toan" w:date="2018-05-19T19:00:00Z">
        <w:r w:rsidRPr="008E5C20">
          <w:rPr>
            <w:rFonts w:ascii="Times New Roman" w:hAnsi="Times New Roman" w:cs="Times New Roman"/>
            <w:noProof/>
            <w:webHidden/>
            <w:sz w:val="26"/>
            <w:szCs w:val="26"/>
            <w:rPrChange w:id="1255" w:author="Nguyen Toan" w:date="2018-05-19T19:00:00Z">
              <w:rPr>
                <w:noProof/>
                <w:webHidden/>
              </w:rPr>
            </w:rPrChange>
          </w:rPr>
          <w:t>24</w:t>
        </w:r>
        <w:r w:rsidRPr="008E5C20">
          <w:rPr>
            <w:rFonts w:ascii="Times New Roman" w:hAnsi="Times New Roman" w:cs="Times New Roman"/>
            <w:noProof/>
            <w:webHidden/>
            <w:sz w:val="26"/>
            <w:szCs w:val="26"/>
            <w:rPrChange w:id="1256"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257" w:author="Nguyen Toan" w:date="2018-05-19T19:00:00Z">
              <w:rPr>
                <w:rStyle w:val="Hyperlink"/>
                <w:noProof/>
              </w:rPr>
            </w:rPrChange>
          </w:rPr>
          <w:fldChar w:fldCharType="end"/>
        </w:r>
      </w:ins>
    </w:p>
    <w:p w14:paraId="03543DE6" w14:textId="77777777" w:rsidR="008E5C20" w:rsidRPr="008E5C20" w:rsidRDefault="008E5C20" w:rsidP="008E5C20">
      <w:pPr>
        <w:pStyle w:val="TableofFigures"/>
        <w:tabs>
          <w:tab w:val="right" w:leader="dot" w:pos="9395"/>
        </w:tabs>
        <w:rPr>
          <w:ins w:id="1258" w:author="Nguyen Toan" w:date="2018-05-19T19:00:00Z"/>
          <w:rFonts w:ascii="Times New Roman" w:eastAsiaTheme="minorEastAsia" w:hAnsi="Times New Roman" w:cs="Times New Roman"/>
          <w:noProof/>
          <w:color w:val="auto"/>
          <w:sz w:val="26"/>
          <w:szCs w:val="26"/>
          <w:lang w:val="en-US"/>
          <w:rPrChange w:id="1259" w:author="Nguyen Toan" w:date="2018-05-19T19:00:00Z">
            <w:rPr>
              <w:ins w:id="1260" w:author="Nguyen Toan" w:date="2018-05-19T19:00:00Z"/>
              <w:rFonts w:asciiTheme="minorHAnsi" w:eastAsiaTheme="minorEastAsia" w:hAnsiTheme="minorHAnsi" w:cstheme="minorBidi"/>
              <w:noProof/>
              <w:color w:val="auto"/>
              <w:lang w:val="en-US"/>
            </w:rPr>
          </w:rPrChange>
        </w:rPr>
        <w:pPrChange w:id="1261" w:author="Nguyen Toan" w:date="2018-05-19T19:00:00Z">
          <w:pPr>
            <w:pStyle w:val="TableofFigures"/>
            <w:tabs>
              <w:tab w:val="right" w:leader="dot" w:pos="9395"/>
            </w:tabs>
          </w:pPr>
        </w:pPrChange>
      </w:pPr>
      <w:ins w:id="1262" w:author="Nguyen Toan" w:date="2018-05-19T19:00:00Z">
        <w:r w:rsidRPr="008E5C20">
          <w:rPr>
            <w:rStyle w:val="Hyperlink"/>
            <w:rFonts w:ascii="Times New Roman" w:hAnsi="Times New Roman" w:cs="Times New Roman"/>
            <w:noProof/>
            <w:sz w:val="26"/>
            <w:szCs w:val="26"/>
            <w:rPrChange w:id="1263"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264"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265" w:author="Nguyen Toan" w:date="2018-05-19T19:00:00Z">
              <w:rPr>
                <w:noProof/>
              </w:rPr>
            </w:rPrChange>
          </w:rPr>
          <w:instrText>HYPERLINK \l "_Toc514519772"</w:instrText>
        </w:r>
        <w:r w:rsidRPr="008E5C20">
          <w:rPr>
            <w:rStyle w:val="Hyperlink"/>
            <w:rFonts w:ascii="Times New Roman" w:hAnsi="Times New Roman" w:cs="Times New Roman"/>
            <w:noProof/>
            <w:sz w:val="26"/>
            <w:szCs w:val="26"/>
            <w:rPrChange w:id="1266"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267" w:author="Nguyen Toan" w:date="2018-05-19T19:00:00Z">
              <w:rPr>
                <w:rStyle w:val="Hyperlink"/>
                <w:noProof/>
              </w:rPr>
            </w:rPrChange>
          </w:rPr>
        </w:r>
        <w:r w:rsidRPr="008E5C20">
          <w:rPr>
            <w:rStyle w:val="Hyperlink"/>
            <w:rFonts w:ascii="Times New Roman" w:hAnsi="Times New Roman" w:cs="Times New Roman"/>
            <w:noProof/>
            <w:sz w:val="26"/>
            <w:szCs w:val="26"/>
            <w:rPrChange w:id="1268"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269" w:author="Nguyen Toan" w:date="2018-05-19T19:00:00Z">
              <w:rPr>
                <w:rStyle w:val="Hyperlink"/>
                <w:noProof/>
              </w:rPr>
            </w:rPrChange>
          </w:rPr>
          <w:t>Hình 1.13: Các dòng lệnh trên Git</w:t>
        </w:r>
        <w:r w:rsidRPr="008E5C20">
          <w:rPr>
            <w:rFonts w:ascii="Times New Roman" w:hAnsi="Times New Roman" w:cs="Times New Roman"/>
            <w:noProof/>
            <w:webHidden/>
            <w:sz w:val="26"/>
            <w:szCs w:val="26"/>
            <w:rPrChange w:id="1270" w:author="Nguyen Toan" w:date="2018-05-19T19:00:00Z">
              <w:rPr>
                <w:noProof/>
                <w:webHidden/>
              </w:rPr>
            </w:rPrChange>
          </w:rPr>
          <w:tab/>
        </w:r>
        <w:r w:rsidRPr="008E5C20">
          <w:rPr>
            <w:rFonts w:ascii="Times New Roman" w:hAnsi="Times New Roman" w:cs="Times New Roman"/>
            <w:noProof/>
            <w:webHidden/>
            <w:sz w:val="26"/>
            <w:szCs w:val="26"/>
            <w:rPrChange w:id="1271" w:author="Nguyen Toan" w:date="2018-05-19T19:00:00Z">
              <w:rPr>
                <w:noProof/>
                <w:webHidden/>
              </w:rPr>
            </w:rPrChange>
          </w:rPr>
          <w:fldChar w:fldCharType="begin"/>
        </w:r>
        <w:r w:rsidRPr="008E5C20">
          <w:rPr>
            <w:rFonts w:ascii="Times New Roman" w:hAnsi="Times New Roman" w:cs="Times New Roman"/>
            <w:noProof/>
            <w:webHidden/>
            <w:sz w:val="26"/>
            <w:szCs w:val="26"/>
            <w:rPrChange w:id="1272" w:author="Nguyen Toan" w:date="2018-05-19T19:00:00Z">
              <w:rPr>
                <w:noProof/>
                <w:webHidden/>
              </w:rPr>
            </w:rPrChange>
          </w:rPr>
          <w:instrText xml:space="preserve"> PAGEREF _Toc514519772 \h </w:instrText>
        </w:r>
        <w:r w:rsidRPr="008E5C20">
          <w:rPr>
            <w:rFonts w:ascii="Times New Roman" w:hAnsi="Times New Roman" w:cs="Times New Roman"/>
            <w:noProof/>
            <w:webHidden/>
            <w:sz w:val="26"/>
            <w:szCs w:val="26"/>
            <w:rPrChange w:id="1273" w:author="Nguyen Toan" w:date="2018-05-19T19:00:00Z">
              <w:rPr>
                <w:noProof/>
                <w:webHidden/>
              </w:rPr>
            </w:rPrChange>
          </w:rPr>
        </w:r>
      </w:ins>
      <w:r w:rsidRPr="008E5C20">
        <w:rPr>
          <w:rFonts w:ascii="Times New Roman" w:hAnsi="Times New Roman" w:cs="Times New Roman"/>
          <w:noProof/>
          <w:webHidden/>
          <w:sz w:val="26"/>
          <w:szCs w:val="26"/>
          <w:rPrChange w:id="1274" w:author="Nguyen Toan" w:date="2018-05-19T19:00:00Z">
            <w:rPr>
              <w:noProof/>
              <w:webHidden/>
            </w:rPr>
          </w:rPrChange>
        </w:rPr>
        <w:fldChar w:fldCharType="separate"/>
      </w:r>
      <w:ins w:id="1275" w:author="Nguyen Toan" w:date="2018-05-19T19:00:00Z">
        <w:r w:rsidRPr="008E5C20">
          <w:rPr>
            <w:rFonts w:ascii="Times New Roman" w:hAnsi="Times New Roman" w:cs="Times New Roman"/>
            <w:noProof/>
            <w:webHidden/>
            <w:sz w:val="26"/>
            <w:szCs w:val="26"/>
            <w:rPrChange w:id="1276" w:author="Nguyen Toan" w:date="2018-05-19T19:00:00Z">
              <w:rPr>
                <w:noProof/>
                <w:webHidden/>
              </w:rPr>
            </w:rPrChange>
          </w:rPr>
          <w:t>24</w:t>
        </w:r>
        <w:r w:rsidRPr="008E5C20">
          <w:rPr>
            <w:rFonts w:ascii="Times New Roman" w:hAnsi="Times New Roman" w:cs="Times New Roman"/>
            <w:noProof/>
            <w:webHidden/>
            <w:sz w:val="26"/>
            <w:szCs w:val="26"/>
            <w:rPrChange w:id="1277"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278" w:author="Nguyen Toan" w:date="2018-05-19T19:00:00Z">
              <w:rPr>
                <w:rStyle w:val="Hyperlink"/>
                <w:noProof/>
              </w:rPr>
            </w:rPrChange>
          </w:rPr>
          <w:fldChar w:fldCharType="end"/>
        </w:r>
      </w:ins>
    </w:p>
    <w:p w14:paraId="51D74378" w14:textId="77777777" w:rsidR="008E5C20" w:rsidRPr="008E5C20" w:rsidRDefault="008E5C20" w:rsidP="008E5C20">
      <w:pPr>
        <w:pStyle w:val="TableofFigures"/>
        <w:tabs>
          <w:tab w:val="right" w:leader="dot" w:pos="9395"/>
        </w:tabs>
        <w:rPr>
          <w:ins w:id="1279" w:author="Nguyen Toan" w:date="2018-05-19T19:00:00Z"/>
          <w:rFonts w:ascii="Times New Roman" w:eastAsiaTheme="minorEastAsia" w:hAnsi="Times New Roman" w:cs="Times New Roman"/>
          <w:noProof/>
          <w:color w:val="auto"/>
          <w:sz w:val="26"/>
          <w:szCs w:val="26"/>
          <w:lang w:val="en-US"/>
          <w:rPrChange w:id="1280" w:author="Nguyen Toan" w:date="2018-05-19T19:00:00Z">
            <w:rPr>
              <w:ins w:id="1281" w:author="Nguyen Toan" w:date="2018-05-19T19:00:00Z"/>
              <w:rFonts w:asciiTheme="minorHAnsi" w:eastAsiaTheme="minorEastAsia" w:hAnsiTheme="minorHAnsi" w:cstheme="minorBidi"/>
              <w:noProof/>
              <w:color w:val="auto"/>
              <w:lang w:val="en-US"/>
            </w:rPr>
          </w:rPrChange>
        </w:rPr>
        <w:pPrChange w:id="1282" w:author="Nguyen Toan" w:date="2018-05-19T19:00:00Z">
          <w:pPr>
            <w:pStyle w:val="TableofFigures"/>
            <w:tabs>
              <w:tab w:val="right" w:leader="dot" w:pos="9395"/>
            </w:tabs>
          </w:pPr>
        </w:pPrChange>
      </w:pPr>
      <w:ins w:id="1283" w:author="Nguyen Toan" w:date="2018-05-19T19:00:00Z">
        <w:r w:rsidRPr="008E5C20">
          <w:rPr>
            <w:rStyle w:val="Hyperlink"/>
            <w:rFonts w:ascii="Times New Roman" w:hAnsi="Times New Roman" w:cs="Times New Roman"/>
            <w:noProof/>
            <w:sz w:val="26"/>
            <w:szCs w:val="26"/>
            <w:rPrChange w:id="1284"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285"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286" w:author="Nguyen Toan" w:date="2018-05-19T19:00:00Z">
              <w:rPr>
                <w:noProof/>
              </w:rPr>
            </w:rPrChange>
          </w:rPr>
          <w:instrText>HYPERLINK \l "_Toc514519773"</w:instrText>
        </w:r>
        <w:r w:rsidRPr="008E5C20">
          <w:rPr>
            <w:rStyle w:val="Hyperlink"/>
            <w:rFonts w:ascii="Times New Roman" w:hAnsi="Times New Roman" w:cs="Times New Roman"/>
            <w:noProof/>
            <w:sz w:val="26"/>
            <w:szCs w:val="26"/>
            <w:rPrChange w:id="1287"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288" w:author="Nguyen Toan" w:date="2018-05-19T19:00:00Z">
              <w:rPr>
                <w:rStyle w:val="Hyperlink"/>
                <w:noProof/>
              </w:rPr>
            </w:rPrChange>
          </w:rPr>
        </w:r>
        <w:r w:rsidRPr="008E5C20">
          <w:rPr>
            <w:rStyle w:val="Hyperlink"/>
            <w:rFonts w:ascii="Times New Roman" w:hAnsi="Times New Roman" w:cs="Times New Roman"/>
            <w:noProof/>
            <w:sz w:val="26"/>
            <w:szCs w:val="26"/>
            <w:rPrChange w:id="1289"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290" w:author="Nguyen Toan" w:date="2018-05-19T19:00:00Z">
              <w:rPr>
                <w:rStyle w:val="Hyperlink"/>
                <w:noProof/>
              </w:rPr>
            </w:rPrChange>
          </w:rPr>
          <w:t>Hình 1.14: Quản lý mã nguồn sử dụng Maven</w:t>
        </w:r>
        <w:r w:rsidRPr="008E5C20">
          <w:rPr>
            <w:rFonts w:ascii="Times New Roman" w:hAnsi="Times New Roman" w:cs="Times New Roman"/>
            <w:noProof/>
            <w:webHidden/>
            <w:sz w:val="26"/>
            <w:szCs w:val="26"/>
            <w:rPrChange w:id="1291" w:author="Nguyen Toan" w:date="2018-05-19T19:00:00Z">
              <w:rPr>
                <w:noProof/>
                <w:webHidden/>
              </w:rPr>
            </w:rPrChange>
          </w:rPr>
          <w:tab/>
        </w:r>
        <w:r w:rsidRPr="008E5C20">
          <w:rPr>
            <w:rFonts w:ascii="Times New Roman" w:hAnsi="Times New Roman" w:cs="Times New Roman"/>
            <w:noProof/>
            <w:webHidden/>
            <w:sz w:val="26"/>
            <w:szCs w:val="26"/>
            <w:rPrChange w:id="1292" w:author="Nguyen Toan" w:date="2018-05-19T19:00:00Z">
              <w:rPr>
                <w:noProof/>
                <w:webHidden/>
              </w:rPr>
            </w:rPrChange>
          </w:rPr>
          <w:fldChar w:fldCharType="begin"/>
        </w:r>
        <w:r w:rsidRPr="008E5C20">
          <w:rPr>
            <w:rFonts w:ascii="Times New Roman" w:hAnsi="Times New Roman" w:cs="Times New Roman"/>
            <w:noProof/>
            <w:webHidden/>
            <w:sz w:val="26"/>
            <w:szCs w:val="26"/>
            <w:rPrChange w:id="1293" w:author="Nguyen Toan" w:date="2018-05-19T19:00:00Z">
              <w:rPr>
                <w:noProof/>
                <w:webHidden/>
              </w:rPr>
            </w:rPrChange>
          </w:rPr>
          <w:instrText xml:space="preserve"> PAGEREF _Toc514519773 \h </w:instrText>
        </w:r>
        <w:r w:rsidRPr="008E5C20">
          <w:rPr>
            <w:rFonts w:ascii="Times New Roman" w:hAnsi="Times New Roman" w:cs="Times New Roman"/>
            <w:noProof/>
            <w:webHidden/>
            <w:sz w:val="26"/>
            <w:szCs w:val="26"/>
            <w:rPrChange w:id="1294" w:author="Nguyen Toan" w:date="2018-05-19T19:00:00Z">
              <w:rPr>
                <w:noProof/>
                <w:webHidden/>
              </w:rPr>
            </w:rPrChange>
          </w:rPr>
        </w:r>
      </w:ins>
      <w:r w:rsidRPr="008E5C20">
        <w:rPr>
          <w:rFonts w:ascii="Times New Roman" w:hAnsi="Times New Roman" w:cs="Times New Roman"/>
          <w:noProof/>
          <w:webHidden/>
          <w:sz w:val="26"/>
          <w:szCs w:val="26"/>
          <w:rPrChange w:id="1295" w:author="Nguyen Toan" w:date="2018-05-19T19:00:00Z">
            <w:rPr>
              <w:noProof/>
              <w:webHidden/>
            </w:rPr>
          </w:rPrChange>
        </w:rPr>
        <w:fldChar w:fldCharType="separate"/>
      </w:r>
      <w:ins w:id="1296" w:author="Nguyen Toan" w:date="2018-05-19T19:00:00Z">
        <w:r w:rsidRPr="008E5C20">
          <w:rPr>
            <w:rFonts w:ascii="Times New Roman" w:hAnsi="Times New Roman" w:cs="Times New Roman"/>
            <w:noProof/>
            <w:webHidden/>
            <w:sz w:val="26"/>
            <w:szCs w:val="26"/>
            <w:rPrChange w:id="1297" w:author="Nguyen Toan" w:date="2018-05-19T19:00:00Z">
              <w:rPr>
                <w:noProof/>
                <w:webHidden/>
              </w:rPr>
            </w:rPrChange>
          </w:rPr>
          <w:t>25</w:t>
        </w:r>
        <w:r w:rsidRPr="008E5C20">
          <w:rPr>
            <w:rFonts w:ascii="Times New Roman" w:hAnsi="Times New Roman" w:cs="Times New Roman"/>
            <w:noProof/>
            <w:webHidden/>
            <w:sz w:val="26"/>
            <w:szCs w:val="26"/>
            <w:rPrChange w:id="1298"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299" w:author="Nguyen Toan" w:date="2018-05-19T19:00:00Z">
              <w:rPr>
                <w:rStyle w:val="Hyperlink"/>
                <w:noProof/>
              </w:rPr>
            </w:rPrChange>
          </w:rPr>
          <w:fldChar w:fldCharType="end"/>
        </w:r>
      </w:ins>
    </w:p>
    <w:p w14:paraId="4A444529" w14:textId="77777777" w:rsidR="008E5C20" w:rsidRPr="008E5C20" w:rsidRDefault="008E5C20" w:rsidP="008E5C20">
      <w:pPr>
        <w:pStyle w:val="TableofFigures"/>
        <w:tabs>
          <w:tab w:val="right" w:leader="dot" w:pos="9395"/>
        </w:tabs>
        <w:rPr>
          <w:ins w:id="1300" w:author="Nguyen Toan" w:date="2018-05-19T19:00:00Z"/>
          <w:rFonts w:ascii="Times New Roman" w:eastAsiaTheme="minorEastAsia" w:hAnsi="Times New Roman" w:cs="Times New Roman"/>
          <w:noProof/>
          <w:color w:val="auto"/>
          <w:sz w:val="26"/>
          <w:szCs w:val="26"/>
          <w:lang w:val="en-US"/>
          <w:rPrChange w:id="1301" w:author="Nguyen Toan" w:date="2018-05-19T19:00:00Z">
            <w:rPr>
              <w:ins w:id="1302" w:author="Nguyen Toan" w:date="2018-05-19T19:00:00Z"/>
              <w:rFonts w:asciiTheme="minorHAnsi" w:eastAsiaTheme="minorEastAsia" w:hAnsiTheme="minorHAnsi" w:cstheme="minorBidi"/>
              <w:noProof/>
              <w:color w:val="auto"/>
              <w:lang w:val="en-US"/>
            </w:rPr>
          </w:rPrChange>
        </w:rPr>
        <w:pPrChange w:id="1303" w:author="Nguyen Toan" w:date="2018-05-19T19:00:00Z">
          <w:pPr>
            <w:pStyle w:val="TableofFigures"/>
            <w:tabs>
              <w:tab w:val="right" w:leader="dot" w:pos="9395"/>
            </w:tabs>
          </w:pPr>
        </w:pPrChange>
      </w:pPr>
      <w:ins w:id="1304" w:author="Nguyen Toan" w:date="2018-05-19T19:00:00Z">
        <w:r w:rsidRPr="008E5C20">
          <w:rPr>
            <w:rStyle w:val="Hyperlink"/>
            <w:rFonts w:ascii="Times New Roman" w:hAnsi="Times New Roman" w:cs="Times New Roman"/>
            <w:noProof/>
            <w:sz w:val="26"/>
            <w:szCs w:val="26"/>
            <w:rPrChange w:id="1305"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306"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307" w:author="Nguyen Toan" w:date="2018-05-19T19:00:00Z">
              <w:rPr>
                <w:noProof/>
              </w:rPr>
            </w:rPrChange>
          </w:rPr>
          <w:instrText>HYPERLINK \l "_Toc514519774"</w:instrText>
        </w:r>
        <w:r w:rsidRPr="008E5C20">
          <w:rPr>
            <w:rStyle w:val="Hyperlink"/>
            <w:rFonts w:ascii="Times New Roman" w:hAnsi="Times New Roman" w:cs="Times New Roman"/>
            <w:noProof/>
            <w:sz w:val="26"/>
            <w:szCs w:val="26"/>
            <w:rPrChange w:id="1308"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309" w:author="Nguyen Toan" w:date="2018-05-19T19:00:00Z">
              <w:rPr>
                <w:rStyle w:val="Hyperlink"/>
                <w:noProof/>
              </w:rPr>
            </w:rPrChange>
          </w:rPr>
        </w:r>
        <w:r w:rsidRPr="008E5C20">
          <w:rPr>
            <w:rStyle w:val="Hyperlink"/>
            <w:rFonts w:ascii="Times New Roman" w:hAnsi="Times New Roman" w:cs="Times New Roman"/>
            <w:noProof/>
            <w:sz w:val="26"/>
            <w:szCs w:val="26"/>
            <w:rPrChange w:id="1310"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311" w:author="Nguyen Toan" w:date="2018-05-19T19:00:00Z">
              <w:rPr>
                <w:rStyle w:val="Hyperlink"/>
                <w:noProof/>
              </w:rPr>
            </w:rPrChange>
          </w:rPr>
          <w:t>Hình 1.15: Màn hình chính Jenkins</w:t>
        </w:r>
        <w:r w:rsidRPr="008E5C20">
          <w:rPr>
            <w:rFonts w:ascii="Times New Roman" w:hAnsi="Times New Roman" w:cs="Times New Roman"/>
            <w:noProof/>
            <w:webHidden/>
            <w:sz w:val="26"/>
            <w:szCs w:val="26"/>
            <w:rPrChange w:id="1312" w:author="Nguyen Toan" w:date="2018-05-19T19:00:00Z">
              <w:rPr>
                <w:noProof/>
                <w:webHidden/>
              </w:rPr>
            </w:rPrChange>
          </w:rPr>
          <w:tab/>
        </w:r>
        <w:r w:rsidRPr="008E5C20">
          <w:rPr>
            <w:rFonts w:ascii="Times New Roman" w:hAnsi="Times New Roman" w:cs="Times New Roman"/>
            <w:noProof/>
            <w:webHidden/>
            <w:sz w:val="26"/>
            <w:szCs w:val="26"/>
            <w:rPrChange w:id="1313" w:author="Nguyen Toan" w:date="2018-05-19T19:00:00Z">
              <w:rPr>
                <w:noProof/>
                <w:webHidden/>
              </w:rPr>
            </w:rPrChange>
          </w:rPr>
          <w:fldChar w:fldCharType="begin"/>
        </w:r>
        <w:r w:rsidRPr="008E5C20">
          <w:rPr>
            <w:rFonts w:ascii="Times New Roman" w:hAnsi="Times New Roman" w:cs="Times New Roman"/>
            <w:noProof/>
            <w:webHidden/>
            <w:sz w:val="26"/>
            <w:szCs w:val="26"/>
            <w:rPrChange w:id="1314" w:author="Nguyen Toan" w:date="2018-05-19T19:00:00Z">
              <w:rPr>
                <w:noProof/>
                <w:webHidden/>
              </w:rPr>
            </w:rPrChange>
          </w:rPr>
          <w:instrText xml:space="preserve"> PAGEREF _Toc514519774 \h </w:instrText>
        </w:r>
        <w:r w:rsidRPr="008E5C20">
          <w:rPr>
            <w:rFonts w:ascii="Times New Roman" w:hAnsi="Times New Roman" w:cs="Times New Roman"/>
            <w:noProof/>
            <w:webHidden/>
            <w:sz w:val="26"/>
            <w:szCs w:val="26"/>
            <w:rPrChange w:id="1315" w:author="Nguyen Toan" w:date="2018-05-19T19:00:00Z">
              <w:rPr>
                <w:noProof/>
                <w:webHidden/>
              </w:rPr>
            </w:rPrChange>
          </w:rPr>
        </w:r>
      </w:ins>
      <w:r w:rsidRPr="008E5C20">
        <w:rPr>
          <w:rFonts w:ascii="Times New Roman" w:hAnsi="Times New Roman" w:cs="Times New Roman"/>
          <w:noProof/>
          <w:webHidden/>
          <w:sz w:val="26"/>
          <w:szCs w:val="26"/>
          <w:rPrChange w:id="1316" w:author="Nguyen Toan" w:date="2018-05-19T19:00:00Z">
            <w:rPr>
              <w:noProof/>
              <w:webHidden/>
            </w:rPr>
          </w:rPrChange>
        </w:rPr>
        <w:fldChar w:fldCharType="separate"/>
      </w:r>
      <w:ins w:id="1317" w:author="Nguyen Toan" w:date="2018-05-19T19:00:00Z">
        <w:r w:rsidRPr="008E5C20">
          <w:rPr>
            <w:rFonts w:ascii="Times New Roman" w:hAnsi="Times New Roman" w:cs="Times New Roman"/>
            <w:noProof/>
            <w:webHidden/>
            <w:sz w:val="26"/>
            <w:szCs w:val="26"/>
            <w:rPrChange w:id="1318" w:author="Nguyen Toan" w:date="2018-05-19T19:00:00Z">
              <w:rPr>
                <w:noProof/>
                <w:webHidden/>
              </w:rPr>
            </w:rPrChange>
          </w:rPr>
          <w:t>26</w:t>
        </w:r>
        <w:r w:rsidRPr="008E5C20">
          <w:rPr>
            <w:rFonts w:ascii="Times New Roman" w:hAnsi="Times New Roman" w:cs="Times New Roman"/>
            <w:noProof/>
            <w:webHidden/>
            <w:sz w:val="26"/>
            <w:szCs w:val="26"/>
            <w:rPrChange w:id="1319"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320" w:author="Nguyen Toan" w:date="2018-05-19T19:00:00Z">
              <w:rPr>
                <w:rStyle w:val="Hyperlink"/>
                <w:noProof/>
              </w:rPr>
            </w:rPrChange>
          </w:rPr>
          <w:fldChar w:fldCharType="end"/>
        </w:r>
      </w:ins>
    </w:p>
    <w:p w14:paraId="381E1C53" w14:textId="77777777" w:rsidR="008E5C20" w:rsidRPr="008E5C20" w:rsidRDefault="008E5C20" w:rsidP="008E5C20">
      <w:pPr>
        <w:pStyle w:val="TableofFigures"/>
        <w:tabs>
          <w:tab w:val="right" w:leader="dot" w:pos="9395"/>
        </w:tabs>
        <w:rPr>
          <w:ins w:id="1321" w:author="Nguyen Toan" w:date="2018-05-19T19:00:00Z"/>
          <w:rFonts w:ascii="Times New Roman" w:eastAsiaTheme="minorEastAsia" w:hAnsi="Times New Roman" w:cs="Times New Roman"/>
          <w:noProof/>
          <w:color w:val="auto"/>
          <w:sz w:val="26"/>
          <w:szCs w:val="26"/>
          <w:lang w:val="en-US"/>
          <w:rPrChange w:id="1322" w:author="Nguyen Toan" w:date="2018-05-19T19:00:00Z">
            <w:rPr>
              <w:ins w:id="1323" w:author="Nguyen Toan" w:date="2018-05-19T19:00:00Z"/>
              <w:rFonts w:asciiTheme="minorHAnsi" w:eastAsiaTheme="minorEastAsia" w:hAnsiTheme="minorHAnsi" w:cstheme="minorBidi"/>
              <w:noProof/>
              <w:color w:val="auto"/>
              <w:lang w:val="en-US"/>
            </w:rPr>
          </w:rPrChange>
        </w:rPr>
        <w:pPrChange w:id="1324" w:author="Nguyen Toan" w:date="2018-05-19T19:00:00Z">
          <w:pPr>
            <w:pStyle w:val="TableofFigures"/>
            <w:tabs>
              <w:tab w:val="right" w:leader="dot" w:pos="9395"/>
            </w:tabs>
          </w:pPr>
        </w:pPrChange>
      </w:pPr>
      <w:ins w:id="1325" w:author="Nguyen Toan" w:date="2018-05-19T19:00:00Z">
        <w:r w:rsidRPr="008E5C20">
          <w:rPr>
            <w:rStyle w:val="Hyperlink"/>
            <w:rFonts w:ascii="Times New Roman" w:hAnsi="Times New Roman" w:cs="Times New Roman"/>
            <w:noProof/>
            <w:sz w:val="26"/>
            <w:szCs w:val="26"/>
            <w:rPrChange w:id="1326"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327"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328" w:author="Nguyen Toan" w:date="2018-05-19T19:00:00Z">
              <w:rPr>
                <w:noProof/>
              </w:rPr>
            </w:rPrChange>
          </w:rPr>
          <w:instrText>HYPERLINK \l "_Toc514519775"</w:instrText>
        </w:r>
        <w:r w:rsidRPr="008E5C20">
          <w:rPr>
            <w:rStyle w:val="Hyperlink"/>
            <w:rFonts w:ascii="Times New Roman" w:hAnsi="Times New Roman" w:cs="Times New Roman"/>
            <w:noProof/>
            <w:sz w:val="26"/>
            <w:szCs w:val="26"/>
            <w:rPrChange w:id="1329"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330" w:author="Nguyen Toan" w:date="2018-05-19T19:00:00Z">
              <w:rPr>
                <w:rStyle w:val="Hyperlink"/>
                <w:noProof/>
              </w:rPr>
            </w:rPrChange>
          </w:rPr>
        </w:r>
        <w:r w:rsidRPr="008E5C20">
          <w:rPr>
            <w:rStyle w:val="Hyperlink"/>
            <w:rFonts w:ascii="Times New Roman" w:hAnsi="Times New Roman" w:cs="Times New Roman"/>
            <w:noProof/>
            <w:sz w:val="26"/>
            <w:szCs w:val="26"/>
            <w:rPrChange w:id="1331"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332" w:author="Nguyen Toan" w:date="2018-05-19T19:00:00Z">
              <w:rPr>
                <w:rStyle w:val="Hyperlink"/>
                <w:noProof/>
              </w:rPr>
            </w:rPrChange>
          </w:rPr>
          <w:t>Hình 1.16: Cấu hình tùy chỉnh của Jenkins</w:t>
        </w:r>
        <w:r w:rsidRPr="008E5C20">
          <w:rPr>
            <w:rFonts w:ascii="Times New Roman" w:hAnsi="Times New Roman" w:cs="Times New Roman"/>
            <w:noProof/>
            <w:webHidden/>
            <w:sz w:val="26"/>
            <w:szCs w:val="26"/>
            <w:rPrChange w:id="1333" w:author="Nguyen Toan" w:date="2018-05-19T19:00:00Z">
              <w:rPr>
                <w:noProof/>
                <w:webHidden/>
              </w:rPr>
            </w:rPrChange>
          </w:rPr>
          <w:tab/>
        </w:r>
        <w:r w:rsidRPr="008E5C20">
          <w:rPr>
            <w:rFonts w:ascii="Times New Roman" w:hAnsi="Times New Roman" w:cs="Times New Roman"/>
            <w:noProof/>
            <w:webHidden/>
            <w:sz w:val="26"/>
            <w:szCs w:val="26"/>
            <w:rPrChange w:id="1334" w:author="Nguyen Toan" w:date="2018-05-19T19:00:00Z">
              <w:rPr>
                <w:noProof/>
                <w:webHidden/>
              </w:rPr>
            </w:rPrChange>
          </w:rPr>
          <w:fldChar w:fldCharType="begin"/>
        </w:r>
        <w:r w:rsidRPr="008E5C20">
          <w:rPr>
            <w:rFonts w:ascii="Times New Roman" w:hAnsi="Times New Roman" w:cs="Times New Roman"/>
            <w:noProof/>
            <w:webHidden/>
            <w:sz w:val="26"/>
            <w:szCs w:val="26"/>
            <w:rPrChange w:id="1335" w:author="Nguyen Toan" w:date="2018-05-19T19:00:00Z">
              <w:rPr>
                <w:noProof/>
                <w:webHidden/>
              </w:rPr>
            </w:rPrChange>
          </w:rPr>
          <w:instrText xml:space="preserve"> PAGEREF _Toc514519775 \h </w:instrText>
        </w:r>
        <w:r w:rsidRPr="008E5C20">
          <w:rPr>
            <w:rFonts w:ascii="Times New Roman" w:hAnsi="Times New Roman" w:cs="Times New Roman"/>
            <w:noProof/>
            <w:webHidden/>
            <w:sz w:val="26"/>
            <w:szCs w:val="26"/>
            <w:rPrChange w:id="1336" w:author="Nguyen Toan" w:date="2018-05-19T19:00:00Z">
              <w:rPr>
                <w:noProof/>
                <w:webHidden/>
              </w:rPr>
            </w:rPrChange>
          </w:rPr>
        </w:r>
      </w:ins>
      <w:r w:rsidRPr="008E5C20">
        <w:rPr>
          <w:rFonts w:ascii="Times New Roman" w:hAnsi="Times New Roman" w:cs="Times New Roman"/>
          <w:noProof/>
          <w:webHidden/>
          <w:sz w:val="26"/>
          <w:szCs w:val="26"/>
          <w:rPrChange w:id="1337" w:author="Nguyen Toan" w:date="2018-05-19T19:00:00Z">
            <w:rPr>
              <w:noProof/>
              <w:webHidden/>
            </w:rPr>
          </w:rPrChange>
        </w:rPr>
        <w:fldChar w:fldCharType="separate"/>
      </w:r>
      <w:ins w:id="1338" w:author="Nguyen Toan" w:date="2018-05-19T19:00:00Z">
        <w:r w:rsidRPr="008E5C20">
          <w:rPr>
            <w:rFonts w:ascii="Times New Roman" w:hAnsi="Times New Roman" w:cs="Times New Roman"/>
            <w:noProof/>
            <w:webHidden/>
            <w:sz w:val="26"/>
            <w:szCs w:val="26"/>
            <w:rPrChange w:id="1339" w:author="Nguyen Toan" w:date="2018-05-19T19:00:00Z">
              <w:rPr>
                <w:noProof/>
                <w:webHidden/>
              </w:rPr>
            </w:rPrChange>
          </w:rPr>
          <w:t>27</w:t>
        </w:r>
        <w:r w:rsidRPr="008E5C20">
          <w:rPr>
            <w:rFonts w:ascii="Times New Roman" w:hAnsi="Times New Roman" w:cs="Times New Roman"/>
            <w:noProof/>
            <w:webHidden/>
            <w:sz w:val="26"/>
            <w:szCs w:val="26"/>
            <w:rPrChange w:id="1340"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341" w:author="Nguyen Toan" w:date="2018-05-19T19:00:00Z">
              <w:rPr>
                <w:rStyle w:val="Hyperlink"/>
                <w:noProof/>
              </w:rPr>
            </w:rPrChange>
          </w:rPr>
          <w:fldChar w:fldCharType="end"/>
        </w:r>
      </w:ins>
    </w:p>
    <w:p w14:paraId="76315B3D" w14:textId="77777777" w:rsidR="008E5C20" w:rsidRPr="008E5C20" w:rsidRDefault="008E5C20" w:rsidP="008E5C20">
      <w:pPr>
        <w:pStyle w:val="TableofFigures"/>
        <w:tabs>
          <w:tab w:val="right" w:leader="dot" w:pos="9395"/>
        </w:tabs>
        <w:rPr>
          <w:ins w:id="1342" w:author="Nguyen Toan" w:date="2018-05-19T19:00:00Z"/>
          <w:rFonts w:ascii="Times New Roman" w:eastAsiaTheme="minorEastAsia" w:hAnsi="Times New Roman" w:cs="Times New Roman"/>
          <w:noProof/>
          <w:color w:val="auto"/>
          <w:sz w:val="26"/>
          <w:szCs w:val="26"/>
          <w:lang w:val="en-US"/>
          <w:rPrChange w:id="1343" w:author="Nguyen Toan" w:date="2018-05-19T19:00:00Z">
            <w:rPr>
              <w:ins w:id="1344" w:author="Nguyen Toan" w:date="2018-05-19T19:00:00Z"/>
              <w:rFonts w:asciiTheme="minorHAnsi" w:eastAsiaTheme="minorEastAsia" w:hAnsiTheme="minorHAnsi" w:cstheme="minorBidi"/>
              <w:noProof/>
              <w:color w:val="auto"/>
              <w:lang w:val="en-US"/>
            </w:rPr>
          </w:rPrChange>
        </w:rPr>
        <w:pPrChange w:id="1345" w:author="Nguyen Toan" w:date="2018-05-19T19:00:00Z">
          <w:pPr>
            <w:pStyle w:val="TableofFigures"/>
            <w:tabs>
              <w:tab w:val="right" w:leader="dot" w:pos="9395"/>
            </w:tabs>
          </w:pPr>
        </w:pPrChange>
      </w:pPr>
      <w:ins w:id="1346" w:author="Nguyen Toan" w:date="2018-05-19T19:00:00Z">
        <w:r w:rsidRPr="008E5C20">
          <w:rPr>
            <w:rStyle w:val="Hyperlink"/>
            <w:rFonts w:ascii="Times New Roman" w:hAnsi="Times New Roman" w:cs="Times New Roman"/>
            <w:noProof/>
            <w:sz w:val="26"/>
            <w:szCs w:val="26"/>
            <w:rPrChange w:id="1347"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348"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349" w:author="Nguyen Toan" w:date="2018-05-19T19:00:00Z">
              <w:rPr>
                <w:noProof/>
              </w:rPr>
            </w:rPrChange>
          </w:rPr>
          <w:instrText>HYPERLINK \l "_Toc514519776"</w:instrText>
        </w:r>
        <w:r w:rsidRPr="008E5C20">
          <w:rPr>
            <w:rStyle w:val="Hyperlink"/>
            <w:rFonts w:ascii="Times New Roman" w:hAnsi="Times New Roman" w:cs="Times New Roman"/>
            <w:noProof/>
            <w:sz w:val="26"/>
            <w:szCs w:val="26"/>
            <w:rPrChange w:id="1350"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351" w:author="Nguyen Toan" w:date="2018-05-19T19:00:00Z">
              <w:rPr>
                <w:rStyle w:val="Hyperlink"/>
                <w:noProof/>
              </w:rPr>
            </w:rPrChange>
          </w:rPr>
        </w:r>
        <w:r w:rsidRPr="008E5C20">
          <w:rPr>
            <w:rStyle w:val="Hyperlink"/>
            <w:rFonts w:ascii="Times New Roman" w:hAnsi="Times New Roman" w:cs="Times New Roman"/>
            <w:noProof/>
            <w:sz w:val="26"/>
            <w:szCs w:val="26"/>
            <w:rPrChange w:id="1352"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353" w:author="Nguyen Toan" w:date="2018-05-19T19:00:00Z">
              <w:rPr>
                <w:rStyle w:val="Hyperlink"/>
                <w:noProof/>
              </w:rPr>
            </w:rPrChange>
          </w:rPr>
          <w:t>Hình 1.17: Quản lý plugins</w:t>
        </w:r>
        <w:r w:rsidRPr="008E5C20">
          <w:rPr>
            <w:rFonts w:ascii="Times New Roman" w:hAnsi="Times New Roman" w:cs="Times New Roman"/>
            <w:noProof/>
            <w:webHidden/>
            <w:sz w:val="26"/>
            <w:szCs w:val="26"/>
            <w:rPrChange w:id="1354" w:author="Nguyen Toan" w:date="2018-05-19T19:00:00Z">
              <w:rPr>
                <w:noProof/>
                <w:webHidden/>
              </w:rPr>
            </w:rPrChange>
          </w:rPr>
          <w:tab/>
        </w:r>
        <w:r w:rsidRPr="008E5C20">
          <w:rPr>
            <w:rFonts w:ascii="Times New Roman" w:hAnsi="Times New Roman" w:cs="Times New Roman"/>
            <w:noProof/>
            <w:webHidden/>
            <w:sz w:val="26"/>
            <w:szCs w:val="26"/>
            <w:rPrChange w:id="1355" w:author="Nguyen Toan" w:date="2018-05-19T19:00:00Z">
              <w:rPr>
                <w:noProof/>
                <w:webHidden/>
              </w:rPr>
            </w:rPrChange>
          </w:rPr>
          <w:fldChar w:fldCharType="begin"/>
        </w:r>
        <w:r w:rsidRPr="008E5C20">
          <w:rPr>
            <w:rFonts w:ascii="Times New Roman" w:hAnsi="Times New Roman" w:cs="Times New Roman"/>
            <w:noProof/>
            <w:webHidden/>
            <w:sz w:val="26"/>
            <w:szCs w:val="26"/>
            <w:rPrChange w:id="1356" w:author="Nguyen Toan" w:date="2018-05-19T19:00:00Z">
              <w:rPr>
                <w:noProof/>
                <w:webHidden/>
              </w:rPr>
            </w:rPrChange>
          </w:rPr>
          <w:instrText xml:space="preserve"> PAGEREF _Toc514519776 \h </w:instrText>
        </w:r>
        <w:r w:rsidRPr="008E5C20">
          <w:rPr>
            <w:rFonts w:ascii="Times New Roman" w:hAnsi="Times New Roman" w:cs="Times New Roman"/>
            <w:noProof/>
            <w:webHidden/>
            <w:sz w:val="26"/>
            <w:szCs w:val="26"/>
            <w:rPrChange w:id="1357" w:author="Nguyen Toan" w:date="2018-05-19T19:00:00Z">
              <w:rPr>
                <w:noProof/>
                <w:webHidden/>
              </w:rPr>
            </w:rPrChange>
          </w:rPr>
        </w:r>
      </w:ins>
      <w:r w:rsidRPr="008E5C20">
        <w:rPr>
          <w:rFonts w:ascii="Times New Roman" w:hAnsi="Times New Roman" w:cs="Times New Roman"/>
          <w:noProof/>
          <w:webHidden/>
          <w:sz w:val="26"/>
          <w:szCs w:val="26"/>
          <w:rPrChange w:id="1358" w:author="Nguyen Toan" w:date="2018-05-19T19:00:00Z">
            <w:rPr>
              <w:noProof/>
              <w:webHidden/>
            </w:rPr>
          </w:rPrChange>
        </w:rPr>
        <w:fldChar w:fldCharType="separate"/>
      </w:r>
      <w:ins w:id="1359" w:author="Nguyen Toan" w:date="2018-05-19T19:00:00Z">
        <w:r w:rsidRPr="008E5C20">
          <w:rPr>
            <w:rFonts w:ascii="Times New Roman" w:hAnsi="Times New Roman" w:cs="Times New Roman"/>
            <w:noProof/>
            <w:webHidden/>
            <w:sz w:val="26"/>
            <w:szCs w:val="26"/>
            <w:rPrChange w:id="1360" w:author="Nguyen Toan" w:date="2018-05-19T19:00:00Z">
              <w:rPr>
                <w:noProof/>
                <w:webHidden/>
              </w:rPr>
            </w:rPrChange>
          </w:rPr>
          <w:t>28</w:t>
        </w:r>
        <w:r w:rsidRPr="008E5C20">
          <w:rPr>
            <w:rFonts w:ascii="Times New Roman" w:hAnsi="Times New Roman" w:cs="Times New Roman"/>
            <w:noProof/>
            <w:webHidden/>
            <w:sz w:val="26"/>
            <w:szCs w:val="26"/>
            <w:rPrChange w:id="1361"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362" w:author="Nguyen Toan" w:date="2018-05-19T19:00:00Z">
              <w:rPr>
                <w:rStyle w:val="Hyperlink"/>
                <w:noProof/>
              </w:rPr>
            </w:rPrChange>
          </w:rPr>
          <w:fldChar w:fldCharType="end"/>
        </w:r>
      </w:ins>
    </w:p>
    <w:p w14:paraId="5E86311D" w14:textId="77777777" w:rsidR="008E5C20" w:rsidRPr="008E5C20" w:rsidRDefault="008E5C20" w:rsidP="008E5C20">
      <w:pPr>
        <w:pStyle w:val="TableofFigures"/>
        <w:tabs>
          <w:tab w:val="right" w:leader="dot" w:pos="9395"/>
        </w:tabs>
        <w:rPr>
          <w:ins w:id="1363" w:author="Nguyen Toan" w:date="2018-05-19T19:00:00Z"/>
          <w:rFonts w:ascii="Times New Roman" w:eastAsiaTheme="minorEastAsia" w:hAnsi="Times New Roman" w:cs="Times New Roman"/>
          <w:noProof/>
          <w:color w:val="auto"/>
          <w:sz w:val="26"/>
          <w:szCs w:val="26"/>
          <w:lang w:val="en-US"/>
          <w:rPrChange w:id="1364" w:author="Nguyen Toan" w:date="2018-05-19T19:00:00Z">
            <w:rPr>
              <w:ins w:id="1365" w:author="Nguyen Toan" w:date="2018-05-19T19:00:00Z"/>
              <w:rFonts w:asciiTheme="minorHAnsi" w:eastAsiaTheme="minorEastAsia" w:hAnsiTheme="minorHAnsi" w:cstheme="minorBidi"/>
              <w:noProof/>
              <w:color w:val="auto"/>
              <w:lang w:val="en-US"/>
            </w:rPr>
          </w:rPrChange>
        </w:rPr>
        <w:pPrChange w:id="1366" w:author="Nguyen Toan" w:date="2018-05-19T19:00:00Z">
          <w:pPr>
            <w:pStyle w:val="TableofFigures"/>
            <w:tabs>
              <w:tab w:val="right" w:leader="dot" w:pos="9395"/>
            </w:tabs>
          </w:pPr>
        </w:pPrChange>
      </w:pPr>
      <w:ins w:id="1367" w:author="Nguyen Toan" w:date="2018-05-19T19:00:00Z">
        <w:r w:rsidRPr="008E5C20">
          <w:rPr>
            <w:rStyle w:val="Hyperlink"/>
            <w:rFonts w:ascii="Times New Roman" w:hAnsi="Times New Roman" w:cs="Times New Roman"/>
            <w:noProof/>
            <w:sz w:val="26"/>
            <w:szCs w:val="26"/>
            <w:rPrChange w:id="1368"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369"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370" w:author="Nguyen Toan" w:date="2018-05-19T19:00:00Z">
              <w:rPr>
                <w:noProof/>
              </w:rPr>
            </w:rPrChange>
          </w:rPr>
          <w:instrText>HYPERLINK \l "_Toc514519777"</w:instrText>
        </w:r>
        <w:r w:rsidRPr="008E5C20">
          <w:rPr>
            <w:rStyle w:val="Hyperlink"/>
            <w:rFonts w:ascii="Times New Roman" w:hAnsi="Times New Roman" w:cs="Times New Roman"/>
            <w:noProof/>
            <w:sz w:val="26"/>
            <w:szCs w:val="26"/>
            <w:rPrChange w:id="1371"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372" w:author="Nguyen Toan" w:date="2018-05-19T19:00:00Z">
              <w:rPr>
                <w:rStyle w:val="Hyperlink"/>
                <w:noProof/>
              </w:rPr>
            </w:rPrChange>
          </w:rPr>
        </w:r>
        <w:r w:rsidRPr="008E5C20">
          <w:rPr>
            <w:rStyle w:val="Hyperlink"/>
            <w:rFonts w:ascii="Times New Roman" w:hAnsi="Times New Roman" w:cs="Times New Roman"/>
            <w:noProof/>
            <w:sz w:val="26"/>
            <w:szCs w:val="26"/>
            <w:rPrChange w:id="1373"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374" w:author="Nguyen Toan" w:date="2018-05-19T19:00:00Z">
              <w:rPr>
                <w:rStyle w:val="Hyperlink"/>
                <w:noProof/>
              </w:rPr>
            </w:rPrChange>
          </w:rPr>
          <w:t>Hình 1.18: Thông tin hệ thống của Jenkins</w:t>
        </w:r>
        <w:r w:rsidRPr="008E5C20">
          <w:rPr>
            <w:rFonts w:ascii="Times New Roman" w:hAnsi="Times New Roman" w:cs="Times New Roman"/>
            <w:noProof/>
            <w:webHidden/>
            <w:sz w:val="26"/>
            <w:szCs w:val="26"/>
            <w:rPrChange w:id="1375" w:author="Nguyen Toan" w:date="2018-05-19T19:00:00Z">
              <w:rPr>
                <w:noProof/>
                <w:webHidden/>
              </w:rPr>
            </w:rPrChange>
          </w:rPr>
          <w:tab/>
        </w:r>
        <w:r w:rsidRPr="008E5C20">
          <w:rPr>
            <w:rFonts w:ascii="Times New Roman" w:hAnsi="Times New Roman" w:cs="Times New Roman"/>
            <w:noProof/>
            <w:webHidden/>
            <w:sz w:val="26"/>
            <w:szCs w:val="26"/>
            <w:rPrChange w:id="1376" w:author="Nguyen Toan" w:date="2018-05-19T19:00:00Z">
              <w:rPr>
                <w:noProof/>
                <w:webHidden/>
              </w:rPr>
            </w:rPrChange>
          </w:rPr>
          <w:fldChar w:fldCharType="begin"/>
        </w:r>
        <w:r w:rsidRPr="008E5C20">
          <w:rPr>
            <w:rFonts w:ascii="Times New Roman" w:hAnsi="Times New Roman" w:cs="Times New Roman"/>
            <w:noProof/>
            <w:webHidden/>
            <w:sz w:val="26"/>
            <w:szCs w:val="26"/>
            <w:rPrChange w:id="1377" w:author="Nguyen Toan" w:date="2018-05-19T19:00:00Z">
              <w:rPr>
                <w:noProof/>
                <w:webHidden/>
              </w:rPr>
            </w:rPrChange>
          </w:rPr>
          <w:instrText xml:space="preserve"> PAGEREF _Toc514519777 \h </w:instrText>
        </w:r>
        <w:r w:rsidRPr="008E5C20">
          <w:rPr>
            <w:rFonts w:ascii="Times New Roman" w:hAnsi="Times New Roman" w:cs="Times New Roman"/>
            <w:noProof/>
            <w:webHidden/>
            <w:sz w:val="26"/>
            <w:szCs w:val="26"/>
            <w:rPrChange w:id="1378" w:author="Nguyen Toan" w:date="2018-05-19T19:00:00Z">
              <w:rPr>
                <w:noProof/>
                <w:webHidden/>
              </w:rPr>
            </w:rPrChange>
          </w:rPr>
        </w:r>
      </w:ins>
      <w:r w:rsidRPr="008E5C20">
        <w:rPr>
          <w:rFonts w:ascii="Times New Roman" w:hAnsi="Times New Roman" w:cs="Times New Roman"/>
          <w:noProof/>
          <w:webHidden/>
          <w:sz w:val="26"/>
          <w:szCs w:val="26"/>
          <w:rPrChange w:id="1379" w:author="Nguyen Toan" w:date="2018-05-19T19:00:00Z">
            <w:rPr>
              <w:noProof/>
              <w:webHidden/>
            </w:rPr>
          </w:rPrChange>
        </w:rPr>
        <w:fldChar w:fldCharType="separate"/>
      </w:r>
      <w:ins w:id="1380" w:author="Nguyen Toan" w:date="2018-05-19T19:00:00Z">
        <w:r w:rsidRPr="008E5C20">
          <w:rPr>
            <w:rFonts w:ascii="Times New Roman" w:hAnsi="Times New Roman" w:cs="Times New Roman"/>
            <w:noProof/>
            <w:webHidden/>
            <w:sz w:val="26"/>
            <w:szCs w:val="26"/>
            <w:rPrChange w:id="1381" w:author="Nguyen Toan" w:date="2018-05-19T19:00:00Z">
              <w:rPr>
                <w:noProof/>
                <w:webHidden/>
              </w:rPr>
            </w:rPrChange>
          </w:rPr>
          <w:t>28</w:t>
        </w:r>
        <w:r w:rsidRPr="008E5C20">
          <w:rPr>
            <w:rFonts w:ascii="Times New Roman" w:hAnsi="Times New Roman" w:cs="Times New Roman"/>
            <w:noProof/>
            <w:webHidden/>
            <w:sz w:val="26"/>
            <w:szCs w:val="26"/>
            <w:rPrChange w:id="1382"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383" w:author="Nguyen Toan" w:date="2018-05-19T19:00:00Z">
              <w:rPr>
                <w:rStyle w:val="Hyperlink"/>
                <w:noProof/>
              </w:rPr>
            </w:rPrChange>
          </w:rPr>
          <w:fldChar w:fldCharType="end"/>
        </w:r>
      </w:ins>
    </w:p>
    <w:p w14:paraId="5D170C69" w14:textId="77777777" w:rsidR="008E5C20" w:rsidRPr="008E5C20" w:rsidRDefault="008E5C20" w:rsidP="008E5C20">
      <w:pPr>
        <w:pStyle w:val="TableofFigures"/>
        <w:tabs>
          <w:tab w:val="right" w:leader="dot" w:pos="9395"/>
        </w:tabs>
        <w:rPr>
          <w:ins w:id="1384" w:author="Nguyen Toan" w:date="2018-05-19T19:00:00Z"/>
          <w:rFonts w:ascii="Times New Roman" w:eastAsiaTheme="minorEastAsia" w:hAnsi="Times New Roman" w:cs="Times New Roman"/>
          <w:noProof/>
          <w:color w:val="auto"/>
          <w:sz w:val="26"/>
          <w:szCs w:val="26"/>
          <w:lang w:val="en-US"/>
          <w:rPrChange w:id="1385" w:author="Nguyen Toan" w:date="2018-05-19T19:00:00Z">
            <w:rPr>
              <w:ins w:id="1386" w:author="Nguyen Toan" w:date="2018-05-19T19:00:00Z"/>
              <w:rFonts w:asciiTheme="minorHAnsi" w:eastAsiaTheme="minorEastAsia" w:hAnsiTheme="minorHAnsi" w:cstheme="minorBidi"/>
              <w:noProof/>
              <w:color w:val="auto"/>
              <w:lang w:val="en-US"/>
            </w:rPr>
          </w:rPrChange>
        </w:rPr>
        <w:pPrChange w:id="1387" w:author="Nguyen Toan" w:date="2018-05-19T19:00:00Z">
          <w:pPr>
            <w:pStyle w:val="TableofFigures"/>
            <w:tabs>
              <w:tab w:val="right" w:leader="dot" w:pos="9395"/>
            </w:tabs>
          </w:pPr>
        </w:pPrChange>
      </w:pPr>
      <w:ins w:id="1388" w:author="Nguyen Toan" w:date="2018-05-19T19:00:00Z">
        <w:r w:rsidRPr="008E5C20">
          <w:rPr>
            <w:rStyle w:val="Hyperlink"/>
            <w:rFonts w:ascii="Times New Roman" w:hAnsi="Times New Roman" w:cs="Times New Roman"/>
            <w:noProof/>
            <w:sz w:val="26"/>
            <w:szCs w:val="26"/>
            <w:rPrChange w:id="1389"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390"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391" w:author="Nguyen Toan" w:date="2018-05-19T19:00:00Z">
              <w:rPr>
                <w:noProof/>
              </w:rPr>
            </w:rPrChange>
          </w:rPr>
          <w:instrText>HYPERLINK \l "_Toc514519778"</w:instrText>
        </w:r>
        <w:r w:rsidRPr="008E5C20">
          <w:rPr>
            <w:rStyle w:val="Hyperlink"/>
            <w:rFonts w:ascii="Times New Roman" w:hAnsi="Times New Roman" w:cs="Times New Roman"/>
            <w:noProof/>
            <w:sz w:val="26"/>
            <w:szCs w:val="26"/>
            <w:rPrChange w:id="1392"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393" w:author="Nguyen Toan" w:date="2018-05-19T19:00:00Z">
              <w:rPr>
                <w:rStyle w:val="Hyperlink"/>
                <w:noProof/>
              </w:rPr>
            </w:rPrChange>
          </w:rPr>
        </w:r>
        <w:r w:rsidRPr="008E5C20">
          <w:rPr>
            <w:rStyle w:val="Hyperlink"/>
            <w:rFonts w:ascii="Times New Roman" w:hAnsi="Times New Roman" w:cs="Times New Roman"/>
            <w:noProof/>
            <w:sz w:val="26"/>
            <w:szCs w:val="26"/>
            <w:rPrChange w:id="1394"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395" w:author="Nguyen Toan" w:date="2018-05-19T19:00:00Z">
              <w:rPr>
                <w:rStyle w:val="Hyperlink"/>
                <w:noProof/>
              </w:rPr>
            </w:rPrChange>
          </w:rPr>
          <w:t>Hình 1.19</w:t>
        </w:r>
        <w:r w:rsidRPr="008E5C20">
          <w:rPr>
            <w:rStyle w:val="Hyperlink"/>
            <w:rFonts w:ascii="Times New Roman" w:hAnsi="Times New Roman" w:cs="Times New Roman"/>
            <w:i/>
            <w:noProof/>
            <w:sz w:val="26"/>
            <w:szCs w:val="26"/>
            <w:rPrChange w:id="1396" w:author="Nguyen Toan" w:date="2018-05-19T19:00:00Z">
              <w:rPr>
                <w:rStyle w:val="Hyperlink"/>
                <w:i/>
                <w:noProof/>
              </w:rPr>
            </w:rPrChange>
          </w:rPr>
          <w:t>: Sơ</w:t>
        </w:r>
        <w:r w:rsidRPr="008E5C20">
          <w:rPr>
            <w:rStyle w:val="Hyperlink"/>
            <w:rFonts w:ascii="Times New Roman" w:hAnsi="Times New Roman" w:cs="Times New Roman"/>
            <w:noProof/>
            <w:sz w:val="26"/>
            <w:szCs w:val="26"/>
            <w:rPrChange w:id="1397" w:author="Nguyen Toan" w:date="2018-05-19T19:00:00Z">
              <w:rPr>
                <w:rStyle w:val="Hyperlink"/>
                <w:noProof/>
              </w:rPr>
            </w:rPrChange>
          </w:rPr>
          <w:t xml:space="preserve"> đồ các cấp độ kiểm thử</w:t>
        </w:r>
        <w:r w:rsidRPr="008E5C20">
          <w:rPr>
            <w:rFonts w:ascii="Times New Roman" w:hAnsi="Times New Roman" w:cs="Times New Roman"/>
            <w:noProof/>
            <w:webHidden/>
            <w:sz w:val="26"/>
            <w:szCs w:val="26"/>
            <w:rPrChange w:id="1398" w:author="Nguyen Toan" w:date="2018-05-19T19:00:00Z">
              <w:rPr>
                <w:noProof/>
                <w:webHidden/>
              </w:rPr>
            </w:rPrChange>
          </w:rPr>
          <w:tab/>
        </w:r>
        <w:r w:rsidRPr="008E5C20">
          <w:rPr>
            <w:rFonts w:ascii="Times New Roman" w:hAnsi="Times New Roman" w:cs="Times New Roman"/>
            <w:noProof/>
            <w:webHidden/>
            <w:sz w:val="26"/>
            <w:szCs w:val="26"/>
            <w:rPrChange w:id="1399" w:author="Nguyen Toan" w:date="2018-05-19T19:00:00Z">
              <w:rPr>
                <w:noProof/>
                <w:webHidden/>
              </w:rPr>
            </w:rPrChange>
          </w:rPr>
          <w:fldChar w:fldCharType="begin"/>
        </w:r>
        <w:r w:rsidRPr="008E5C20">
          <w:rPr>
            <w:rFonts w:ascii="Times New Roman" w:hAnsi="Times New Roman" w:cs="Times New Roman"/>
            <w:noProof/>
            <w:webHidden/>
            <w:sz w:val="26"/>
            <w:szCs w:val="26"/>
            <w:rPrChange w:id="1400" w:author="Nguyen Toan" w:date="2018-05-19T19:00:00Z">
              <w:rPr>
                <w:noProof/>
                <w:webHidden/>
              </w:rPr>
            </w:rPrChange>
          </w:rPr>
          <w:instrText xml:space="preserve"> PAGEREF _Toc514519778 \h </w:instrText>
        </w:r>
        <w:r w:rsidRPr="008E5C20">
          <w:rPr>
            <w:rFonts w:ascii="Times New Roman" w:hAnsi="Times New Roman" w:cs="Times New Roman"/>
            <w:noProof/>
            <w:webHidden/>
            <w:sz w:val="26"/>
            <w:szCs w:val="26"/>
            <w:rPrChange w:id="1401" w:author="Nguyen Toan" w:date="2018-05-19T19:00:00Z">
              <w:rPr>
                <w:noProof/>
                <w:webHidden/>
              </w:rPr>
            </w:rPrChange>
          </w:rPr>
        </w:r>
      </w:ins>
      <w:r w:rsidRPr="008E5C20">
        <w:rPr>
          <w:rFonts w:ascii="Times New Roman" w:hAnsi="Times New Roman" w:cs="Times New Roman"/>
          <w:noProof/>
          <w:webHidden/>
          <w:sz w:val="26"/>
          <w:szCs w:val="26"/>
          <w:rPrChange w:id="1402" w:author="Nguyen Toan" w:date="2018-05-19T19:00:00Z">
            <w:rPr>
              <w:noProof/>
              <w:webHidden/>
            </w:rPr>
          </w:rPrChange>
        </w:rPr>
        <w:fldChar w:fldCharType="separate"/>
      </w:r>
      <w:ins w:id="1403" w:author="Nguyen Toan" w:date="2018-05-19T19:00:00Z">
        <w:r w:rsidRPr="008E5C20">
          <w:rPr>
            <w:rFonts w:ascii="Times New Roman" w:hAnsi="Times New Roman" w:cs="Times New Roman"/>
            <w:noProof/>
            <w:webHidden/>
            <w:sz w:val="26"/>
            <w:szCs w:val="26"/>
            <w:rPrChange w:id="1404" w:author="Nguyen Toan" w:date="2018-05-19T19:00:00Z">
              <w:rPr>
                <w:noProof/>
                <w:webHidden/>
              </w:rPr>
            </w:rPrChange>
          </w:rPr>
          <w:t>31</w:t>
        </w:r>
        <w:r w:rsidRPr="008E5C20">
          <w:rPr>
            <w:rFonts w:ascii="Times New Roman" w:hAnsi="Times New Roman" w:cs="Times New Roman"/>
            <w:noProof/>
            <w:webHidden/>
            <w:sz w:val="26"/>
            <w:szCs w:val="26"/>
            <w:rPrChange w:id="1405"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406" w:author="Nguyen Toan" w:date="2018-05-19T19:00:00Z">
              <w:rPr>
                <w:rStyle w:val="Hyperlink"/>
                <w:noProof/>
              </w:rPr>
            </w:rPrChange>
          </w:rPr>
          <w:fldChar w:fldCharType="end"/>
        </w:r>
      </w:ins>
    </w:p>
    <w:p w14:paraId="5844010B" w14:textId="77777777" w:rsidR="008E5C20" w:rsidRPr="008E5C20" w:rsidRDefault="008E5C20" w:rsidP="008E5C20">
      <w:pPr>
        <w:pStyle w:val="TableofFigures"/>
        <w:tabs>
          <w:tab w:val="right" w:leader="dot" w:pos="9395"/>
        </w:tabs>
        <w:rPr>
          <w:ins w:id="1407" w:author="Nguyen Toan" w:date="2018-05-19T19:00:00Z"/>
          <w:rFonts w:ascii="Times New Roman" w:eastAsiaTheme="minorEastAsia" w:hAnsi="Times New Roman" w:cs="Times New Roman"/>
          <w:noProof/>
          <w:color w:val="auto"/>
          <w:sz w:val="26"/>
          <w:szCs w:val="26"/>
          <w:lang w:val="en-US"/>
          <w:rPrChange w:id="1408" w:author="Nguyen Toan" w:date="2018-05-19T19:00:00Z">
            <w:rPr>
              <w:ins w:id="1409" w:author="Nguyen Toan" w:date="2018-05-19T19:00:00Z"/>
              <w:rFonts w:asciiTheme="minorHAnsi" w:eastAsiaTheme="minorEastAsia" w:hAnsiTheme="minorHAnsi" w:cstheme="minorBidi"/>
              <w:noProof/>
              <w:color w:val="auto"/>
              <w:lang w:val="en-US"/>
            </w:rPr>
          </w:rPrChange>
        </w:rPr>
        <w:pPrChange w:id="1410" w:author="Nguyen Toan" w:date="2018-05-19T19:00:00Z">
          <w:pPr>
            <w:pStyle w:val="TableofFigures"/>
            <w:tabs>
              <w:tab w:val="right" w:leader="dot" w:pos="9395"/>
            </w:tabs>
          </w:pPr>
        </w:pPrChange>
      </w:pPr>
      <w:ins w:id="1411" w:author="Nguyen Toan" w:date="2018-05-19T19:00:00Z">
        <w:r w:rsidRPr="008E5C20">
          <w:rPr>
            <w:rStyle w:val="Hyperlink"/>
            <w:rFonts w:ascii="Times New Roman" w:hAnsi="Times New Roman" w:cs="Times New Roman"/>
            <w:noProof/>
            <w:sz w:val="26"/>
            <w:szCs w:val="26"/>
            <w:rPrChange w:id="1412"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413"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414" w:author="Nguyen Toan" w:date="2018-05-19T19:00:00Z">
              <w:rPr>
                <w:noProof/>
              </w:rPr>
            </w:rPrChange>
          </w:rPr>
          <w:instrText>HYPERLINK \l "_Toc514519779"</w:instrText>
        </w:r>
        <w:r w:rsidRPr="008E5C20">
          <w:rPr>
            <w:rStyle w:val="Hyperlink"/>
            <w:rFonts w:ascii="Times New Roman" w:hAnsi="Times New Roman" w:cs="Times New Roman"/>
            <w:noProof/>
            <w:sz w:val="26"/>
            <w:szCs w:val="26"/>
            <w:rPrChange w:id="1415"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416" w:author="Nguyen Toan" w:date="2018-05-19T19:00:00Z">
              <w:rPr>
                <w:rStyle w:val="Hyperlink"/>
                <w:noProof/>
              </w:rPr>
            </w:rPrChange>
          </w:rPr>
        </w:r>
        <w:r w:rsidRPr="008E5C20">
          <w:rPr>
            <w:rStyle w:val="Hyperlink"/>
            <w:rFonts w:ascii="Times New Roman" w:hAnsi="Times New Roman" w:cs="Times New Roman"/>
            <w:noProof/>
            <w:sz w:val="26"/>
            <w:szCs w:val="26"/>
            <w:rPrChange w:id="1417"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418" w:author="Nguyen Toan" w:date="2018-05-19T19:00:00Z">
              <w:rPr>
                <w:rStyle w:val="Hyperlink"/>
                <w:rFonts w:ascii="Times New Roman" w:hAnsi="Times New Roman" w:cs="Times New Roman"/>
                <w:noProof/>
              </w:rPr>
            </w:rPrChange>
          </w:rPr>
          <w:t>Hình 1.20: Kiểm thử đơn vị theo lớp</w:t>
        </w:r>
        <w:r w:rsidRPr="008E5C20">
          <w:rPr>
            <w:rStyle w:val="Hyperlink"/>
            <w:rFonts w:ascii="Times New Roman" w:hAnsi="Times New Roman" w:cs="Times New Roman"/>
            <w:noProof/>
            <w:sz w:val="26"/>
            <w:szCs w:val="26"/>
            <w:lang w:val="en-US"/>
            <w:rPrChange w:id="1419" w:author="Nguyen Toan" w:date="2018-05-19T19:00:00Z">
              <w:rPr>
                <w:rStyle w:val="Hyperlink"/>
                <w:rFonts w:ascii="Times New Roman" w:hAnsi="Times New Roman" w:cs="Times New Roman"/>
                <w:noProof/>
                <w:lang w:val="en-US"/>
              </w:rPr>
            </w:rPrChange>
          </w:rPr>
          <w:t xml:space="preserve"> [14]</w:t>
        </w:r>
        <w:r w:rsidRPr="008E5C20">
          <w:rPr>
            <w:rFonts w:ascii="Times New Roman" w:hAnsi="Times New Roman" w:cs="Times New Roman"/>
            <w:noProof/>
            <w:webHidden/>
            <w:sz w:val="26"/>
            <w:szCs w:val="26"/>
            <w:rPrChange w:id="1420" w:author="Nguyen Toan" w:date="2018-05-19T19:00:00Z">
              <w:rPr>
                <w:noProof/>
                <w:webHidden/>
              </w:rPr>
            </w:rPrChange>
          </w:rPr>
          <w:tab/>
        </w:r>
        <w:r w:rsidRPr="008E5C20">
          <w:rPr>
            <w:rFonts w:ascii="Times New Roman" w:hAnsi="Times New Roman" w:cs="Times New Roman"/>
            <w:noProof/>
            <w:webHidden/>
            <w:sz w:val="26"/>
            <w:szCs w:val="26"/>
            <w:rPrChange w:id="1421" w:author="Nguyen Toan" w:date="2018-05-19T19:00:00Z">
              <w:rPr>
                <w:noProof/>
                <w:webHidden/>
              </w:rPr>
            </w:rPrChange>
          </w:rPr>
          <w:fldChar w:fldCharType="begin"/>
        </w:r>
        <w:r w:rsidRPr="008E5C20">
          <w:rPr>
            <w:rFonts w:ascii="Times New Roman" w:hAnsi="Times New Roman" w:cs="Times New Roman"/>
            <w:noProof/>
            <w:webHidden/>
            <w:sz w:val="26"/>
            <w:szCs w:val="26"/>
            <w:rPrChange w:id="1422" w:author="Nguyen Toan" w:date="2018-05-19T19:00:00Z">
              <w:rPr>
                <w:noProof/>
                <w:webHidden/>
              </w:rPr>
            </w:rPrChange>
          </w:rPr>
          <w:instrText xml:space="preserve"> PAGEREF _Toc514519779 \h </w:instrText>
        </w:r>
        <w:r w:rsidRPr="008E5C20">
          <w:rPr>
            <w:rFonts w:ascii="Times New Roman" w:hAnsi="Times New Roman" w:cs="Times New Roman"/>
            <w:noProof/>
            <w:webHidden/>
            <w:sz w:val="26"/>
            <w:szCs w:val="26"/>
            <w:rPrChange w:id="1423" w:author="Nguyen Toan" w:date="2018-05-19T19:00:00Z">
              <w:rPr>
                <w:noProof/>
                <w:webHidden/>
              </w:rPr>
            </w:rPrChange>
          </w:rPr>
        </w:r>
      </w:ins>
      <w:r w:rsidRPr="008E5C20">
        <w:rPr>
          <w:rFonts w:ascii="Times New Roman" w:hAnsi="Times New Roman" w:cs="Times New Roman"/>
          <w:noProof/>
          <w:webHidden/>
          <w:sz w:val="26"/>
          <w:szCs w:val="26"/>
          <w:rPrChange w:id="1424" w:author="Nguyen Toan" w:date="2018-05-19T19:00:00Z">
            <w:rPr>
              <w:noProof/>
              <w:webHidden/>
            </w:rPr>
          </w:rPrChange>
        </w:rPr>
        <w:fldChar w:fldCharType="separate"/>
      </w:r>
      <w:ins w:id="1425" w:author="Nguyen Toan" w:date="2018-05-19T19:00:00Z">
        <w:r w:rsidRPr="008E5C20">
          <w:rPr>
            <w:rFonts w:ascii="Times New Roman" w:hAnsi="Times New Roman" w:cs="Times New Roman"/>
            <w:noProof/>
            <w:webHidden/>
            <w:sz w:val="26"/>
            <w:szCs w:val="26"/>
            <w:rPrChange w:id="1426" w:author="Nguyen Toan" w:date="2018-05-19T19:00:00Z">
              <w:rPr>
                <w:noProof/>
                <w:webHidden/>
              </w:rPr>
            </w:rPrChange>
          </w:rPr>
          <w:t>32</w:t>
        </w:r>
        <w:r w:rsidRPr="008E5C20">
          <w:rPr>
            <w:rFonts w:ascii="Times New Roman" w:hAnsi="Times New Roman" w:cs="Times New Roman"/>
            <w:noProof/>
            <w:webHidden/>
            <w:sz w:val="26"/>
            <w:szCs w:val="26"/>
            <w:rPrChange w:id="1427"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428" w:author="Nguyen Toan" w:date="2018-05-19T19:00:00Z">
              <w:rPr>
                <w:rStyle w:val="Hyperlink"/>
                <w:noProof/>
              </w:rPr>
            </w:rPrChange>
          </w:rPr>
          <w:fldChar w:fldCharType="end"/>
        </w:r>
      </w:ins>
    </w:p>
    <w:p w14:paraId="43E8E839" w14:textId="77777777" w:rsidR="008E5C20" w:rsidRPr="008E5C20" w:rsidRDefault="008E5C20" w:rsidP="008E5C20">
      <w:pPr>
        <w:pStyle w:val="TableofFigures"/>
        <w:tabs>
          <w:tab w:val="right" w:leader="dot" w:pos="9395"/>
        </w:tabs>
        <w:rPr>
          <w:ins w:id="1429" w:author="Nguyen Toan" w:date="2018-05-19T19:00:00Z"/>
          <w:rFonts w:ascii="Times New Roman" w:eastAsiaTheme="minorEastAsia" w:hAnsi="Times New Roman" w:cs="Times New Roman"/>
          <w:noProof/>
          <w:color w:val="auto"/>
          <w:sz w:val="26"/>
          <w:szCs w:val="26"/>
          <w:lang w:val="en-US"/>
          <w:rPrChange w:id="1430" w:author="Nguyen Toan" w:date="2018-05-19T19:00:00Z">
            <w:rPr>
              <w:ins w:id="1431" w:author="Nguyen Toan" w:date="2018-05-19T19:00:00Z"/>
              <w:rFonts w:asciiTheme="minorHAnsi" w:eastAsiaTheme="minorEastAsia" w:hAnsiTheme="minorHAnsi" w:cstheme="minorBidi"/>
              <w:noProof/>
              <w:color w:val="auto"/>
              <w:lang w:val="en-US"/>
            </w:rPr>
          </w:rPrChange>
        </w:rPr>
        <w:pPrChange w:id="1432" w:author="Nguyen Toan" w:date="2018-05-19T19:00:00Z">
          <w:pPr>
            <w:pStyle w:val="TableofFigures"/>
            <w:tabs>
              <w:tab w:val="right" w:leader="dot" w:pos="9395"/>
            </w:tabs>
          </w:pPr>
        </w:pPrChange>
      </w:pPr>
      <w:ins w:id="1433" w:author="Nguyen Toan" w:date="2018-05-19T19:00:00Z">
        <w:r w:rsidRPr="008E5C20">
          <w:rPr>
            <w:rStyle w:val="Hyperlink"/>
            <w:rFonts w:ascii="Times New Roman" w:hAnsi="Times New Roman" w:cs="Times New Roman"/>
            <w:noProof/>
            <w:sz w:val="26"/>
            <w:szCs w:val="26"/>
            <w:rPrChange w:id="1434"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435"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436" w:author="Nguyen Toan" w:date="2018-05-19T19:00:00Z">
              <w:rPr>
                <w:noProof/>
              </w:rPr>
            </w:rPrChange>
          </w:rPr>
          <w:instrText>HYPERLINK \l "_Toc514519780"</w:instrText>
        </w:r>
        <w:r w:rsidRPr="008E5C20">
          <w:rPr>
            <w:rStyle w:val="Hyperlink"/>
            <w:rFonts w:ascii="Times New Roman" w:hAnsi="Times New Roman" w:cs="Times New Roman"/>
            <w:noProof/>
            <w:sz w:val="26"/>
            <w:szCs w:val="26"/>
            <w:rPrChange w:id="1437"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438" w:author="Nguyen Toan" w:date="2018-05-19T19:00:00Z">
              <w:rPr>
                <w:rStyle w:val="Hyperlink"/>
                <w:noProof/>
              </w:rPr>
            </w:rPrChange>
          </w:rPr>
        </w:r>
        <w:r w:rsidRPr="008E5C20">
          <w:rPr>
            <w:rStyle w:val="Hyperlink"/>
            <w:rFonts w:ascii="Times New Roman" w:hAnsi="Times New Roman" w:cs="Times New Roman"/>
            <w:noProof/>
            <w:sz w:val="26"/>
            <w:szCs w:val="26"/>
            <w:rPrChange w:id="1439"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440" w:author="Nguyen Toan" w:date="2018-05-19T19:00:00Z">
              <w:rPr>
                <w:rStyle w:val="Hyperlink"/>
                <w:noProof/>
              </w:rPr>
            </w:rPrChange>
          </w:rPr>
          <w:t>Hình 1.21: Kiểm thử tích hợp</w:t>
        </w:r>
        <w:r w:rsidRPr="008E5C20">
          <w:rPr>
            <w:rStyle w:val="Hyperlink"/>
            <w:rFonts w:ascii="Times New Roman" w:hAnsi="Times New Roman" w:cs="Times New Roman"/>
            <w:noProof/>
            <w:sz w:val="26"/>
            <w:szCs w:val="26"/>
            <w:lang w:val="en-US"/>
            <w:rPrChange w:id="1441" w:author="Nguyen Toan" w:date="2018-05-19T19:00:00Z">
              <w:rPr>
                <w:rStyle w:val="Hyperlink"/>
                <w:noProof/>
                <w:lang w:val="en-US"/>
              </w:rPr>
            </w:rPrChange>
          </w:rPr>
          <w:t xml:space="preserve"> [14]</w:t>
        </w:r>
        <w:r w:rsidRPr="008E5C20">
          <w:rPr>
            <w:rFonts w:ascii="Times New Roman" w:hAnsi="Times New Roman" w:cs="Times New Roman"/>
            <w:noProof/>
            <w:webHidden/>
            <w:sz w:val="26"/>
            <w:szCs w:val="26"/>
            <w:rPrChange w:id="1442" w:author="Nguyen Toan" w:date="2018-05-19T19:00:00Z">
              <w:rPr>
                <w:noProof/>
                <w:webHidden/>
              </w:rPr>
            </w:rPrChange>
          </w:rPr>
          <w:tab/>
        </w:r>
        <w:r w:rsidRPr="008E5C20">
          <w:rPr>
            <w:rFonts w:ascii="Times New Roman" w:hAnsi="Times New Roman" w:cs="Times New Roman"/>
            <w:noProof/>
            <w:webHidden/>
            <w:sz w:val="26"/>
            <w:szCs w:val="26"/>
            <w:rPrChange w:id="1443" w:author="Nguyen Toan" w:date="2018-05-19T19:00:00Z">
              <w:rPr>
                <w:noProof/>
                <w:webHidden/>
              </w:rPr>
            </w:rPrChange>
          </w:rPr>
          <w:fldChar w:fldCharType="begin"/>
        </w:r>
        <w:r w:rsidRPr="008E5C20">
          <w:rPr>
            <w:rFonts w:ascii="Times New Roman" w:hAnsi="Times New Roman" w:cs="Times New Roman"/>
            <w:noProof/>
            <w:webHidden/>
            <w:sz w:val="26"/>
            <w:szCs w:val="26"/>
            <w:rPrChange w:id="1444" w:author="Nguyen Toan" w:date="2018-05-19T19:00:00Z">
              <w:rPr>
                <w:noProof/>
                <w:webHidden/>
              </w:rPr>
            </w:rPrChange>
          </w:rPr>
          <w:instrText xml:space="preserve"> PAGEREF _Toc514519780 \h </w:instrText>
        </w:r>
        <w:r w:rsidRPr="008E5C20">
          <w:rPr>
            <w:rFonts w:ascii="Times New Roman" w:hAnsi="Times New Roman" w:cs="Times New Roman"/>
            <w:noProof/>
            <w:webHidden/>
            <w:sz w:val="26"/>
            <w:szCs w:val="26"/>
            <w:rPrChange w:id="1445" w:author="Nguyen Toan" w:date="2018-05-19T19:00:00Z">
              <w:rPr>
                <w:noProof/>
                <w:webHidden/>
              </w:rPr>
            </w:rPrChange>
          </w:rPr>
        </w:r>
      </w:ins>
      <w:r w:rsidRPr="008E5C20">
        <w:rPr>
          <w:rFonts w:ascii="Times New Roman" w:hAnsi="Times New Roman" w:cs="Times New Roman"/>
          <w:noProof/>
          <w:webHidden/>
          <w:sz w:val="26"/>
          <w:szCs w:val="26"/>
          <w:rPrChange w:id="1446" w:author="Nguyen Toan" w:date="2018-05-19T19:00:00Z">
            <w:rPr>
              <w:noProof/>
              <w:webHidden/>
            </w:rPr>
          </w:rPrChange>
        </w:rPr>
        <w:fldChar w:fldCharType="separate"/>
      </w:r>
      <w:ins w:id="1447" w:author="Nguyen Toan" w:date="2018-05-19T19:00:00Z">
        <w:r w:rsidRPr="008E5C20">
          <w:rPr>
            <w:rFonts w:ascii="Times New Roman" w:hAnsi="Times New Roman" w:cs="Times New Roman"/>
            <w:noProof/>
            <w:webHidden/>
            <w:sz w:val="26"/>
            <w:szCs w:val="26"/>
            <w:rPrChange w:id="1448" w:author="Nguyen Toan" w:date="2018-05-19T19:00:00Z">
              <w:rPr>
                <w:noProof/>
                <w:webHidden/>
              </w:rPr>
            </w:rPrChange>
          </w:rPr>
          <w:t>33</w:t>
        </w:r>
        <w:r w:rsidRPr="008E5C20">
          <w:rPr>
            <w:rFonts w:ascii="Times New Roman" w:hAnsi="Times New Roman" w:cs="Times New Roman"/>
            <w:noProof/>
            <w:webHidden/>
            <w:sz w:val="26"/>
            <w:szCs w:val="26"/>
            <w:rPrChange w:id="1449"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450" w:author="Nguyen Toan" w:date="2018-05-19T19:00:00Z">
              <w:rPr>
                <w:rStyle w:val="Hyperlink"/>
                <w:noProof/>
              </w:rPr>
            </w:rPrChange>
          </w:rPr>
          <w:fldChar w:fldCharType="end"/>
        </w:r>
      </w:ins>
    </w:p>
    <w:p w14:paraId="5921BBC1" w14:textId="77777777" w:rsidR="008E5C20" w:rsidRPr="008E5C20" w:rsidRDefault="008E5C20" w:rsidP="008E5C20">
      <w:pPr>
        <w:pStyle w:val="TableofFigures"/>
        <w:tabs>
          <w:tab w:val="right" w:leader="dot" w:pos="9395"/>
        </w:tabs>
        <w:rPr>
          <w:ins w:id="1451" w:author="Nguyen Toan" w:date="2018-05-19T19:00:00Z"/>
          <w:rFonts w:ascii="Times New Roman" w:eastAsiaTheme="minorEastAsia" w:hAnsi="Times New Roman" w:cs="Times New Roman"/>
          <w:noProof/>
          <w:color w:val="auto"/>
          <w:sz w:val="26"/>
          <w:szCs w:val="26"/>
          <w:lang w:val="en-US"/>
          <w:rPrChange w:id="1452" w:author="Nguyen Toan" w:date="2018-05-19T19:00:00Z">
            <w:rPr>
              <w:ins w:id="1453" w:author="Nguyen Toan" w:date="2018-05-19T19:00:00Z"/>
              <w:rFonts w:asciiTheme="minorHAnsi" w:eastAsiaTheme="minorEastAsia" w:hAnsiTheme="minorHAnsi" w:cstheme="minorBidi"/>
              <w:noProof/>
              <w:color w:val="auto"/>
              <w:lang w:val="en-US"/>
            </w:rPr>
          </w:rPrChange>
        </w:rPr>
        <w:pPrChange w:id="1454" w:author="Nguyen Toan" w:date="2018-05-19T19:00:00Z">
          <w:pPr>
            <w:pStyle w:val="TableofFigures"/>
            <w:tabs>
              <w:tab w:val="right" w:leader="dot" w:pos="9395"/>
            </w:tabs>
          </w:pPr>
        </w:pPrChange>
      </w:pPr>
      <w:ins w:id="1455" w:author="Nguyen Toan" w:date="2018-05-19T19:00:00Z">
        <w:r w:rsidRPr="008E5C20">
          <w:rPr>
            <w:rStyle w:val="Hyperlink"/>
            <w:rFonts w:ascii="Times New Roman" w:hAnsi="Times New Roman" w:cs="Times New Roman"/>
            <w:noProof/>
            <w:sz w:val="26"/>
            <w:szCs w:val="26"/>
            <w:rPrChange w:id="1456"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457"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458" w:author="Nguyen Toan" w:date="2018-05-19T19:00:00Z">
              <w:rPr>
                <w:noProof/>
              </w:rPr>
            </w:rPrChange>
          </w:rPr>
          <w:instrText>HYPERLINK \l "_Toc514519781"</w:instrText>
        </w:r>
        <w:r w:rsidRPr="008E5C20">
          <w:rPr>
            <w:rStyle w:val="Hyperlink"/>
            <w:rFonts w:ascii="Times New Roman" w:hAnsi="Times New Roman" w:cs="Times New Roman"/>
            <w:noProof/>
            <w:sz w:val="26"/>
            <w:szCs w:val="26"/>
            <w:rPrChange w:id="1459"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460" w:author="Nguyen Toan" w:date="2018-05-19T19:00:00Z">
              <w:rPr>
                <w:rStyle w:val="Hyperlink"/>
                <w:noProof/>
              </w:rPr>
            </w:rPrChange>
          </w:rPr>
        </w:r>
        <w:r w:rsidRPr="008E5C20">
          <w:rPr>
            <w:rStyle w:val="Hyperlink"/>
            <w:rFonts w:ascii="Times New Roman" w:hAnsi="Times New Roman" w:cs="Times New Roman"/>
            <w:noProof/>
            <w:sz w:val="26"/>
            <w:szCs w:val="26"/>
            <w:rPrChange w:id="1461"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462" w:author="Nguyen Toan" w:date="2018-05-19T19:00:00Z">
              <w:rPr>
                <w:rStyle w:val="Hyperlink"/>
                <w:noProof/>
              </w:rPr>
            </w:rPrChange>
          </w:rPr>
          <w:t>Hình 2.1: Tham số trên Postman</w:t>
        </w:r>
        <w:r w:rsidRPr="008E5C20">
          <w:rPr>
            <w:rFonts w:ascii="Times New Roman" w:hAnsi="Times New Roman" w:cs="Times New Roman"/>
            <w:noProof/>
            <w:webHidden/>
            <w:sz w:val="26"/>
            <w:szCs w:val="26"/>
            <w:rPrChange w:id="1463" w:author="Nguyen Toan" w:date="2018-05-19T19:00:00Z">
              <w:rPr>
                <w:noProof/>
                <w:webHidden/>
              </w:rPr>
            </w:rPrChange>
          </w:rPr>
          <w:tab/>
        </w:r>
        <w:r w:rsidRPr="008E5C20">
          <w:rPr>
            <w:rFonts w:ascii="Times New Roman" w:hAnsi="Times New Roman" w:cs="Times New Roman"/>
            <w:noProof/>
            <w:webHidden/>
            <w:sz w:val="26"/>
            <w:szCs w:val="26"/>
            <w:rPrChange w:id="1464" w:author="Nguyen Toan" w:date="2018-05-19T19:00:00Z">
              <w:rPr>
                <w:noProof/>
                <w:webHidden/>
              </w:rPr>
            </w:rPrChange>
          </w:rPr>
          <w:fldChar w:fldCharType="begin"/>
        </w:r>
        <w:r w:rsidRPr="008E5C20">
          <w:rPr>
            <w:rFonts w:ascii="Times New Roman" w:hAnsi="Times New Roman" w:cs="Times New Roman"/>
            <w:noProof/>
            <w:webHidden/>
            <w:sz w:val="26"/>
            <w:szCs w:val="26"/>
            <w:rPrChange w:id="1465" w:author="Nguyen Toan" w:date="2018-05-19T19:00:00Z">
              <w:rPr>
                <w:noProof/>
                <w:webHidden/>
              </w:rPr>
            </w:rPrChange>
          </w:rPr>
          <w:instrText xml:space="preserve"> PAGEREF _Toc514519781 \h </w:instrText>
        </w:r>
        <w:r w:rsidRPr="008E5C20">
          <w:rPr>
            <w:rFonts w:ascii="Times New Roman" w:hAnsi="Times New Roman" w:cs="Times New Roman"/>
            <w:noProof/>
            <w:webHidden/>
            <w:sz w:val="26"/>
            <w:szCs w:val="26"/>
            <w:rPrChange w:id="1466" w:author="Nguyen Toan" w:date="2018-05-19T19:00:00Z">
              <w:rPr>
                <w:noProof/>
                <w:webHidden/>
              </w:rPr>
            </w:rPrChange>
          </w:rPr>
        </w:r>
      </w:ins>
      <w:r w:rsidRPr="008E5C20">
        <w:rPr>
          <w:rFonts w:ascii="Times New Roman" w:hAnsi="Times New Roman" w:cs="Times New Roman"/>
          <w:noProof/>
          <w:webHidden/>
          <w:sz w:val="26"/>
          <w:szCs w:val="26"/>
          <w:rPrChange w:id="1467" w:author="Nguyen Toan" w:date="2018-05-19T19:00:00Z">
            <w:rPr>
              <w:noProof/>
              <w:webHidden/>
            </w:rPr>
          </w:rPrChange>
        </w:rPr>
        <w:fldChar w:fldCharType="separate"/>
      </w:r>
      <w:ins w:id="1468" w:author="Nguyen Toan" w:date="2018-05-19T19:00:00Z">
        <w:r w:rsidRPr="008E5C20">
          <w:rPr>
            <w:rFonts w:ascii="Times New Roman" w:hAnsi="Times New Roman" w:cs="Times New Roman"/>
            <w:noProof/>
            <w:webHidden/>
            <w:sz w:val="26"/>
            <w:szCs w:val="26"/>
            <w:rPrChange w:id="1469" w:author="Nguyen Toan" w:date="2018-05-19T19:00:00Z">
              <w:rPr>
                <w:noProof/>
                <w:webHidden/>
              </w:rPr>
            </w:rPrChange>
          </w:rPr>
          <w:t>36</w:t>
        </w:r>
        <w:r w:rsidRPr="008E5C20">
          <w:rPr>
            <w:rFonts w:ascii="Times New Roman" w:hAnsi="Times New Roman" w:cs="Times New Roman"/>
            <w:noProof/>
            <w:webHidden/>
            <w:sz w:val="26"/>
            <w:szCs w:val="26"/>
            <w:rPrChange w:id="1470"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471" w:author="Nguyen Toan" w:date="2018-05-19T19:00:00Z">
              <w:rPr>
                <w:rStyle w:val="Hyperlink"/>
                <w:noProof/>
              </w:rPr>
            </w:rPrChange>
          </w:rPr>
          <w:fldChar w:fldCharType="end"/>
        </w:r>
      </w:ins>
    </w:p>
    <w:p w14:paraId="7E2CCE46" w14:textId="77777777" w:rsidR="008E5C20" w:rsidRPr="008E5C20" w:rsidRDefault="008E5C20" w:rsidP="008E5C20">
      <w:pPr>
        <w:pStyle w:val="TableofFigures"/>
        <w:tabs>
          <w:tab w:val="right" w:leader="dot" w:pos="9395"/>
        </w:tabs>
        <w:rPr>
          <w:ins w:id="1472" w:author="Nguyen Toan" w:date="2018-05-19T19:00:00Z"/>
          <w:rFonts w:ascii="Times New Roman" w:eastAsiaTheme="minorEastAsia" w:hAnsi="Times New Roman" w:cs="Times New Roman"/>
          <w:noProof/>
          <w:color w:val="auto"/>
          <w:sz w:val="26"/>
          <w:szCs w:val="26"/>
          <w:lang w:val="en-US"/>
          <w:rPrChange w:id="1473" w:author="Nguyen Toan" w:date="2018-05-19T19:00:00Z">
            <w:rPr>
              <w:ins w:id="1474" w:author="Nguyen Toan" w:date="2018-05-19T19:00:00Z"/>
              <w:rFonts w:asciiTheme="minorHAnsi" w:eastAsiaTheme="minorEastAsia" w:hAnsiTheme="minorHAnsi" w:cstheme="minorBidi"/>
              <w:noProof/>
              <w:color w:val="auto"/>
              <w:lang w:val="en-US"/>
            </w:rPr>
          </w:rPrChange>
        </w:rPr>
        <w:pPrChange w:id="1475" w:author="Nguyen Toan" w:date="2018-05-19T19:00:00Z">
          <w:pPr>
            <w:pStyle w:val="TableofFigures"/>
            <w:tabs>
              <w:tab w:val="right" w:leader="dot" w:pos="9395"/>
            </w:tabs>
          </w:pPr>
        </w:pPrChange>
      </w:pPr>
      <w:ins w:id="1476" w:author="Nguyen Toan" w:date="2018-05-19T19:00:00Z">
        <w:r w:rsidRPr="008E5C20">
          <w:rPr>
            <w:rStyle w:val="Hyperlink"/>
            <w:rFonts w:ascii="Times New Roman" w:hAnsi="Times New Roman" w:cs="Times New Roman"/>
            <w:noProof/>
            <w:sz w:val="26"/>
            <w:szCs w:val="26"/>
            <w:rPrChange w:id="1477"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478"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479" w:author="Nguyen Toan" w:date="2018-05-19T19:00:00Z">
              <w:rPr>
                <w:noProof/>
              </w:rPr>
            </w:rPrChange>
          </w:rPr>
          <w:instrText>HYPERLINK \l "_Toc514519782"</w:instrText>
        </w:r>
        <w:r w:rsidRPr="008E5C20">
          <w:rPr>
            <w:rStyle w:val="Hyperlink"/>
            <w:rFonts w:ascii="Times New Roman" w:hAnsi="Times New Roman" w:cs="Times New Roman"/>
            <w:noProof/>
            <w:sz w:val="26"/>
            <w:szCs w:val="26"/>
            <w:rPrChange w:id="1480"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481" w:author="Nguyen Toan" w:date="2018-05-19T19:00:00Z">
              <w:rPr>
                <w:rStyle w:val="Hyperlink"/>
                <w:noProof/>
              </w:rPr>
            </w:rPrChange>
          </w:rPr>
        </w:r>
        <w:r w:rsidRPr="008E5C20">
          <w:rPr>
            <w:rStyle w:val="Hyperlink"/>
            <w:rFonts w:ascii="Times New Roman" w:hAnsi="Times New Roman" w:cs="Times New Roman"/>
            <w:noProof/>
            <w:sz w:val="26"/>
            <w:szCs w:val="26"/>
            <w:rPrChange w:id="1482"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483" w:author="Nguyen Toan" w:date="2018-05-19T19:00:00Z">
              <w:rPr>
                <w:rStyle w:val="Hyperlink"/>
                <w:noProof/>
              </w:rPr>
            </w:rPrChange>
          </w:rPr>
          <w:t>Hình 2.2: Mã nguồn gọi API</w:t>
        </w:r>
        <w:r w:rsidRPr="008E5C20">
          <w:rPr>
            <w:rFonts w:ascii="Times New Roman" w:hAnsi="Times New Roman" w:cs="Times New Roman"/>
            <w:noProof/>
            <w:webHidden/>
            <w:sz w:val="26"/>
            <w:szCs w:val="26"/>
            <w:rPrChange w:id="1484" w:author="Nguyen Toan" w:date="2018-05-19T19:00:00Z">
              <w:rPr>
                <w:noProof/>
                <w:webHidden/>
              </w:rPr>
            </w:rPrChange>
          </w:rPr>
          <w:tab/>
        </w:r>
        <w:r w:rsidRPr="008E5C20">
          <w:rPr>
            <w:rFonts w:ascii="Times New Roman" w:hAnsi="Times New Roman" w:cs="Times New Roman"/>
            <w:noProof/>
            <w:webHidden/>
            <w:sz w:val="26"/>
            <w:szCs w:val="26"/>
            <w:rPrChange w:id="1485" w:author="Nguyen Toan" w:date="2018-05-19T19:00:00Z">
              <w:rPr>
                <w:noProof/>
                <w:webHidden/>
              </w:rPr>
            </w:rPrChange>
          </w:rPr>
          <w:fldChar w:fldCharType="begin"/>
        </w:r>
        <w:r w:rsidRPr="008E5C20">
          <w:rPr>
            <w:rFonts w:ascii="Times New Roman" w:hAnsi="Times New Roman" w:cs="Times New Roman"/>
            <w:noProof/>
            <w:webHidden/>
            <w:sz w:val="26"/>
            <w:szCs w:val="26"/>
            <w:rPrChange w:id="1486" w:author="Nguyen Toan" w:date="2018-05-19T19:00:00Z">
              <w:rPr>
                <w:noProof/>
                <w:webHidden/>
              </w:rPr>
            </w:rPrChange>
          </w:rPr>
          <w:instrText xml:space="preserve"> PAGEREF _Toc514519782 \h </w:instrText>
        </w:r>
        <w:r w:rsidRPr="008E5C20">
          <w:rPr>
            <w:rFonts w:ascii="Times New Roman" w:hAnsi="Times New Roman" w:cs="Times New Roman"/>
            <w:noProof/>
            <w:webHidden/>
            <w:sz w:val="26"/>
            <w:szCs w:val="26"/>
            <w:rPrChange w:id="1487" w:author="Nguyen Toan" w:date="2018-05-19T19:00:00Z">
              <w:rPr>
                <w:noProof/>
                <w:webHidden/>
              </w:rPr>
            </w:rPrChange>
          </w:rPr>
        </w:r>
      </w:ins>
      <w:r w:rsidRPr="008E5C20">
        <w:rPr>
          <w:rFonts w:ascii="Times New Roman" w:hAnsi="Times New Roman" w:cs="Times New Roman"/>
          <w:noProof/>
          <w:webHidden/>
          <w:sz w:val="26"/>
          <w:szCs w:val="26"/>
          <w:rPrChange w:id="1488" w:author="Nguyen Toan" w:date="2018-05-19T19:00:00Z">
            <w:rPr>
              <w:noProof/>
              <w:webHidden/>
            </w:rPr>
          </w:rPrChange>
        </w:rPr>
        <w:fldChar w:fldCharType="separate"/>
      </w:r>
      <w:ins w:id="1489" w:author="Nguyen Toan" w:date="2018-05-19T19:00:00Z">
        <w:r w:rsidRPr="008E5C20">
          <w:rPr>
            <w:rFonts w:ascii="Times New Roman" w:hAnsi="Times New Roman" w:cs="Times New Roman"/>
            <w:noProof/>
            <w:webHidden/>
            <w:sz w:val="26"/>
            <w:szCs w:val="26"/>
            <w:rPrChange w:id="1490" w:author="Nguyen Toan" w:date="2018-05-19T19:00:00Z">
              <w:rPr>
                <w:noProof/>
                <w:webHidden/>
              </w:rPr>
            </w:rPrChange>
          </w:rPr>
          <w:t>36</w:t>
        </w:r>
        <w:r w:rsidRPr="008E5C20">
          <w:rPr>
            <w:rFonts w:ascii="Times New Roman" w:hAnsi="Times New Roman" w:cs="Times New Roman"/>
            <w:noProof/>
            <w:webHidden/>
            <w:sz w:val="26"/>
            <w:szCs w:val="26"/>
            <w:rPrChange w:id="1491"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492" w:author="Nguyen Toan" w:date="2018-05-19T19:00:00Z">
              <w:rPr>
                <w:rStyle w:val="Hyperlink"/>
                <w:noProof/>
              </w:rPr>
            </w:rPrChange>
          </w:rPr>
          <w:fldChar w:fldCharType="end"/>
        </w:r>
      </w:ins>
    </w:p>
    <w:p w14:paraId="17F25A9A" w14:textId="77777777" w:rsidR="008E5C20" w:rsidRPr="008E5C20" w:rsidRDefault="008E5C20" w:rsidP="008E5C20">
      <w:pPr>
        <w:pStyle w:val="TableofFigures"/>
        <w:tabs>
          <w:tab w:val="right" w:leader="dot" w:pos="9395"/>
        </w:tabs>
        <w:rPr>
          <w:ins w:id="1493" w:author="Nguyen Toan" w:date="2018-05-19T19:00:00Z"/>
          <w:rFonts w:ascii="Times New Roman" w:eastAsiaTheme="minorEastAsia" w:hAnsi="Times New Roman" w:cs="Times New Roman"/>
          <w:noProof/>
          <w:color w:val="auto"/>
          <w:sz w:val="26"/>
          <w:szCs w:val="26"/>
          <w:lang w:val="en-US"/>
          <w:rPrChange w:id="1494" w:author="Nguyen Toan" w:date="2018-05-19T19:00:00Z">
            <w:rPr>
              <w:ins w:id="1495" w:author="Nguyen Toan" w:date="2018-05-19T19:00:00Z"/>
              <w:rFonts w:asciiTheme="minorHAnsi" w:eastAsiaTheme="minorEastAsia" w:hAnsiTheme="minorHAnsi" w:cstheme="minorBidi"/>
              <w:noProof/>
              <w:color w:val="auto"/>
              <w:lang w:val="en-US"/>
            </w:rPr>
          </w:rPrChange>
        </w:rPr>
        <w:pPrChange w:id="1496" w:author="Nguyen Toan" w:date="2018-05-19T19:00:00Z">
          <w:pPr>
            <w:pStyle w:val="TableofFigures"/>
            <w:tabs>
              <w:tab w:val="right" w:leader="dot" w:pos="9395"/>
            </w:tabs>
          </w:pPr>
        </w:pPrChange>
      </w:pPr>
      <w:ins w:id="1497" w:author="Nguyen Toan" w:date="2018-05-19T19:00:00Z">
        <w:r w:rsidRPr="008E5C20">
          <w:rPr>
            <w:rStyle w:val="Hyperlink"/>
            <w:rFonts w:ascii="Times New Roman" w:hAnsi="Times New Roman" w:cs="Times New Roman"/>
            <w:noProof/>
            <w:sz w:val="26"/>
            <w:szCs w:val="26"/>
            <w:rPrChange w:id="1498"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499"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500" w:author="Nguyen Toan" w:date="2018-05-19T19:00:00Z">
              <w:rPr>
                <w:noProof/>
              </w:rPr>
            </w:rPrChange>
          </w:rPr>
          <w:instrText>HYPERLINK \l "_Toc514519783"</w:instrText>
        </w:r>
        <w:r w:rsidRPr="008E5C20">
          <w:rPr>
            <w:rStyle w:val="Hyperlink"/>
            <w:rFonts w:ascii="Times New Roman" w:hAnsi="Times New Roman" w:cs="Times New Roman"/>
            <w:noProof/>
            <w:sz w:val="26"/>
            <w:szCs w:val="26"/>
            <w:rPrChange w:id="1501"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502" w:author="Nguyen Toan" w:date="2018-05-19T19:00:00Z">
              <w:rPr>
                <w:rStyle w:val="Hyperlink"/>
                <w:noProof/>
              </w:rPr>
            </w:rPrChange>
          </w:rPr>
        </w:r>
        <w:r w:rsidRPr="008E5C20">
          <w:rPr>
            <w:rStyle w:val="Hyperlink"/>
            <w:rFonts w:ascii="Times New Roman" w:hAnsi="Times New Roman" w:cs="Times New Roman"/>
            <w:noProof/>
            <w:sz w:val="26"/>
            <w:szCs w:val="26"/>
            <w:rPrChange w:id="1503"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504" w:author="Nguyen Toan" w:date="2018-05-19T19:00:00Z">
              <w:rPr>
                <w:rStyle w:val="Hyperlink"/>
                <w:noProof/>
              </w:rPr>
            </w:rPrChange>
          </w:rPr>
          <w:t>Hình 2.3: Quản lý các lời gọi API theo nhóm</w:t>
        </w:r>
        <w:r w:rsidRPr="008E5C20">
          <w:rPr>
            <w:rFonts w:ascii="Times New Roman" w:hAnsi="Times New Roman" w:cs="Times New Roman"/>
            <w:noProof/>
            <w:webHidden/>
            <w:sz w:val="26"/>
            <w:szCs w:val="26"/>
            <w:rPrChange w:id="1505" w:author="Nguyen Toan" w:date="2018-05-19T19:00:00Z">
              <w:rPr>
                <w:noProof/>
                <w:webHidden/>
              </w:rPr>
            </w:rPrChange>
          </w:rPr>
          <w:tab/>
        </w:r>
        <w:r w:rsidRPr="008E5C20">
          <w:rPr>
            <w:rFonts w:ascii="Times New Roman" w:hAnsi="Times New Roman" w:cs="Times New Roman"/>
            <w:noProof/>
            <w:webHidden/>
            <w:sz w:val="26"/>
            <w:szCs w:val="26"/>
            <w:rPrChange w:id="1506" w:author="Nguyen Toan" w:date="2018-05-19T19:00:00Z">
              <w:rPr>
                <w:noProof/>
                <w:webHidden/>
              </w:rPr>
            </w:rPrChange>
          </w:rPr>
          <w:fldChar w:fldCharType="begin"/>
        </w:r>
        <w:r w:rsidRPr="008E5C20">
          <w:rPr>
            <w:rFonts w:ascii="Times New Roman" w:hAnsi="Times New Roman" w:cs="Times New Roman"/>
            <w:noProof/>
            <w:webHidden/>
            <w:sz w:val="26"/>
            <w:szCs w:val="26"/>
            <w:rPrChange w:id="1507" w:author="Nguyen Toan" w:date="2018-05-19T19:00:00Z">
              <w:rPr>
                <w:noProof/>
                <w:webHidden/>
              </w:rPr>
            </w:rPrChange>
          </w:rPr>
          <w:instrText xml:space="preserve"> PAGEREF _Toc514519783 \h </w:instrText>
        </w:r>
        <w:r w:rsidRPr="008E5C20">
          <w:rPr>
            <w:rFonts w:ascii="Times New Roman" w:hAnsi="Times New Roman" w:cs="Times New Roman"/>
            <w:noProof/>
            <w:webHidden/>
            <w:sz w:val="26"/>
            <w:szCs w:val="26"/>
            <w:rPrChange w:id="1508" w:author="Nguyen Toan" w:date="2018-05-19T19:00:00Z">
              <w:rPr>
                <w:noProof/>
                <w:webHidden/>
              </w:rPr>
            </w:rPrChange>
          </w:rPr>
        </w:r>
      </w:ins>
      <w:r w:rsidRPr="008E5C20">
        <w:rPr>
          <w:rFonts w:ascii="Times New Roman" w:hAnsi="Times New Roman" w:cs="Times New Roman"/>
          <w:noProof/>
          <w:webHidden/>
          <w:sz w:val="26"/>
          <w:szCs w:val="26"/>
          <w:rPrChange w:id="1509" w:author="Nguyen Toan" w:date="2018-05-19T19:00:00Z">
            <w:rPr>
              <w:noProof/>
              <w:webHidden/>
            </w:rPr>
          </w:rPrChange>
        </w:rPr>
        <w:fldChar w:fldCharType="separate"/>
      </w:r>
      <w:ins w:id="1510" w:author="Nguyen Toan" w:date="2018-05-19T19:00:00Z">
        <w:r w:rsidRPr="008E5C20">
          <w:rPr>
            <w:rFonts w:ascii="Times New Roman" w:hAnsi="Times New Roman" w:cs="Times New Roman"/>
            <w:noProof/>
            <w:webHidden/>
            <w:sz w:val="26"/>
            <w:szCs w:val="26"/>
            <w:rPrChange w:id="1511" w:author="Nguyen Toan" w:date="2018-05-19T19:00:00Z">
              <w:rPr>
                <w:noProof/>
                <w:webHidden/>
              </w:rPr>
            </w:rPrChange>
          </w:rPr>
          <w:t>37</w:t>
        </w:r>
        <w:r w:rsidRPr="008E5C20">
          <w:rPr>
            <w:rFonts w:ascii="Times New Roman" w:hAnsi="Times New Roman" w:cs="Times New Roman"/>
            <w:noProof/>
            <w:webHidden/>
            <w:sz w:val="26"/>
            <w:szCs w:val="26"/>
            <w:rPrChange w:id="1512"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513" w:author="Nguyen Toan" w:date="2018-05-19T19:00:00Z">
              <w:rPr>
                <w:rStyle w:val="Hyperlink"/>
                <w:noProof/>
              </w:rPr>
            </w:rPrChange>
          </w:rPr>
          <w:fldChar w:fldCharType="end"/>
        </w:r>
      </w:ins>
    </w:p>
    <w:p w14:paraId="478A937F" w14:textId="77777777" w:rsidR="008E5C20" w:rsidRPr="008E5C20" w:rsidRDefault="008E5C20" w:rsidP="008E5C20">
      <w:pPr>
        <w:pStyle w:val="TableofFigures"/>
        <w:tabs>
          <w:tab w:val="right" w:leader="dot" w:pos="9395"/>
        </w:tabs>
        <w:rPr>
          <w:ins w:id="1514" w:author="Nguyen Toan" w:date="2018-05-19T19:00:00Z"/>
          <w:rFonts w:ascii="Times New Roman" w:eastAsiaTheme="minorEastAsia" w:hAnsi="Times New Roman" w:cs="Times New Roman"/>
          <w:noProof/>
          <w:color w:val="auto"/>
          <w:sz w:val="26"/>
          <w:szCs w:val="26"/>
          <w:lang w:val="en-US"/>
          <w:rPrChange w:id="1515" w:author="Nguyen Toan" w:date="2018-05-19T19:00:00Z">
            <w:rPr>
              <w:ins w:id="1516" w:author="Nguyen Toan" w:date="2018-05-19T19:00:00Z"/>
              <w:rFonts w:asciiTheme="minorHAnsi" w:eastAsiaTheme="minorEastAsia" w:hAnsiTheme="minorHAnsi" w:cstheme="minorBidi"/>
              <w:noProof/>
              <w:color w:val="auto"/>
              <w:lang w:val="en-US"/>
            </w:rPr>
          </w:rPrChange>
        </w:rPr>
        <w:pPrChange w:id="1517" w:author="Nguyen Toan" w:date="2018-05-19T19:00:00Z">
          <w:pPr>
            <w:pStyle w:val="TableofFigures"/>
            <w:tabs>
              <w:tab w:val="right" w:leader="dot" w:pos="9395"/>
            </w:tabs>
          </w:pPr>
        </w:pPrChange>
      </w:pPr>
      <w:ins w:id="1518" w:author="Nguyen Toan" w:date="2018-05-19T19:00:00Z">
        <w:r w:rsidRPr="008E5C20">
          <w:rPr>
            <w:rStyle w:val="Hyperlink"/>
            <w:rFonts w:ascii="Times New Roman" w:hAnsi="Times New Roman" w:cs="Times New Roman"/>
            <w:noProof/>
            <w:sz w:val="26"/>
            <w:szCs w:val="26"/>
            <w:rPrChange w:id="1519"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520"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521" w:author="Nguyen Toan" w:date="2018-05-19T19:00:00Z">
              <w:rPr>
                <w:noProof/>
              </w:rPr>
            </w:rPrChange>
          </w:rPr>
          <w:instrText>HYPERLINK \l "_Toc514519784"</w:instrText>
        </w:r>
        <w:r w:rsidRPr="008E5C20">
          <w:rPr>
            <w:rStyle w:val="Hyperlink"/>
            <w:rFonts w:ascii="Times New Roman" w:hAnsi="Times New Roman" w:cs="Times New Roman"/>
            <w:noProof/>
            <w:sz w:val="26"/>
            <w:szCs w:val="26"/>
            <w:rPrChange w:id="1522"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523" w:author="Nguyen Toan" w:date="2018-05-19T19:00:00Z">
              <w:rPr>
                <w:rStyle w:val="Hyperlink"/>
                <w:noProof/>
              </w:rPr>
            </w:rPrChange>
          </w:rPr>
        </w:r>
        <w:r w:rsidRPr="008E5C20">
          <w:rPr>
            <w:rStyle w:val="Hyperlink"/>
            <w:rFonts w:ascii="Times New Roman" w:hAnsi="Times New Roman" w:cs="Times New Roman"/>
            <w:noProof/>
            <w:sz w:val="26"/>
            <w:szCs w:val="26"/>
            <w:rPrChange w:id="1524"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525" w:author="Nguyen Toan" w:date="2018-05-19T19:00:00Z">
              <w:rPr>
                <w:rStyle w:val="Hyperlink"/>
                <w:noProof/>
              </w:rPr>
            </w:rPrChange>
          </w:rPr>
          <w:t>Hình 2.4: Lời gọi API trên SOAPUI</w:t>
        </w:r>
        <w:r w:rsidRPr="008E5C20">
          <w:rPr>
            <w:rFonts w:ascii="Times New Roman" w:hAnsi="Times New Roman" w:cs="Times New Roman"/>
            <w:noProof/>
            <w:webHidden/>
            <w:sz w:val="26"/>
            <w:szCs w:val="26"/>
            <w:rPrChange w:id="1526" w:author="Nguyen Toan" w:date="2018-05-19T19:00:00Z">
              <w:rPr>
                <w:noProof/>
                <w:webHidden/>
              </w:rPr>
            </w:rPrChange>
          </w:rPr>
          <w:tab/>
        </w:r>
        <w:r w:rsidRPr="008E5C20">
          <w:rPr>
            <w:rFonts w:ascii="Times New Roman" w:hAnsi="Times New Roman" w:cs="Times New Roman"/>
            <w:noProof/>
            <w:webHidden/>
            <w:sz w:val="26"/>
            <w:szCs w:val="26"/>
            <w:rPrChange w:id="1527" w:author="Nguyen Toan" w:date="2018-05-19T19:00:00Z">
              <w:rPr>
                <w:noProof/>
                <w:webHidden/>
              </w:rPr>
            </w:rPrChange>
          </w:rPr>
          <w:fldChar w:fldCharType="begin"/>
        </w:r>
        <w:r w:rsidRPr="008E5C20">
          <w:rPr>
            <w:rFonts w:ascii="Times New Roman" w:hAnsi="Times New Roman" w:cs="Times New Roman"/>
            <w:noProof/>
            <w:webHidden/>
            <w:sz w:val="26"/>
            <w:szCs w:val="26"/>
            <w:rPrChange w:id="1528" w:author="Nguyen Toan" w:date="2018-05-19T19:00:00Z">
              <w:rPr>
                <w:noProof/>
                <w:webHidden/>
              </w:rPr>
            </w:rPrChange>
          </w:rPr>
          <w:instrText xml:space="preserve"> PAGEREF _Toc514519784 \h </w:instrText>
        </w:r>
        <w:r w:rsidRPr="008E5C20">
          <w:rPr>
            <w:rFonts w:ascii="Times New Roman" w:hAnsi="Times New Roman" w:cs="Times New Roman"/>
            <w:noProof/>
            <w:webHidden/>
            <w:sz w:val="26"/>
            <w:szCs w:val="26"/>
            <w:rPrChange w:id="1529" w:author="Nguyen Toan" w:date="2018-05-19T19:00:00Z">
              <w:rPr>
                <w:noProof/>
                <w:webHidden/>
              </w:rPr>
            </w:rPrChange>
          </w:rPr>
        </w:r>
      </w:ins>
      <w:r w:rsidRPr="008E5C20">
        <w:rPr>
          <w:rFonts w:ascii="Times New Roman" w:hAnsi="Times New Roman" w:cs="Times New Roman"/>
          <w:noProof/>
          <w:webHidden/>
          <w:sz w:val="26"/>
          <w:szCs w:val="26"/>
          <w:rPrChange w:id="1530" w:author="Nguyen Toan" w:date="2018-05-19T19:00:00Z">
            <w:rPr>
              <w:noProof/>
              <w:webHidden/>
            </w:rPr>
          </w:rPrChange>
        </w:rPr>
        <w:fldChar w:fldCharType="separate"/>
      </w:r>
      <w:ins w:id="1531" w:author="Nguyen Toan" w:date="2018-05-19T19:00:00Z">
        <w:r w:rsidRPr="008E5C20">
          <w:rPr>
            <w:rFonts w:ascii="Times New Roman" w:hAnsi="Times New Roman" w:cs="Times New Roman"/>
            <w:noProof/>
            <w:webHidden/>
            <w:sz w:val="26"/>
            <w:szCs w:val="26"/>
            <w:rPrChange w:id="1532" w:author="Nguyen Toan" w:date="2018-05-19T19:00:00Z">
              <w:rPr>
                <w:noProof/>
                <w:webHidden/>
              </w:rPr>
            </w:rPrChange>
          </w:rPr>
          <w:t>37</w:t>
        </w:r>
        <w:r w:rsidRPr="008E5C20">
          <w:rPr>
            <w:rFonts w:ascii="Times New Roman" w:hAnsi="Times New Roman" w:cs="Times New Roman"/>
            <w:noProof/>
            <w:webHidden/>
            <w:sz w:val="26"/>
            <w:szCs w:val="26"/>
            <w:rPrChange w:id="1533"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534" w:author="Nguyen Toan" w:date="2018-05-19T19:00:00Z">
              <w:rPr>
                <w:rStyle w:val="Hyperlink"/>
                <w:noProof/>
              </w:rPr>
            </w:rPrChange>
          </w:rPr>
          <w:fldChar w:fldCharType="end"/>
        </w:r>
      </w:ins>
    </w:p>
    <w:p w14:paraId="2A4948E7" w14:textId="77777777" w:rsidR="008E5C20" w:rsidRPr="008E5C20" w:rsidRDefault="008E5C20" w:rsidP="008E5C20">
      <w:pPr>
        <w:pStyle w:val="TableofFigures"/>
        <w:tabs>
          <w:tab w:val="right" w:leader="dot" w:pos="9395"/>
        </w:tabs>
        <w:rPr>
          <w:ins w:id="1535" w:author="Nguyen Toan" w:date="2018-05-19T19:00:00Z"/>
          <w:rFonts w:ascii="Times New Roman" w:eastAsiaTheme="minorEastAsia" w:hAnsi="Times New Roman" w:cs="Times New Roman"/>
          <w:noProof/>
          <w:color w:val="auto"/>
          <w:sz w:val="26"/>
          <w:szCs w:val="26"/>
          <w:lang w:val="en-US"/>
          <w:rPrChange w:id="1536" w:author="Nguyen Toan" w:date="2018-05-19T19:00:00Z">
            <w:rPr>
              <w:ins w:id="1537" w:author="Nguyen Toan" w:date="2018-05-19T19:00:00Z"/>
              <w:rFonts w:asciiTheme="minorHAnsi" w:eastAsiaTheme="minorEastAsia" w:hAnsiTheme="minorHAnsi" w:cstheme="minorBidi"/>
              <w:noProof/>
              <w:color w:val="auto"/>
              <w:lang w:val="en-US"/>
            </w:rPr>
          </w:rPrChange>
        </w:rPr>
        <w:pPrChange w:id="1538" w:author="Nguyen Toan" w:date="2018-05-19T19:00:00Z">
          <w:pPr>
            <w:pStyle w:val="TableofFigures"/>
            <w:tabs>
              <w:tab w:val="right" w:leader="dot" w:pos="9395"/>
            </w:tabs>
          </w:pPr>
        </w:pPrChange>
      </w:pPr>
      <w:ins w:id="1539" w:author="Nguyen Toan" w:date="2018-05-19T19:00:00Z">
        <w:r w:rsidRPr="008E5C20">
          <w:rPr>
            <w:rStyle w:val="Hyperlink"/>
            <w:rFonts w:ascii="Times New Roman" w:hAnsi="Times New Roman" w:cs="Times New Roman"/>
            <w:noProof/>
            <w:sz w:val="26"/>
            <w:szCs w:val="26"/>
            <w:rPrChange w:id="1540"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541"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542" w:author="Nguyen Toan" w:date="2018-05-19T19:00:00Z">
              <w:rPr>
                <w:noProof/>
              </w:rPr>
            </w:rPrChange>
          </w:rPr>
          <w:instrText>HYPERLINK \l "_Toc514519785"</w:instrText>
        </w:r>
        <w:r w:rsidRPr="008E5C20">
          <w:rPr>
            <w:rStyle w:val="Hyperlink"/>
            <w:rFonts w:ascii="Times New Roman" w:hAnsi="Times New Roman" w:cs="Times New Roman"/>
            <w:noProof/>
            <w:sz w:val="26"/>
            <w:szCs w:val="26"/>
            <w:rPrChange w:id="1543"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544" w:author="Nguyen Toan" w:date="2018-05-19T19:00:00Z">
              <w:rPr>
                <w:rStyle w:val="Hyperlink"/>
                <w:noProof/>
              </w:rPr>
            </w:rPrChange>
          </w:rPr>
        </w:r>
        <w:r w:rsidRPr="008E5C20">
          <w:rPr>
            <w:rStyle w:val="Hyperlink"/>
            <w:rFonts w:ascii="Times New Roman" w:hAnsi="Times New Roman" w:cs="Times New Roman"/>
            <w:noProof/>
            <w:sz w:val="26"/>
            <w:szCs w:val="26"/>
            <w:rPrChange w:id="1545"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546" w:author="Nguyen Toan" w:date="2018-05-19T19:00:00Z">
              <w:rPr>
                <w:rStyle w:val="Hyperlink"/>
                <w:noProof/>
              </w:rPr>
            </w:rPrChange>
          </w:rPr>
          <w:t>Hình 2.5: Kiến trúc Junit</w:t>
        </w:r>
        <w:r w:rsidRPr="008E5C20">
          <w:rPr>
            <w:rFonts w:ascii="Times New Roman" w:hAnsi="Times New Roman" w:cs="Times New Roman"/>
            <w:noProof/>
            <w:webHidden/>
            <w:sz w:val="26"/>
            <w:szCs w:val="26"/>
            <w:rPrChange w:id="1547" w:author="Nguyen Toan" w:date="2018-05-19T19:00:00Z">
              <w:rPr>
                <w:noProof/>
                <w:webHidden/>
              </w:rPr>
            </w:rPrChange>
          </w:rPr>
          <w:tab/>
        </w:r>
        <w:r w:rsidRPr="008E5C20">
          <w:rPr>
            <w:rFonts w:ascii="Times New Roman" w:hAnsi="Times New Roman" w:cs="Times New Roman"/>
            <w:noProof/>
            <w:webHidden/>
            <w:sz w:val="26"/>
            <w:szCs w:val="26"/>
            <w:rPrChange w:id="1548" w:author="Nguyen Toan" w:date="2018-05-19T19:00:00Z">
              <w:rPr>
                <w:noProof/>
                <w:webHidden/>
              </w:rPr>
            </w:rPrChange>
          </w:rPr>
          <w:fldChar w:fldCharType="begin"/>
        </w:r>
        <w:r w:rsidRPr="008E5C20">
          <w:rPr>
            <w:rFonts w:ascii="Times New Roman" w:hAnsi="Times New Roman" w:cs="Times New Roman"/>
            <w:noProof/>
            <w:webHidden/>
            <w:sz w:val="26"/>
            <w:szCs w:val="26"/>
            <w:rPrChange w:id="1549" w:author="Nguyen Toan" w:date="2018-05-19T19:00:00Z">
              <w:rPr>
                <w:noProof/>
                <w:webHidden/>
              </w:rPr>
            </w:rPrChange>
          </w:rPr>
          <w:instrText xml:space="preserve"> PAGEREF _Toc514519785 \h </w:instrText>
        </w:r>
        <w:r w:rsidRPr="008E5C20">
          <w:rPr>
            <w:rFonts w:ascii="Times New Roman" w:hAnsi="Times New Roman" w:cs="Times New Roman"/>
            <w:noProof/>
            <w:webHidden/>
            <w:sz w:val="26"/>
            <w:szCs w:val="26"/>
            <w:rPrChange w:id="1550" w:author="Nguyen Toan" w:date="2018-05-19T19:00:00Z">
              <w:rPr>
                <w:noProof/>
                <w:webHidden/>
              </w:rPr>
            </w:rPrChange>
          </w:rPr>
        </w:r>
      </w:ins>
      <w:r w:rsidRPr="008E5C20">
        <w:rPr>
          <w:rFonts w:ascii="Times New Roman" w:hAnsi="Times New Roman" w:cs="Times New Roman"/>
          <w:noProof/>
          <w:webHidden/>
          <w:sz w:val="26"/>
          <w:szCs w:val="26"/>
          <w:rPrChange w:id="1551" w:author="Nguyen Toan" w:date="2018-05-19T19:00:00Z">
            <w:rPr>
              <w:noProof/>
              <w:webHidden/>
            </w:rPr>
          </w:rPrChange>
        </w:rPr>
        <w:fldChar w:fldCharType="separate"/>
      </w:r>
      <w:ins w:id="1552" w:author="Nguyen Toan" w:date="2018-05-19T19:00:00Z">
        <w:r w:rsidRPr="008E5C20">
          <w:rPr>
            <w:rFonts w:ascii="Times New Roman" w:hAnsi="Times New Roman" w:cs="Times New Roman"/>
            <w:noProof/>
            <w:webHidden/>
            <w:sz w:val="26"/>
            <w:szCs w:val="26"/>
            <w:rPrChange w:id="1553" w:author="Nguyen Toan" w:date="2018-05-19T19:00:00Z">
              <w:rPr>
                <w:noProof/>
                <w:webHidden/>
              </w:rPr>
            </w:rPrChange>
          </w:rPr>
          <w:t>38</w:t>
        </w:r>
        <w:r w:rsidRPr="008E5C20">
          <w:rPr>
            <w:rFonts w:ascii="Times New Roman" w:hAnsi="Times New Roman" w:cs="Times New Roman"/>
            <w:noProof/>
            <w:webHidden/>
            <w:sz w:val="26"/>
            <w:szCs w:val="26"/>
            <w:rPrChange w:id="1554"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555" w:author="Nguyen Toan" w:date="2018-05-19T19:00:00Z">
              <w:rPr>
                <w:rStyle w:val="Hyperlink"/>
                <w:noProof/>
              </w:rPr>
            </w:rPrChange>
          </w:rPr>
          <w:fldChar w:fldCharType="end"/>
        </w:r>
      </w:ins>
    </w:p>
    <w:p w14:paraId="587E909F" w14:textId="77777777" w:rsidR="008E5C20" w:rsidRPr="008E5C20" w:rsidRDefault="008E5C20" w:rsidP="008E5C20">
      <w:pPr>
        <w:pStyle w:val="TableofFigures"/>
        <w:tabs>
          <w:tab w:val="right" w:leader="dot" w:pos="9395"/>
        </w:tabs>
        <w:rPr>
          <w:ins w:id="1556" w:author="Nguyen Toan" w:date="2018-05-19T19:00:00Z"/>
          <w:rFonts w:ascii="Times New Roman" w:eastAsiaTheme="minorEastAsia" w:hAnsi="Times New Roman" w:cs="Times New Roman"/>
          <w:noProof/>
          <w:color w:val="auto"/>
          <w:sz w:val="26"/>
          <w:szCs w:val="26"/>
          <w:lang w:val="en-US"/>
          <w:rPrChange w:id="1557" w:author="Nguyen Toan" w:date="2018-05-19T19:00:00Z">
            <w:rPr>
              <w:ins w:id="1558" w:author="Nguyen Toan" w:date="2018-05-19T19:00:00Z"/>
              <w:rFonts w:asciiTheme="minorHAnsi" w:eastAsiaTheme="minorEastAsia" w:hAnsiTheme="minorHAnsi" w:cstheme="minorBidi"/>
              <w:noProof/>
              <w:color w:val="auto"/>
              <w:lang w:val="en-US"/>
            </w:rPr>
          </w:rPrChange>
        </w:rPr>
        <w:pPrChange w:id="1559" w:author="Nguyen Toan" w:date="2018-05-19T19:00:00Z">
          <w:pPr>
            <w:pStyle w:val="TableofFigures"/>
            <w:tabs>
              <w:tab w:val="right" w:leader="dot" w:pos="9395"/>
            </w:tabs>
          </w:pPr>
        </w:pPrChange>
      </w:pPr>
      <w:ins w:id="1560" w:author="Nguyen Toan" w:date="2018-05-19T19:00:00Z">
        <w:r w:rsidRPr="008E5C20">
          <w:rPr>
            <w:rStyle w:val="Hyperlink"/>
            <w:rFonts w:ascii="Times New Roman" w:hAnsi="Times New Roman" w:cs="Times New Roman"/>
            <w:noProof/>
            <w:sz w:val="26"/>
            <w:szCs w:val="26"/>
            <w:rPrChange w:id="1561"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562"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563" w:author="Nguyen Toan" w:date="2018-05-19T19:00:00Z">
              <w:rPr>
                <w:noProof/>
              </w:rPr>
            </w:rPrChange>
          </w:rPr>
          <w:instrText>HYPERLINK \l "_Toc514519786"</w:instrText>
        </w:r>
        <w:r w:rsidRPr="008E5C20">
          <w:rPr>
            <w:rStyle w:val="Hyperlink"/>
            <w:rFonts w:ascii="Times New Roman" w:hAnsi="Times New Roman" w:cs="Times New Roman"/>
            <w:noProof/>
            <w:sz w:val="26"/>
            <w:szCs w:val="26"/>
            <w:rPrChange w:id="1564"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565" w:author="Nguyen Toan" w:date="2018-05-19T19:00:00Z">
              <w:rPr>
                <w:rStyle w:val="Hyperlink"/>
                <w:noProof/>
              </w:rPr>
            </w:rPrChange>
          </w:rPr>
        </w:r>
        <w:r w:rsidRPr="008E5C20">
          <w:rPr>
            <w:rStyle w:val="Hyperlink"/>
            <w:rFonts w:ascii="Times New Roman" w:hAnsi="Times New Roman" w:cs="Times New Roman"/>
            <w:noProof/>
            <w:sz w:val="26"/>
            <w:szCs w:val="26"/>
            <w:rPrChange w:id="1566"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567" w:author="Nguyen Toan" w:date="2018-05-19T19:00:00Z">
              <w:rPr>
                <w:rStyle w:val="Hyperlink"/>
                <w:noProof/>
              </w:rPr>
            </w:rPrChange>
          </w:rPr>
          <w:t>Hình 2.6: MUnit Code</w:t>
        </w:r>
        <w:r w:rsidRPr="008E5C20">
          <w:rPr>
            <w:rFonts w:ascii="Times New Roman" w:hAnsi="Times New Roman" w:cs="Times New Roman"/>
            <w:noProof/>
            <w:webHidden/>
            <w:sz w:val="26"/>
            <w:szCs w:val="26"/>
            <w:rPrChange w:id="1568" w:author="Nguyen Toan" w:date="2018-05-19T19:00:00Z">
              <w:rPr>
                <w:noProof/>
                <w:webHidden/>
              </w:rPr>
            </w:rPrChange>
          </w:rPr>
          <w:tab/>
        </w:r>
        <w:r w:rsidRPr="008E5C20">
          <w:rPr>
            <w:rFonts w:ascii="Times New Roman" w:hAnsi="Times New Roman" w:cs="Times New Roman"/>
            <w:noProof/>
            <w:webHidden/>
            <w:sz w:val="26"/>
            <w:szCs w:val="26"/>
            <w:rPrChange w:id="1569" w:author="Nguyen Toan" w:date="2018-05-19T19:00:00Z">
              <w:rPr>
                <w:noProof/>
                <w:webHidden/>
              </w:rPr>
            </w:rPrChange>
          </w:rPr>
          <w:fldChar w:fldCharType="begin"/>
        </w:r>
        <w:r w:rsidRPr="008E5C20">
          <w:rPr>
            <w:rFonts w:ascii="Times New Roman" w:hAnsi="Times New Roman" w:cs="Times New Roman"/>
            <w:noProof/>
            <w:webHidden/>
            <w:sz w:val="26"/>
            <w:szCs w:val="26"/>
            <w:rPrChange w:id="1570" w:author="Nguyen Toan" w:date="2018-05-19T19:00:00Z">
              <w:rPr>
                <w:noProof/>
                <w:webHidden/>
              </w:rPr>
            </w:rPrChange>
          </w:rPr>
          <w:instrText xml:space="preserve"> PAGEREF _Toc514519786 \h </w:instrText>
        </w:r>
        <w:r w:rsidRPr="008E5C20">
          <w:rPr>
            <w:rFonts w:ascii="Times New Roman" w:hAnsi="Times New Roman" w:cs="Times New Roman"/>
            <w:noProof/>
            <w:webHidden/>
            <w:sz w:val="26"/>
            <w:szCs w:val="26"/>
            <w:rPrChange w:id="1571" w:author="Nguyen Toan" w:date="2018-05-19T19:00:00Z">
              <w:rPr>
                <w:noProof/>
                <w:webHidden/>
              </w:rPr>
            </w:rPrChange>
          </w:rPr>
        </w:r>
      </w:ins>
      <w:r w:rsidRPr="008E5C20">
        <w:rPr>
          <w:rFonts w:ascii="Times New Roman" w:hAnsi="Times New Roman" w:cs="Times New Roman"/>
          <w:noProof/>
          <w:webHidden/>
          <w:sz w:val="26"/>
          <w:szCs w:val="26"/>
          <w:rPrChange w:id="1572" w:author="Nguyen Toan" w:date="2018-05-19T19:00:00Z">
            <w:rPr>
              <w:noProof/>
              <w:webHidden/>
            </w:rPr>
          </w:rPrChange>
        </w:rPr>
        <w:fldChar w:fldCharType="separate"/>
      </w:r>
      <w:ins w:id="1573" w:author="Nguyen Toan" w:date="2018-05-19T19:00:00Z">
        <w:r w:rsidRPr="008E5C20">
          <w:rPr>
            <w:rFonts w:ascii="Times New Roman" w:hAnsi="Times New Roman" w:cs="Times New Roman"/>
            <w:noProof/>
            <w:webHidden/>
            <w:sz w:val="26"/>
            <w:szCs w:val="26"/>
            <w:rPrChange w:id="1574" w:author="Nguyen Toan" w:date="2018-05-19T19:00:00Z">
              <w:rPr>
                <w:noProof/>
                <w:webHidden/>
              </w:rPr>
            </w:rPrChange>
          </w:rPr>
          <w:t>40</w:t>
        </w:r>
        <w:r w:rsidRPr="008E5C20">
          <w:rPr>
            <w:rFonts w:ascii="Times New Roman" w:hAnsi="Times New Roman" w:cs="Times New Roman"/>
            <w:noProof/>
            <w:webHidden/>
            <w:sz w:val="26"/>
            <w:szCs w:val="26"/>
            <w:rPrChange w:id="1575"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576" w:author="Nguyen Toan" w:date="2018-05-19T19:00:00Z">
              <w:rPr>
                <w:rStyle w:val="Hyperlink"/>
                <w:noProof/>
              </w:rPr>
            </w:rPrChange>
          </w:rPr>
          <w:fldChar w:fldCharType="end"/>
        </w:r>
      </w:ins>
    </w:p>
    <w:p w14:paraId="0A7F0147" w14:textId="77777777" w:rsidR="008E5C20" w:rsidRPr="008E5C20" w:rsidRDefault="008E5C20" w:rsidP="008E5C20">
      <w:pPr>
        <w:pStyle w:val="TableofFigures"/>
        <w:tabs>
          <w:tab w:val="right" w:leader="dot" w:pos="9395"/>
        </w:tabs>
        <w:rPr>
          <w:ins w:id="1577" w:author="Nguyen Toan" w:date="2018-05-19T19:00:00Z"/>
          <w:rFonts w:ascii="Times New Roman" w:eastAsiaTheme="minorEastAsia" w:hAnsi="Times New Roman" w:cs="Times New Roman"/>
          <w:noProof/>
          <w:color w:val="auto"/>
          <w:sz w:val="26"/>
          <w:szCs w:val="26"/>
          <w:lang w:val="en-US"/>
          <w:rPrChange w:id="1578" w:author="Nguyen Toan" w:date="2018-05-19T19:00:00Z">
            <w:rPr>
              <w:ins w:id="1579" w:author="Nguyen Toan" w:date="2018-05-19T19:00:00Z"/>
              <w:rFonts w:asciiTheme="minorHAnsi" w:eastAsiaTheme="minorEastAsia" w:hAnsiTheme="minorHAnsi" w:cstheme="minorBidi"/>
              <w:noProof/>
              <w:color w:val="auto"/>
              <w:lang w:val="en-US"/>
            </w:rPr>
          </w:rPrChange>
        </w:rPr>
        <w:pPrChange w:id="1580" w:author="Nguyen Toan" w:date="2018-05-19T19:00:00Z">
          <w:pPr>
            <w:pStyle w:val="TableofFigures"/>
            <w:tabs>
              <w:tab w:val="right" w:leader="dot" w:pos="9395"/>
            </w:tabs>
          </w:pPr>
        </w:pPrChange>
      </w:pPr>
      <w:ins w:id="1581" w:author="Nguyen Toan" w:date="2018-05-19T19:00:00Z">
        <w:r w:rsidRPr="008E5C20">
          <w:rPr>
            <w:rStyle w:val="Hyperlink"/>
            <w:rFonts w:ascii="Times New Roman" w:hAnsi="Times New Roman" w:cs="Times New Roman"/>
            <w:noProof/>
            <w:sz w:val="26"/>
            <w:szCs w:val="26"/>
            <w:rPrChange w:id="1582"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583"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584" w:author="Nguyen Toan" w:date="2018-05-19T19:00:00Z">
              <w:rPr>
                <w:noProof/>
              </w:rPr>
            </w:rPrChange>
          </w:rPr>
          <w:instrText>HYPERLINK \l "_Toc514519787"</w:instrText>
        </w:r>
        <w:r w:rsidRPr="008E5C20">
          <w:rPr>
            <w:rStyle w:val="Hyperlink"/>
            <w:rFonts w:ascii="Times New Roman" w:hAnsi="Times New Roman" w:cs="Times New Roman"/>
            <w:noProof/>
            <w:sz w:val="26"/>
            <w:szCs w:val="26"/>
            <w:rPrChange w:id="1585"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586" w:author="Nguyen Toan" w:date="2018-05-19T19:00:00Z">
              <w:rPr>
                <w:rStyle w:val="Hyperlink"/>
                <w:noProof/>
              </w:rPr>
            </w:rPrChange>
          </w:rPr>
        </w:r>
        <w:r w:rsidRPr="008E5C20">
          <w:rPr>
            <w:rStyle w:val="Hyperlink"/>
            <w:rFonts w:ascii="Times New Roman" w:hAnsi="Times New Roman" w:cs="Times New Roman"/>
            <w:noProof/>
            <w:sz w:val="26"/>
            <w:szCs w:val="26"/>
            <w:rPrChange w:id="1587"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588" w:author="Nguyen Toan" w:date="2018-05-19T19:00:00Z">
              <w:rPr>
                <w:rStyle w:val="Hyperlink"/>
                <w:noProof/>
              </w:rPr>
            </w:rPrChange>
          </w:rPr>
          <w:t>Hình 2.7: MUnit viết trên Java</w:t>
        </w:r>
        <w:r w:rsidRPr="008E5C20">
          <w:rPr>
            <w:rFonts w:ascii="Times New Roman" w:hAnsi="Times New Roman" w:cs="Times New Roman"/>
            <w:noProof/>
            <w:webHidden/>
            <w:sz w:val="26"/>
            <w:szCs w:val="26"/>
            <w:rPrChange w:id="1589" w:author="Nguyen Toan" w:date="2018-05-19T19:00:00Z">
              <w:rPr>
                <w:noProof/>
                <w:webHidden/>
              </w:rPr>
            </w:rPrChange>
          </w:rPr>
          <w:tab/>
        </w:r>
        <w:r w:rsidRPr="008E5C20">
          <w:rPr>
            <w:rFonts w:ascii="Times New Roman" w:hAnsi="Times New Roman" w:cs="Times New Roman"/>
            <w:noProof/>
            <w:webHidden/>
            <w:sz w:val="26"/>
            <w:szCs w:val="26"/>
            <w:rPrChange w:id="1590" w:author="Nguyen Toan" w:date="2018-05-19T19:00:00Z">
              <w:rPr>
                <w:noProof/>
                <w:webHidden/>
              </w:rPr>
            </w:rPrChange>
          </w:rPr>
          <w:fldChar w:fldCharType="begin"/>
        </w:r>
        <w:r w:rsidRPr="008E5C20">
          <w:rPr>
            <w:rFonts w:ascii="Times New Roman" w:hAnsi="Times New Roman" w:cs="Times New Roman"/>
            <w:noProof/>
            <w:webHidden/>
            <w:sz w:val="26"/>
            <w:szCs w:val="26"/>
            <w:rPrChange w:id="1591" w:author="Nguyen Toan" w:date="2018-05-19T19:00:00Z">
              <w:rPr>
                <w:noProof/>
                <w:webHidden/>
              </w:rPr>
            </w:rPrChange>
          </w:rPr>
          <w:instrText xml:space="preserve"> PAGEREF _Toc514519787 \h </w:instrText>
        </w:r>
        <w:r w:rsidRPr="008E5C20">
          <w:rPr>
            <w:rFonts w:ascii="Times New Roman" w:hAnsi="Times New Roman" w:cs="Times New Roman"/>
            <w:noProof/>
            <w:webHidden/>
            <w:sz w:val="26"/>
            <w:szCs w:val="26"/>
            <w:rPrChange w:id="1592" w:author="Nguyen Toan" w:date="2018-05-19T19:00:00Z">
              <w:rPr>
                <w:noProof/>
                <w:webHidden/>
              </w:rPr>
            </w:rPrChange>
          </w:rPr>
        </w:r>
      </w:ins>
      <w:r w:rsidRPr="008E5C20">
        <w:rPr>
          <w:rFonts w:ascii="Times New Roman" w:hAnsi="Times New Roman" w:cs="Times New Roman"/>
          <w:noProof/>
          <w:webHidden/>
          <w:sz w:val="26"/>
          <w:szCs w:val="26"/>
          <w:rPrChange w:id="1593" w:author="Nguyen Toan" w:date="2018-05-19T19:00:00Z">
            <w:rPr>
              <w:noProof/>
              <w:webHidden/>
            </w:rPr>
          </w:rPrChange>
        </w:rPr>
        <w:fldChar w:fldCharType="separate"/>
      </w:r>
      <w:ins w:id="1594" w:author="Nguyen Toan" w:date="2018-05-19T19:00:00Z">
        <w:r w:rsidRPr="008E5C20">
          <w:rPr>
            <w:rFonts w:ascii="Times New Roman" w:hAnsi="Times New Roman" w:cs="Times New Roman"/>
            <w:noProof/>
            <w:webHidden/>
            <w:sz w:val="26"/>
            <w:szCs w:val="26"/>
            <w:rPrChange w:id="1595" w:author="Nguyen Toan" w:date="2018-05-19T19:00:00Z">
              <w:rPr>
                <w:noProof/>
                <w:webHidden/>
              </w:rPr>
            </w:rPrChange>
          </w:rPr>
          <w:t>40</w:t>
        </w:r>
        <w:r w:rsidRPr="008E5C20">
          <w:rPr>
            <w:rFonts w:ascii="Times New Roman" w:hAnsi="Times New Roman" w:cs="Times New Roman"/>
            <w:noProof/>
            <w:webHidden/>
            <w:sz w:val="26"/>
            <w:szCs w:val="26"/>
            <w:rPrChange w:id="1596"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597" w:author="Nguyen Toan" w:date="2018-05-19T19:00:00Z">
              <w:rPr>
                <w:rStyle w:val="Hyperlink"/>
                <w:noProof/>
              </w:rPr>
            </w:rPrChange>
          </w:rPr>
          <w:fldChar w:fldCharType="end"/>
        </w:r>
      </w:ins>
    </w:p>
    <w:p w14:paraId="4560A848" w14:textId="77777777" w:rsidR="008E5C20" w:rsidRPr="008E5C20" w:rsidRDefault="008E5C20" w:rsidP="008E5C20">
      <w:pPr>
        <w:pStyle w:val="TableofFigures"/>
        <w:tabs>
          <w:tab w:val="right" w:leader="dot" w:pos="9395"/>
        </w:tabs>
        <w:rPr>
          <w:ins w:id="1598" w:author="Nguyen Toan" w:date="2018-05-19T19:00:00Z"/>
          <w:rFonts w:ascii="Times New Roman" w:eastAsiaTheme="minorEastAsia" w:hAnsi="Times New Roman" w:cs="Times New Roman"/>
          <w:noProof/>
          <w:color w:val="auto"/>
          <w:sz w:val="26"/>
          <w:szCs w:val="26"/>
          <w:lang w:val="en-US"/>
          <w:rPrChange w:id="1599" w:author="Nguyen Toan" w:date="2018-05-19T19:00:00Z">
            <w:rPr>
              <w:ins w:id="1600" w:author="Nguyen Toan" w:date="2018-05-19T19:00:00Z"/>
              <w:rFonts w:asciiTheme="minorHAnsi" w:eastAsiaTheme="minorEastAsia" w:hAnsiTheme="minorHAnsi" w:cstheme="minorBidi"/>
              <w:noProof/>
              <w:color w:val="auto"/>
              <w:lang w:val="en-US"/>
            </w:rPr>
          </w:rPrChange>
        </w:rPr>
        <w:pPrChange w:id="1601" w:author="Nguyen Toan" w:date="2018-05-19T19:00:00Z">
          <w:pPr>
            <w:pStyle w:val="TableofFigures"/>
            <w:tabs>
              <w:tab w:val="right" w:leader="dot" w:pos="9395"/>
            </w:tabs>
          </w:pPr>
        </w:pPrChange>
      </w:pPr>
      <w:ins w:id="1602" w:author="Nguyen Toan" w:date="2018-05-19T19:00:00Z">
        <w:r w:rsidRPr="008E5C20">
          <w:rPr>
            <w:rStyle w:val="Hyperlink"/>
            <w:rFonts w:ascii="Times New Roman" w:hAnsi="Times New Roman" w:cs="Times New Roman"/>
            <w:noProof/>
            <w:sz w:val="26"/>
            <w:szCs w:val="26"/>
            <w:rPrChange w:id="1603"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604"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605" w:author="Nguyen Toan" w:date="2018-05-19T19:00:00Z">
              <w:rPr>
                <w:noProof/>
              </w:rPr>
            </w:rPrChange>
          </w:rPr>
          <w:instrText>HYPERLINK \l "_Toc514519788"</w:instrText>
        </w:r>
        <w:r w:rsidRPr="008E5C20">
          <w:rPr>
            <w:rStyle w:val="Hyperlink"/>
            <w:rFonts w:ascii="Times New Roman" w:hAnsi="Times New Roman" w:cs="Times New Roman"/>
            <w:noProof/>
            <w:sz w:val="26"/>
            <w:szCs w:val="26"/>
            <w:rPrChange w:id="1606"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607" w:author="Nguyen Toan" w:date="2018-05-19T19:00:00Z">
              <w:rPr>
                <w:rStyle w:val="Hyperlink"/>
                <w:noProof/>
              </w:rPr>
            </w:rPrChange>
          </w:rPr>
        </w:r>
        <w:r w:rsidRPr="008E5C20">
          <w:rPr>
            <w:rStyle w:val="Hyperlink"/>
            <w:rFonts w:ascii="Times New Roman" w:hAnsi="Times New Roman" w:cs="Times New Roman"/>
            <w:noProof/>
            <w:sz w:val="26"/>
            <w:szCs w:val="26"/>
            <w:rPrChange w:id="1608"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609" w:author="Nguyen Toan" w:date="2018-05-19T19:00:00Z">
              <w:rPr>
                <w:rStyle w:val="Hyperlink"/>
                <w:rFonts w:ascii="Times New Roman" w:hAnsi="Times New Roman" w:cs="Times New Roman"/>
                <w:noProof/>
              </w:rPr>
            </w:rPrChange>
          </w:rPr>
          <w:t>Hình 3.1. Quy trình kiểm thử hệ thống ESB</w:t>
        </w:r>
        <w:r w:rsidRPr="008E5C20">
          <w:rPr>
            <w:rFonts w:ascii="Times New Roman" w:hAnsi="Times New Roman" w:cs="Times New Roman"/>
            <w:noProof/>
            <w:webHidden/>
            <w:sz w:val="26"/>
            <w:szCs w:val="26"/>
            <w:rPrChange w:id="1610" w:author="Nguyen Toan" w:date="2018-05-19T19:00:00Z">
              <w:rPr>
                <w:noProof/>
                <w:webHidden/>
              </w:rPr>
            </w:rPrChange>
          </w:rPr>
          <w:tab/>
        </w:r>
        <w:r w:rsidRPr="008E5C20">
          <w:rPr>
            <w:rFonts w:ascii="Times New Roman" w:hAnsi="Times New Roman" w:cs="Times New Roman"/>
            <w:noProof/>
            <w:webHidden/>
            <w:sz w:val="26"/>
            <w:szCs w:val="26"/>
            <w:rPrChange w:id="1611" w:author="Nguyen Toan" w:date="2018-05-19T19:00:00Z">
              <w:rPr>
                <w:noProof/>
                <w:webHidden/>
              </w:rPr>
            </w:rPrChange>
          </w:rPr>
          <w:fldChar w:fldCharType="begin"/>
        </w:r>
        <w:r w:rsidRPr="008E5C20">
          <w:rPr>
            <w:rFonts w:ascii="Times New Roman" w:hAnsi="Times New Roman" w:cs="Times New Roman"/>
            <w:noProof/>
            <w:webHidden/>
            <w:sz w:val="26"/>
            <w:szCs w:val="26"/>
            <w:rPrChange w:id="1612" w:author="Nguyen Toan" w:date="2018-05-19T19:00:00Z">
              <w:rPr>
                <w:noProof/>
                <w:webHidden/>
              </w:rPr>
            </w:rPrChange>
          </w:rPr>
          <w:instrText xml:space="preserve"> PAGEREF _Toc514519788 \h </w:instrText>
        </w:r>
        <w:r w:rsidRPr="008E5C20">
          <w:rPr>
            <w:rFonts w:ascii="Times New Roman" w:hAnsi="Times New Roman" w:cs="Times New Roman"/>
            <w:noProof/>
            <w:webHidden/>
            <w:sz w:val="26"/>
            <w:szCs w:val="26"/>
            <w:rPrChange w:id="1613" w:author="Nguyen Toan" w:date="2018-05-19T19:00:00Z">
              <w:rPr>
                <w:noProof/>
                <w:webHidden/>
              </w:rPr>
            </w:rPrChange>
          </w:rPr>
        </w:r>
      </w:ins>
      <w:r w:rsidRPr="008E5C20">
        <w:rPr>
          <w:rFonts w:ascii="Times New Roman" w:hAnsi="Times New Roman" w:cs="Times New Roman"/>
          <w:noProof/>
          <w:webHidden/>
          <w:sz w:val="26"/>
          <w:szCs w:val="26"/>
          <w:rPrChange w:id="1614" w:author="Nguyen Toan" w:date="2018-05-19T19:00:00Z">
            <w:rPr>
              <w:noProof/>
              <w:webHidden/>
            </w:rPr>
          </w:rPrChange>
        </w:rPr>
        <w:fldChar w:fldCharType="separate"/>
      </w:r>
      <w:ins w:id="1615" w:author="Nguyen Toan" w:date="2018-05-19T19:00:00Z">
        <w:r w:rsidRPr="008E5C20">
          <w:rPr>
            <w:rFonts w:ascii="Times New Roman" w:hAnsi="Times New Roman" w:cs="Times New Roman"/>
            <w:noProof/>
            <w:webHidden/>
            <w:sz w:val="26"/>
            <w:szCs w:val="26"/>
            <w:rPrChange w:id="1616" w:author="Nguyen Toan" w:date="2018-05-19T19:00:00Z">
              <w:rPr>
                <w:noProof/>
                <w:webHidden/>
              </w:rPr>
            </w:rPrChange>
          </w:rPr>
          <w:t>41</w:t>
        </w:r>
        <w:r w:rsidRPr="008E5C20">
          <w:rPr>
            <w:rFonts w:ascii="Times New Roman" w:hAnsi="Times New Roman" w:cs="Times New Roman"/>
            <w:noProof/>
            <w:webHidden/>
            <w:sz w:val="26"/>
            <w:szCs w:val="26"/>
            <w:rPrChange w:id="1617"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618" w:author="Nguyen Toan" w:date="2018-05-19T19:00:00Z">
              <w:rPr>
                <w:rStyle w:val="Hyperlink"/>
                <w:noProof/>
              </w:rPr>
            </w:rPrChange>
          </w:rPr>
          <w:fldChar w:fldCharType="end"/>
        </w:r>
      </w:ins>
    </w:p>
    <w:p w14:paraId="2824A16F" w14:textId="77777777" w:rsidR="008E5C20" w:rsidRPr="008E5C20" w:rsidRDefault="008E5C20" w:rsidP="008E5C20">
      <w:pPr>
        <w:pStyle w:val="TableofFigures"/>
        <w:tabs>
          <w:tab w:val="right" w:leader="dot" w:pos="9395"/>
        </w:tabs>
        <w:rPr>
          <w:ins w:id="1619" w:author="Nguyen Toan" w:date="2018-05-19T19:00:00Z"/>
          <w:rFonts w:ascii="Times New Roman" w:eastAsiaTheme="minorEastAsia" w:hAnsi="Times New Roman" w:cs="Times New Roman"/>
          <w:noProof/>
          <w:color w:val="auto"/>
          <w:sz w:val="26"/>
          <w:szCs w:val="26"/>
          <w:lang w:val="en-US"/>
          <w:rPrChange w:id="1620" w:author="Nguyen Toan" w:date="2018-05-19T19:00:00Z">
            <w:rPr>
              <w:ins w:id="1621" w:author="Nguyen Toan" w:date="2018-05-19T19:00:00Z"/>
              <w:rFonts w:asciiTheme="minorHAnsi" w:eastAsiaTheme="minorEastAsia" w:hAnsiTheme="minorHAnsi" w:cstheme="minorBidi"/>
              <w:noProof/>
              <w:color w:val="auto"/>
              <w:lang w:val="en-US"/>
            </w:rPr>
          </w:rPrChange>
        </w:rPr>
        <w:pPrChange w:id="1622" w:author="Nguyen Toan" w:date="2018-05-19T19:00:00Z">
          <w:pPr>
            <w:pStyle w:val="TableofFigures"/>
            <w:tabs>
              <w:tab w:val="right" w:leader="dot" w:pos="9395"/>
            </w:tabs>
          </w:pPr>
        </w:pPrChange>
      </w:pPr>
      <w:ins w:id="1623" w:author="Nguyen Toan" w:date="2018-05-19T19:00:00Z">
        <w:r w:rsidRPr="008E5C20">
          <w:rPr>
            <w:rStyle w:val="Hyperlink"/>
            <w:rFonts w:ascii="Times New Roman" w:hAnsi="Times New Roman" w:cs="Times New Roman"/>
            <w:noProof/>
            <w:sz w:val="26"/>
            <w:szCs w:val="26"/>
            <w:rPrChange w:id="1624"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625"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626" w:author="Nguyen Toan" w:date="2018-05-19T19:00:00Z">
              <w:rPr>
                <w:noProof/>
              </w:rPr>
            </w:rPrChange>
          </w:rPr>
          <w:instrText>HYPERLINK \l "_Toc514519789"</w:instrText>
        </w:r>
        <w:r w:rsidRPr="008E5C20">
          <w:rPr>
            <w:rStyle w:val="Hyperlink"/>
            <w:rFonts w:ascii="Times New Roman" w:hAnsi="Times New Roman" w:cs="Times New Roman"/>
            <w:noProof/>
            <w:sz w:val="26"/>
            <w:szCs w:val="26"/>
            <w:rPrChange w:id="1627"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628" w:author="Nguyen Toan" w:date="2018-05-19T19:00:00Z">
              <w:rPr>
                <w:rStyle w:val="Hyperlink"/>
                <w:noProof/>
              </w:rPr>
            </w:rPrChange>
          </w:rPr>
        </w:r>
        <w:r w:rsidRPr="008E5C20">
          <w:rPr>
            <w:rStyle w:val="Hyperlink"/>
            <w:rFonts w:ascii="Times New Roman" w:hAnsi="Times New Roman" w:cs="Times New Roman"/>
            <w:noProof/>
            <w:sz w:val="26"/>
            <w:szCs w:val="26"/>
            <w:rPrChange w:id="1629"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630" w:author="Nguyen Toan" w:date="2018-05-19T19:00:00Z">
              <w:rPr>
                <w:rStyle w:val="Hyperlink"/>
                <w:rFonts w:ascii="Times New Roman" w:hAnsi="Times New Roman" w:cs="Times New Roman"/>
                <w:noProof/>
              </w:rPr>
            </w:rPrChange>
          </w:rPr>
          <w:t>Hình 3.2. Ví dụ tệp XML cấu hình ứng dụng MuleESB</w:t>
        </w:r>
        <w:r w:rsidRPr="008E5C20">
          <w:rPr>
            <w:rFonts w:ascii="Times New Roman" w:hAnsi="Times New Roman" w:cs="Times New Roman"/>
            <w:noProof/>
            <w:webHidden/>
            <w:sz w:val="26"/>
            <w:szCs w:val="26"/>
            <w:rPrChange w:id="1631" w:author="Nguyen Toan" w:date="2018-05-19T19:00:00Z">
              <w:rPr>
                <w:noProof/>
                <w:webHidden/>
              </w:rPr>
            </w:rPrChange>
          </w:rPr>
          <w:tab/>
        </w:r>
        <w:r w:rsidRPr="008E5C20">
          <w:rPr>
            <w:rFonts w:ascii="Times New Roman" w:hAnsi="Times New Roman" w:cs="Times New Roman"/>
            <w:noProof/>
            <w:webHidden/>
            <w:sz w:val="26"/>
            <w:szCs w:val="26"/>
            <w:rPrChange w:id="1632" w:author="Nguyen Toan" w:date="2018-05-19T19:00:00Z">
              <w:rPr>
                <w:noProof/>
                <w:webHidden/>
              </w:rPr>
            </w:rPrChange>
          </w:rPr>
          <w:fldChar w:fldCharType="begin"/>
        </w:r>
        <w:r w:rsidRPr="008E5C20">
          <w:rPr>
            <w:rFonts w:ascii="Times New Roman" w:hAnsi="Times New Roman" w:cs="Times New Roman"/>
            <w:noProof/>
            <w:webHidden/>
            <w:sz w:val="26"/>
            <w:szCs w:val="26"/>
            <w:rPrChange w:id="1633" w:author="Nguyen Toan" w:date="2018-05-19T19:00:00Z">
              <w:rPr>
                <w:noProof/>
                <w:webHidden/>
              </w:rPr>
            </w:rPrChange>
          </w:rPr>
          <w:instrText xml:space="preserve"> PAGEREF _Toc514519789 \h </w:instrText>
        </w:r>
        <w:r w:rsidRPr="008E5C20">
          <w:rPr>
            <w:rFonts w:ascii="Times New Roman" w:hAnsi="Times New Roman" w:cs="Times New Roman"/>
            <w:noProof/>
            <w:webHidden/>
            <w:sz w:val="26"/>
            <w:szCs w:val="26"/>
            <w:rPrChange w:id="1634" w:author="Nguyen Toan" w:date="2018-05-19T19:00:00Z">
              <w:rPr>
                <w:noProof/>
                <w:webHidden/>
              </w:rPr>
            </w:rPrChange>
          </w:rPr>
        </w:r>
      </w:ins>
      <w:r w:rsidRPr="008E5C20">
        <w:rPr>
          <w:rFonts w:ascii="Times New Roman" w:hAnsi="Times New Roman" w:cs="Times New Roman"/>
          <w:noProof/>
          <w:webHidden/>
          <w:sz w:val="26"/>
          <w:szCs w:val="26"/>
          <w:rPrChange w:id="1635" w:author="Nguyen Toan" w:date="2018-05-19T19:00:00Z">
            <w:rPr>
              <w:noProof/>
              <w:webHidden/>
            </w:rPr>
          </w:rPrChange>
        </w:rPr>
        <w:fldChar w:fldCharType="separate"/>
      </w:r>
      <w:ins w:id="1636" w:author="Nguyen Toan" w:date="2018-05-19T19:00:00Z">
        <w:r w:rsidRPr="008E5C20">
          <w:rPr>
            <w:rFonts w:ascii="Times New Roman" w:hAnsi="Times New Roman" w:cs="Times New Roman"/>
            <w:noProof/>
            <w:webHidden/>
            <w:sz w:val="26"/>
            <w:szCs w:val="26"/>
            <w:rPrChange w:id="1637" w:author="Nguyen Toan" w:date="2018-05-19T19:00:00Z">
              <w:rPr>
                <w:noProof/>
                <w:webHidden/>
              </w:rPr>
            </w:rPrChange>
          </w:rPr>
          <w:t>42</w:t>
        </w:r>
        <w:r w:rsidRPr="008E5C20">
          <w:rPr>
            <w:rFonts w:ascii="Times New Roman" w:hAnsi="Times New Roman" w:cs="Times New Roman"/>
            <w:noProof/>
            <w:webHidden/>
            <w:sz w:val="26"/>
            <w:szCs w:val="26"/>
            <w:rPrChange w:id="1638"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639" w:author="Nguyen Toan" w:date="2018-05-19T19:00:00Z">
              <w:rPr>
                <w:rStyle w:val="Hyperlink"/>
                <w:noProof/>
              </w:rPr>
            </w:rPrChange>
          </w:rPr>
          <w:fldChar w:fldCharType="end"/>
        </w:r>
      </w:ins>
    </w:p>
    <w:p w14:paraId="2051D98C" w14:textId="77777777" w:rsidR="008E5C20" w:rsidRPr="008E5C20" w:rsidRDefault="008E5C20" w:rsidP="008E5C20">
      <w:pPr>
        <w:pStyle w:val="TableofFigures"/>
        <w:tabs>
          <w:tab w:val="right" w:leader="dot" w:pos="9395"/>
        </w:tabs>
        <w:rPr>
          <w:ins w:id="1640" w:author="Nguyen Toan" w:date="2018-05-19T19:00:00Z"/>
          <w:rFonts w:ascii="Times New Roman" w:eastAsiaTheme="minorEastAsia" w:hAnsi="Times New Roman" w:cs="Times New Roman"/>
          <w:noProof/>
          <w:color w:val="auto"/>
          <w:sz w:val="26"/>
          <w:szCs w:val="26"/>
          <w:lang w:val="en-US"/>
          <w:rPrChange w:id="1641" w:author="Nguyen Toan" w:date="2018-05-19T19:00:00Z">
            <w:rPr>
              <w:ins w:id="1642" w:author="Nguyen Toan" w:date="2018-05-19T19:00:00Z"/>
              <w:rFonts w:asciiTheme="minorHAnsi" w:eastAsiaTheme="minorEastAsia" w:hAnsiTheme="minorHAnsi" w:cstheme="minorBidi"/>
              <w:noProof/>
              <w:color w:val="auto"/>
              <w:lang w:val="en-US"/>
            </w:rPr>
          </w:rPrChange>
        </w:rPr>
        <w:pPrChange w:id="1643" w:author="Nguyen Toan" w:date="2018-05-19T19:00:00Z">
          <w:pPr>
            <w:pStyle w:val="TableofFigures"/>
            <w:tabs>
              <w:tab w:val="right" w:leader="dot" w:pos="9395"/>
            </w:tabs>
          </w:pPr>
        </w:pPrChange>
      </w:pPr>
      <w:ins w:id="1644" w:author="Nguyen Toan" w:date="2018-05-19T19:00:00Z">
        <w:r w:rsidRPr="008E5C20">
          <w:rPr>
            <w:rStyle w:val="Hyperlink"/>
            <w:rFonts w:ascii="Times New Roman" w:hAnsi="Times New Roman" w:cs="Times New Roman"/>
            <w:noProof/>
            <w:sz w:val="26"/>
            <w:szCs w:val="26"/>
            <w:rPrChange w:id="1645"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646"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647" w:author="Nguyen Toan" w:date="2018-05-19T19:00:00Z">
              <w:rPr>
                <w:noProof/>
              </w:rPr>
            </w:rPrChange>
          </w:rPr>
          <w:instrText>HYPERLINK \l "_Toc514519790"</w:instrText>
        </w:r>
        <w:r w:rsidRPr="008E5C20">
          <w:rPr>
            <w:rStyle w:val="Hyperlink"/>
            <w:rFonts w:ascii="Times New Roman" w:hAnsi="Times New Roman" w:cs="Times New Roman"/>
            <w:noProof/>
            <w:sz w:val="26"/>
            <w:szCs w:val="26"/>
            <w:rPrChange w:id="1648"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649" w:author="Nguyen Toan" w:date="2018-05-19T19:00:00Z">
              <w:rPr>
                <w:rStyle w:val="Hyperlink"/>
                <w:noProof/>
              </w:rPr>
            </w:rPrChange>
          </w:rPr>
        </w:r>
        <w:r w:rsidRPr="008E5C20">
          <w:rPr>
            <w:rStyle w:val="Hyperlink"/>
            <w:rFonts w:ascii="Times New Roman" w:hAnsi="Times New Roman" w:cs="Times New Roman"/>
            <w:noProof/>
            <w:sz w:val="26"/>
            <w:szCs w:val="26"/>
            <w:rPrChange w:id="1650"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651" w:author="Nguyen Toan" w:date="2018-05-19T19:00:00Z">
              <w:rPr>
                <w:rStyle w:val="Hyperlink"/>
                <w:noProof/>
              </w:rPr>
            </w:rPrChange>
          </w:rPr>
          <w:t>Hình 3.3. Các nút trong tệp xml</w:t>
        </w:r>
        <w:r w:rsidRPr="008E5C20">
          <w:rPr>
            <w:rFonts w:ascii="Times New Roman" w:hAnsi="Times New Roman" w:cs="Times New Roman"/>
            <w:noProof/>
            <w:webHidden/>
            <w:sz w:val="26"/>
            <w:szCs w:val="26"/>
            <w:rPrChange w:id="1652" w:author="Nguyen Toan" w:date="2018-05-19T19:00:00Z">
              <w:rPr>
                <w:noProof/>
                <w:webHidden/>
              </w:rPr>
            </w:rPrChange>
          </w:rPr>
          <w:tab/>
        </w:r>
        <w:r w:rsidRPr="008E5C20">
          <w:rPr>
            <w:rFonts w:ascii="Times New Roman" w:hAnsi="Times New Roman" w:cs="Times New Roman"/>
            <w:noProof/>
            <w:webHidden/>
            <w:sz w:val="26"/>
            <w:szCs w:val="26"/>
            <w:rPrChange w:id="1653" w:author="Nguyen Toan" w:date="2018-05-19T19:00:00Z">
              <w:rPr>
                <w:noProof/>
                <w:webHidden/>
              </w:rPr>
            </w:rPrChange>
          </w:rPr>
          <w:fldChar w:fldCharType="begin"/>
        </w:r>
        <w:r w:rsidRPr="008E5C20">
          <w:rPr>
            <w:rFonts w:ascii="Times New Roman" w:hAnsi="Times New Roman" w:cs="Times New Roman"/>
            <w:noProof/>
            <w:webHidden/>
            <w:sz w:val="26"/>
            <w:szCs w:val="26"/>
            <w:rPrChange w:id="1654" w:author="Nguyen Toan" w:date="2018-05-19T19:00:00Z">
              <w:rPr>
                <w:noProof/>
                <w:webHidden/>
              </w:rPr>
            </w:rPrChange>
          </w:rPr>
          <w:instrText xml:space="preserve"> PAGEREF _Toc514519790 \h </w:instrText>
        </w:r>
        <w:r w:rsidRPr="008E5C20">
          <w:rPr>
            <w:rFonts w:ascii="Times New Roman" w:hAnsi="Times New Roman" w:cs="Times New Roman"/>
            <w:noProof/>
            <w:webHidden/>
            <w:sz w:val="26"/>
            <w:szCs w:val="26"/>
            <w:rPrChange w:id="1655" w:author="Nguyen Toan" w:date="2018-05-19T19:00:00Z">
              <w:rPr>
                <w:noProof/>
                <w:webHidden/>
              </w:rPr>
            </w:rPrChange>
          </w:rPr>
        </w:r>
      </w:ins>
      <w:r w:rsidRPr="008E5C20">
        <w:rPr>
          <w:rFonts w:ascii="Times New Roman" w:hAnsi="Times New Roman" w:cs="Times New Roman"/>
          <w:noProof/>
          <w:webHidden/>
          <w:sz w:val="26"/>
          <w:szCs w:val="26"/>
          <w:rPrChange w:id="1656" w:author="Nguyen Toan" w:date="2018-05-19T19:00:00Z">
            <w:rPr>
              <w:noProof/>
              <w:webHidden/>
            </w:rPr>
          </w:rPrChange>
        </w:rPr>
        <w:fldChar w:fldCharType="separate"/>
      </w:r>
      <w:ins w:id="1657" w:author="Nguyen Toan" w:date="2018-05-19T19:00:00Z">
        <w:r w:rsidRPr="008E5C20">
          <w:rPr>
            <w:rFonts w:ascii="Times New Roman" w:hAnsi="Times New Roman" w:cs="Times New Roman"/>
            <w:noProof/>
            <w:webHidden/>
            <w:sz w:val="26"/>
            <w:szCs w:val="26"/>
            <w:rPrChange w:id="1658" w:author="Nguyen Toan" w:date="2018-05-19T19:00:00Z">
              <w:rPr>
                <w:noProof/>
                <w:webHidden/>
              </w:rPr>
            </w:rPrChange>
          </w:rPr>
          <w:t>43</w:t>
        </w:r>
        <w:r w:rsidRPr="008E5C20">
          <w:rPr>
            <w:rFonts w:ascii="Times New Roman" w:hAnsi="Times New Roman" w:cs="Times New Roman"/>
            <w:noProof/>
            <w:webHidden/>
            <w:sz w:val="26"/>
            <w:szCs w:val="26"/>
            <w:rPrChange w:id="1659"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660" w:author="Nguyen Toan" w:date="2018-05-19T19:00:00Z">
              <w:rPr>
                <w:rStyle w:val="Hyperlink"/>
                <w:noProof/>
              </w:rPr>
            </w:rPrChange>
          </w:rPr>
          <w:fldChar w:fldCharType="end"/>
        </w:r>
      </w:ins>
    </w:p>
    <w:p w14:paraId="7F138880" w14:textId="77777777" w:rsidR="008E5C20" w:rsidRPr="008E5C20" w:rsidRDefault="008E5C20" w:rsidP="008E5C20">
      <w:pPr>
        <w:pStyle w:val="TableofFigures"/>
        <w:tabs>
          <w:tab w:val="right" w:leader="dot" w:pos="9395"/>
        </w:tabs>
        <w:rPr>
          <w:ins w:id="1661" w:author="Nguyen Toan" w:date="2018-05-19T19:00:00Z"/>
          <w:rFonts w:ascii="Times New Roman" w:eastAsiaTheme="minorEastAsia" w:hAnsi="Times New Roman" w:cs="Times New Roman"/>
          <w:noProof/>
          <w:color w:val="auto"/>
          <w:sz w:val="26"/>
          <w:szCs w:val="26"/>
          <w:lang w:val="en-US"/>
          <w:rPrChange w:id="1662" w:author="Nguyen Toan" w:date="2018-05-19T19:00:00Z">
            <w:rPr>
              <w:ins w:id="1663" w:author="Nguyen Toan" w:date="2018-05-19T19:00:00Z"/>
              <w:rFonts w:asciiTheme="minorHAnsi" w:eastAsiaTheme="minorEastAsia" w:hAnsiTheme="minorHAnsi" w:cstheme="minorBidi"/>
              <w:noProof/>
              <w:color w:val="auto"/>
              <w:lang w:val="en-US"/>
            </w:rPr>
          </w:rPrChange>
        </w:rPr>
        <w:pPrChange w:id="1664" w:author="Nguyen Toan" w:date="2018-05-19T19:00:00Z">
          <w:pPr>
            <w:pStyle w:val="TableofFigures"/>
            <w:tabs>
              <w:tab w:val="right" w:leader="dot" w:pos="9395"/>
            </w:tabs>
          </w:pPr>
        </w:pPrChange>
      </w:pPr>
      <w:ins w:id="1665" w:author="Nguyen Toan" w:date="2018-05-19T19:00:00Z">
        <w:r w:rsidRPr="008E5C20">
          <w:rPr>
            <w:rStyle w:val="Hyperlink"/>
            <w:rFonts w:ascii="Times New Roman" w:hAnsi="Times New Roman" w:cs="Times New Roman"/>
            <w:noProof/>
            <w:sz w:val="26"/>
            <w:szCs w:val="26"/>
            <w:rPrChange w:id="1666"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667"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668" w:author="Nguyen Toan" w:date="2018-05-19T19:00:00Z">
              <w:rPr>
                <w:noProof/>
              </w:rPr>
            </w:rPrChange>
          </w:rPr>
          <w:instrText>HYPERLINK \l "_Toc514519791"</w:instrText>
        </w:r>
        <w:r w:rsidRPr="008E5C20">
          <w:rPr>
            <w:rStyle w:val="Hyperlink"/>
            <w:rFonts w:ascii="Times New Roman" w:hAnsi="Times New Roman" w:cs="Times New Roman"/>
            <w:noProof/>
            <w:sz w:val="26"/>
            <w:szCs w:val="26"/>
            <w:rPrChange w:id="1669"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670" w:author="Nguyen Toan" w:date="2018-05-19T19:00:00Z">
              <w:rPr>
                <w:rStyle w:val="Hyperlink"/>
                <w:noProof/>
              </w:rPr>
            </w:rPrChange>
          </w:rPr>
        </w:r>
        <w:r w:rsidRPr="008E5C20">
          <w:rPr>
            <w:rStyle w:val="Hyperlink"/>
            <w:rFonts w:ascii="Times New Roman" w:hAnsi="Times New Roman" w:cs="Times New Roman"/>
            <w:noProof/>
            <w:sz w:val="26"/>
            <w:szCs w:val="26"/>
            <w:rPrChange w:id="1671"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672" w:author="Nguyen Toan" w:date="2018-05-19T19:00:00Z">
              <w:rPr>
                <w:rStyle w:val="Hyperlink"/>
                <w:noProof/>
              </w:rPr>
            </w:rPrChange>
          </w:rPr>
          <w:t>Hình 3.4. Biểu đồ gói model AsenAPIDriver</w:t>
        </w:r>
        <w:r w:rsidRPr="008E5C20">
          <w:rPr>
            <w:rFonts w:ascii="Times New Roman" w:hAnsi="Times New Roman" w:cs="Times New Roman"/>
            <w:noProof/>
            <w:webHidden/>
            <w:sz w:val="26"/>
            <w:szCs w:val="26"/>
            <w:rPrChange w:id="1673" w:author="Nguyen Toan" w:date="2018-05-19T19:00:00Z">
              <w:rPr>
                <w:noProof/>
                <w:webHidden/>
              </w:rPr>
            </w:rPrChange>
          </w:rPr>
          <w:tab/>
        </w:r>
        <w:r w:rsidRPr="008E5C20">
          <w:rPr>
            <w:rFonts w:ascii="Times New Roman" w:hAnsi="Times New Roman" w:cs="Times New Roman"/>
            <w:noProof/>
            <w:webHidden/>
            <w:sz w:val="26"/>
            <w:szCs w:val="26"/>
            <w:rPrChange w:id="1674" w:author="Nguyen Toan" w:date="2018-05-19T19:00:00Z">
              <w:rPr>
                <w:noProof/>
                <w:webHidden/>
              </w:rPr>
            </w:rPrChange>
          </w:rPr>
          <w:fldChar w:fldCharType="begin"/>
        </w:r>
        <w:r w:rsidRPr="008E5C20">
          <w:rPr>
            <w:rFonts w:ascii="Times New Roman" w:hAnsi="Times New Roman" w:cs="Times New Roman"/>
            <w:noProof/>
            <w:webHidden/>
            <w:sz w:val="26"/>
            <w:szCs w:val="26"/>
            <w:rPrChange w:id="1675" w:author="Nguyen Toan" w:date="2018-05-19T19:00:00Z">
              <w:rPr>
                <w:noProof/>
                <w:webHidden/>
              </w:rPr>
            </w:rPrChange>
          </w:rPr>
          <w:instrText xml:space="preserve"> PAGEREF _Toc514519791 \h </w:instrText>
        </w:r>
        <w:r w:rsidRPr="008E5C20">
          <w:rPr>
            <w:rFonts w:ascii="Times New Roman" w:hAnsi="Times New Roman" w:cs="Times New Roman"/>
            <w:noProof/>
            <w:webHidden/>
            <w:sz w:val="26"/>
            <w:szCs w:val="26"/>
            <w:rPrChange w:id="1676" w:author="Nguyen Toan" w:date="2018-05-19T19:00:00Z">
              <w:rPr>
                <w:noProof/>
                <w:webHidden/>
              </w:rPr>
            </w:rPrChange>
          </w:rPr>
        </w:r>
      </w:ins>
      <w:r w:rsidRPr="008E5C20">
        <w:rPr>
          <w:rFonts w:ascii="Times New Roman" w:hAnsi="Times New Roman" w:cs="Times New Roman"/>
          <w:noProof/>
          <w:webHidden/>
          <w:sz w:val="26"/>
          <w:szCs w:val="26"/>
          <w:rPrChange w:id="1677" w:author="Nguyen Toan" w:date="2018-05-19T19:00:00Z">
            <w:rPr>
              <w:noProof/>
              <w:webHidden/>
            </w:rPr>
          </w:rPrChange>
        </w:rPr>
        <w:fldChar w:fldCharType="separate"/>
      </w:r>
      <w:ins w:id="1678" w:author="Nguyen Toan" w:date="2018-05-19T19:00:00Z">
        <w:r w:rsidRPr="008E5C20">
          <w:rPr>
            <w:rFonts w:ascii="Times New Roman" w:hAnsi="Times New Roman" w:cs="Times New Roman"/>
            <w:noProof/>
            <w:webHidden/>
            <w:sz w:val="26"/>
            <w:szCs w:val="26"/>
            <w:rPrChange w:id="1679" w:author="Nguyen Toan" w:date="2018-05-19T19:00:00Z">
              <w:rPr>
                <w:noProof/>
                <w:webHidden/>
              </w:rPr>
            </w:rPrChange>
          </w:rPr>
          <w:t>44</w:t>
        </w:r>
        <w:r w:rsidRPr="008E5C20">
          <w:rPr>
            <w:rFonts w:ascii="Times New Roman" w:hAnsi="Times New Roman" w:cs="Times New Roman"/>
            <w:noProof/>
            <w:webHidden/>
            <w:sz w:val="26"/>
            <w:szCs w:val="26"/>
            <w:rPrChange w:id="1680"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681" w:author="Nguyen Toan" w:date="2018-05-19T19:00:00Z">
              <w:rPr>
                <w:rStyle w:val="Hyperlink"/>
                <w:noProof/>
              </w:rPr>
            </w:rPrChange>
          </w:rPr>
          <w:fldChar w:fldCharType="end"/>
        </w:r>
      </w:ins>
    </w:p>
    <w:p w14:paraId="2B68A2FE" w14:textId="77777777" w:rsidR="008E5C20" w:rsidRPr="008E5C20" w:rsidRDefault="008E5C20" w:rsidP="008E5C20">
      <w:pPr>
        <w:pStyle w:val="TableofFigures"/>
        <w:tabs>
          <w:tab w:val="right" w:leader="dot" w:pos="9395"/>
        </w:tabs>
        <w:rPr>
          <w:ins w:id="1682" w:author="Nguyen Toan" w:date="2018-05-19T19:00:00Z"/>
          <w:rFonts w:ascii="Times New Roman" w:eastAsiaTheme="minorEastAsia" w:hAnsi="Times New Roman" w:cs="Times New Roman"/>
          <w:noProof/>
          <w:color w:val="auto"/>
          <w:sz w:val="26"/>
          <w:szCs w:val="26"/>
          <w:lang w:val="en-US"/>
          <w:rPrChange w:id="1683" w:author="Nguyen Toan" w:date="2018-05-19T19:00:00Z">
            <w:rPr>
              <w:ins w:id="1684" w:author="Nguyen Toan" w:date="2018-05-19T19:00:00Z"/>
              <w:rFonts w:asciiTheme="minorHAnsi" w:eastAsiaTheme="minorEastAsia" w:hAnsiTheme="minorHAnsi" w:cstheme="minorBidi"/>
              <w:noProof/>
              <w:color w:val="auto"/>
              <w:lang w:val="en-US"/>
            </w:rPr>
          </w:rPrChange>
        </w:rPr>
        <w:pPrChange w:id="1685" w:author="Nguyen Toan" w:date="2018-05-19T19:00:00Z">
          <w:pPr>
            <w:pStyle w:val="TableofFigures"/>
            <w:tabs>
              <w:tab w:val="right" w:leader="dot" w:pos="9395"/>
            </w:tabs>
          </w:pPr>
        </w:pPrChange>
      </w:pPr>
      <w:ins w:id="1686" w:author="Nguyen Toan" w:date="2018-05-19T19:00:00Z">
        <w:r w:rsidRPr="008E5C20">
          <w:rPr>
            <w:rStyle w:val="Hyperlink"/>
            <w:rFonts w:ascii="Times New Roman" w:hAnsi="Times New Roman" w:cs="Times New Roman"/>
            <w:noProof/>
            <w:sz w:val="26"/>
            <w:szCs w:val="26"/>
            <w:rPrChange w:id="1687"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688"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689" w:author="Nguyen Toan" w:date="2018-05-19T19:00:00Z">
              <w:rPr>
                <w:noProof/>
              </w:rPr>
            </w:rPrChange>
          </w:rPr>
          <w:instrText>HYPERLINK \l "_Toc514519792"</w:instrText>
        </w:r>
        <w:r w:rsidRPr="008E5C20">
          <w:rPr>
            <w:rStyle w:val="Hyperlink"/>
            <w:rFonts w:ascii="Times New Roman" w:hAnsi="Times New Roman" w:cs="Times New Roman"/>
            <w:noProof/>
            <w:sz w:val="26"/>
            <w:szCs w:val="26"/>
            <w:rPrChange w:id="1690"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691" w:author="Nguyen Toan" w:date="2018-05-19T19:00:00Z">
              <w:rPr>
                <w:rStyle w:val="Hyperlink"/>
                <w:noProof/>
              </w:rPr>
            </w:rPrChange>
          </w:rPr>
        </w:r>
        <w:r w:rsidRPr="008E5C20">
          <w:rPr>
            <w:rStyle w:val="Hyperlink"/>
            <w:rFonts w:ascii="Times New Roman" w:hAnsi="Times New Roman" w:cs="Times New Roman"/>
            <w:noProof/>
            <w:sz w:val="26"/>
            <w:szCs w:val="26"/>
            <w:rPrChange w:id="1692"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693" w:author="Nguyen Toan" w:date="2018-05-19T19:00:00Z">
              <w:rPr>
                <w:rStyle w:val="Hyperlink"/>
                <w:noProof/>
              </w:rPr>
            </w:rPrChange>
          </w:rPr>
          <w:t>Hình 3.5: Biểu đồ gói sinh mã</w:t>
        </w:r>
        <w:r w:rsidRPr="008E5C20">
          <w:rPr>
            <w:rFonts w:ascii="Times New Roman" w:hAnsi="Times New Roman" w:cs="Times New Roman"/>
            <w:noProof/>
            <w:webHidden/>
            <w:sz w:val="26"/>
            <w:szCs w:val="26"/>
            <w:rPrChange w:id="1694" w:author="Nguyen Toan" w:date="2018-05-19T19:00:00Z">
              <w:rPr>
                <w:noProof/>
                <w:webHidden/>
              </w:rPr>
            </w:rPrChange>
          </w:rPr>
          <w:tab/>
        </w:r>
        <w:r w:rsidRPr="008E5C20">
          <w:rPr>
            <w:rFonts w:ascii="Times New Roman" w:hAnsi="Times New Roman" w:cs="Times New Roman"/>
            <w:noProof/>
            <w:webHidden/>
            <w:sz w:val="26"/>
            <w:szCs w:val="26"/>
            <w:rPrChange w:id="1695" w:author="Nguyen Toan" w:date="2018-05-19T19:00:00Z">
              <w:rPr>
                <w:noProof/>
                <w:webHidden/>
              </w:rPr>
            </w:rPrChange>
          </w:rPr>
          <w:fldChar w:fldCharType="begin"/>
        </w:r>
        <w:r w:rsidRPr="008E5C20">
          <w:rPr>
            <w:rFonts w:ascii="Times New Roman" w:hAnsi="Times New Roman" w:cs="Times New Roman"/>
            <w:noProof/>
            <w:webHidden/>
            <w:sz w:val="26"/>
            <w:szCs w:val="26"/>
            <w:rPrChange w:id="1696" w:author="Nguyen Toan" w:date="2018-05-19T19:00:00Z">
              <w:rPr>
                <w:noProof/>
                <w:webHidden/>
              </w:rPr>
            </w:rPrChange>
          </w:rPr>
          <w:instrText xml:space="preserve"> PAGEREF _Toc514519792 \h </w:instrText>
        </w:r>
        <w:r w:rsidRPr="008E5C20">
          <w:rPr>
            <w:rFonts w:ascii="Times New Roman" w:hAnsi="Times New Roman" w:cs="Times New Roman"/>
            <w:noProof/>
            <w:webHidden/>
            <w:sz w:val="26"/>
            <w:szCs w:val="26"/>
            <w:rPrChange w:id="1697" w:author="Nguyen Toan" w:date="2018-05-19T19:00:00Z">
              <w:rPr>
                <w:noProof/>
                <w:webHidden/>
              </w:rPr>
            </w:rPrChange>
          </w:rPr>
        </w:r>
      </w:ins>
      <w:r w:rsidRPr="008E5C20">
        <w:rPr>
          <w:rFonts w:ascii="Times New Roman" w:hAnsi="Times New Roman" w:cs="Times New Roman"/>
          <w:noProof/>
          <w:webHidden/>
          <w:sz w:val="26"/>
          <w:szCs w:val="26"/>
          <w:rPrChange w:id="1698" w:author="Nguyen Toan" w:date="2018-05-19T19:00:00Z">
            <w:rPr>
              <w:noProof/>
              <w:webHidden/>
            </w:rPr>
          </w:rPrChange>
        </w:rPr>
        <w:fldChar w:fldCharType="separate"/>
      </w:r>
      <w:ins w:id="1699" w:author="Nguyen Toan" w:date="2018-05-19T19:00:00Z">
        <w:r w:rsidRPr="008E5C20">
          <w:rPr>
            <w:rFonts w:ascii="Times New Roman" w:hAnsi="Times New Roman" w:cs="Times New Roman"/>
            <w:noProof/>
            <w:webHidden/>
            <w:sz w:val="26"/>
            <w:szCs w:val="26"/>
            <w:rPrChange w:id="1700" w:author="Nguyen Toan" w:date="2018-05-19T19:00:00Z">
              <w:rPr>
                <w:noProof/>
                <w:webHidden/>
              </w:rPr>
            </w:rPrChange>
          </w:rPr>
          <w:t>44</w:t>
        </w:r>
        <w:r w:rsidRPr="008E5C20">
          <w:rPr>
            <w:rFonts w:ascii="Times New Roman" w:hAnsi="Times New Roman" w:cs="Times New Roman"/>
            <w:noProof/>
            <w:webHidden/>
            <w:sz w:val="26"/>
            <w:szCs w:val="26"/>
            <w:rPrChange w:id="1701"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702" w:author="Nguyen Toan" w:date="2018-05-19T19:00:00Z">
              <w:rPr>
                <w:rStyle w:val="Hyperlink"/>
                <w:noProof/>
              </w:rPr>
            </w:rPrChange>
          </w:rPr>
          <w:fldChar w:fldCharType="end"/>
        </w:r>
      </w:ins>
    </w:p>
    <w:p w14:paraId="6841B3ED" w14:textId="77777777" w:rsidR="008E5C20" w:rsidRPr="008E5C20" w:rsidRDefault="008E5C20" w:rsidP="008E5C20">
      <w:pPr>
        <w:pStyle w:val="TableofFigures"/>
        <w:tabs>
          <w:tab w:val="right" w:leader="dot" w:pos="9395"/>
        </w:tabs>
        <w:rPr>
          <w:ins w:id="1703" w:author="Nguyen Toan" w:date="2018-05-19T19:00:00Z"/>
          <w:rFonts w:ascii="Times New Roman" w:eastAsiaTheme="minorEastAsia" w:hAnsi="Times New Roman" w:cs="Times New Roman"/>
          <w:noProof/>
          <w:color w:val="auto"/>
          <w:sz w:val="26"/>
          <w:szCs w:val="26"/>
          <w:lang w:val="en-US"/>
          <w:rPrChange w:id="1704" w:author="Nguyen Toan" w:date="2018-05-19T19:00:00Z">
            <w:rPr>
              <w:ins w:id="1705" w:author="Nguyen Toan" w:date="2018-05-19T19:00:00Z"/>
              <w:rFonts w:asciiTheme="minorHAnsi" w:eastAsiaTheme="minorEastAsia" w:hAnsiTheme="minorHAnsi" w:cstheme="minorBidi"/>
              <w:noProof/>
              <w:color w:val="auto"/>
              <w:lang w:val="en-US"/>
            </w:rPr>
          </w:rPrChange>
        </w:rPr>
        <w:pPrChange w:id="1706" w:author="Nguyen Toan" w:date="2018-05-19T19:00:00Z">
          <w:pPr>
            <w:pStyle w:val="TableofFigures"/>
            <w:tabs>
              <w:tab w:val="right" w:leader="dot" w:pos="9395"/>
            </w:tabs>
          </w:pPr>
        </w:pPrChange>
      </w:pPr>
      <w:ins w:id="1707" w:author="Nguyen Toan" w:date="2018-05-19T19:00:00Z">
        <w:r w:rsidRPr="008E5C20">
          <w:rPr>
            <w:rStyle w:val="Hyperlink"/>
            <w:rFonts w:ascii="Times New Roman" w:hAnsi="Times New Roman" w:cs="Times New Roman"/>
            <w:noProof/>
            <w:sz w:val="26"/>
            <w:szCs w:val="26"/>
            <w:rPrChange w:id="1708"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709"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710" w:author="Nguyen Toan" w:date="2018-05-19T19:00:00Z">
              <w:rPr>
                <w:noProof/>
              </w:rPr>
            </w:rPrChange>
          </w:rPr>
          <w:instrText>HYPERLINK \l "_Toc514519793"</w:instrText>
        </w:r>
        <w:r w:rsidRPr="008E5C20">
          <w:rPr>
            <w:rStyle w:val="Hyperlink"/>
            <w:rFonts w:ascii="Times New Roman" w:hAnsi="Times New Roman" w:cs="Times New Roman"/>
            <w:noProof/>
            <w:sz w:val="26"/>
            <w:szCs w:val="26"/>
            <w:rPrChange w:id="1711"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712" w:author="Nguyen Toan" w:date="2018-05-19T19:00:00Z">
              <w:rPr>
                <w:rStyle w:val="Hyperlink"/>
                <w:noProof/>
              </w:rPr>
            </w:rPrChange>
          </w:rPr>
        </w:r>
        <w:r w:rsidRPr="008E5C20">
          <w:rPr>
            <w:rStyle w:val="Hyperlink"/>
            <w:rFonts w:ascii="Times New Roman" w:hAnsi="Times New Roman" w:cs="Times New Roman"/>
            <w:noProof/>
            <w:sz w:val="26"/>
            <w:szCs w:val="26"/>
            <w:rPrChange w:id="1713"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714" w:author="Nguyen Toan" w:date="2018-05-19T19:00:00Z">
              <w:rPr>
                <w:rStyle w:val="Hyperlink"/>
                <w:noProof/>
              </w:rPr>
            </w:rPrChange>
          </w:rPr>
          <w:t xml:space="preserve">Hình 3.6: </w:t>
        </w:r>
        <w:r w:rsidRPr="008E5C20">
          <w:rPr>
            <w:rStyle w:val="Hyperlink"/>
            <w:rFonts w:ascii="Times New Roman" w:hAnsi="Times New Roman" w:cs="Times New Roman"/>
            <w:noProof/>
            <w:sz w:val="26"/>
            <w:szCs w:val="26"/>
            <w:lang w:val="vi-VN"/>
            <w:rPrChange w:id="1715" w:author="Nguyen Toan" w:date="2018-05-19T19:00:00Z">
              <w:rPr>
                <w:rStyle w:val="Hyperlink"/>
                <w:noProof/>
                <w:lang w:val="vi-VN"/>
              </w:rPr>
            </w:rPrChange>
          </w:rPr>
          <w:t>Các bước sinh mã kiểm thử tự động</w:t>
        </w:r>
        <w:r w:rsidRPr="008E5C20">
          <w:rPr>
            <w:rFonts w:ascii="Times New Roman" w:hAnsi="Times New Roman" w:cs="Times New Roman"/>
            <w:noProof/>
            <w:webHidden/>
            <w:sz w:val="26"/>
            <w:szCs w:val="26"/>
            <w:rPrChange w:id="1716" w:author="Nguyen Toan" w:date="2018-05-19T19:00:00Z">
              <w:rPr>
                <w:noProof/>
                <w:webHidden/>
              </w:rPr>
            </w:rPrChange>
          </w:rPr>
          <w:tab/>
        </w:r>
        <w:r w:rsidRPr="008E5C20">
          <w:rPr>
            <w:rFonts w:ascii="Times New Roman" w:hAnsi="Times New Roman" w:cs="Times New Roman"/>
            <w:noProof/>
            <w:webHidden/>
            <w:sz w:val="26"/>
            <w:szCs w:val="26"/>
            <w:rPrChange w:id="1717" w:author="Nguyen Toan" w:date="2018-05-19T19:00:00Z">
              <w:rPr>
                <w:noProof/>
                <w:webHidden/>
              </w:rPr>
            </w:rPrChange>
          </w:rPr>
          <w:fldChar w:fldCharType="begin"/>
        </w:r>
        <w:r w:rsidRPr="008E5C20">
          <w:rPr>
            <w:rFonts w:ascii="Times New Roman" w:hAnsi="Times New Roman" w:cs="Times New Roman"/>
            <w:noProof/>
            <w:webHidden/>
            <w:sz w:val="26"/>
            <w:szCs w:val="26"/>
            <w:rPrChange w:id="1718" w:author="Nguyen Toan" w:date="2018-05-19T19:00:00Z">
              <w:rPr>
                <w:noProof/>
                <w:webHidden/>
              </w:rPr>
            </w:rPrChange>
          </w:rPr>
          <w:instrText xml:space="preserve"> PAGEREF _Toc514519793 \h </w:instrText>
        </w:r>
        <w:r w:rsidRPr="008E5C20">
          <w:rPr>
            <w:rFonts w:ascii="Times New Roman" w:hAnsi="Times New Roman" w:cs="Times New Roman"/>
            <w:noProof/>
            <w:webHidden/>
            <w:sz w:val="26"/>
            <w:szCs w:val="26"/>
            <w:rPrChange w:id="1719" w:author="Nguyen Toan" w:date="2018-05-19T19:00:00Z">
              <w:rPr>
                <w:noProof/>
                <w:webHidden/>
              </w:rPr>
            </w:rPrChange>
          </w:rPr>
        </w:r>
      </w:ins>
      <w:r w:rsidRPr="008E5C20">
        <w:rPr>
          <w:rFonts w:ascii="Times New Roman" w:hAnsi="Times New Roman" w:cs="Times New Roman"/>
          <w:noProof/>
          <w:webHidden/>
          <w:sz w:val="26"/>
          <w:szCs w:val="26"/>
          <w:rPrChange w:id="1720" w:author="Nguyen Toan" w:date="2018-05-19T19:00:00Z">
            <w:rPr>
              <w:noProof/>
              <w:webHidden/>
            </w:rPr>
          </w:rPrChange>
        </w:rPr>
        <w:fldChar w:fldCharType="separate"/>
      </w:r>
      <w:ins w:id="1721" w:author="Nguyen Toan" w:date="2018-05-19T19:00:00Z">
        <w:r w:rsidRPr="008E5C20">
          <w:rPr>
            <w:rFonts w:ascii="Times New Roman" w:hAnsi="Times New Roman" w:cs="Times New Roman"/>
            <w:noProof/>
            <w:webHidden/>
            <w:sz w:val="26"/>
            <w:szCs w:val="26"/>
            <w:rPrChange w:id="1722" w:author="Nguyen Toan" w:date="2018-05-19T19:00:00Z">
              <w:rPr>
                <w:noProof/>
                <w:webHidden/>
              </w:rPr>
            </w:rPrChange>
          </w:rPr>
          <w:t>44</w:t>
        </w:r>
        <w:r w:rsidRPr="008E5C20">
          <w:rPr>
            <w:rFonts w:ascii="Times New Roman" w:hAnsi="Times New Roman" w:cs="Times New Roman"/>
            <w:noProof/>
            <w:webHidden/>
            <w:sz w:val="26"/>
            <w:szCs w:val="26"/>
            <w:rPrChange w:id="1723"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724" w:author="Nguyen Toan" w:date="2018-05-19T19:00:00Z">
              <w:rPr>
                <w:rStyle w:val="Hyperlink"/>
                <w:noProof/>
              </w:rPr>
            </w:rPrChange>
          </w:rPr>
          <w:fldChar w:fldCharType="end"/>
        </w:r>
      </w:ins>
    </w:p>
    <w:p w14:paraId="3BA07A24" w14:textId="77777777" w:rsidR="008E5C20" w:rsidRPr="008E5C20" w:rsidRDefault="008E5C20" w:rsidP="008E5C20">
      <w:pPr>
        <w:pStyle w:val="TableofFigures"/>
        <w:tabs>
          <w:tab w:val="right" w:leader="dot" w:pos="9395"/>
        </w:tabs>
        <w:rPr>
          <w:ins w:id="1725" w:author="Nguyen Toan" w:date="2018-05-19T19:00:00Z"/>
          <w:rFonts w:ascii="Times New Roman" w:eastAsiaTheme="minorEastAsia" w:hAnsi="Times New Roman" w:cs="Times New Roman"/>
          <w:noProof/>
          <w:color w:val="auto"/>
          <w:sz w:val="26"/>
          <w:szCs w:val="26"/>
          <w:lang w:val="en-US"/>
          <w:rPrChange w:id="1726" w:author="Nguyen Toan" w:date="2018-05-19T19:00:00Z">
            <w:rPr>
              <w:ins w:id="1727" w:author="Nguyen Toan" w:date="2018-05-19T19:00:00Z"/>
              <w:rFonts w:asciiTheme="minorHAnsi" w:eastAsiaTheme="minorEastAsia" w:hAnsiTheme="minorHAnsi" w:cstheme="minorBidi"/>
              <w:noProof/>
              <w:color w:val="auto"/>
              <w:lang w:val="en-US"/>
            </w:rPr>
          </w:rPrChange>
        </w:rPr>
        <w:pPrChange w:id="1728" w:author="Nguyen Toan" w:date="2018-05-19T19:00:00Z">
          <w:pPr>
            <w:pStyle w:val="TableofFigures"/>
            <w:tabs>
              <w:tab w:val="right" w:leader="dot" w:pos="9395"/>
            </w:tabs>
          </w:pPr>
        </w:pPrChange>
      </w:pPr>
      <w:ins w:id="1729" w:author="Nguyen Toan" w:date="2018-05-19T19:00:00Z">
        <w:r w:rsidRPr="008E5C20">
          <w:rPr>
            <w:rStyle w:val="Hyperlink"/>
            <w:rFonts w:ascii="Times New Roman" w:hAnsi="Times New Roman" w:cs="Times New Roman"/>
            <w:noProof/>
            <w:sz w:val="26"/>
            <w:szCs w:val="26"/>
            <w:rPrChange w:id="1730"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731"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732" w:author="Nguyen Toan" w:date="2018-05-19T19:00:00Z">
              <w:rPr>
                <w:noProof/>
              </w:rPr>
            </w:rPrChange>
          </w:rPr>
          <w:instrText>HYPERLINK \l "_Toc514519794"</w:instrText>
        </w:r>
        <w:r w:rsidRPr="008E5C20">
          <w:rPr>
            <w:rStyle w:val="Hyperlink"/>
            <w:rFonts w:ascii="Times New Roman" w:hAnsi="Times New Roman" w:cs="Times New Roman"/>
            <w:noProof/>
            <w:sz w:val="26"/>
            <w:szCs w:val="26"/>
            <w:rPrChange w:id="1733"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734" w:author="Nguyen Toan" w:date="2018-05-19T19:00:00Z">
              <w:rPr>
                <w:rStyle w:val="Hyperlink"/>
                <w:noProof/>
              </w:rPr>
            </w:rPrChange>
          </w:rPr>
        </w:r>
        <w:r w:rsidRPr="008E5C20">
          <w:rPr>
            <w:rStyle w:val="Hyperlink"/>
            <w:rFonts w:ascii="Times New Roman" w:hAnsi="Times New Roman" w:cs="Times New Roman"/>
            <w:noProof/>
            <w:sz w:val="26"/>
            <w:szCs w:val="26"/>
            <w:rPrChange w:id="1735"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736" w:author="Nguyen Toan" w:date="2018-05-19T19:00:00Z">
              <w:rPr>
                <w:rStyle w:val="Hyperlink"/>
                <w:noProof/>
              </w:rPr>
            </w:rPrChange>
          </w:rPr>
          <w:t>Hình 3.7: Cấu hình khởi tạo của ứng dụng</w:t>
        </w:r>
        <w:r w:rsidRPr="008E5C20">
          <w:rPr>
            <w:rFonts w:ascii="Times New Roman" w:hAnsi="Times New Roman" w:cs="Times New Roman"/>
            <w:noProof/>
            <w:webHidden/>
            <w:sz w:val="26"/>
            <w:szCs w:val="26"/>
            <w:rPrChange w:id="1737" w:author="Nguyen Toan" w:date="2018-05-19T19:00:00Z">
              <w:rPr>
                <w:noProof/>
                <w:webHidden/>
              </w:rPr>
            </w:rPrChange>
          </w:rPr>
          <w:tab/>
        </w:r>
        <w:r w:rsidRPr="008E5C20">
          <w:rPr>
            <w:rFonts w:ascii="Times New Roman" w:hAnsi="Times New Roman" w:cs="Times New Roman"/>
            <w:noProof/>
            <w:webHidden/>
            <w:sz w:val="26"/>
            <w:szCs w:val="26"/>
            <w:rPrChange w:id="1738" w:author="Nguyen Toan" w:date="2018-05-19T19:00:00Z">
              <w:rPr>
                <w:noProof/>
                <w:webHidden/>
              </w:rPr>
            </w:rPrChange>
          </w:rPr>
          <w:fldChar w:fldCharType="begin"/>
        </w:r>
        <w:r w:rsidRPr="008E5C20">
          <w:rPr>
            <w:rFonts w:ascii="Times New Roman" w:hAnsi="Times New Roman" w:cs="Times New Roman"/>
            <w:noProof/>
            <w:webHidden/>
            <w:sz w:val="26"/>
            <w:szCs w:val="26"/>
            <w:rPrChange w:id="1739" w:author="Nguyen Toan" w:date="2018-05-19T19:00:00Z">
              <w:rPr>
                <w:noProof/>
                <w:webHidden/>
              </w:rPr>
            </w:rPrChange>
          </w:rPr>
          <w:instrText xml:space="preserve"> PAGEREF _Toc514519794 \h </w:instrText>
        </w:r>
        <w:r w:rsidRPr="008E5C20">
          <w:rPr>
            <w:rFonts w:ascii="Times New Roman" w:hAnsi="Times New Roman" w:cs="Times New Roman"/>
            <w:noProof/>
            <w:webHidden/>
            <w:sz w:val="26"/>
            <w:szCs w:val="26"/>
            <w:rPrChange w:id="1740" w:author="Nguyen Toan" w:date="2018-05-19T19:00:00Z">
              <w:rPr>
                <w:noProof/>
                <w:webHidden/>
              </w:rPr>
            </w:rPrChange>
          </w:rPr>
        </w:r>
      </w:ins>
      <w:r w:rsidRPr="008E5C20">
        <w:rPr>
          <w:rFonts w:ascii="Times New Roman" w:hAnsi="Times New Roman" w:cs="Times New Roman"/>
          <w:noProof/>
          <w:webHidden/>
          <w:sz w:val="26"/>
          <w:szCs w:val="26"/>
          <w:rPrChange w:id="1741" w:author="Nguyen Toan" w:date="2018-05-19T19:00:00Z">
            <w:rPr>
              <w:noProof/>
              <w:webHidden/>
            </w:rPr>
          </w:rPrChange>
        </w:rPr>
        <w:fldChar w:fldCharType="separate"/>
      </w:r>
      <w:ins w:id="1742" w:author="Nguyen Toan" w:date="2018-05-19T19:00:00Z">
        <w:r w:rsidRPr="008E5C20">
          <w:rPr>
            <w:rFonts w:ascii="Times New Roman" w:hAnsi="Times New Roman" w:cs="Times New Roman"/>
            <w:noProof/>
            <w:webHidden/>
            <w:sz w:val="26"/>
            <w:szCs w:val="26"/>
            <w:rPrChange w:id="1743" w:author="Nguyen Toan" w:date="2018-05-19T19:00:00Z">
              <w:rPr>
                <w:noProof/>
                <w:webHidden/>
              </w:rPr>
            </w:rPrChange>
          </w:rPr>
          <w:t>45</w:t>
        </w:r>
        <w:r w:rsidRPr="008E5C20">
          <w:rPr>
            <w:rFonts w:ascii="Times New Roman" w:hAnsi="Times New Roman" w:cs="Times New Roman"/>
            <w:noProof/>
            <w:webHidden/>
            <w:sz w:val="26"/>
            <w:szCs w:val="26"/>
            <w:rPrChange w:id="1744"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745" w:author="Nguyen Toan" w:date="2018-05-19T19:00:00Z">
              <w:rPr>
                <w:rStyle w:val="Hyperlink"/>
                <w:noProof/>
              </w:rPr>
            </w:rPrChange>
          </w:rPr>
          <w:fldChar w:fldCharType="end"/>
        </w:r>
      </w:ins>
    </w:p>
    <w:p w14:paraId="167A9843" w14:textId="77777777" w:rsidR="008E5C20" w:rsidRPr="008E5C20" w:rsidRDefault="008E5C20" w:rsidP="008E5C20">
      <w:pPr>
        <w:pStyle w:val="TableofFigures"/>
        <w:tabs>
          <w:tab w:val="right" w:leader="dot" w:pos="9395"/>
        </w:tabs>
        <w:rPr>
          <w:ins w:id="1746" w:author="Nguyen Toan" w:date="2018-05-19T19:00:00Z"/>
          <w:rFonts w:ascii="Times New Roman" w:eastAsiaTheme="minorEastAsia" w:hAnsi="Times New Roman" w:cs="Times New Roman"/>
          <w:noProof/>
          <w:color w:val="auto"/>
          <w:sz w:val="26"/>
          <w:szCs w:val="26"/>
          <w:lang w:val="en-US"/>
          <w:rPrChange w:id="1747" w:author="Nguyen Toan" w:date="2018-05-19T19:00:00Z">
            <w:rPr>
              <w:ins w:id="1748" w:author="Nguyen Toan" w:date="2018-05-19T19:00:00Z"/>
              <w:rFonts w:asciiTheme="minorHAnsi" w:eastAsiaTheme="minorEastAsia" w:hAnsiTheme="minorHAnsi" w:cstheme="minorBidi"/>
              <w:noProof/>
              <w:color w:val="auto"/>
              <w:lang w:val="en-US"/>
            </w:rPr>
          </w:rPrChange>
        </w:rPr>
        <w:pPrChange w:id="1749" w:author="Nguyen Toan" w:date="2018-05-19T19:00:00Z">
          <w:pPr>
            <w:pStyle w:val="TableofFigures"/>
            <w:tabs>
              <w:tab w:val="right" w:leader="dot" w:pos="9395"/>
            </w:tabs>
          </w:pPr>
        </w:pPrChange>
      </w:pPr>
      <w:ins w:id="1750" w:author="Nguyen Toan" w:date="2018-05-19T19:00:00Z">
        <w:r w:rsidRPr="008E5C20">
          <w:rPr>
            <w:rStyle w:val="Hyperlink"/>
            <w:rFonts w:ascii="Times New Roman" w:hAnsi="Times New Roman" w:cs="Times New Roman"/>
            <w:noProof/>
            <w:sz w:val="26"/>
            <w:szCs w:val="26"/>
            <w:rPrChange w:id="1751"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752"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753" w:author="Nguyen Toan" w:date="2018-05-19T19:00:00Z">
              <w:rPr>
                <w:noProof/>
              </w:rPr>
            </w:rPrChange>
          </w:rPr>
          <w:instrText>HYPERLINK \l "_Toc514519795"</w:instrText>
        </w:r>
        <w:r w:rsidRPr="008E5C20">
          <w:rPr>
            <w:rStyle w:val="Hyperlink"/>
            <w:rFonts w:ascii="Times New Roman" w:hAnsi="Times New Roman" w:cs="Times New Roman"/>
            <w:noProof/>
            <w:sz w:val="26"/>
            <w:szCs w:val="26"/>
            <w:rPrChange w:id="1754"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755" w:author="Nguyen Toan" w:date="2018-05-19T19:00:00Z">
              <w:rPr>
                <w:rStyle w:val="Hyperlink"/>
                <w:noProof/>
              </w:rPr>
            </w:rPrChange>
          </w:rPr>
        </w:r>
        <w:r w:rsidRPr="008E5C20">
          <w:rPr>
            <w:rStyle w:val="Hyperlink"/>
            <w:rFonts w:ascii="Times New Roman" w:hAnsi="Times New Roman" w:cs="Times New Roman"/>
            <w:noProof/>
            <w:sz w:val="26"/>
            <w:szCs w:val="26"/>
            <w:rPrChange w:id="1756"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757" w:author="Nguyen Toan" w:date="2018-05-19T19:00:00Z">
              <w:rPr>
                <w:rStyle w:val="Hyperlink"/>
                <w:noProof/>
              </w:rPr>
            </w:rPrChange>
          </w:rPr>
          <w:t>Hình 3.8: M</w:t>
        </w:r>
        <w:r w:rsidRPr="008E5C20">
          <w:rPr>
            <w:rStyle w:val="Hyperlink"/>
            <w:rFonts w:ascii="Times New Roman" w:hAnsi="Times New Roman" w:cs="Times New Roman"/>
            <w:noProof/>
            <w:sz w:val="26"/>
            <w:szCs w:val="26"/>
            <w:lang w:val="vi-VN"/>
            <w:rPrChange w:id="1758" w:author="Nguyen Toan" w:date="2018-05-19T19:00:00Z">
              <w:rPr>
                <w:rStyle w:val="Hyperlink"/>
                <w:noProof/>
                <w:lang w:val="vi-VN"/>
              </w:rPr>
            </w:rPrChange>
          </w:rPr>
          <w:t>ã nguồn kiểm thử bằng phương pháp sinh tự động</w:t>
        </w:r>
        <w:r w:rsidRPr="008E5C20">
          <w:rPr>
            <w:rFonts w:ascii="Times New Roman" w:hAnsi="Times New Roman" w:cs="Times New Roman"/>
            <w:noProof/>
            <w:webHidden/>
            <w:sz w:val="26"/>
            <w:szCs w:val="26"/>
            <w:rPrChange w:id="1759" w:author="Nguyen Toan" w:date="2018-05-19T19:00:00Z">
              <w:rPr>
                <w:noProof/>
                <w:webHidden/>
              </w:rPr>
            </w:rPrChange>
          </w:rPr>
          <w:tab/>
        </w:r>
        <w:r w:rsidRPr="008E5C20">
          <w:rPr>
            <w:rFonts w:ascii="Times New Roman" w:hAnsi="Times New Roman" w:cs="Times New Roman"/>
            <w:noProof/>
            <w:webHidden/>
            <w:sz w:val="26"/>
            <w:szCs w:val="26"/>
            <w:rPrChange w:id="1760" w:author="Nguyen Toan" w:date="2018-05-19T19:00:00Z">
              <w:rPr>
                <w:noProof/>
                <w:webHidden/>
              </w:rPr>
            </w:rPrChange>
          </w:rPr>
          <w:fldChar w:fldCharType="begin"/>
        </w:r>
        <w:r w:rsidRPr="008E5C20">
          <w:rPr>
            <w:rFonts w:ascii="Times New Roman" w:hAnsi="Times New Roman" w:cs="Times New Roman"/>
            <w:noProof/>
            <w:webHidden/>
            <w:sz w:val="26"/>
            <w:szCs w:val="26"/>
            <w:rPrChange w:id="1761" w:author="Nguyen Toan" w:date="2018-05-19T19:00:00Z">
              <w:rPr>
                <w:noProof/>
                <w:webHidden/>
              </w:rPr>
            </w:rPrChange>
          </w:rPr>
          <w:instrText xml:space="preserve"> PAGEREF _Toc514519795 \h </w:instrText>
        </w:r>
        <w:r w:rsidRPr="008E5C20">
          <w:rPr>
            <w:rFonts w:ascii="Times New Roman" w:hAnsi="Times New Roman" w:cs="Times New Roman"/>
            <w:noProof/>
            <w:webHidden/>
            <w:sz w:val="26"/>
            <w:szCs w:val="26"/>
            <w:rPrChange w:id="1762" w:author="Nguyen Toan" w:date="2018-05-19T19:00:00Z">
              <w:rPr>
                <w:noProof/>
                <w:webHidden/>
              </w:rPr>
            </w:rPrChange>
          </w:rPr>
        </w:r>
      </w:ins>
      <w:r w:rsidRPr="008E5C20">
        <w:rPr>
          <w:rFonts w:ascii="Times New Roman" w:hAnsi="Times New Roman" w:cs="Times New Roman"/>
          <w:noProof/>
          <w:webHidden/>
          <w:sz w:val="26"/>
          <w:szCs w:val="26"/>
          <w:rPrChange w:id="1763" w:author="Nguyen Toan" w:date="2018-05-19T19:00:00Z">
            <w:rPr>
              <w:noProof/>
              <w:webHidden/>
            </w:rPr>
          </w:rPrChange>
        </w:rPr>
        <w:fldChar w:fldCharType="separate"/>
      </w:r>
      <w:ins w:id="1764" w:author="Nguyen Toan" w:date="2018-05-19T19:00:00Z">
        <w:r w:rsidRPr="008E5C20">
          <w:rPr>
            <w:rFonts w:ascii="Times New Roman" w:hAnsi="Times New Roman" w:cs="Times New Roman"/>
            <w:noProof/>
            <w:webHidden/>
            <w:sz w:val="26"/>
            <w:szCs w:val="26"/>
            <w:rPrChange w:id="1765" w:author="Nguyen Toan" w:date="2018-05-19T19:00:00Z">
              <w:rPr>
                <w:noProof/>
                <w:webHidden/>
              </w:rPr>
            </w:rPrChange>
          </w:rPr>
          <w:t>45</w:t>
        </w:r>
        <w:r w:rsidRPr="008E5C20">
          <w:rPr>
            <w:rFonts w:ascii="Times New Roman" w:hAnsi="Times New Roman" w:cs="Times New Roman"/>
            <w:noProof/>
            <w:webHidden/>
            <w:sz w:val="26"/>
            <w:szCs w:val="26"/>
            <w:rPrChange w:id="1766"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767" w:author="Nguyen Toan" w:date="2018-05-19T19:00:00Z">
              <w:rPr>
                <w:rStyle w:val="Hyperlink"/>
                <w:noProof/>
              </w:rPr>
            </w:rPrChange>
          </w:rPr>
          <w:fldChar w:fldCharType="end"/>
        </w:r>
      </w:ins>
    </w:p>
    <w:p w14:paraId="78300C5E" w14:textId="77777777" w:rsidR="008E5C20" w:rsidRPr="008E5C20" w:rsidRDefault="008E5C20" w:rsidP="008E5C20">
      <w:pPr>
        <w:pStyle w:val="TableofFigures"/>
        <w:tabs>
          <w:tab w:val="right" w:leader="dot" w:pos="9395"/>
        </w:tabs>
        <w:rPr>
          <w:ins w:id="1768" w:author="Nguyen Toan" w:date="2018-05-19T19:00:00Z"/>
          <w:rFonts w:ascii="Times New Roman" w:eastAsiaTheme="minorEastAsia" w:hAnsi="Times New Roman" w:cs="Times New Roman"/>
          <w:noProof/>
          <w:color w:val="auto"/>
          <w:sz w:val="26"/>
          <w:szCs w:val="26"/>
          <w:lang w:val="en-US"/>
          <w:rPrChange w:id="1769" w:author="Nguyen Toan" w:date="2018-05-19T19:00:00Z">
            <w:rPr>
              <w:ins w:id="1770" w:author="Nguyen Toan" w:date="2018-05-19T19:00:00Z"/>
              <w:rFonts w:asciiTheme="minorHAnsi" w:eastAsiaTheme="minorEastAsia" w:hAnsiTheme="minorHAnsi" w:cstheme="minorBidi"/>
              <w:noProof/>
              <w:color w:val="auto"/>
              <w:lang w:val="en-US"/>
            </w:rPr>
          </w:rPrChange>
        </w:rPr>
        <w:pPrChange w:id="1771" w:author="Nguyen Toan" w:date="2018-05-19T19:00:00Z">
          <w:pPr>
            <w:pStyle w:val="TableofFigures"/>
            <w:tabs>
              <w:tab w:val="right" w:leader="dot" w:pos="9395"/>
            </w:tabs>
          </w:pPr>
        </w:pPrChange>
      </w:pPr>
      <w:ins w:id="1772" w:author="Nguyen Toan" w:date="2018-05-19T19:00:00Z">
        <w:r w:rsidRPr="008E5C20">
          <w:rPr>
            <w:rStyle w:val="Hyperlink"/>
            <w:rFonts w:ascii="Times New Roman" w:hAnsi="Times New Roman" w:cs="Times New Roman"/>
            <w:noProof/>
            <w:sz w:val="26"/>
            <w:szCs w:val="26"/>
            <w:rPrChange w:id="1773" w:author="Nguyen Toan" w:date="2018-05-19T19:00:00Z">
              <w:rPr>
                <w:rStyle w:val="Hyperlink"/>
                <w:noProof/>
              </w:rPr>
            </w:rPrChange>
          </w:rPr>
          <w:lastRenderedPageBreak/>
          <w:fldChar w:fldCharType="begin"/>
        </w:r>
        <w:r w:rsidRPr="008E5C20">
          <w:rPr>
            <w:rStyle w:val="Hyperlink"/>
            <w:rFonts w:ascii="Times New Roman" w:hAnsi="Times New Roman" w:cs="Times New Roman"/>
            <w:noProof/>
            <w:sz w:val="26"/>
            <w:szCs w:val="26"/>
            <w:rPrChange w:id="1774"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775" w:author="Nguyen Toan" w:date="2018-05-19T19:00:00Z">
              <w:rPr>
                <w:noProof/>
              </w:rPr>
            </w:rPrChange>
          </w:rPr>
          <w:instrText>HYPERLINK \l "_Toc514519796"</w:instrText>
        </w:r>
        <w:r w:rsidRPr="008E5C20">
          <w:rPr>
            <w:rStyle w:val="Hyperlink"/>
            <w:rFonts w:ascii="Times New Roman" w:hAnsi="Times New Roman" w:cs="Times New Roman"/>
            <w:noProof/>
            <w:sz w:val="26"/>
            <w:szCs w:val="26"/>
            <w:rPrChange w:id="1776"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777" w:author="Nguyen Toan" w:date="2018-05-19T19:00:00Z">
              <w:rPr>
                <w:rStyle w:val="Hyperlink"/>
                <w:noProof/>
              </w:rPr>
            </w:rPrChange>
          </w:rPr>
        </w:r>
        <w:r w:rsidRPr="008E5C20">
          <w:rPr>
            <w:rStyle w:val="Hyperlink"/>
            <w:rFonts w:ascii="Times New Roman" w:hAnsi="Times New Roman" w:cs="Times New Roman"/>
            <w:noProof/>
            <w:sz w:val="26"/>
            <w:szCs w:val="26"/>
            <w:rPrChange w:id="1778"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779" w:author="Nguyen Toan" w:date="2018-05-19T19:00:00Z">
              <w:rPr>
                <w:rStyle w:val="Hyperlink"/>
                <w:noProof/>
              </w:rPr>
            </w:rPrChange>
          </w:rPr>
          <w:t>Hình 4.1: Sơ đồ tuần tự ứng dụng IB-ESB</w:t>
        </w:r>
        <w:r w:rsidRPr="008E5C20">
          <w:rPr>
            <w:rFonts w:ascii="Times New Roman" w:hAnsi="Times New Roman" w:cs="Times New Roman"/>
            <w:noProof/>
            <w:webHidden/>
            <w:sz w:val="26"/>
            <w:szCs w:val="26"/>
            <w:rPrChange w:id="1780" w:author="Nguyen Toan" w:date="2018-05-19T19:00:00Z">
              <w:rPr>
                <w:noProof/>
                <w:webHidden/>
              </w:rPr>
            </w:rPrChange>
          </w:rPr>
          <w:tab/>
        </w:r>
        <w:r w:rsidRPr="008E5C20">
          <w:rPr>
            <w:rFonts w:ascii="Times New Roman" w:hAnsi="Times New Roman" w:cs="Times New Roman"/>
            <w:noProof/>
            <w:webHidden/>
            <w:sz w:val="26"/>
            <w:szCs w:val="26"/>
            <w:rPrChange w:id="1781" w:author="Nguyen Toan" w:date="2018-05-19T19:00:00Z">
              <w:rPr>
                <w:noProof/>
                <w:webHidden/>
              </w:rPr>
            </w:rPrChange>
          </w:rPr>
          <w:fldChar w:fldCharType="begin"/>
        </w:r>
        <w:r w:rsidRPr="008E5C20">
          <w:rPr>
            <w:rFonts w:ascii="Times New Roman" w:hAnsi="Times New Roman" w:cs="Times New Roman"/>
            <w:noProof/>
            <w:webHidden/>
            <w:sz w:val="26"/>
            <w:szCs w:val="26"/>
            <w:rPrChange w:id="1782" w:author="Nguyen Toan" w:date="2018-05-19T19:00:00Z">
              <w:rPr>
                <w:noProof/>
                <w:webHidden/>
              </w:rPr>
            </w:rPrChange>
          </w:rPr>
          <w:instrText xml:space="preserve"> PAGEREF _Toc514519796 \h </w:instrText>
        </w:r>
        <w:r w:rsidRPr="008E5C20">
          <w:rPr>
            <w:rFonts w:ascii="Times New Roman" w:hAnsi="Times New Roman" w:cs="Times New Roman"/>
            <w:noProof/>
            <w:webHidden/>
            <w:sz w:val="26"/>
            <w:szCs w:val="26"/>
            <w:rPrChange w:id="1783" w:author="Nguyen Toan" w:date="2018-05-19T19:00:00Z">
              <w:rPr>
                <w:noProof/>
                <w:webHidden/>
              </w:rPr>
            </w:rPrChange>
          </w:rPr>
        </w:r>
      </w:ins>
      <w:r w:rsidRPr="008E5C20">
        <w:rPr>
          <w:rFonts w:ascii="Times New Roman" w:hAnsi="Times New Roman" w:cs="Times New Roman"/>
          <w:noProof/>
          <w:webHidden/>
          <w:sz w:val="26"/>
          <w:szCs w:val="26"/>
          <w:rPrChange w:id="1784" w:author="Nguyen Toan" w:date="2018-05-19T19:00:00Z">
            <w:rPr>
              <w:noProof/>
              <w:webHidden/>
            </w:rPr>
          </w:rPrChange>
        </w:rPr>
        <w:fldChar w:fldCharType="separate"/>
      </w:r>
      <w:ins w:id="1785" w:author="Nguyen Toan" w:date="2018-05-19T19:00:00Z">
        <w:r w:rsidRPr="008E5C20">
          <w:rPr>
            <w:rFonts w:ascii="Times New Roman" w:hAnsi="Times New Roman" w:cs="Times New Roman"/>
            <w:noProof/>
            <w:webHidden/>
            <w:sz w:val="26"/>
            <w:szCs w:val="26"/>
            <w:rPrChange w:id="1786" w:author="Nguyen Toan" w:date="2018-05-19T19:00:00Z">
              <w:rPr>
                <w:noProof/>
                <w:webHidden/>
              </w:rPr>
            </w:rPrChange>
          </w:rPr>
          <w:t>48</w:t>
        </w:r>
        <w:r w:rsidRPr="008E5C20">
          <w:rPr>
            <w:rFonts w:ascii="Times New Roman" w:hAnsi="Times New Roman" w:cs="Times New Roman"/>
            <w:noProof/>
            <w:webHidden/>
            <w:sz w:val="26"/>
            <w:szCs w:val="26"/>
            <w:rPrChange w:id="1787"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788" w:author="Nguyen Toan" w:date="2018-05-19T19:00:00Z">
              <w:rPr>
                <w:rStyle w:val="Hyperlink"/>
                <w:noProof/>
              </w:rPr>
            </w:rPrChange>
          </w:rPr>
          <w:fldChar w:fldCharType="end"/>
        </w:r>
      </w:ins>
    </w:p>
    <w:p w14:paraId="66575DAB" w14:textId="77777777" w:rsidR="008E5C20" w:rsidRPr="008E5C20" w:rsidRDefault="008E5C20" w:rsidP="008E5C20">
      <w:pPr>
        <w:pStyle w:val="TableofFigures"/>
        <w:tabs>
          <w:tab w:val="right" w:leader="dot" w:pos="9395"/>
        </w:tabs>
        <w:rPr>
          <w:ins w:id="1789" w:author="Nguyen Toan" w:date="2018-05-19T19:00:00Z"/>
          <w:rFonts w:ascii="Times New Roman" w:eastAsiaTheme="minorEastAsia" w:hAnsi="Times New Roman" w:cs="Times New Roman"/>
          <w:noProof/>
          <w:color w:val="auto"/>
          <w:sz w:val="26"/>
          <w:szCs w:val="26"/>
          <w:lang w:val="en-US"/>
          <w:rPrChange w:id="1790" w:author="Nguyen Toan" w:date="2018-05-19T19:00:00Z">
            <w:rPr>
              <w:ins w:id="1791" w:author="Nguyen Toan" w:date="2018-05-19T19:00:00Z"/>
              <w:rFonts w:asciiTheme="minorHAnsi" w:eastAsiaTheme="minorEastAsia" w:hAnsiTheme="minorHAnsi" w:cstheme="minorBidi"/>
              <w:noProof/>
              <w:color w:val="auto"/>
              <w:lang w:val="en-US"/>
            </w:rPr>
          </w:rPrChange>
        </w:rPr>
        <w:pPrChange w:id="1792" w:author="Nguyen Toan" w:date="2018-05-19T19:00:00Z">
          <w:pPr>
            <w:pStyle w:val="TableofFigures"/>
            <w:tabs>
              <w:tab w:val="right" w:leader="dot" w:pos="9395"/>
            </w:tabs>
          </w:pPr>
        </w:pPrChange>
      </w:pPr>
      <w:ins w:id="1793" w:author="Nguyen Toan" w:date="2018-05-19T19:00:00Z">
        <w:r w:rsidRPr="008E5C20">
          <w:rPr>
            <w:rStyle w:val="Hyperlink"/>
            <w:rFonts w:ascii="Times New Roman" w:hAnsi="Times New Roman" w:cs="Times New Roman"/>
            <w:noProof/>
            <w:sz w:val="26"/>
            <w:szCs w:val="26"/>
            <w:rPrChange w:id="1794"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795"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796" w:author="Nguyen Toan" w:date="2018-05-19T19:00:00Z">
              <w:rPr>
                <w:noProof/>
              </w:rPr>
            </w:rPrChange>
          </w:rPr>
          <w:instrText>HYPERLINK \l "_Toc514519797"</w:instrText>
        </w:r>
        <w:r w:rsidRPr="008E5C20">
          <w:rPr>
            <w:rStyle w:val="Hyperlink"/>
            <w:rFonts w:ascii="Times New Roman" w:hAnsi="Times New Roman" w:cs="Times New Roman"/>
            <w:noProof/>
            <w:sz w:val="26"/>
            <w:szCs w:val="26"/>
            <w:rPrChange w:id="1797"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798" w:author="Nguyen Toan" w:date="2018-05-19T19:00:00Z">
              <w:rPr>
                <w:rStyle w:val="Hyperlink"/>
                <w:noProof/>
              </w:rPr>
            </w:rPrChange>
          </w:rPr>
        </w:r>
        <w:r w:rsidRPr="008E5C20">
          <w:rPr>
            <w:rStyle w:val="Hyperlink"/>
            <w:rFonts w:ascii="Times New Roman" w:hAnsi="Times New Roman" w:cs="Times New Roman"/>
            <w:noProof/>
            <w:sz w:val="26"/>
            <w:szCs w:val="26"/>
            <w:rPrChange w:id="1799"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800" w:author="Nguyen Toan" w:date="2018-05-19T19:00:00Z">
              <w:rPr>
                <w:rStyle w:val="Hyperlink"/>
                <w:noProof/>
              </w:rPr>
            </w:rPrChange>
          </w:rPr>
          <w:t>Hình 4.2: Cách phân chia thư mục trên ứng dụng MuleESB</w:t>
        </w:r>
        <w:r w:rsidRPr="008E5C20">
          <w:rPr>
            <w:rFonts w:ascii="Times New Roman" w:hAnsi="Times New Roman" w:cs="Times New Roman"/>
            <w:noProof/>
            <w:webHidden/>
            <w:sz w:val="26"/>
            <w:szCs w:val="26"/>
            <w:rPrChange w:id="1801" w:author="Nguyen Toan" w:date="2018-05-19T19:00:00Z">
              <w:rPr>
                <w:noProof/>
                <w:webHidden/>
              </w:rPr>
            </w:rPrChange>
          </w:rPr>
          <w:tab/>
        </w:r>
        <w:r w:rsidRPr="008E5C20">
          <w:rPr>
            <w:rFonts w:ascii="Times New Roman" w:hAnsi="Times New Roman" w:cs="Times New Roman"/>
            <w:noProof/>
            <w:webHidden/>
            <w:sz w:val="26"/>
            <w:szCs w:val="26"/>
            <w:rPrChange w:id="1802" w:author="Nguyen Toan" w:date="2018-05-19T19:00:00Z">
              <w:rPr>
                <w:noProof/>
                <w:webHidden/>
              </w:rPr>
            </w:rPrChange>
          </w:rPr>
          <w:fldChar w:fldCharType="begin"/>
        </w:r>
        <w:r w:rsidRPr="008E5C20">
          <w:rPr>
            <w:rFonts w:ascii="Times New Roman" w:hAnsi="Times New Roman" w:cs="Times New Roman"/>
            <w:noProof/>
            <w:webHidden/>
            <w:sz w:val="26"/>
            <w:szCs w:val="26"/>
            <w:rPrChange w:id="1803" w:author="Nguyen Toan" w:date="2018-05-19T19:00:00Z">
              <w:rPr>
                <w:noProof/>
                <w:webHidden/>
              </w:rPr>
            </w:rPrChange>
          </w:rPr>
          <w:instrText xml:space="preserve"> PAGEREF _Toc514519797 \h </w:instrText>
        </w:r>
        <w:r w:rsidRPr="008E5C20">
          <w:rPr>
            <w:rFonts w:ascii="Times New Roman" w:hAnsi="Times New Roman" w:cs="Times New Roman"/>
            <w:noProof/>
            <w:webHidden/>
            <w:sz w:val="26"/>
            <w:szCs w:val="26"/>
            <w:rPrChange w:id="1804" w:author="Nguyen Toan" w:date="2018-05-19T19:00:00Z">
              <w:rPr>
                <w:noProof/>
                <w:webHidden/>
              </w:rPr>
            </w:rPrChange>
          </w:rPr>
        </w:r>
      </w:ins>
      <w:r w:rsidRPr="008E5C20">
        <w:rPr>
          <w:rFonts w:ascii="Times New Roman" w:hAnsi="Times New Roman" w:cs="Times New Roman"/>
          <w:noProof/>
          <w:webHidden/>
          <w:sz w:val="26"/>
          <w:szCs w:val="26"/>
          <w:rPrChange w:id="1805" w:author="Nguyen Toan" w:date="2018-05-19T19:00:00Z">
            <w:rPr>
              <w:noProof/>
              <w:webHidden/>
            </w:rPr>
          </w:rPrChange>
        </w:rPr>
        <w:fldChar w:fldCharType="separate"/>
      </w:r>
      <w:ins w:id="1806" w:author="Nguyen Toan" w:date="2018-05-19T19:00:00Z">
        <w:r w:rsidRPr="008E5C20">
          <w:rPr>
            <w:rFonts w:ascii="Times New Roman" w:hAnsi="Times New Roman" w:cs="Times New Roman"/>
            <w:noProof/>
            <w:webHidden/>
            <w:sz w:val="26"/>
            <w:szCs w:val="26"/>
            <w:rPrChange w:id="1807" w:author="Nguyen Toan" w:date="2018-05-19T19:00:00Z">
              <w:rPr>
                <w:noProof/>
                <w:webHidden/>
              </w:rPr>
            </w:rPrChange>
          </w:rPr>
          <w:t>48</w:t>
        </w:r>
        <w:r w:rsidRPr="008E5C20">
          <w:rPr>
            <w:rFonts w:ascii="Times New Roman" w:hAnsi="Times New Roman" w:cs="Times New Roman"/>
            <w:noProof/>
            <w:webHidden/>
            <w:sz w:val="26"/>
            <w:szCs w:val="26"/>
            <w:rPrChange w:id="1808"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809" w:author="Nguyen Toan" w:date="2018-05-19T19:00:00Z">
              <w:rPr>
                <w:rStyle w:val="Hyperlink"/>
                <w:noProof/>
              </w:rPr>
            </w:rPrChange>
          </w:rPr>
          <w:fldChar w:fldCharType="end"/>
        </w:r>
      </w:ins>
    </w:p>
    <w:p w14:paraId="40B15C23" w14:textId="77777777" w:rsidR="008E5C20" w:rsidRPr="008E5C20" w:rsidRDefault="008E5C20" w:rsidP="008E5C20">
      <w:pPr>
        <w:pStyle w:val="TableofFigures"/>
        <w:tabs>
          <w:tab w:val="right" w:leader="dot" w:pos="9395"/>
        </w:tabs>
        <w:rPr>
          <w:ins w:id="1810" w:author="Nguyen Toan" w:date="2018-05-19T19:00:00Z"/>
          <w:rFonts w:ascii="Times New Roman" w:eastAsiaTheme="minorEastAsia" w:hAnsi="Times New Roman" w:cs="Times New Roman"/>
          <w:noProof/>
          <w:color w:val="auto"/>
          <w:sz w:val="26"/>
          <w:szCs w:val="26"/>
          <w:lang w:val="en-US"/>
          <w:rPrChange w:id="1811" w:author="Nguyen Toan" w:date="2018-05-19T19:00:00Z">
            <w:rPr>
              <w:ins w:id="1812" w:author="Nguyen Toan" w:date="2018-05-19T19:00:00Z"/>
              <w:rFonts w:asciiTheme="minorHAnsi" w:eastAsiaTheme="minorEastAsia" w:hAnsiTheme="minorHAnsi" w:cstheme="minorBidi"/>
              <w:noProof/>
              <w:color w:val="auto"/>
              <w:lang w:val="en-US"/>
            </w:rPr>
          </w:rPrChange>
        </w:rPr>
        <w:pPrChange w:id="1813" w:author="Nguyen Toan" w:date="2018-05-19T19:00:00Z">
          <w:pPr>
            <w:pStyle w:val="TableofFigures"/>
            <w:tabs>
              <w:tab w:val="right" w:leader="dot" w:pos="9395"/>
            </w:tabs>
          </w:pPr>
        </w:pPrChange>
      </w:pPr>
      <w:ins w:id="1814" w:author="Nguyen Toan" w:date="2018-05-19T19:00:00Z">
        <w:r w:rsidRPr="008E5C20">
          <w:rPr>
            <w:rStyle w:val="Hyperlink"/>
            <w:rFonts w:ascii="Times New Roman" w:hAnsi="Times New Roman" w:cs="Times New Roman"/>
            <w:noProof/>
            <w:sz w:val="26"/>
            <w:szCs w:val="26"/>
            <w:rPrChange w:id="1815"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816"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817" w:author="Nguyen Toan" w:date="2018-05-19T19:00:00Z">
              <w:rPr>
                <w:noProof/>
              </w:rPr>
            </w:rPrChange>
          </w:rPr>
          <w:instrText>HYPERLINK \l "_Toc514519798"</w:instrText>
        </w:r>
        <w:r w:rsidRPr="008E5C20">
          <w:rPr>
            <w:rStyle w:val="Hyperlink"/>
            <w:rFonts w:ascii="Times New Roman" w:hAnsi="Times New Roman" w:cs="Times New Roman"/>
            <w:noProof/>
            <w:sz w:val="26"/>
            <w:szCs w:val="26"/>
            <w:rPrChange w:id="1818"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819" w:author="Nguyen Toan" w:date="2018-05-19T19:00:00Z">
              <w:rPr>
                <w:rStyle w:val="Hyperlink"/>
                <w:noProof/>
              </w:rPr>
            </w:rPrChange>
          </w:rPr>
        </w:r>
        <w:r w:rsidRPr="008E5C20">
          <w:rPr>
            <w:rStyle w:val="Hyperlink"/>
            <w:rFonts w:ascii="Times New Roman" w:hAnsi="Times New Roman" w:cs="Times New Roman"/>
            <w:noProof/>
            <w:sz w:val="26"/>
            <w:szCs w:val="26"/>
            <w:rPrChange w:id="1820"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821" w:author="Nguyen Toan" w:date="2018-05-19T19:00:00Z">
              <w:rPr>
                <w:rStyle w:val="Hyperlink"/>
                <w:noProof/>
              </w:rPr>
            </w:rPrChange>
          </w:rPr>
          <w:t>Hình 4.3: Màn hình quản lý của Jenkins</w:t>
        </w:r>
        <w:r w:rsidRPr="008E5C20">
          <w:rPr>
            <w:rFonts w:ascii="Times New Roman" w:hAnsi="Times New Roman" w:cs="Times New Roman"/>
            <w:noProof/>
            <w:webHidden/>
            <w:sz w:val="26"/>
            <w:szCs w:val="26"/>
            <w:rPrChange w:id="1822" w:author="Nguyen Toan" w:date="2018-05-19T19:00:00Z">
              <w:rPr>
                <w:noProof/>
                <w:webHidden/>
              </w:rPr>
            </w:rPrChange>
          </w:rPr>
          <w:tab/>
        </w:r>
        <w:r w:rsidRPr="008E5C20">
          <w:rPr>
            <w:rFonts w:ascii="Times New Roman" w:hAnsi="Times New Roman" w:cs="Times New Roman"/>
            <w:noProof/>
            <w:webHidden/>
            <w:sz w:val="26"/>
            <w:szCs w:val="26"/>
            <w:rPrChange w:id="1823" w:author="Nguyen Toan" w:date="2018-05-19T19:00:00Z">
              <w:rPr>
                <w:noProof/>
                <w:webHidden/>
              </w:rPr>
            </w:rPrChange>
          </w:rPr>
          <w:fldChar w:fldCharType="begin"/>
        </w:r>
        <w:r w:rsidRPr="008E5C20">
          <w:rPr>
            <w:rFonts w:ascii="Times New Roman" w:hAnsi="Times New Roman" w:cs="Times New Roman"/>
            <w:noProof/>
            <w:webHidden/>
            <w:sz w:val="26"/>
            <w:szCs w:val="26"/>
            <w:rPrChange w:id="1824" w:author="Nguyen Toan" w:date="2018-05-19T19:00:00Z">
              <w:rPr>
                <w:noProof/>
                <w:webHidden/>
              </w:rPr>
            </w:rPrChange>
          </w:rPr>
          <w:instrText xml:space="preserve"> PAGEREF _Toc514519798 \h </w:instrText>
        </w:r>
        <w:r w:rsidRPr="008E5C20">
          <w:rPr>
            <w:rFonts w:ascii="Times New Roman" w:hAnsi="Times New Roman" w:cs="Times New Roman"/>
            <w:noProof/>
            <w:webHidden/>
            <w:sz w:val="26"/>
            <w:szCs w:val="26"/>
            <w:rPrChange w:id="1825" w:author="Nguyen Toan" w:date="2018-05-19T19:00:00Z">
              <w:rPr>
                <w:noProof/>
                <w:webHidden/>
              </w:rPr>
            </w:rPrChange>
          </w:rPr>
        </w:r>
      </w:ins>
      <w:r w:rsidRPr="008E5C20">
        <w:rPr>
          <w:rFonts w:ascii="Times New Roman" w:hAnsi="Times New Roman" w:cs="Times New Roman"/>
          <w:noProof/>
          <w:webHidden/>
          <w:sz w:val="26"/>
          <w:szCs w:val="26"/>
          <w:rPrChange w:id="1826" w:author="Nguyen Toan" w:date="2018-05-19T19:00:00Z">
            <w:rPr>
              <w:noProof/>
              <w:webHidden/>
            </w:rPr>
          </w:rPrChange>
        </w:rPr>
        <w:fldChar w:fldCharType="separate"/>
      </w:r>
      <w:ins w:id="1827" w:author="Nguyen Toan" w:date="2018-05-19T19:00:00Z">
        <w:r w:rsidRPr="008E5C20">
          <w:rPr>
            <w:rFonts w:ascii="Times New Roman" w:hAnsi="Times New Roman" w:cs="Times New Roman"/>
            <w:noProof/>
            <w:webHidden/>
            <w:sz w:val="26"/>
            <w:szCs w:val="26"/>
            <w:rPrChange w:id="1828" w:author="Nguyen Toan" w:date="2018-05-19T19:00:00Z">
              <w:rPr>
                <w:noProof/>
                <w:webHidden/>
              </w:rPr>
            </w:rPrChange>
          </w:rPr>
          <w:t>49</w:t>
        </w:r>
        <w:r w:rsidRPr="008E5C20">
          <w:rPr>
            <w:rFonts w:ascii="Times New Roman" w:hAnsi="Times New Roman" w:cs="Times New Roman"/>
            <w:noProof/>
            <w:webHidden/>
            <w:sz w:val="26"/>
            <w:szCs w:val="26"/>
            <w:rPrChange w:id="1829"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830" w:author="Nguyen Toan" w:date="2018-05-19T19:00:00Z">
              <w:rPr>
                <w:rStyle w:val="Hyperlink"/>
                <w:noProof/>
              </w:rPr>
            </w:rPrChange>
          </w:rPr>
          <w:fldChar w:fldCharType="end"/>
        </w:r>
      </w:ins>
    </w:p>
    <w:p w14:paraId="6F287D95" w14:textId="77777777" w:rsidR="008E5C20" w:rsidRPr="008E5C20" w:rsidRDefault="008E5C20" w:rsidP="008E5C20">
      <w:pPr>
        <w:pStyle w:val="TableofFigures"/>
        <w:tabs>
          <w:tab w:val="right" w:leader="dot" w:pos="9395"/>
        </w:tabs>
        <w:rPr>
          <w:ins w:id="1831" w:author="Nguyen Toan" w:date="2018-05-19T19:00:00Z"/>
          <w:rFonts w:ascii="Times New Roman" w:eastAsiaTheme="minorEastAsia" w:hAnsi="Times New Roman" w:cs="Times New Roman"/>
          <w:noProof/>
          <w:color w:val="auto"/>
          <w:sz w:val="26"/>
          <w:szCs w:val="26"/>
          <w:lang w:val="en-US"/>
          <w:rPrChange w:id="1832" w:author="Nguyen Toan" w:date="2018-05-19T19:00:00Z">
            <w:rPr>
              <w:ins w:id="1833" w:author="Nguyen Toan" w:date="2018-05-19T19:00:00Z"/>
              <w:rFonts w:asciiTheme="minorHAnsi" w:eastAsiaTheme="minorEastAsia" w:hAnsiTheme="minorHAnsi" w:cstheme="minorBidi"/>
              <w:noProof/>
              <w:color w:val="auto"/>
              <w:lang w:val="en-US"/>
            </w:rPr>
          </w:rPrChange>
        </w:rPr>
        <w:pPrChange w:id="1834" w:author="Nguyen Toan" w:date="2018-05-19T19:00:00Z">
          <w:pPr>
            <w:pStyle w:val="TableofFigures"/>
            <w:tabs>
              <w:tab w:val="right" w:leader="dot" w:pos="9395"/>
            </w:tabs>
          </w:pPr>
        </w:pPrChange>
      </w:pPr>
      <w:ins w:id="1835" w:author="Nguyen Toan" w:date="2018-05-19T19:00:00Z">
        <w:r w:rsidRPr="008E5C20">
          <w:rPr>
            <w:rStyle w:val="Hyperlink"/>
            <w:rFonts w:ascii="Times New Roman" w:hAnsi="Times New Roman" w:cs="Times New Roman"/>
            <w:noProof/>
            <w:sz w:val="26"/>
            <w:szCs w:val="26"/>
            <w:rPrChange w:id="1836"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837"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838" w:author="Nguyen Toan" w:date="2018-05-19T19:00:00Z">
              <w:rPr>
                <w:noProof/>
              </w:rPr>
            </w:rPrChange>
          </w:rPr>
          <w:instrText>HYPERLINK \l "_Toc514519799"</w:instrText>
        </w:r>
        <w:r w:rsidRPr="008E5C20">
          <w:rPr>
            <w:rStyle w:val="Hyperlink"/>
            <w:rFonts w:ascii="Times New Roman" w:hAnsi="Times New Roman" w:cs="Times New Roman"/>
            <w:noProof/>
            <w:sz w:val="26"/>
            <w:szCs w:val="26"/>
            <w:rPrChange w:id="1839"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840" w:author="Nguyen Toan" w:date="2018-05-19T19:00:00Z">
              <w:rPr>
                <w:rStyle w:val="Hyperlink"/>
                <w:noProof/>
              </w:rPr>
            </w:rPrChange>
          </w:rPr>
        </w:r>
        <w:r w:rsidRPr="008E5C20">
          <w:rPr>
            <w:rStyle w:val="Hyperlink"/>
            <w:rFonts w:ascii="Times New Roman" w:hAnsi="Times New Roman" w:cs="Times New Roman"/>
            <w:noProof/>
            <w:sz w:val="26"/>
            <w:szCs w:val="26"/>
            <w:rPrChange w:id="1841"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842" w:author="Nguyen Toan" w:date="2018-05-19T19:00:00Z">
              <w:rPr>
                <w:rStyle w:val="Hyperlink"/>
                <w:noProof/>
              </w:rPr>
            </w:rPrChange>
          </w:rPr>
          <w:t>Hình 4.4: Tạo một tác vụ trên Jenkins</w:t>
        </w:r>
        <w:r w:rsidRPr="008E5C20">
          <w:rPr>
            <w:rFonts w:ascii="Times New Roman" w:hAnsi="Times New Roman" w:cs="Times New Roman"/>
            <w:noProof/>
            <w:webHidden/>
            <w:sz w:val="26"/>
            <w:szCs w:val="26"/>
            <w:rPrChange w:id="1843" w:author="Nguyen Toan" w:date="2018-05-19T19:00:00Z">
              <w:rPr>
                <w:noProof/>
                <w:webHidden/>
              </w:rPr>
            </w:rPrChange>
          </w:rPr>
          <w:tab/>
        </w:r>
        <w:r w:rsidRPr="008E5C20">
          <w:rPr>
            <w:rFonts w:ascii="Times New Roman" w:hAnsi="Times New Roman" w:cs="Times New Roman"/>
            <w:noProof/>
            <w:webHidden/>
            <w:sz w:val="26"/>
            <w:szCs w:val="26"/>
            <w:rPrChange w:id="1844" w:author="Nguyen Toan" w:date="2018-05-19T19:00:00Z">
              <w:rPr>
                <w:noProof/>
                <w:webHidden/>
              </w:rPr>
            </w:rPrChange>
          </w:rPr>
          <w:fldChar w:fldCharType="begin"/>
        </w:r>
        <w:r w:rsidRPr="008E5C20">
          <w:rPr>
            <w:rFonts w:ascii="Times New Roman" w:hAnsi="Times New Roman" w:cs="Times New Roman"/>
            <w:noProof/>
            <w:webHidden/>
            <w:sz w:val="26"/>
            <w:szCs w:val="26"/>
            <w:rPrChange w:id="1845" w:author="Nguyen Toan" w:date="2018-05-19T19:00:00Z">
              <w:rPr>
                <w:noProof/>
                <w:webHidden/>
              </w:rPr>
            </w:rPrChange>
          </w:rPr>
          <w:instrText xml:space="preserve"> PAGEREF _Toc514519799 \h </w:instrText>
        </w:r>
        <w:r w:rsidRPr="008E5C20">
          <w:rPr>
            <w:rFonts w:ascii="Times New Roman" w:hAnsi="Times New Roman" w:cs="Times New Roman"/>
            <w:noProof/>
            <w:webHidden/>
            <w:sz w:val="26"/>
            <w:szCs w:val="26"/>
            <w:rPrChange w:id="1846" w:author="Nguyen Toan" w:date="2018-05-19T19:00:00Z">
              <w:rPr>
                <w:noProof/>
                <w:webHidden/>
              </w:rPr>
            </w:rPrChange>
          </w:rPr>
        </w:r>
      </w:ins>
      <w:r w:rsidRPr="008E5C20">
        <w:rPr>
          <w:rFonts w:ascii="Times New Roman" w:hAnsi="Times New Roman" w:cs="Times New Roman"/>
          <w:noProof/>
          <w:webHidden/>
          <w:sz w:val="26"/>
          <w:szCs w:val="26"/>
          <w:rPrChange w:id="1847" w:author="Nguyen Toan" w:date="2018-05-19T19:00:00Z">
            <w:rPr>
              <w:noProof/>
              <w:webHidden/>
            </w:rPr>
          </w:rPrChange>
        </w:rPr>
        <w:fldChar w:fldCharType="separate"/>
      </w:r>
      <w:ins w:id="1848" w:author="Nguyen Toan" w:date="2018-05-19T19:00:00Z">
        <w:r w:rsidRPr="008E5C20">
          <w:rPr>
            <w:rFonts w:ascii="Times New Roman" w:hAnsi="Times New Roman" w:cs="Times New Roman"/>
            <w:noProof/>
            <w:webHidden/>
            <w:sz w:val="26"/>
            <w:szCs w:val="26"/>
            <w:rPrChange w:id="1849" w:author="Nguyen Toan" w:date="2018-05-19T19:00:00Z">
              <w:rPr>
                <w:noProof/>
                <w:webHidden/>
              </w:rPr>
            </w:rPrChange>
          </w:rPr>
          <w:t>49</w:t>
        </w:r>
        <w:r w:rsidRPr="008E5C20">
          <w:rPr>
            <w:rFonts w:ascii="Times New Roman" w:hAnsi="Times New Roman" w:cs="Times New Roman"/>
            <w:noProof/>
            <w:webHidden/>
            <w:sz w:val="26"/>
            <w:szCs w:val="26"/>
            <w:rPrChange w:id="1850"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851" w:author="Nguyen Toan" w:date="2018-05-19T19:00:00Z">
              <w:rPr>
                <w:rStyle w:val="Hyperlink"/>
                <w:noProof/>
              </w:rPr>
            </w:rPrChange>
          </w:rPr>
          <w:fldChar w:fldCharType="end"/>
        </w:r>
      </w:ins>
    </w:p>
    <w:p w14:paraId="7F66B948" w14:textId="77777777" w:rsidR="008E5C20" w:rsidRPr="008E5C20" w:rsidRDefault="008E5C20" w:rsidP="008E5C20">
      <w:pPr>
        <w:pStyle w:val="TableofFigures"/>
        <w:tabs>
          <w:tab w:val="right" w:leader="dot" w:pos="9395"/>
        </w:tabs>
        <w:rPr>
          <w:ins w:id="1852" w:author="Nguyen Toan" w:date="2018-05-19T19:00:00Z"/>
          <w:rFonts w:ascii="Times New Roman" w:eastAsiaTheme="minorEastAsia" w:hAnsi="Times New Roman" w:cs="Times New Roman"/>
          <w:noProof/>
          <w:color w:val="auto"/>
          <w:sz w:val="26"/>
          <w:szCs w:val="26"/>
          <w:lang w:val="en-US"/>
          <w:rPrChange w:id="1853" w:author="Nguyen Toan" w:date="2018-05-19T19:00:00Z">
            <w:rPr>
              <w:ins w:id="1854" w:author="Nguyen Toan" w:date="2018-05-19T19:00:00Z"/>
              <w:rFonts w:asciiTheme="minorHAnsi" w:eastAsiaTheme="minorEastAsia" w:hAnsiTheme="minorHAnsi" w:cstheme="minorBidi"/>
              <w:noProof/>
              <w:color w:val="auto"/>
              <w:lang w:val="en-US"/>
            </w:rPr>
          </w:rPrChange>
        </w:rPr>
        <w:pPrChange w:id="1855" w:author="Nguyen Toan" w:date="2018-05-19T19:00:00Z">
          <w:pPr>
            <w:pStyle w:val="TableofFigures"/>
            <w:tabs>
              <w:tab w:val="right" w:leader="dot" w:pos="9395"/>
            </w:tabs>
          </w:pPr>
        </w:pPrChange>
      </w:pPr>
      <w:ins w:id="1856" w:author="Nguyen Toan" w:date="2018-05-19T19:00:00Z">
        <w:r w:rsidRPr="008E5C20">
          <w:rPr>
            <w:rStyle w:val="Hyperlink"/>
            <w:rFonts w:ascii="Times New Roman" w:hAnsi="Times New Roman" w:cs="Times New Roman"/>
            <w:noProof/>
            <w:sz w:val="26"/>
            <w:szCs w:val="26"/>
            <w:rPrChange w:id="1857"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858"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859" w:author="Nguyen Toan" w:date="2018-05-19T19:00:00Z">
              <w:rPr>
                <w:noProof/>
              </w:rPr>
            </w:rPrChange>
          </w:rPr>
          <w:instrText>HYPERLINK \l "_Toc514519800"</w:instrText>
        </w:r>
        <w:r w:rsidRPr="008E5C20">
          <w:rPr>
            <w:rStyle w:val="Hyperlink"/>
            <w:rFonts w:ascii="Times New Roman" w:hAnsi="Times New Roman" w:cs="Times New Roman"/>
            <w:noProof/>
            <w:sz w:val="26"/>
            <w:szCs w:val="26"/>
            <w:rPrChange w:id="1860"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861" w:author="Nguyen Toan" w:date="2018-05-19T19:00:00Z">
              <w:rPr>
                <w:rStyle w:val="Hyperlink"/>
                <w:noProof/>
              </w:rPr>
            </w:rPrChange>
          </w:rPr>
        </w:r>
        <w:r w:rsidRPr="008E5C20">
          <w:rPr>
            <w:rStyle w:val="Hyperlink"/>
            <w:rFonts w:ascii="Times New Roman" w:hAnsi="Times New Roman" w:cs="Times New Roman"/>
            <w:noProof/>
            <w:sz w:val="26"/>
            <w:szCs w:val="26"/>
            <w:rPrChange w:id="1862"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863" w:author="Nguyen Toan" w:date="2018-05-19T19:00:00Z">
              <w:rPr>
                <w:rStyle w:val="Hyperlink"/>
                <w:noProof/>
              </w:rPr>
            </w:rPrChange>
          </w:rPr>
          <w:t>Hình 4.5: Thông tin chi tiết cấu hình tác vụ</w:t>
        </w:r>
        <w:r w:rsidRPr="008E5C20">
          <w:rPr>
            <w:rFonts w:ascii="Times New Roman" w:hAnsi="Times New Roman" w:cs="Times New Roman"/>
            <w:noProof/>
            <w:webHidden/>
            <w:sz w:val="26"/>
            <w:szCs w:val="26"/>
            <w:rPrChange w:id="1864" w:author="Nguyen Toan" w:date="2018-05-19T19:00:00Z">
              <w:rPr>
                <w:noProof/>
                <w:webHidden/>
              </w:rPr>
            </w:rPrChange>
          </w:rPr>
          <w:tab/>
        </w:r>
        <w:r w:rsidRPr="008E5C20">
          <w:rPr>
            <w:rFonts w:ascii="Times New Roman" w:hAnsi="Times New Roman" w:cs="Times New Roman"/>
            <w:noProof/>
            <w:webHidden/>
            <w:sz w:val="26"/>
            <w:szCs w:val="26"/>
            <w:rPrChange w:id="1865" w:author="Nguyen Toan" w:date="2018-05-19T19:00:00Z">
              <w:rPr>
                <w:noProof/>
                <w:webHidden/>
              </w:rPr>
            </w:rPrChange>
          </w:rPr>
          <w:fldChar w:fldCharType="begin"/>
        </w:r>
        <w:r w:rsidRPr="008E5C20">
          <w:rPr>
            <w:rFonts w:ascii="Times New Roman" w:hAnsi="Times New Roman" w:cs="Times New Roman"/>
            <w:noProof/>
            <w:webHidden/>
            <w:sz w:val="26"/>
            <w:szCs w:val="26"/>
            <w:rPrChange w:id="1866" w:author="Nguyen Toan" w:date="2018-05-19T19:00:00Z">
              <w:rPr>
                <w:noProof/>
                <w:webHidden/>
              </w:rPr>
            </w:rPrChange>
          </w:rPr>
          <w:instrText xml:space="preserve"> PAGEREF _Toc514519800 \h </w:instrText>
        </w:r>
        <w:r w:rsidRPr="008E5C20">
          <w:rPr>
            <w:rFonts w:ascii="Times New Roman" w:hAnsi="Times New Roman" w:cs="Times New Roman"/>
            <w:noProof/>
            <w:webHidden/>
            <w:sz w:val="26"/>
            <w:szCs w:val="26"/>
            <w:rPrChange w:id="1867" w:author="Nguyen Toan" w:date="2018-05-19T19:00:00Z">
              <w:rPr>
                <w:noProof/>
                <w:webHidden/>
              </w:rPr>
            </w:rPrChange>
          </w:rPr>
        </w:r>
      </w:ins>
      <w:r w:rsidRPr="008E5C20">
        <w:rPr>
          <w:rFonts w:ascii="Times New Roman" w:hAnsi="Times New Roman" w:cs="Times New Roman"/>
          <w:noProof/>
          <w:webHidden/>
          <w:sz w:val="26"/>
          <w:szCs w:val="26"/>
          <w:rPrChange w:id="1868" w:author="Nguyen Toan" w:date="2018-05-19T19:00:00Z">
            <w:rPr>
              <w:noProof/>
              <w:webHidden/>
            </w:rPr>
          </w:rPrChange>
        </w:rPr>
        <w:fldChar w:fldCharType="separate"/>
      </w:r>
      <w:ins w:id="1869" w:author="Nguyen Toan" w:date="2018-05-19T19:00:00Z">
        <w:r w:rsidRPr="008E5C20">
          <w:rPr>
            <w:rFonts w:ascii="Times New Roman" w:hAnsi="Times New Roman" w:cs="Times New Roman"/>
            <w:noProof/>
            <w:webHidden/>
            <w:sz w:val="26"/>
            <w:szCs w:val="26"/>
            <w:rPrChange w:id="1870" w:author="Nguyen Toan" w:date="2018-05-19T19:00:00Z">
              <w:rPr>
                <w:noProof/>
                <w:webHidden/>
              </w:rPr>
            </w:rPrChange>
          </w:rPr>
          <w:t>50</w:t>
        </w:r>
        <w:r w:rsidRPr="008E5C20">
          <w:rPr>
            <w:rFonts w:ascii="Times New Roman" w:hAnsi="Times New Roman" w:cs="Times New Roman"/>
            <w:noProof/>
            <w:webHidden/>
            <w:sz w:val="26"/>
            <w:szCs w:val="26"/>
            <w:rPrChange w:id="1871"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872" w:author="Nguyen Toan" w:date="2018-05-19T19:00:00Z">
              <w:rPr>
                <w:rStyle w:val="Hyperlink"/>
                <w:noProof/>
              </w:rPr>
            </w:rPrChange>
          </w:rPr>
          <w:fldChar w:fldCharType="end"/>
        </w:r>
      </w:ins>
    </w:p>
    <w:p w14:paraId="22DEFE9D" w14:textId="77777777" w:rsidR="008E5C20" w:rsidRPr="008E5C20" w:rsidRDefault="008E5C20" w:rsidP="008E5C20">
      <w:pPr>
        <w:pStyle w:val="TableofFigures"/>
        <w:tabs>
          <w:tab w:val="right" w:leader="dot" w:pos="9395"/>
        </w:tabs>
        <w:rPr>
          <w:ins w:id="1873" w:author="Nguyen Toan" w:date="2018-05-19T19:00:00Z"/>
          <w:rFonts w:ascii="Times New Roman" w:eastAsiaTheme="minorEastAsia" w:hAnsi="Times New Roman" w:cs="Times New Roman"/>
          <w:noProof/>
          <w:color w:val="auto"/>
          <w:sz w:val="26"/>
          <w:szCs w:val="26"/>
          <w:lang w:val="en-US"/>
          <w:rPrChange w:id="1874" w:author="Nguyen Toan" w:date="2018-05-19T19:00:00Z">
            <w:rPr>
              <w:ins w:id="1875" w:author="Nguyen Toan" w:date="2018-05-19T19:00:00Z"/>
              <w:rFonts w:asciiTheme="minorHAnsi" w:eastAsiaTheme="minorEastAsia" w:hAnsiTheme="minorHAnsi" w:cstheme="minorBidi"/>
              <w:noProof/>
              <w:color w:val="auto"/>
              <w:lang w:val="en-US"/>
            </w:rPr>
          </w:rPrChange>
        </w:rPr>
        <w:pPrChange w:id="1876" w:author="Nguyen Toan" w:date="2018-05-19T19:00:00Z">
          <w:pPr>
            <w:pStyle w:val="TableofFigures"/>
            <w:tabs>
              <w:tab w:val="right" w:leader="dot" w:pos="9395"/>
            </w:tabs>
          </w:pPr>
        </w:pPrChange>
      </w:pPr>
      <w:ins w:id="1877" w:author="Nguyen Toan" w:date="2018-05-19T19:00:00Z">
        <w:r w:rsidRPr="008E5C20">
          <w:rPr>
            <w:rStyle w:val="Hyperlink"/>
            <w:rFonts w:ascii="Times New Roman" w:hAnsi="Times New Roman" w:cs="Times New Roman"/>
            <w:noProof/>
            <w:sz w:val="26"/>
            <w:szCs w:val="26"/>
            <w:rPrChange w:id="1878"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879"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880" w:author="Nguyen Toan" w:date="2018-05-19T19:00:00Z">
              <w:rPr>
                <w:noProof/>
              </w:rPr>
            </w:rPrChange>
          </w:rPr>
          <w:instrText>HYPERLINK \l "_Toc514519801"</w:instrText>
        </w:r>
        <w:r w:rsidRPr="008E5C20">
          <w:rPr>
            <w:rStyle w:val="Hyperlink"/>
            <w:rFonts w:ascii="Times New Roman" w:hAnsi="Times New Roman" w:cs="Times New Roman"/>
            <w:noProof/>
            <w:sz w:val="26"/>
            <w:szCs w:val="26"/>
            <w:rPrChange w:id="1881"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882" w:author="Nguyen Toan" w:date="2018-05-19T19:00:00Z">
              <w:rPr>
                <w:rStyle w:val="Hyperlink"/>
                <w:noProof/>
              </w:rPr>
            </w:rPrChange>
          </w:rPr>
        </w:r>
        <w:r w:rsidRPr="008E5C20">
          <w:rPr>
            <w:rStyle w:val="Hyperlink"/>
            <w:rFonts w:ascii="Times New Roman" w:hAnsi="Times New Roman" w:cs="Times New Roman"/>
            <w:noProof/>
            <w:sz w:val="26"/>
            <w:szCs w:val="26"/>
            <w:rPrChange w:id="1883"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884" w:author="Nguyen Toan" w:date="2018-05-19T19:00:00Z">
              <w:rPr>
                <w:rStyle w:val="Hyperlink"/>
                <w:noProof/>
              </w:rPr>
            </w:rPrChange>
          </w:rPr>
          <w:t>Hình 4.6: Tùy chọn tác vụ xử lý qua Windows command.</w:t>
        </w:r>
        <w:r w:rsidRPr="008E5C20">
          <w:rPr>
            <w:rFonts w:ascii="Times New Roman" w:hAnsi="Times New Roman" w:cs="Times New Roman"/>
            <w:noProof/>
            <w:webHidden/>
            <w:sz w:val="26"/>
            <w:szCs w:val="26"/>
            <w:rPrChange w:id="1885" w:author="Nguyen Toan" w:date="2018-05-19T19:00:00Z">
              <w:rPr>
                <w:noProof/>
                <w:webHidden/>
              </w:rPr>
            </w:rPrChange>
          </w:rPr>
          <w:tab/>
        </w:r>
        <w:r w:rsidRPr="008E5C20">
          <w:rPr>
            <w:rFonts w:ascii="Times New Roman" w:hAnsi="Times New Roman" w:cs="Times New Roman"/>
            <w:noProof/>
            <w:webHidden/>
            <w:sz w:val="26"/>
            <w:szCs w:val="26"/>
            <w:rPrChange w:id="1886" w:author="Nguyen Toan" w:date="2018-05-19T19:00:00Z">
              <w:rPr>
                <w:noProof/>
                <w:webHidden/>
              </w:rPr>
            </w:rPrChange>
          </w:rPr>
          <w:fldChar w:fldCharType="begin"/>
        </w:r>
        <w:r w:rsidRPr="008E5C20">
          <w:rPr>
            <w:rFonts w:ascii="Times New Roman" w:hAnsi="Times New Roman" w:cs="Times New Roman"/>
            <w:noProof/>
            <w:webHidden/>
            <w:sz w:val="26"/>
            <w:szCs w:val="26"/>
            <w:rPrChange w:id="1887" w:author="Nguyen Toan" w:date="2018-05-19T19:00:00Z">
              <w:rPr>
                <w:noProof/>
                <w:webHidden/>
              </w:rPr>
            </w:rPrChange>
          </w:rPr>
          <w:instrText xml:space="preserve"> PAGEREF _Toc514519801 \h </w:instrText>
        </w:r>
        <w:r w:rsidRPr="008E5C20">
          <w:rPr>
            <w:rFonts w:ascii="Times New Roman" w:hAnsi="Times New Roman" w:cs="Times New Roman"/>
            <w:noProof/>
            <w:webHidden/>
            <w:sz w:val="26"/>
            <w:szCs w:val="26"/>
            <w:rPrChange w:id="1888" w:author="Nguyen Toan" w:date="2018-05-19T19:00:00Z">
              <w:rPr>
                <w:noProof/>
                <w:webHidden/>
              </w:rPr>
            </w:rPrChange>
          </w:rPr>
        </w:r>
      </w:ins>
      <w:r w:rsidRPr="008E5C20">
        <w:rPr>
          <w:rFonts w:ascii="Times New Roman" w:hAnsi="Times New Roman" w:cs="Times New Roman"/>
          <w:noProof/>
          <w:webHidden/>
          <w:sz w:val="26"/>
          <w:szCs w:val="26"/>
          <w:rPrChange w:id="1889" w:author="Nguyen Toan" w:date="2018-05-19T19:00:00Z">
            <w:rPr>
              <w:noProof/>
              <w:webHidden/>
            </w:rPr>
          </w:rPrChange>
        </w:rPr>
        <w:fldChar w:fldCharType="separate"/>
      </w:r>
      <w:ins w:id="1890" w:author="Nguyen Toan" w:date="2018-05-19T19:00:00Z">
        <w:r w:rsidRPr="008E5C20">
          <w:rPr>
            <w:rFonts w:ascii="Times New Roman" w:hAnsi="Times New Roman" w:cs="Times New Roman"/>
            <w:noProof/>
            <w:webHidden/>
            <w:sz w:val="26"/>
            <w:szCs w:val="26"/>
            <w:rPrChange w:id="1891" w:author="Nguyen Toan" w:date="2018-05-19T19:00:00Z">
              <w:rPr>
                <w:noProof/>
                <w:webHidden/>
              </w:rPr>
            </w:rPrChange>
          </w:rPr>
          <w:t>50</w:t>
        </w:r>
        <w:r w:rsidRPr="008E5C20">
          <w:rPr>
            <w:rFonts w:ascii="Times New Roman" w:hAnsi="Times New Roman" w:cs="Times New Roman"/>
            <w:noProof/>
            <w:webHidden/>
            <w:sz w:val="26"/>
            <w:szCs w:val="26"/>
            <w:rPrChange w:id="1892"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893" w:author="Nguyen Toan" w:date="2018-05-19T19:00:00Z">
              <w:rPr>
                <w:rStyle w:val="Hyperlink"/>
                <w:noProof/>
              </w:rPr>
            </w:rPrChange>
          </w:rPr>
          <w:fldChar w:fldCharType="end"/>
        </w:r>
      </w:ins>
    </w:p>
    <w:p w14:paraId="5FDA7F76" w14:textId="77777777" w:rsidR="008E5C20" w:rsidRPr="008E5C20" w:rsidRDefault="008E5C20" w:rsidP="008E5C20">
      <w:pPr>
        <w:pStyle w:val="TableofFigures"/>
        <w:tabs>
          <w:tab w:val="right" w:leader="dot" w:pos="9395"/>
        </w:tabs>
        <w:rPr>
          <w:ins w:id="1894" w:author="Nguyen Toan" w:date="2018-05-19T19:00:00Z"/>
          <w:rFonts w:ascii="Times New Roman" w:eastAsiaTheme="minorEastAsia" w:hAnsi="Times New Roman" w:cs="Times New Roman"/>
          <w:noProof/>
          <w:color w:val="auto"/>
          <w:sz w:val="26"/>
          <w:szCs w:val="26"/>
          <w:lang w:val="en-US"/>
          <w:rPrChange w:id="1895" w:author="Nguyen Toan" w:date="2018-05-19T19:00:00Z">
            <w:rPr>
              <w:ins w:id="1896" w:author="Nguyen Toan" w:date="2018-05-19T19:00:00Z"/>
              <w:rFonts w:asciiTheme="minorHAnsi" w:eastAsiaTheme="minorEastAsia" w:hAnsiTheme="minorHAnsi" w:cstheme="minorBidi"/>
              <w:noProof/>
              <w:color w:val="auto"/>
              <w:lang w:val="en-US"/>
            </w:rPr>
          </w:rPrChange>
        </w:rPr>
        <w:pPrChange w:id="1897" w:author="Nguyen Toan" w:date="2018-05-19T19:00:00Z">
          <w:pPr>
            <w:pStyle w:val="TableofFigures"/>
            <w:tabs>
              <w:tab w:val="right" w:leader="dot" w:pos="9395"/>
            </w:tabs>
          </w:pPr>
        </w:pPrChange>
      </w:pPr>
      <w:ins w:id="1898" w:author="Nguyen Toan" w:date="2018-05-19T19:00:00Z">
        <w:r w:rsidRPr="008E5C20">
          <w:rPr>
            <w:rStyle w:val="Hyperlink"/>
            <w:rFonts w:ascii="Times New Roman" w:hAnsi="Times New Roman" w:cs="Times New Roman"/>
            <w:noProof/>
            <w:sz w:val="26"/>
            <w:szCs w:val="26"/>
            <w:rPrChange w:id="1899"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900"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901" w:author="Nguyen Toan" w:date="2018-05-19T19:00:00Z">
              <w:rPr>
                <w:noProof/>
              </w:rPr>
            </w:rPrChange>
          </w:rPr>
          <w:instrText>HYPERLINK \l "_Toc514519802"</w:instrText>
        </w:r>
        <w:r w:rsidRPr="008E5C20">
          <w:rPr>
            <w:rStyle w:val="Hyperlink"/>
            <w:rFonts w:ascii="Times New Roman" w:hAnsi="Times New Roman" w:cs="Times New Roman"/>
            <w:noProof/>
            <w:sz w:val="26"/>
            <w:szCs w:val="26"/>
            <w:rPrChange w:id="1902"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903" w:author="Nguyen Toan" w:date="2018-05-19T19:00:00Z">
              <w:rPr>
                <w:rStyle w:val="Hyperlink"/>
                <w:noProof/>
              </w:rPr>
            </w:rPrChange>
          </w:rPr>
        </w:r>
        <w:r w:rsidRPr="008E5C20">
          <w:rPr>
            <w:rStyle w:val="Hyperlink"/>
            <w:rFonts w:ascii="Times New Roman" w:hAnsi="Times New Roman" w:cs="Times New Roman"/>
            <w:noProof/>
            <w:sz w:val="26"/>
            <w:szCs w:val="26"/>
            <w:rPrChange w:id="1904"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905" w:author="Nguyen Toan" w:date="2018-05-19T19:00:00Z">
              <w:rPr>
                <w:rStyle w:val="Hyperlink"/>
                <w:noProof/>
              </w:rPr>
            </w:rPrChange>
          </w:rPr>
          <w:t>Hình 4.7: Thêm cấu hình gọi AsenAPIDriver</w:t>
        </w:r>
        <w:r w:rsidRPr="008E5C20">
          <w:rPr>
            <w:rFonts w:ascii="Times New Roman" w:hAnsi="Times New Roman" w:cs="Times New Roman"/>
            <w:noProof/>
            <w:webHidden/>
            <w:sz w:val="26"/>
            <w:szCs w:val="26"/>
            <w:rPrChange w:id="1906" w:author="Nguyen Toan" w:date="2018-05-19T19:00:00Z">
              <w:rPr>
                <w:noProof/>
                <w:webHidden/>
              </w:rPr>
            </w:rPrChange>
          </w:rPr>
          <w:tab/>
        </w:r>
        <w:r w:rsidRPr="008E5C20">
          <w:rPr>
            <w:rFonts w:ascii="Times New Roman" w:hAnsi="Times New Roman" w:cs="Times New Roman"/>
            <w:noProof/>
            <w:webHidden/>
            <w:sz w:val="26"/>
            <w:szCs w:val="26"/>
            <w:rPrChange w:id="1907" w:author="Nguyen Toan" w:date="2018-05-19T19:00:00Z">
              <w:rPr>
                <w:noProof/>
                <w:webHidden/>
              </w:rPr>
            </w:rPrChange>
          </w:rPr>
          <w:fldChar w:fldCharType="begin"/>
        </w:r>
        <w:r w:rsidRPr="008E5C20">
          <w:rPr>
            <w:rFonts w:ascii="Times New Roman" w:hAnsi="Times New Roman" w:cs="Times New Roman"/>
            <w:noProof/>
            <w:webHidden/>
            <w:sz w:val="26"/>
            <w:szCs w:val="26"/>
            <w:rPrChange w:id="1908" w:author="Nguyen Toan" w:date="2018-05-19T19:00:00Z">
              <w:rPr>
                <w:noProof/>
                <w:webHidden/>
              </w:rPr>
            </w:rPrChange>
          </w:rPr>
          <w:instrText xml:space="preserve"> PAGEREF _Toc514519802 \h </w:instrText>
        </w:r>
        <w:r w:rsidRPr="008E5C20">
          <w:rPr>
            <w:rFonts w:ascii="Times New Roman" w:hAnsi="Times New Roman" w:cs="Times New Roman"/>
            <w:noProof/>
            <w:webHidden/>
            <w:sz w:val="26"/>
            <w:szCs w:val="26"/>
            <w:rPrChange w:id="1909" w:author="Nguyen Toan" w:date="2018-05-19T19:00:00Z">
              <w:rPr>
                <w:noProof/>
                <w:webHidden/>
              </w:rPr>
            </w:rPrChange>
          </w:rPr>
        </w:r>
      </w:ins>
      <w:r w:rsidRPr="008E5C20">
        <w:rPr>
          <w:rFonts w:ascii="Times New Roman" w:hAnsi="Times New Roman" w:cs="Times New Roman"/>
          <w:noProof/>
          <w:webHidden/>
          <w:sz w:val="26"/>
          <w:szCs w:val="26"/>
          <w:rPrChange w:id="1910" w:author="Nguyen Toan" w:date="2018-05-19T19:00:00Z">
            <w:rPr>
              <w:noProof/>
              <w:webHidden/>
            </w:rPr>
          </w:rPrChange>
        </w:rPr>
        <w:fldChar w:fldCharType="separate"/>
      </w:r>
      <w:ins w:id="1911" w:author="Nguyen Toan" w:date="2018-05-19T19:00:00Z">
        <w:r w:rsidRPr="008E5C20">
          <w:rPr>
            <w:rFonts w:ascii="Times New Roman" w:hAnsi="Times New Roman" w:cs="Times New Roman"/>
            <w:noProof/>
            <w:webHidden/>
            <w:sz w:val="26"/>
            <w:szCs w:val="26"/>
            <w:rPrChange w:id="1912" w:author="Nguyen Toan" w:date="2018-05-19T19:00:00Z">
              <w:rPr>
                <w:noProof/>
                <w:webHidden/>
              </w:rPr>
            </w:rPrChange>
          </w:rPr>
          <w:t>51</w:t>
        </w:r>
        <w:r w:rsidRPr="008E5C20">
          <w:rPr>
            <w:rFonts w:ascii="Times New Roman" w:hAnsi="Times New Roman" w:cs="Times New Roman"/>
            <w:noProof/>
            <w:webHidden/>
            <w:sz w:val="26"/>
            <w:szCs w:val="26"/>
            <w:rPrChange w:id="1913"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914" w:author="Nguyen Toan" w:date="2018-05-19T19:00:00Z">
              <w:rPr>
                <w:rStyle w:val="Hyperlink"/>
                <w:noProof/>
              </w:rPr>
            </w:rPrChange>
          </w:rPr>
          <w:fldChar w:fldCharType="end"/>
        </w:r>
      </w:ins>
    </w:p>
    <w:p w14:paraId="5C58B512" w14:textId="77777777" w:rsidR="008E5C20" w:rsidRPr="008E5C20" w:rsidRDefault="008E5C20" w:rsidP="008E5C20">
      <w:pPr>
        <w:pStyle w:val="TableofFigures"/>
        <w:tabs>
          <w:tab w:val="right" w:leader="dot" w:pos="9395"/>
        </w:tabs>
        <w:rPr>
          <w:ins w:id="1915" w:author="Nguyen Toan" w:date="2018-05-19T19:00:00Z"/>
          <w:rFonts w:ascii="Times New Roman" w:eastAsiaTheme="minorEastAsia" w:hAnsi="Times New Roman" w:cs="Times New Roman"/>
          <w:noProof/>
          <w:color w:val="auto"/>
          <w:sz w:val="26"/>
          <w:szCs w:val="26"/>
          <w:lang w:val="en-US"/>
          <w:rPrChange w:id="1916" w:author="Nguyen Toan" w:date="2018-05-19T19:00:00Z">
            <w:rPr>
              <w:ins w:id="1917" w:author="Nguyen Toan" w:date="2018-05-19T19:00:00Z"/>
              <w:rFonts w:asciiTheme="minorHAnsi" w:eastAsiaTheme="minorEastAsia" w:hAnsiTheme="minorHAnsi" w:cstheme="minorBidi"/>
              <w:noProof/>
              <w:color w:val="auto"/>
              <w:lang w:val="en-US"/>
            </w:rPr>
          </w:rPrChange>
        </w:rPr>
        <w:pPrChange w:id="1918" w:author="Nguyen Toan" w:date="2018-05-19T19:00:00Z">
          <w:pPr>
            <w:pStyle w:val="TableofFigures"/>
            <w:tabs>
              <w:tab w:val="right" w:leader="dot" w:pos="9395"/>
            </w:tabs>
          </w:pPr>
        </w:pPrChange>
      </w:pPr>
      <w:ins w:id="1919" w:author="Nguyen Toan" w:date="2018-05-19T19:00:00Z">
        <w:r w:rsidRPr="008E5C20">
          <w:rPr>
            <w:rStyle w:val="Hyperlink"/>
            <w:rFonts w:ascii="Times New Roman" w:hAnsi="Times New Roman" w:cs="Times New Roman"/>
            <w:noProof/>
            <w:sz w:val="26"/>
            <w:szCs w:val="26"/>
            <w:rPrChange w:id="1920"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921"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922" w:author="Nguyen Toan" w:date="2018-05-19T19:00:00Z">
              <w:rPr>
                <w:noProof/>
              </w:rPr>
            </w:rPrChange>
          </w:rPr>
          <w:instrText>HYPERLINK \l "_Toc514519803"</w:instrText>
        </w:r>
        <w:r w:rsidRPr="008E5C20">
          <w:rPr>
            <w:rStyle w:val="Hyperlink"/>
            <w:rFonts w:ascii="Times New Roman" w:hAnsi="Times New Roman" w:cs="Times New Roman"/>
            <w:noProof/>
            <w:sz w:val="26"/>
            <w:szCs w:val="26"/>
            <w:rPrChange w:id="1923"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924" w:author="Nguyen Toan" w:date="2018-05-19T19:00:00Z">
              <w:rPr>
                <w:rStyle w:val="Hyperlink"/>
                <w:noProof/>
              </w:rPr>
            </w:rPrChange>
          </w:rPr>
        </w:r>
        <w:r w:rsidRPr="008E5C20">
          <w:rPr>
            <w:rStyle w:val="Hyperlink"/>
            <w:rFonts w:ascii="Times New Roman" w:hAnsi="Times New Roman" w:cs="Times New Roman"/>
            <w:noProof/>
            <w:sz w:val="26"/>
            <w:szCs w:val="26"/>
            <w:rPrChange w:id="1925"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926" w:author="Nguyen Toan" w:date="2018-05-19T19:00:00Z">
              <w:rPr>
                <w:rStyle w:val="Hyperlink"/>
                <w:noProof/>
              </w:rPr>
            </w:rPrChange>
          </w:rPr>
          <w:t>Hình 4.8: Quá trình chạy tác vụ</w:t>
        </w:r>
        <w:r w:rsidRPr="008E5C20">
          <w:rPr>
            <w:rFonts w:ascii="Times New Roman" w:hAnsi="Times New Roman" w:cs="Times New Roman"/>
            <w:noProof/>
            <w:webHidden/>
            <w:sz w:val="26"/>
            <w:szCs w:val="26"/>
            <w:rPrChange w:id="1927" w:author="Nguyen Toan" w:date="2018-05-19T19:00:00Z">
              <w:rPr>
                <w:noProof/>
                <w:webHidden/>
              </w:rPr>
            </w:rPrChange>
          </w:rPr>
          <w:tab/>
        </w:r>
        <w:r w:rsidRPr="008E5C20">
          <w:rPr>
            <w:rFonts w:ascii="Times New Roman" w:hAnsi="Times New Roman" w:cs="Times New Roman"/>
            <w:noProof/>
            <w:webHidden/>
            <w:sz w:val="26"/>
            <w:szCs w:val="26"/>
            <w:rPrChange w:id="1928" w:author="Nguyen Toan" w:date="2018-05-19T19:00:00Z">
              <w:rPr>
                <w:noProof/>
                <w:webHidden/>
              </w:rPr>
            </w:rPrChange>
          </w:rPr>
          <w:fldChar w:fldCharType="begin"/>
        </w:r>
        <w:r w:rsidRPr="008E5C20">
          <w:rPr>
            <w:rFonts w:ascii="Times New Roman" w:hAnsi="Times New Roman" w:cs="Times New Roman"/>
            <w:noProof/>
            <w:webHidden/>
            <w:sz w:val="26"/>
            <w:szCs w:val="26"/>
            <w:rPrChange w:id="1929" w:author="Nguyen Toan" w:date="2018-05-19T19:00:00Z">
              <w:rPr>
                <w:noProof/>
                <w:webHidden/>
              </w:rPr>
            </w:rPrChange>
          </w:rPr>
          <w:instrText xml:space="preserve"> PAGEREF _Toc514519803 \h </w:instrText>
        </w:r>
        <w:r w:rsidRPr="008E5C20">
          <w:rPr>
            <w:rFonts w:ascii="Times New Roman" w:hAnsi="Times New Roman" w:cs="Times New Roman"/>
            <w:noProof/>
            <w:webHidden/>
            <w:sz w:val="26"/>
            <w:szCs w:val="26"/>
            <w:rPrChange w:id="1930" w:author="Nguyen Toan" w:date="2018-05-19T19:00:00Z">
              <w:rPr>
                <w:noProof/>
                <w:webHidden/>
              </w:rPr>
            </w:rPrChange>
          </w:rPr>
        </w:r>
      </w:ins>
      <w:r w:rsidRPr="008E5C20">
        <w:rPr>
          <w:rFonts w:ascii="Times New Roman" w:hAnsi="Times New Roman" w:cs="Times New Roman"/>
          <w:noProof/>
          <w:webHidden/>
          <w:sz w:val="26"/>
          <w:szCs w:val="26"/>
          <w:rPrChange w:id="1931" w:author="Nguyen Toan" w:date="2018-05-19T19:00:00Z">
            <w:rPr>
              <w:noProof/>
              <w:webHidden/>
            </w:rPr>
          </w:rPrChange>
        </w:rPr>
        <w:fldChar w:fldCharType="separate"/>
      </w:r>
      <w:ins w:id="1932" w:author="Nguyen Toan" w:date="2018-05-19T19:00:00Z">
        <w:r w:rsidRPr="008E5C20">
          <w:rPr>
            <w:rFonts w:ascii="Times New Roman" w:hAnsi="Times New Roman" w:cs="Times New Roman"/>
            <w:noProof/>
            <w:webHidden/>
            <w:sz w:val="26"/>
            <w:szCs w:val="26"/>
            <w:rPrChange w:id="1933" w:author="Nguyen Toan" w:date="2018-05-19T19:00:00Z">
              <w:rPr>
                <w:noProof/>
                <w:webHidden/>
              </w:rPr>
            </w:rPrChange>
          </w:rPr>
          <w:t>51</w:t>
        </w:r>
        <w:r w:rsidRPr="008E5C20">
          <w:rPr>
            <w:rFonts w:ascii="Times New Roman" w:hAnsi="Times New Roman" w:cs="Times New Roman"/>
            <w:noProof/>
            <w:webHidden/>
            <w:sz w:val="26"/>
            <w:szCs w:val="26"/>
            <w:rPrChange w:id="1934"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935" w:author="Nguyen Toan" w:date="2018-05-19T19:00:00Z">
              <w:rPr>
                <w:rStyle w:val="Hyperlink"/>
                <w:noProof/>
              </w:rPr>
            </w:rPrChange>
          </w:rPr>
          <w:fldChar w:fldCharType="end"/>
        </w:r>
      </w:ins>
    </w:p>
    <w:p w14:paraId="52276042" w14:textId="77777777" w:rsidR="008E5C20" w:rsidRPr="008E5C20" w:rsidRDefault="008E5C20" w:rsidP="008E5C20">
      <w:pPr>
        <w:pStyle w:val="TableofFigures"/>
        <w:tabs>
          <w:tab w:val="right" w:leader="dot" w:pos="9395"/>
        </w:tabs>
        <w:rPr>
          <w:ins w:id="1936" w:author="Nguyen Toan" w:date="2018-05-19T19:00:00Z"/>
          <w:rFonts w:ascii="Times New Roman" w:eastAsiaTheme="minorEastAsia" w:hAnsi="Times New Roman" w:cs="Times New Roman"/>
          <w:noProof/>
          <w:color w:val="auto"/>
          <w:sz w:val="26"/>
          <w:szCs w:val="26"/>
          <w:lang w:val="en-US"/>
          <w:rPrChange w:id="1937" w:author="Nguyen Toan" w:date="2018-05-19T19:00:00Z">
            <w:rPr>
              <w:ins w:id="1938" w:author="Nguyen Toan" w:date="2018-05-19T19:00:00Z"/>
              <w:rFonts w:asciiTheme="minorHAnsi" w:eastAsiaTheme="minorEastAsia" w:hAnsiTheme="minorHAnsi" w:cstheme="minorBidi"/>
              <w:noProof/>
              <w:color w:val="auto"/>
              <w:lang w:val="en-US"/>
            </w:rPr>
          </w:rPrChange>
        </w:rPr>
        <w:pPrChange w:id="1939" w:author="Nguyen Toan" w:date="2018-05-19T19:00:00Z">
          <w:pPr>
            <w:pStyle w:val="TableofFigures"/>
            <w:tabs>
              <w:tab w:val="right" w:leader="dot" w:pos="9395"/>
            </w:tabs>
          </w:pPr>
        </w:pPrChange>
      </w:pPr>
      <w:ins w:id="1940" w:author="Nguyen Toan" w:date="2018-05-19T19:00:00Z">
        <w:r w:rsidRPr="008E5C20">
          <w:rPr>
            <w:rStyle w:val="Hyperlink"/>
            <w:rFonts w:ascii="Times New Roman" w:hAnsi="Times New Roman" w:cs="Times New Roman"/>
            <w:noProof/>
            <w:sz w:val="26"/>
            <w:szCs w:val="26"/>
            <w:rPrChange w:id="1941"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942"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943" w:author="Nguyen Toan" w:date="2018-05-19T19:00:00Z">
              <w:rPr>
                <w:noProof/>
              </w:rPr>
            </w:rPrChange>
          </w:rPr>
          <w:instrText>HYPERLINK \l "_Toc514519804"</w:instrText>
        </w:r>
        <w:r w:rsidRPr="008E5C20">
          <w:rPr>
            <w:rStyle w:val="Hyperlink"/>
            <w:rFonts w:ascii="Times New Roman" w:hAnsi="Times New Roman" w:cs="Times New Roman"/>
            <w:noProof/>
            <w:sz w:val="26"/>
            <w:szCs w:val="26"/>
            <w:rPrChange w:id="1944"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945" w:author="Nguyen Toan" w:date="2018-05-19T19:00:00Z">
              <w:rPr>
                <w:rStyle w:val="Hyperlink"/>
                <w:noProof/>
              </w:rPr>
            </w:rPrChange>
          </w:rPr>
        </w:r>
        <w:r w:rsidRPr="008E5C20">
          <w:rPr>
            <w:rStyle w:val="Hyperlink"/>
            <w:rFonts w:ascii="Times New Roman" w:hAnsi="Times New Roman" w:cs="Times New Roman"/>
            <w:noProof/>
            <w:sz w:val="26"/>
            <w:szCs w:val="26"/>
            <w:rPrChange w:id="1946"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947" w:author="Nguyen Toan" w:date="2018-05-19T19:00:00Z">
              <w:rPr>
                <w:rStyle w:val="Hyperlink"/>
                <w:noProof/>
              </w:rPr>
            </w:rPrChange>
          </w:rPr>
          <w:t>Hình 4.9: Cấu hình thông báo Email</w:t>
        </w:r>
        <w:r w:rsidRPr="008E5C20">
          <w:rPr>
            <w:rFonts w:ascii="Times New Roman" w:hAnsi="Times New Roman" w:cs="Times New Roman"/>
            <w:noProof/>
            <w:webHidden/>
            <w:sz w:val="26"/>
            <w:szCs w:val="26"/>
            <w:rPrChange w:id="1948" w:author="Nguyen Toan" w:date="2018-05-19T19:00:00Z">
              <w:rPr>
                <w:noProof/>
                <w:webHidden/>
              </w:rPr>
            </w:rPrChange>
          </w:rPr>
          <w:tab/>
        </w:r>
        <w:r w:rsidRPr="008E5C20">
          <w:rPr>
            <w:rFonts w:ascii="Times New Roman" w:hAnsi="Times New Roman" w:cs="Times New Roman"/>
            <w:noProof/>
            <w:webHidden/>
            <w:sz w:val="26"/>
            <w:szCs w:val="26"/>
            <w:rPrChange w:id="1949" w:author="Nguyen Toan" w:date="2018-05-19T19:00:00Z">
              <w:rPr>
                <w:noProof/>
                <w:webHidden/>
              </w:rPr>
            </w:rPrChange>
          </w:rPr>
          <w:fldChar w:fldCharType="begin"/>
        </w:r>
        <w:r w:rsidRPr="008E5C20">
          <w:rPr>
            <w:rFonts w:ascii="Times New Roman" w:hAnsi="Times New Roman" w:cs="Times New Roman"/>
            <w:noProof/>
            <w:webHidden/>
            <w:sz w:val="26"/>
            <w:szCs w:val="26"/>
            <w:rPrChange w:id="1950" w:author="Nguyen Toan" w:date="2018-05-19T19:00:00Z">
              <w:rPr>
                <w:noProof/>
                <w:webHidden/>
              </w:rPr>
            </w:rPrChange>
          </w:rPr>
          <w:instrText xml:space="preserve"> PAGEREF _Toc514519804 \h </w:instrText>
        </w:r>
        <w:r w:rsidRPr="008E5C20">
          <w:rPr>
            <w:rFonts w:ascii="Times New Roman" w:hAnsi="Times New Roman" w:cs="Times New Roman"/>
            <w:noProof/>
            <w:webHidden/>
            <w:sz w:val="26"/>
            <w:szCs w:val="26"/>
            <w:rPrChange w:id="1951" w:author="Nguyen Toan" w:date="2018-05-19T19:00:00Z">
              <w:rPr>
                <w:noProof/>
                <w:webHidden/>
              </w:rPr>
            </w:rPrChange>
          </w:rPr>
        </w:r>
      </w:ins>
      <w:r w:rsidRPr="008E5C20">
        <w:rPr>
          <w:rFonts w:ascii="Times New Roman" w:hAnsi="Times New Roman" w:cs="Times New Roman"/>
          <w:noProof/>
          <w:webHidden/>
          <w:sz w:val="26"/>
          <w:szCs w:val="26"/>
          <w:rPrChange w:id="1952" w:author="Nguyen Toan" w:date="2018-05-19T19:00:00Z">
            <w:rPr>
              <w:noProof/>
              <w:webHidden/>
            </w:rPr>
          </w:rPrChange>
        </w:rPr>
        <w:fldChar w:fldCharType="separate"/>
      </w:r>
      <w:ins w:id="1953" w:author="Nguyen Toan" w:date="2018-05-19T19:00:00Z">
        <w:r w:rsidRPr="008E5C20">
          <w:rPr>
            <w:rFonts w:ascii="Times New Roman" w:hAnsi="Times New Roman" w:cs="Times New Roman"/>
            <w:noProof/>
            <w:webHidden/>
            <w:sz w:val="26"/>
            <w:szCs w:val="26"/>
            <w:rPrChange w:id="1954" w:author="Nguyen Toan" w:date="2018-05-19T19:00:00Z">
              <w:rPr>
                <w:noProof/>
                <w:webHidden/>
              </w:rPr>
            </w:rPrChange>
          </w:rPr>
          <w:t>52</w:t>
        </w:r>
        <w:r w:rsidRPr="008E5C20">
          <w:rPr>
            <w:rFonts w:ascii="Times New Roman" w:hAnsi="Times New Roman" w:cs="Times New Roman"/>
            <w:noProof/>
            <w:webHidden/>
            <w:sz w:val="26"/>
            <w:szCs w:val="26"/>
            <w:rPrChange w:id="1955"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956" w:author="Nguyen Toan" w:date="2018-05-19T19:00:00Z">
              <w:rPr>
                <w:rStyle w:val="Hyperlink"/>
                <w:noProof/>
              </w:rPr>
            </w:rPrChange>
          </w:rPr>
          <w:fldChar w:fldCharType="end"/>
        </w:r>
      </w:ins>
    </w:p>
    <w:p w14:paraId="4BA4B352" w14:textId="77777777" w:rsidR="008E5C20" w:rsidRPr="008E5C20" w:rsidRDefault="008E5C20" w:rsidP="008E5C20">
      <w:pPr>
        <w:pStyle w:val="TableofFigures"/>
        <w:tabs>
          <w:tab w:val="right" w:leader="dot" w:pos="9395"/>
        </w:tabs>
        <w:rPr>
          <w:ins w:id="1957" w:author="Nguyen Toan" w:date="2018-05-19T19:00:00Z"/>
          <w:rFonts w:ascii="Times New Roman" w:eastAsiaTheme="minorEastAsia" w:hAnsi="Times New Roman" w:cs="Times New Roman"/>
          <w:noProof/>
          <w:color w:val="auto"/>
          <w:sz w:val="26"/>
          <w:szCs w:val="26"/>
          <w:lang w:val="en-US"/>
          <w:rPrChange w:id="1958" w:author="Nguyen Toan" w:date="2018-05-19T19:00:00Z">
            <w:rPr>
              <w:ins w:id="1959" w:author="Nguyen Toan" w:date="2018-05-19T19:00:00Z"/>
              <w:rFonts w:asciiTheme="minorHAnsi" w:eastAsiaTheme="minorEastAsia" w:hAnsiTheme="minorHAnsi" w:cstheme="minorBidi"/>
              <w:noProof/>
              <w:color w:val="auto"/>
              <w:lang w:val="en-US"/>
            </w:rPr>
          </w:rPrChange>
        </w:rPr>
        <w:pPrChange w:id="1960" w:author="Nguyen Toan" w:date="2018-05-19T19:00:00Z">
          <w:pPr>
            <w:pStyle w:val="TableofFigures"/>
            <w:tabs>
              <w:tab w:val="right" w:leader="dot" w:pos="9395"/>
            </w:tabs>
          </w:pPr>
        </w:pPrChange>
      </w:pPr>
      <w:ins w:id="1961" w:author="Nguyen Toan" w:date="2018-05-19T19:00:00Z">
        <w:r w:rsidRPr="008E5C20">
          <w:rPr>
            <w:rStyle w:val="Hyperlink"/>
            <w:rFonts w:ascii="Times New Roman" w:hAnsi="Times New Roman" w:cs="Times New Roman"/>
            <w:noProof/>
            <w:sz w:val="26"/>
            <w:szCs w:val="26"/>
            <w:rPrChange w:id="1962"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963"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964" w:author="Nguyen Toan" w:date="2018-05-19T19:00:00Z">
              <w:rPr>
                <w:noProof/>
              </w:rPr>
            </w:rPrChange>
          </w:rPr>
          <w:instrText>HYPERLINK \l "_Toc514519805"</w:instrText>
        </w:r>
        <w:r w:rsidRPr="008E5C20">
          <w:rPr>
            <w:rStyle w:val="Hyperlink"/>
            <w:rFonts w:ascii="Times New Roman" w:hAnsi="Times New Roman" w:cs="Times New Roman"/>
            <w:noProof/>
            <w:sz w:val="26"/>
            <w:szCs w:val="26"/>
            <w:rPrChange w:id="1965"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966" w:author="Nguyen Toan" w:date="2018-05-19T19:00:00Z">
              <w:rPr>
                <w:rStyle w:val="Hyperlink"/>
                <w:noProof/>
              </w:rPr>
            </w:rPrChange>
          </w:rPr>
        </w:r>
        <w:r w:rsidRPr="008E5C20">
          <w:rPr>
            <w:rStyle w:val="Hyperlink"/>
            <w:rFonts w:ascii="Times New Roman" w:hAnsi="Times New Roman" w:cs="Times New Roman"/>
            <w:noProof/>
            <w:sz w:val="26"/>
            <w:szCs w:val="26"/>
            <w:rPrChange w:id="1967"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968" w:author="Nguyen Toan" w:date="2018-05-19T19:00:00Z">
              <w:rPr>
                <w:rStyle w:val="Hyperlink"/>
                <w:noProof/>
              </w:rPr>
            </w:rPrChange>
          </w:rPr>
          <w:t>Hình 4.10: Lịch sử chạy tác vụ</w:t>
        </w:r>
        <w:r w:rsidRPr="008E5C20">
          <w:rPr>
            <w:rFonts w:ascii="Times New Roman" w:hAnsi="Times New Roman" w:cs="Times New Roman"/>
            <w:noProof/>
            <w:webHidden/>
            <w:sz w:val="26"/>
            <w:szCs w:val="26"/>
            <w:rPrChange w:id="1969" w:author="Nguyen Toan" w:date="2018-05-19T19:00:00Z">
              <w:rPr>
                <w:noProof/>
                <w:webHidden/>
              </w:rPr>
            </w:rPrChange>
          </w:rPr>
          <w:tab/>
        </w:r>
        <w:r w:rsidRPr="008E5C20">
          <w:rPr>
            <w:rFonts w:ascii="Times New Roman" w:hAnsi="Times New Roman" w:cs="Times New Roman"/>
            <w:noProof/>
            <w:webHidden/>
            <w:sz w:val="26"/>
            <w:szCs w:val="26"/>
            <w:rPrChange w:id="1970" w:author="Nguyen Toan" w:date="2018-05-19T19:00:00Z">
              <w:rPr>
                <w:noProof/>
                <w:webHidden/>
              </w:rPr>
            </w:rPrChange>
          </w:rPr>
          <w:fldChar w:fldCharType="begin"/>
        </w:r>
        <w:r w:rsidRPr="008E5C20">
          <w:rPr>
            <w:rFonts w:ascii="Times New Roman" w:hAnsi="Times New Roman" w:cs="Times New Roman"/>
            <w:noProof/>
            <w:webHidden/>
            <w:sz w:val="26"/>
            <w:szCs w:val="26"/>
            <w:rPrChange w:id="1971" w:author="Nguyen Toan" w:date="2018-05-19T19:00:00Z">
              <w:rPr>
                <w:noProof/>
                <w:webHidden/>
              </w:rPr>
            </w:rPrChange>
          </w:rPr>
          <w:instrText xml:space="preserve"> PAGEREF _Toc514519805 \h </w:instrText>
        </w:r>
        <w:r w:rsidRPr="008E5C20">
          <w:rPr>
            <w:rFonts w:ascii="Times New Roman" w:hAnsi="Times New Roman" w:cs="Times New Roman"/>
            <w:noProof/>
            <w:webHidden/>
            <w:sz w:val="26"/>
            <w:szCs w:val="26"/>
            <w:rPrChange w:id="1972" w:author="Nguyen Toan" w:date="2018-05-19T19:00:00Z">
              <w:rPr>
                <w:noProof/>
                <w:webHidden/>
              </w:rPr>
            </w:rPrChange>
          </w:rPr>
        </w:r>
      </w:ins>
      <w:r w:rsidRPr="008E5C20">
        <w:rPr>
          <w:rFonts w:ascii="Times New Roman" w:hAnsi="Times New Roman" w:cs="Times New Roman"/>
          <w:noProof/>
          <w:webHidden/>
          <w:sz w:val="26"/>
          <w:szCs w:val="26"/>
          <w:rPrChange w:id="1973" w:author="Nguyen Toan" w:date="2018-05-19T19:00:00Z">
            <w:rPr>
              <w:noProof/>
              <w:webHidden/>
            </w:rPr>
          </w:rPrChange>
        </w:rPr>
        <w:fldChar w:fldCharType="separate"/>
      </w:r>
      <w:ins w:id="1974" w:author="Nguyen Toan" w:date="2018-05-19T19:00:00Z">
        <w:r w:rsidRPr="008E5C20">
          <w:rPr>
            <w:rFonts w:ascii="Times New Roman" w:hAnsi="Times New Roman" w:cs="Times New Roman"/>
            <w:noProof/>
            <w:webHidden/>
            <w:sz w:val="26"/>
            <w:szCs w:val="26"/>
            <w:rPrChange w:id="1975" w:author="Nguyen Toan" w:date="2018-05-19T19:00:00Z">
              <w:rPr>
                <w:noProof/>
                <w:webHidden/>
              </w:rPr>
            </w:rPrChange>
          </w:rPr>
          <w:t>52</w:t>
        </w:r>
        <w:r w:rsidRPr="008E5C20">
          <w:rPr>
            <w:rFonts w:ascii="Times New Roman" w:hAnsi="Times New Roman" w:cs="Times New Roman"/>
            <w:noProof/>
            <w:webHidden/>
            <w:sz w:val="26"/>
            <w:szCs w:val="26"/>
            <w:rPrChange w:id="1976"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977" w:author="Nguyen Toan" w:date="2018-05-19T19:00:00Z">
              <w:rPr>
                <w:rStyle w:val="Hyperlink"/>
                <w:noProof/>
              </w:rPr>
            </w:rPrChange>
          </w:rPr>
          <w:fldChar w:fldCharType="end"/>
        </w:r>
      </w:ins>
    </w:p>
    <w:p w14:paraId="0880277C" w14:textId="77777777" w:rsidR="008E5C20" w:rsidRPr="008E5C20" w:rsidRDefault="008E5C20" w:rsidP="008E5C20">
      <w:pPr>
        <w:pStyle w:val="TableofFigures"/>
        <w:tabs>
          <w:tab w:val="right" w:leader="dot" w:pos="9395"/>
        </w:tabs>
        <w:rPr>
          <w:ins w:id="1978" w:author="Nguyen Toan" w:date="2018-05-19T19:00:00Z"/>
          <w:rFonts w:ascii="Times New Roman" w:eastAsiaTheme="minorEastAsia" w:hAnsi="Times New Roman" w:cs="Times New Roman"/>
          <w:noProof/>
          <w:color w:val="auto"/>
          <w:sz w:val="26"/>
          <w:szCs w:val="26"/>
          <w:lang w:val="en-US"/>
          <w:rPrChange w:id="1979" w:author="Nguyen Toan" w:date="2018-05-19T19:00:00Z">
            <w:rPr>
              <w:ins w:id="1980" w:author="Nguyen Toan" w:date="2018-05-19T19:00:00Z"/>
              <w:rFonts w:asciiTheme="minorHAnsi" w:eastAsiaTheme="minorEastAsia" w:hAnsiTheme="minorHAnsi" w:cstheme="minorBidi"/>
              <w:noProof/>
              <w:color w:val="auto"/>
              <w:lang w:val="en-US"/>
            </w:rPr>
          </w:rPrChange>
        </w:rPr>
        <w:pPrChange w:id="1981" w:author="Nguyen Toan" w:date="2018-05-19T19:00:00Z">
          <w:pPr>
            <w:pStyle w:val="TableofFigures"/>
            <w:tabs>
              <w:tab w:val="right" w:leader="dot" w:pos="9395"/>
            </w:tabs>
          </w:pPr>
        </w:pPrChange>
      </w:pPr>
      <w:ins w:id="1982" w:author="Nguyen Toan" w:date="2018-05-19T19:00:00Z">
        <w:r w:rsidRPr="008E5C20">
          <w:rPr>
            <w:rStyle w:val="Hyperlink"/>
            <w:rFonts w:ascii="Times New Roman" w:hAnsi="Times New Roman" w:cs="Times New Roman"/>
            <w:noProof/>
            <w:sz w:val="26"/>
            <w:szCs w:val="26"/>
            <w:rPrChange w:id="1983"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984"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985" w:author="Nguyen Toan" w:date="2018-05-19T19:00:00Z">
              <w:rPr>
                <w:noProof/>
              </w:rPr>
            </w:rPrChange>
          </w:rPr>
          <w:instrText>HYPERLINK \l "_Toc514519806"</w:instrText>
        </w:r>
        <w:r w:rsidRPr="008E5C20">
          <w:rPr>
            <w:rStyle w:val="Hyperlink"/>
            <w:rFonts w:ascii="Times New Roman" w:hAnsi="Times New Roman" w:cs="Times New Roman"/>
            <w:noProof/>
            <w:sz w:val="26"/>
            <w:szCs w:val="26"/>
            <w:rPrChange w:id="1986"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987" w:author="Nguyen Toan" w:date="2018-05-19T19:00:00Z">
              <w:rPr>
                <w:rStyle w:val="Hyperlink"/>
                <w:noProof/>
              </w:rPr>
            </w:rPrChange>
          </w:rPr>
        </w:r>
        <w:r w:rsidRPr="008E5C20">
          <w:rPr>
            <w:rStyle w:val="Hyperlink"/>
            <w:rFonts w:ascii="Times New Roman" w:hAnsi="Times New Roman" w:cs="Times New Roman"/>
            <w:noProof/>
            <w:sz w:val="26"/>
            <w:szCs w:val="26"/>
            <w:rPrChange w:id="1988"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989" w:author="Nguyen Toan" w:date="2018-05-19T19:00:00Z">
              <w:rPr>
                <w:rStyle w:val="Hyperlink"/>
                <w:noProof/>
              </w:rPr>
            </w:rPrChange>
          </w:rPr>
          <w:t>Hình 4.11: Kết quả thực hiện chạy mã nguồn kiểm thử tự sinh</w:t>
        </w:r>
        <w:r w:rsidRPr="008E5C20">
          <w:rPr>
            <w:rFonts w:ascii="Times New Roman" w:hAnsi="Times New Roman" w:cs="Times New Roman"/>
            <w:noProof/>
            <w:webHidden/>
            <w:sz w:val="26"/>
            <w:szCs w:val="26"/>
            <w:rPrChange w:id="1990" w:author="Nguyen Toan" w:date="2018-05-19T19:00:00Z">
              <w:rPr>
                <w:noProof/>
                <w:webHidden/>
              </w:rPr>
            </w:rPrChange>
          </w:rPr>
          <w:tab/>
        </w:r>
        <w:r w:rsidRPr="008E5C20">
          <w:rPr>
            <w:rFonts w:ascii="Times New Roman" w:hAnsi="Times New Roman" w:cs="Times New Roman"/>
            <w:noProof/>
            <w:webHidden/>
            <w:sz w:val="26"/>
            <w:szCs w:val="26"/>
            <w:rPrChange w:id="1991" w:author="Nguyen Toan" w:date="2018-05-19T19:00:00Z">
              <w:rPr>
                <w:noProof/>
                <w:webHidden/>
              </w:rPr>
            </w:rPrChange>
          </w:rPr>
          <w:fldChar w:fldCharType="begin"/>
        </w:r>
        <w:r w:rsidRPr="008E5C20">
          <w:rPr>
            <w:rFonts w:ascii="Times New Roman" w:hAnsi="Times New Roman" w:cs="Times New Roman"/>
            <w:noProof/>
            <w:webHidden/>
            <w:sz w:val="26"/>
            <w:szCs w:val="26"/>
            <w:rPrChange w:id="1992" w:author="Nguyen Toan" w:date="2018-05-19T19:00:00Z">
              <w:rPr>
                <w:noProof/>
                <w:webHidden/>
              </w:rPr>
            </w:rPrChange>
          </w:rPr>
          <w:instrText xml:space="preserve"> PAGEREF _Toc514519806 \h </w:instrText>
        </w:r>
        <w:r w:rsidRPr="008E5C20">
          <w:rPr>
            <w:rFonts w:ascii="Times New Roman" w:hAnsi="Times New Roman" w:cs="Times New Roman"/>
            <w:noProof/>
            <w:webHidden/>
            <w:sz w:val="26"/>
            <w:szCs w:val="26"/>
            <w:rPrChange w:id="1993" w:author="Nguyen Toan" w:date="2018-05-19T19:00:00Z">
              <w:rPr>
                <w:noProof/>
                <w:webHidden/>
              </w:rPr>
            </w:rPrChange>
          </w:rPr>
        </w:r>
      </w:ins>
      <w:r w:rsidRPr="008E5C20">
        <w:rPr>
          <w:rFonts w:ascii="Times New Roman" w:hAnsi="Times New Roman" w:cs="Times New Roman"/>
          <w:noProof/>
          <w:webHidden/>
          <w:sz w:val="26"/>
          <w:szCs w:val="26"/>
          <w:rPrChange w:id="1994" w:author="Nguyen Toan" w:date="2018-05-19T19:00:00Z">
            <w:rPr>
              <w:noProof/>
              <w:webHidden/>
            </w:rPr>
          </w:rPrChange>
        </w:rPr>
        <w:fldChar w:fldCharType="separate"/>
      </w:r>
      <w:ins w:id="1995" w:author="Nguyen Toan" w:date="2018-05-19T19:00:00Z">
        <w:r w:rsidRPr="008E5C20">
          <w:rPr>
            <w:rFonts w:ascii="Times New Roman" w:hAnsi="Times New Roman" w:cs="Times New Roman"/>
            <w:noProof/>
            <w:webHidden/>
            <w:sz w:val="26"/>
            <w:szCs w:val="26"/>
            <w:rPrChange w:id="1996" w:author="Nguyen Toan" w:date="2018-05-19T19:00:00Z">
              <w:rPr>
                <w:noProof/>
                <w:webHidden/>
              </w:rPr>
            </w:rPrChange>
          </w:rPr>
          <w:t>53</w:t>
        </w:r>
        <w:r w:rsidRPr="008E5C20">
          <w:rPr>
            <w:rFonts w:ascii="Times New Roman" w:hAnsi="Times New Roman" w:cs="Times New Roman"/>
            <w:noProof/>
            <w:webHidden/>
            <w:sz w:val="26"/>
            <w:szCs w:val="26"/>
            <w:rPrChange w:id="1997"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998" w:author="Nguyen Toan" w:date="2018-05-19T19:00:00Z">
              <w:rPr>
                <w:rStyle w:val="Hyperlink"/>
                <w:noProof/>
              </w:rPr>
            </w:rPrChange>
          </w:rPr>
          <w:fldChar w:fldCharType="end"/>
        </w:r>
      </w:ins>
    </w:p>
    <w:p w14:paraId="72B0090B" w14:textId="20D682A4" w:rsidR="007C756F" w:rsidRPr="008E5C20" w:rsidDel="008E5C20" w:rsidRDefault="007C756F" w:rsidP="008E5C20">
      <w:pPr>
        <w:pStyle w:val="TableofFigures"/>
        <w:tabs>
          <w:tab w:val="right" w:leader="dot" w:pos="9395"/>
        </w:tabs>
        <w:rPr>
          <w:del w:id="1999" w:author="Nguyen Toan" w:date="2018-05-19T19:00:00Z"/>
          <w:rFonts w:ascii="Times New Roman" w:eastAsiaTheme="minorEastAsia" w:hAnsi="Times New Roman" w:cs="Times New Roman"/>
          <w:noProof/>
          <w:color w:val="auto"/>
          <w:sz w:val="26"/>
          <w:szCs w:val="26"/>
          <w:lang w:val="en-US"/>
          <w:rPrChange w:id="2000" w:author="Nguyen Toan" w:date="2018-05-19T19:00:00Z">
            <w:rPr>
              <w:del w:id="2001" w:author="Nguyen Toan" w:date="2018-05-19T19:00:00Z"/>
              <w:rFonts w:ascii="Times New Roman" w:eastAsiaTheme="minorEastAsia" w:hAnsi="Times New Roman" w:cs="Times New Roman"/>
              <w:noProof/>
              <w:color w:val="auto"/>
              <w:sz w:val="26"/>
              <w:szCs w:val="26"/>
              <w:lang w:val="en-US"/>
            </w:rPr>
          </w:rPrChange>
        </w:rPr>
        <w:pPrChange w:id="2002" w:author="Nguyen Toan" w:date="2018-05-19T19:00:00Z">
          <w:pPr>
            <w:pStyle w:val="TableofFigures"/>
            <w:tabs>
              <w:tab w:val="right" w:leader="dot" w:pos="9395"/>
            </w:tabs>
          </w:pPr>
        </w:pPrChange>
      </w:pPr>
      <w:del w:id="2003" w:author="Nguyen Toan" w:date="2018-05-19T19:00:00Z">
        <w:r w:rsidRPr="008E5C20" w:rsidDel="008E5C20">
          <w:rPr>
            <w:rFonts w:ascii="Times New Roman" w:hAnsi="Times New Roman" w:cs="Times New Roman"/>
            <w:noProof/>
            <w:sz w:val="26"/>
            <w:szCs w:val="26"/>
            <w:rPrChange w:id="2004" w:author="Nguyen Toan" w:date="2018-05-19T19:00:00Z">
              <w:rPr>
                <w:rStyle w:val="Hyperlink"/>
                <w:rFonts w:ascii="Times New Roman" w:hAnsi="Times New Roman" w:cs="Times New Roman"/>
                <w:noProof/>
                <w:sz w:val="26"/>
                <w:szCs w:val="26"/>
              </w:rPr>
            </w:rPrChange>
          </w:rPr>
          <w:delText>Hình 1.1: Các công nghệ trong hệ thống SOA</w:delText>
        </w:r>
        <w:r w:rsidRPr="008E5C20" w:rsidDel="008E5C20">
          <w:rPr>
            <w:rFonts w:ascii="Times New Roman" w:hAnsi="Times New Roman" w:cs="Times New Roman"/>
            <w:noProof/>
            <w:webHidden/>
            <w:sz w:val="26"/>
            <w:szCs w:val="26"/>
            <w:rPrChange w:id="2005"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006" w:author="Nguyen Toan" w:date="2018-05-19T19:00:00Z">
              <w:rPr>
                <w:rFonts w:ascii="Times New Roman" w:hAnsi="Times New Roman" w:cs="Times New Roman"/>
                <w:noProof/>
                <w:webHidden/>
                <w:sz w:val="26"/>
                <w:szCs w:val="26"/>
              </w:rPr>
            </w:rPrChange>
          </w:rPr>
          <w:delText>13</w:delText>
        </w:r>
      </w:del>
    </w:p>
    <w:p w14:paraId="6657CF8C" w14:textId="605E888C" w:rsidR="007C756F" w:rsidRPr="008E5C20" w:rsidDel="008E5C20" w:rsidRDefault="007C756F" w:rsidP="008E5C20">
      <w:pPr>
        <w:pStyle w:val="TableofFigures"/>
        <w:tabs>
          <w:tab w:val="right" w:leader="dot" w:pos="9395"/>
        </w:tabs>
        <w:rPr>
          <w:del w:id="2007" w:author="Nguyen Toan" w:date="2018-05-19T19:00:00Z"/>
          <w:rFonts w:ascii="Times New Roman" w:eastAsiaTheme="minorEastAsia" w:hAnsi="Times New Roman" w:cs="Times New Roman"/>
          <w:noProof/>
          <w:color w:val="auto"/>
          <w:sz w:val="26"/>
          <w:szCs w:val="26"/>
          <w:lang w:val="en-US"/>
          <w:rPrChange w:id="2008" w:author="Nguyen Toan" w:date="2018-05-19T19:00:00Z">
            <w:rPr>
              <w:del w:id="2009" w:author="Nguyen Toan" w:date="2018-05-19T19:00:00Z"/>
              <w:rFonts w:ascii="Times New Roman" w:eastAsiaTheme="minorEastAsia" w:hAnsi="Times New Roman" w:cs="Times New Roman"/>
              <w:noProof/>
              <w:color w:val="auto"/>
              <w:sz w:val="26"/>
              <w:szCs w:val="26"/>
              <w:lang w:val="en-US"/>
            </w:rPr>
          </w:rPrChange>
        </w:rPr>
        <w:pPrChange w:id="2010" w:author="Nguyen Toan" w:date="2018-05-19T19:00:00Z">
          <w:pPr>
            <w:pStyle w:val="TableofFigures"/>
            <w:tabs>
              <w:tab w:val="right" w:leader="dot" w:pos="9395"/>
            </w:tabs>
          </w:pPr>
        </w:pPrChange>
      </w:pPr>
      <w:del w:id="2011" w:author="Nguyen Toan" w:date="2018-05-19T19:00:00Z">
        <w:r w:rsidRPr="008E5C20" w:rsidDel="008E5C20">
          <w:rPr>
            <w:rFonts w:ascii="Times New Roman" w:hAnsi="Times New Roman" w:cs="Times New Roman"/>
            <w:noProof/>
            <w:sz w:val="26"/>
            <w:szCs w:val="26"/>
            <w:rPrChange w:id="2012" w:author="Nguyen Toan" w:date="2018-05-19T19:00:00Z">
              <w:rPr>
                <w:rStyle w:val="Hyperlink"/>
                <w:rFonts w:ascii="Times New Roman" w:hAnsi="Times New Roman" w:cs="Times New Roman"/>
                <w:noProof/>
                <w:sz w:val="26"/>
                <w:szCs w:val="26"/>
              </w:rPr>
            </w:rPrChange>
          </w:rPr>
          <w:delText>Hình 1.2. Kiến trúc hệ thống nền tảng trục tích hợp</w:delText>
        </w:r>
        <w:r w:rsidRPr="008E5C20" w:rsidDel="008E5C20">
          <w:rPr>
            <w:rFonts w:ascii="Times New Roman" w:hAnsi="Times New Roman" w:cs="Times New Roman"/>
            <w:noProof/>
            <w:webHidden/>
            <w:sz w:val="26"/>
            <w:szCs w:val="26"/>
            <w:rPrChange w:id="2013"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014" w:author="Nguyen Toan" w:date="2018-05-19T19:00:00Z">
              <w:rPr>
                <w:rFonts w:ascii="Times New Roman" w:hAnsi="Times New Roman" w:cs="Times New Roman"/>
                <w:noProof/>
                <w:webHidden/>
                <w:sz w:val="26"/>
                <w:szCs w:val="26"/>
              </w:rPr>
            </w:rPrChange>
          </w:rPr>
          <w:delText>14</w:delText>
        </w:r>
      </w:del>
    </w:p>
    <w:p w14:paraId="51C22512" w14:textId="25A93AD4" w:rsidR="007C756F" w:rsidRPr="008E5C20" w:rsidDel="008E5C20" w:rsidRDefault="007C756F" w:rsidP="008E5C20">
      <w:pPr>
        <w:pStyle w:val="TableofFigures"/>
        <w:tabs>
          <w:tab w:val="right" w:leader="dot" w:pos="9395"/>
        </w:tabs>
        <w:rPr>
          <w:del w:id="2015" w:author="Nguyen Toan" w:date="2018-05-19T19:00:00Z"/>
          <w:rFonts w:ascii="Times New Roman" w:eastAsiaTheme="minorEastAsia" w:hAnsi="Times New Roman" w:cs="Times New Roman"/>
          <w:noProof/>
          <w:color w:val="auto"/>
          <w:sz w:val="26"/>
          <w:szCs w:val="26"/>
          <w:lang w:val="en-US"/>
          <w:rPrChange w:id="2016" w:author="Nguyen Toan" w:date="2018-05-19T19:00:00Z">
            <w:rPr>
              <w:del w:id="2017" w:author="Nguyen Toan" w:date="2018-05-19T19:00:00Z"/>
              <w:rFonts w:ascii="Times New Roman" w:eastAsiaTheme="minorEastAsia" w:hAnsi="Times New Roman" w:cs="Times New Roman"/>
              <w:noProof/>
              <w:color w:val="auto"/>
              <w:sz w:val="26"/>
              <w:szCs w:val="26"/>
              <w:lang w:val="en-US"/>
            </w:rPr>
          </w:rPrChange>
        </w:rPr>
        <w:pPrChange w:id="2018" w:author="Nguyen Toan" w:date="2018-05-19T19:00:00Z">
          <w:pPr>
            <w:pStyle w:val="TableofFigures"/>
            <w:tabs>
              <w:tab w:val="right" w:leader="dot" w:pos="9395"/>
            </w:tabs>
          </w:pPr>
        </w:pPrChange>
      </w:pPr>
      <w:del w:id="2019" w:author="Nguyen Toan" w:date="2018-05-19T19:00:00Z">
        <w:r w:rsidRPr="008E5C20" w:rsidDel="008E5C20">
          <w:rPr>
            <w:rFonts w:ascii="Times New Roman" w:hAnsi="Times New Roman" w:cs="Times New Roman"/>
            <w:iCs/>
            <w:noProof/>
            <w:sz w:val="26"/>
            <w:szCs w:val="26"/>
            <w:rPrChange w:id="2020" w:author="Nguyen Toan" w:date="2018-05-19T19:00:00Z">
              <w:rPr>
                <w:rStyle w:val="Hyperlink"/>
                <w:rFonts w:ascii="Times New Roman" w:hAnsi="Times New Roman" w:cs="Times New Roman"/>
                <w:iCs/>
                <w:noProof/>
                <w:sz w:val="26"/>
                <w:szCs w:val="26"/>
              </w:rPr>
            </w:rPrChange>
          </w:rPr>
          <w:delText xml:space="preserve">Hình </w:delText>
        </w:r>
        <w:r w:rsidRPr="008E5C20" w:rsidDel="008E5C20">
          <w:rPr>
            <w:rFonts w:ascii="Times New Roman" w:hAnsi="Times New Roman" w:cs="Times New Roman"/>
            <w:noProof/>
            <w:sz w:val="26"/>
            <w:szCs w:val="26"/>
            <w:rPrChange w:id="2021" w:author="Nguyen Toan" w:date="2018-05-19T19:00:00Z">
              <w:rPr>
                <w:rStyle w:val="Hyperlink"/>
                <w:rFonts w:ascii="Times New Roman" w:hAnsi="Times New Roman" w:cs="Times New Roman"/>
                <w:noProof/>
                <w:sz w:val="26"/>
                <w:szCs w:val="26"/>
              </w:rPr>
            </w:rPrChange>
          </w:rPr>
          <w:delText>1.3</w:delText>
        </w:r>
        <w:r w:rsidRPr="008E5C20" w:rsidDel="008E5C20">
          <w:rPr>
            <w:rFonts w:ascii="Times New Roman" w:hAnsi="Times New Roman" w:cs="Times New Roman"/>
            <w:iCs/>
            <w:noProof/>
            <w:sz w:val="26"/>
            <w:szCs w:val="26"/>
            <w:rPrChange w:id="2022" w:author="Nguyen Toan" w:date="2018-05-19T19:00:00Z">
              <w:rPr>
                <w:rStyle w:val="Hyperlink"/>
                <w:rFonts w:ascii="Times New Roman" w:hAnsi="Times New Roman" w:cs="Times New Roman"/>
                <w:iCs/>
                <w:noProof/>
                <w:sz w:val="26"/>
                <w:szCs w:val="26"/>
              </w:rPr>
            </w:rPrChange>
          </w:rPr>
          <w:delText>: Nền tảng tích hợp cho doanh nghiệp</w:delText>
        </w:r>
        <w:r w:rsidRPr="008E5C20" w:rsidDel="008E5C20">
          <w:rPr>
            <w:rFonts w:ascii="Times New Roman" w:hAnsi="Times New Roman" w:cs="Times New Roman"/>
            <w:noProof/>
            <w:sz w:val="26"/>
            <w:szCs w:val="26"/>
            <w:lang w:val="en-US"/>
            <w:rPrChange w:id="2023" w:author="Nguyen Toan" w:date="2018-05-19T19:00:00Z">
              <w:rPr>
                <w:rStyle w:val="Hyperlink"/>
                <w:rFonts w:ascii="Times New Roman" w:hAnsi="Times New Roman" w:cs="Times New Roman"/>
                <w:noProof/>
                <w:sz w:val="26"/>
                <w:szCs w:val="26"/>
                <w:lang w:val="en-US"/>
              </w:rPr>
            </w:rPrChange>
          </w:rPr>
          <w:delText xml:space="preserve"> [8]</w:delText>
        </w:r>
        <w:r w:rsidRPr="008E5C20" w:rsidDel="008E5C20">
          <w:rPr>
            <w:rFonts w:ascii="Times New Roman" w:hAnsi="Times New Roman" w:cs="Times New Roman"/>
            <w:noProof/>
            <w:webHidden/>
            <w:sz w:val="26"/>
            <w:szCs w:val="26"/>
            <w:rPrChange w:id="2024"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025" w:author="Nguyen Toan" w:date="2018-05-19T19:00:00Z">
              <w:rPr>
                <w:rFonts w:ascii="Times New Roman" w:hAnsi="Times New Roman" w:cs="Times New Roman"/>
                <w:noProof/>
                <w:webHidden/>
                <w:sz w:val="26"/>
                <w:szCs w:val="26"/>
              </w:rPr>
            </w:rPrChange>
          </w:rPr>
          <w:delText>16</w:delText>
        </w:r>
      </w:del>
    </w:p>
    <w:p w14:paraId="2014FD01" w14:textId="684293EE" w:rsidR="007C756F" w:rsidRPr="008E5C20" w:rsidDel="008E5C20" w:rsidRDefault="007C756F" w:rsidP="008E5C20">
      <w:pPr>
        <w:pStyle w:val="TableofFigures"/>
        <w:tabs>
          <w:tab w:val="right" w:leader="dot" w:pos="9395"/>
        </w:tabs>
        <w:rPr>
          <w:del w:id="2026" w:author="Nguyen Toan" w:date="2018-05-19T19:00:00Z"/>
          <w:rFonts w:ascii="Times New Roman" w:eastAsiaTheme="minorEastAsia" w:hAnsi="Times New Roman" w:cs="Times New Roman"/>
          <w:noProof/>
          <w:color w:val="auto"/>
          <w:sz w:val="26"/>
          <w:szCs w:val="26"/>
          <w:lang w:val="en-US"/>
          <w:rPrChange w:id="2027" w:author="Nguyen Toan" w:date="2018-05-19T19:00:00Z">
            <w:rPr>
              <w:del w:id="2028" w:author="Nguyen Toan" w:date="2018-05-19T19:00:00Z"/>
              <w:rFonts w:ascii="Times New Roman" w:eastAsiaTheme="minorEastAsia" w:hAnsi="Times New Roman" w:cs="Times New Roman"/>
              <w:noProof/>
              <w:color w:val="auto"/>
              <w:sz w:val="26"/>
              <w:szCs w:val="26"/>
              <w:lang w:val="en-US"/>
            </w:rPr>
          </w:rPrChange>
        </w:rPr>
        <w:pPrChange w:id="2029" w:author="Nguyen Toan" w:date="2018-05-19T19:00:00Z">
          <w:pPr>
            <w:pStyle w:val="TableofFigures"/>
            <w:tabs>
              <w:tab w:val="right" w:leader="dot" w:pos="9395"/>
            </w:tabs>
          </w:pPr>
        </w:pPrChange>
      </w:pPr>
      <w:del w:id="2030" w:author="Nguyen Toan" w:date="2018-05-19T19:00:00Z">
        <w:r w:rsidRPr="008E5C20" w:rsidDel="008E5C20">
          <w:rPr>
            <w:rFonts w:ascii="Times New Roman" w:hAnsi="Times New Roman" w:cs="Times New Roman"/>
            <w:noProof/>
            <w:sz w:val="26"/>
            <w:szCs w:val="26"/>
            <w:rPrChange w:id="2031" w:author="Nguyen Toan" w:date="2018-05-19T19:00:00Z">
              <w:rPr>
                <w:rStyle w:val="Hyperlink"/>
                <w:rFonts w:ascii="Times New Roman" w:hAnsi="Times New Roman" w:cs="Times New Roman"/>
                <w:noProof/>
                <w:sz w:val="26"/>
                <w:szCs w:val="26"/>
              </w:rPr>
            </w:rPrChange>
          </w:rPr>
          <w:delText xml:space="preserve">Hình 1.4: Kiến trúc MuleESB </w:delText>
        </w:r>
        <w:r w:rsidRPr="008E5C20" w:rsidDel="008E5C20">
          <w:rPr>
            <w:rFonts w:ascii="Times New Roman" w:hAnsi="Times New Roman" w:cs="Times New Roman"/>
            <w:noProof/>
            <w:sz w:val="26"/>
            <w:szCs w:val="26"/>
            <w:lang w:val="en-US"/>
            <w:rPrChange w:id="2032" w:author="Nguyen Toan" w:date="2018-05-19T19:00:00Z">
              <w:rPr>
                <w:rStyle w:val="Hyperlink"/>
                <w:rFonts w:ascii="Times New Roman" w:hAnsi="Times New Roman" w:cs="Times New Roman"/>
                <w:noProof/>
                <w:sz w:val="26"/>
                <w:szCs w:val="26"/>
                <w:lang w:val="en-US"/>
              </w:rPr>
            </w:rPrChange>
          </w:rPr>
          <w:delText>[6]</w:delText>
        </w:r>
        <w:r w:rsidRPr="008E5C20" w:rsidDel="008E5C20">
          <w:rPr>
            <w:rFonts w:ascii="Times New Roman" w:hAnsi="Times New Roman" w:cs="Times New Roman"/>
            <w:noProof/>
            <w:sz w:val="26"/>
            <w:szCs w:val="26"/>
            <w:rPrChange w:id="2033" w:author="Nguyen Toan" w:date="2018-05-19T19:00:00Z">
              <w:rPr>
                <w:rStyle w:val="Hyperlink"/>
                <w:rFonts w:ascii="Times New Roman" w:hAnsi="Times New Roman" w:cs="Times New Roman"/>
                <w:noProof/>
                <w:sz w:val="26"/>
                <w:szCs w:val="26"/>
              </w:rPr>
            </w:rPrChange>
          </w:rPr>
          <w:delText>.</w:delText>
        </w:r>
        <w:r w:rsidRPr="008E5C20" w:rsidDel="008E5C20">
          <w:rPr>
            <w:rFonts w:ascii="Times New Roman" w:hAnsi="Times New Roman" w:cs="Times New Roman"/>
            <w:noProof/>
            <w:webHidden/>
            <w:sz w:val="26"/>
            <w:szCs w:val="26"/>
            <w:rPrChange w:id="2034"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035" w:author="Nguyen Toan" w:date="2018-05-19T19:00:00Z">
              <w:rPr>
                <w:rFonts w:ascii="Times New Roman" w:hAnsi="Times New Roman" w:cs="Times New Roman"/>
                <w:noProof/>
                <w:webHidden/>
                <w:sz w:val="26"/>
                <w:szCs w:val="26"/>
              </w:rPr>
            </w:rPrChange>
          </w:rPr>
          <w:delText>17</w:delText>
        </w:r>
      </w:del>
    </w:p>
    <w:p w14:paraId="603AE48E" w14:textId="5D320526" w:rsidR="007C756F" w:rsidRPr="008E5C20" w:rsidDel="008E5C20" w:rsidRDefault="007C756F" w:rsidP="008E5C20">
      <w:pPr>
        <w:pStyle w:val="TableofFigures"/>
        <w:tabs>
          <w:tab w:val="right" w:leader="dot" w:pos="9395"/>
        </w:tabs>
        <w:rPr>
          <w:del w:id="2036" w:author="Nguyen Toan" w:date="2018-05-19T19:00:00Z"/>
          <w:rFonts w:ascii="Times New Roman" w:eastAsiaTheme="minorEastAsia" w:hAnsi="Times New Roman" w:cs="Times New Roman"/>
          <w:noProof/>
          <w:color w:val="auto"/>
          <w:sz w:val="26"/>
          <w:szCs w:val="26"/>
          <w:lang w:val="en-US"/>
          <w:rPrChange w:id="2037" w:author="Nguyen Toan" w:date="2018-05-19T19:00:00Z">
            <w:rPr>
              <w:del w:id="2038" w:author="Nguyen Toan" w:date="2018-05-19T19:00:00Z"/>
              <w:rFonts w:ascii="Times New Roman" w:eastAsiaTheme="minorEastAsia" w:hAnsi="Times New Roman" w:cs="Times New Roman"/>
              <w:noProof/>
              <w:color w:val="auto"/>
              <w:sz w:val="26"/>
              <w:szCs w:val="26"/>
              <w:lang w:val="en-US"/>
            </w:rPr>
          </w:rPrChange>
        </w:rPr>
        <w:pPrChange w:id="2039" w:author="Nguyen Toan" w:date="2018-05-19T19:00:00Z">
          <w:pPr>
            <w:pStyle w:val="TableofFigures"/>
            <w:tabs>
              <w:tab w:val="right" w:leader="dot" w:pos="9395"/>
            </w:tabs>
          </w:pPr>
        </w:pPrChange>
      </w:pPr>
      <w:del w:id="2040" w:author="Nguyen Toan" w:date="2018-05-19T19:00:00Z">
        <w:r w:rsidRPr="008E5C20" w:rsidDel="008E5C20">
          <w:rPr>
            <w:rFonts w:ascii="Times New Roman" w:hAnsi="Times New Roman" w:cs="Times New Roman"/>
            <w:noProof/>
            <w:sz w:val="26"/>
            <w:szCs w:val="26"/>
            <w:rPrChange w:id="2041" w:author="Nguyen Toan" w:date="2018-05-19T19:00:00Z">
              <w:rPr>
                <w:rStyle w:val="Hyperlink"/>
                <w:rFonts w:ascii="Times New Roman" w:hAnsi="Times New Roman" w:cs="Times New Roman"/>
                <w:noProof/>
                <w:sz w:val="26"/>
                <w:szCs w:val="26"/>
              </w:rPr>
            </w:rPrChange>
          </w:rPr>
          <w:delText>Hình 1.5. Mô hình luồng xử lý trên MuleESB</w:delText>
        </w:r>
        <w:r w:rsidRPr="008E5C20" w:rsidDel="008E5C20">
          <w:rPr>
            <w:rFonts w:ascii="Times New Roman" w:hAnsi="Times New Roman" w:cs="Times New Roman"/>
            <w:noProof/>
            <w:webHidden/>
            <w:sz w:val="26"/>
            <w:szCs w:val="26"/>
            <w:rPrChange w:id="2042"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043" w:author="Nguyen Toan" w:date="2018-05-19T19:00:00Z">
              <w:rPr>
                <w:rFonts w:ascii="Times New Roman" w:hAnsi="Times New Roman" w:cs="Times New Roman"/>
                <w:noProof/>
                <w:webHidden/>
                <w:sz w:val="26"/>
                <w:szCs w:val="26"/>
              </w:rPr>
            </w:rPrChange>
          </w:rPr>
          <w:delText>18</w:delText>
        </w:r>
      </w:del>
    </w:p>
    <w:p w14:paraId="4E5F0995" w14:textId="62FC6E06" w:rsidR="007C756F" w:rsidRPr="008E5C20" w:rsidDel="008E5C20" w:rsidRDefault="007C756F" w:rsidP="008E5C20">
      <w:pPr>
        <w:pStyle w:val="TableofFigures"/>
        <w:tabs>
          <w:tab w:val="right" w:leader="dot" w:pos="9395"/>
        </w:tabs>
        <w:rPr>
          <w:del w:id="2044" w:author="Nguyen Toan" w:date="2018-05-19T19:00:00Z"/>
          <w:rFonts w:ascii="Times New Roman" w:eastAsiaTheme="minorEastAsia" w:hAnsi="Times New Roman" w:cs="Times New Roman"/>
          <w:noProof/>
          <w:color w:val="auto"/>
          <w:sz w:val="26"/>
          <w:szCs w:val="26"/>
          <w:lang w:val="en-US"/>
          <w:rPrChange w:id="2045" w:author="Nguyen Toan" w:date="2018-05-19T19:00:00Z">
            <w:rPr>
              <w:del w:id="2046" w:author="Nguyen Toan" w:date="2018-05-19T19:00:00Z"/>
              <w:rFonts w:ascii="Times New Roman" w:eastAsiaTheme="minorEastAsia" w:hAnsi="Times New Roman" w:cs="Times New Roman"/>
              <w:noProof/>
              <w:color w:val="auto"/>
              <w:sz w:val="26"/>
              <w:szCs w:val="26"/>
              <w:lang w:val="en-US"/>
            </w:rPr>
          </w:rPrChange>
        </w:rPr>
        <w:pPrChange w:id="2047" w:author="Nguyen Toan" w:date="2018-05-19T19:00:00Z">
          <w:pPr>
            <w:pStyle w:val="TableofFigures"/>
            <w:tabs>
              <w:tab w:val="right" w:leader="dot" w:pos="9395"/>
            </w:tabs>
          </w:pPr>
        </w:pPrChange>
      </w:pPr>
      <w:del w:id="2048" w:author="Nguyen Toan" w:date="2018-05-19T19:00:00Z">
        <w:r w:rsidRPr="008E5C20" w:rsidDel="008E5C20">
          <w:rPr>
            <w:rFonts w:ascii="Times New Roman" w:hAnsi="Times New Roman" w:cs="Times New Roman"/>
            <w:noProof/>
            <w:sz w:val="26"/>
            <w:szCs w:val="26"/>
            <w:rPrChange w:id="2049" w:author="Nguyen Toan" w:date="2018-05-19T19:00:00Z">
              <w:rPr>
                <w:rStyle w:val="Hyperlink"/>
                <w:rFonts w:ascii="Times New Roman" w:hAnsi="Times New Roman" w:cs="Times New Roman"/>
                <w:noProof/>
                <w:sz w:val="26"/>
                <w:szCs w:val="26"/>
              </w:rPr>
            </w:rPrChange>
          </w:rPr>
          <w:delText>Hình 1.6. Kiến trúc hệ thống IB cũ</w:delText>
        </w:r>
        <w:r w:rsidRPr="008E5C20" w:rsidDel="008E5C20">
          <w:rPr>
            <w:rFonts w:ascii="Times New Roman" w:hAnsi="Times New Roman" w:cs="Times New Roman"/>
            <w:noProof/>
            <w:webHidden/>
            <w:sz w:val="26"/>
            <w:szCs w:val="26"/>
            <w:rPrChange w:id="2050"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051" w:author="Nguyen Toan" w:date="2018-05-19T19:00:00Z">
              <w:rPr>
                <w:rFonts w:ascii="Times New Roman" w:hAnsi="Times New Roman" w:cs="Times New Roman"/>
                <w:noProof/>
                <w:webHidden/>
                <w:sz w:val="26"/>
                <w:szCs w:val="26"/>
              </w:rPr>
            </w:rPrChange>
          </w:rPr>
          <w:delText>19</w:delText>
        </w:r>
      </w:del>
    </w:p>
    <w:p w14:paraId="2EFF657B" w14:textId="0915D99D" w:rsidR="007C756F" w:rsidRPr="008E5C20" w:rsidDel="008E5C20" w:rsidRDefault="007C756F" w:rsidP="008E5C20">
      <w:pPr>
        <w:pStyle w:val="TableofFigures"/>
        <w:tabs>
          <w:tab w:val="right" w:leader="dot" w:pos="9395"/>
        </w:tabs>
        <w:rPr>
          <w:del w:id="2052" w:author="Nguyen Toan" w:date="2018-05-19T19:00:00Z"/>
          <w:rFonts w:ascii="Times New Roman" w:eastAsiaTheme="minorEastAsia" w:hAnsi="Times New Roman" w:cs="Times New Roman"/>
          <w:noProof/>
          <w:color w:val="auto"/>
          <w:sz w:val="26"/>
          <w:szCs w:val="26"/>
          <w:lang w:val="en-US"/>
          <w:rPrChange w:id="2053" w:author="Nguyen Toan" w:date="2018-05-19T19:00:00Z">
            <w:rPr>
              <w:del w:id="2054" w:author="Nguyen Toan" w:date="2018-05-19T19:00:00Z"/>
              <w:rFonts w:ascii="Times New Roman" w:eastAsiaTheme="minorEastAsia" w:hAnsi="Times New Roman" w:cs="Times New Roman"/>
              <w:noProof/>
              <w:color w:val="auto"/>
              <w:sz w:val="26"/>
              <w:szCs w:val="26"/>
              <w:lang w:val="en-US"/>
            </w:rPr>
          </w:rPrChange>
        </w:rPr>
        <w:pPrChange w:id="2055" w:author="Nguyen Toan" w:date="2018-05-19T19:00:00Z">
          <w:pPr>
            <w:pStyle w:val="TableofFigures"/>
            <w:tabs>
              <w:tab w:val="right" w:leader="dot" w:pos="9395"/>
            </w:tabs>
          </w:pPr>
        </w:pPrChange>
      </w:pPr>
      <w:del w:id="2056" w:author="Nguyen Toan" w:date="2018-05-19T19:00:00Z">
        <w:r w:rsidRPr="008E5C20" w:rsidDel="008E5C20">
          <w:rPr>
            <w:rFonts w:ascii="Times New Roman" w:hAnsi="Times New Roman" w:cs="Times New Roman"/>
            <w:noProof/>
            <w:sz w:val="26"/>
            <w:szCs w:val="26"/>
            <w:rPrChange w:id="2057" w:author="Nguyen Toan" w:date="2018-05-19T19:00:00Z">
              <w:rPr>
                <w:rStyle w:val="Hyperlink"/>
                <w:rFonts w:ascii="Times New Roman" w:hAnsi="Times New Roman" w:cs="Times New Roman"/>
                <w:noProof/>
                <w:sz w:val="26"/>
                <w:szCs w:val="26"/>
              </w:rPr>
            </w:rPrChange>
          </w:rPr>
          <w:delText>Hình 1.7. Kiến trúc hệ thống IB mới</w:delText>
        </w:r>
        <w:r w:rsidRPr="008E5C20" w:rsidDel="008E5C20">
          <w:rPr>
            <w:rFonts w:ascii="Times New Roman" w:hAnsi="Times New Roman" w:cs="Times New Roman"/>
            <w:noProof/>
            <w:webHidden/>
            <w:sz w:val="26"/>
            <w:szCs w:val="26"/>
            <w:rPrChange w:id="2058"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059" w:author="Nguyen Toan" w:date="2018-05-19T19:00:00Z">
              <w:rPr>
                <w:rFonts w:ascii="Times New Roman" w:hAnsi="Times New Roman" w:cs="Times New Roman"/>
                <w:noProof/>
                <w:webHidden/>
                <w:sz w:val="26"/>
                <w:szCs w:val="26"/>
              </w:rPr>
            </w:rPrChange>
          </w:rPr>
          <w:delText>20</w:delText>
        </w:r>
      </w:del>
    </w:p>
    <w:p w14:paraId="16E4FD0C" w14:textId="264A120F" w:rsidR="007C756F" w:rsidRPr="008E5C20" w:rsidDel="008E5C20" w:rsidRDefault="007C756F" w:rsidP="008E5C20">
      <w:pPr>
        <w:pStyle w:val="TableofFigures"/>
        <w:tabs>
          <w:tab w:val="right" w:leader="dot" w:pos="9395"/>
        </w:tabs>
        <w:rPr>
          <w:del w:id="2060" w:author="Nguyen Toan" w:date="2018-05-19T19:00:00Z"/>
          <w:rFonts w:ascii="Times New Roman" w:eastAsiaTheme="minorEastAsia" w:hAnsi="Times New Roman" w:cs="Times New Roman"/>
          <w:noProof/>
          <w:color w:val="auto"/>
          <w:sz w:val="26"/>
          <w:szCs w:val="26"/>
          <w:lang w:val="en-US"/>
          <w:rPrChange w:id="2061" w:author="Nguyen Toan" w:date="2018-05-19T19:00:00Z">
            <w:rPr>
              <w:del w:id="2062" w:author="Nguyen Toan" w:date="2018-05-19T19:00:00Z"/>
              <w:rFonts w:ascii="Times New Roman" w:eastAsiaTheme="minorEastAsia" w:hAnsi="Times New Roman" w:cs="Times New Roman"/>
              <w:noProof/>
              <w:color w:val="auto"/>
              <w:sz w:val="26"/>
              <w:szCs w:val="26"/>
              <w:lang w:val="en-US"/>
            </w:rPr>
          </w:rPrChange>
        </w:rPr>
        <w:pPrChange w:id="2063" w:author="Nguyen Toan" w:date="2018-05-19T19:00:00Z">
          <w:pPr>
            <w:pStyle w:val="TableofFigures"/>
            <w:tabs>
              <w:tab w:val="right" w:leader="dot" w:pos="9395"/>
            </w:tabs>
          </w:pPr>
        </w:pPrChange>
      </w:pPr>
      <w:del w:id="2064" w:author="Nguyen Toan" w:date="2018-05-19T19:00:00Z">
        <w:r w:rsidRPr="008E5C20" w:rsidDel="008E5C20">
          <w:rPr>
            <w:rFonts w:ascii="Times New Roman" w:hAnsi="Times New Roman" w:cs="Times New Roman"/>
            <w:noProof/>
            <w:sz w:val="26"/>
            <w:szCs w:val="26"/>
            <w:rPrChange w:id="2065" w:author="Nguyen Toan" w:date="2018-05-19T19:00:00Z">
              <w:rPr>
                <w:rStyle w:val="Hyperlink"/>
                <w:rFonts w:ascii="Times New Roman" w:hAnsi="Times New Roman" w:cs="Times New Roman"/>
                <w:noProof/>
                <w:sz w:val="26"/>
                <w:szCs w:val="26"/>
              </w:rPr>
            </w:rPrChange>
          </w:rPr>
          <w:delText>Hình 1.8: Quy trình tích hợp liên tục</w:delText>
        </w:r>
        <w:r w:rsidRPr="008E5C20" w:rsidDel="008E5C20">
          <w:rPr>
            <w:rFonts w:ascii="Times New Roman" w:hAnsi="Times New Roman" w:cs="Times New Roman"/>
            <w:noProof/>
            <w:webHidden/>
            <w:sz w:val="26"/>
            <w:szCs w:val="26"/>
            <w:rPrChange w:id="2066"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067" w:author="Nguyen Toan" w:date="2018-05-19T19:00:00Z">
              <w:rPr>
                <w:rFonts w:ascii="Times New Roman" w:hAnsi="Times New Roman" w:cs="Times New Roman"/>
                <w:noProof/>
                <w:webHidden/>
                <w:sz w:val="26"/>
                <w:szCs w:val="26"/>
              </w:rPr>
            </w:rPrChange>
          </w:rPr>
          <w:delText>21</w:delText>
        </w:r>
      </w:del>
    </w:p>
    <w:p w14:paraId="69CC7545" w14:textId="02A3A1DE" w:rsidR="007C756F" w:rsidRPr="008E5C20" w:rsidDel="008E5C20" w:rsidRDefault="007C756F" w:rsidP="008E5C20">
      <w:pPr>
        <w:pStyle w:val="TableofFigures"/>
        <w:tabs>
          <w:tab w:val="right" w:leader="dot" w:pos="9395"/>
        </w:tabs>
        <w:rPr>
          <w:del w:id="2068" w:author="Nguyen Toan" w:date="2018-05-19T19:00:00Z"/>
          <w:rFonts w:ascii="Times New Roman" w:eastAsiaTheme="minorEastAsia" w:hAnsi="Times New Roman" w:cs="Times New Roman"/>
          <w:noProof/>
          <w:color w:val="auto"/>
          <w:sz w:val="26"/>
          <w:szCs w:val="26"/>
          <w:lang w:val="en-US"/>
          <w:rPrChange w:id="2069" w:author="Nguyen Toan" w:date="2018-05-19T19:00:00Z">
            <w:rPr>
              <w:del w:id="2070" w:author="Nguyen Toan" w:date="2018-05-19T19:00:00Z"/>
              <w:rFonts w:ascii="Times New Roman" w:eastAsiaTheme="minorEastAsia" w:hAnsi="Times New Roman" w:cs="Times New Roman"/>
              <w:noProof/>
              <w:color w:val="auto"/>
              <w:sz w:val="26"/>
              <w:szCs w:val="26"/>
              <w:lang w:val="en-US"/>
            </w:rPr>
          </w:rPrChange>
        </w:rPr>
        <w:pPrChange w:id="2071" w:author="Nguyen Toan" w:date="2018-05-19T19:00:00Z">
          <w:pPr>
            <w:pStyle w:val="TableofFigures"/>
            <w:tabs>
              <w:tab w:val="right" w:leader="dot" w:pos="9395"/>
            </w:tabs>
          </w:pPr>
        </w:pPrChange>
      </w:pPr>
      <w:del w:id="2072" w:author="Nguyen Toan" w:date="2018-05-19T19:00:00Z">
        <w:r w:rsidRPr="008E5C20" w:rsidDel="008E5C20">
          <w:rPr>
            <w:rFonts w:ascii="Times New Roman" w:hAnsi="Times New Roman" w:cs="Times New Roman"/>
            <w:noProof/>
            <w:sz w:val="26"/>
            <w:szCs w:val="26"/>
            <w:rPrChange w:id="2073" w:author="Nguyen Toan" w:date="2018-05-19T19:00:00Z">
              <w:rPr>
                <w:rStyle w:val="Hyperlink"/>
                <w:rFonts w:ascii="Times New Roman" w:hAnsi="Times New Roman" w:cs="Times New Roman"/>
                <w:noProof/>
                <w:sz w:val="26"/>
                <w:szCs w:val="26"/>
              </w:rPr>
            </w:rPrChange>
          </w:rPr>
          <w:delText>Hình 1.9: Quy trình chuyển giao liên tục</w:delText>
        </w:r>
        <w:r w:rsidRPr="008E5C20" w:rsidDel="008E5C20">
          <w:rPr>
            <w:rFonts w:ascii="Times New Roman" w:hAnsi="Times New Roman" w:cs="Times New Roman"/>
            <w:noProof/>
            <w:webHidden/>
            <w:sz w:val="26"/>
            <w:szCs w:val="26"/>
            <w:rPrChange w:id="2074"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075" w:author="Nguyen Toan" w:date="2018-05-19T19:00:00Z">
              <w:rPr>
                <w:rFonts w:ascii="Times New Roman" w:hAnsi="Times New Roman" w:cs="Times New Roman"/>
                <w:noProof/>
                <w:webHidden/>
                <w:sz w:val="26"/>
                <w:szCs w:val="26"/>
              </w:rPr>
            </w:rPrChange>
          </w:rPr>
          <w:delText>22</w:delText>
        </w:r>
      </w:del>
    </w:p>
    <w:p w14:paraId="63BBD5F2" w14:textId="5A858203" w:rsidR="007C756F" w:rsidRPr="008E5C20" w:rsidDel="008E5C20" w:rsidRDefault="007C756F" w:rsidP="008E5C20">
      <w:pPr>
        <w:pStyle w:val="TableofFigures"/>
        <w:tabs>
          <w:tab w:val="right" w:leader="dot" w:pos="9395"/>
        </w:tabs>
        <w:rPr>
          <w:del w:id="2076" w:author="Nguyen Toan" w:date="2018-05-19T19:00:00Z"/>
          <w:rFonts w:ascii="Times New Roman" w:eastAsiaTheme="minorEastAsia" w:hAnsi="Times New Roman" w:cs="Times New Roman"/>
          <w:noProof/>
          <w:color w:val="auto"/>
          <w:sz w:val="26"/>
          <w:szCs w:val="26"/>
          <w:lang w:val="en-US"/>
          <w:rPrChange w:id="2077" w:author="Nguyen Toan" w:date="2018-05-19T19:00:00Z">
            <w:rPr>
              <w:del w:id="2078" w:author="Nguyen Toan" w:date="2018-05-19T19:00:00Z"/>
              <w:rFonts w:ascii="Times New Roman" w:eastAsiaTheme="minorEastAsia" w:hAnsi="Times New Roman" w:cs="Times New Roman"/>
              <w:noProof/>
              <w:color w:val="auto"/>
              <w:sz w:val="26"/>
              <w:szCs w:val="26"/>
              <w:lang w:val="en-US"/>
            </w:rPr>
          </w:rPrChange>
        </w:rPr>
        <w:pPrChange w:id="2079" w:author="Nguyen Toan" w:date="2018-05-19T19:00:00Z">
          <w:pPr>
            <w:pStyle w:val="TableofFigures"/>
            <w:tabs>
              <w:tab w:val="right" w:leader="dot" w:pos="9395"/>
            </w:tabs>
          </w:pPr>
        </w:pPrChange>
      </w:pPr>
      <w:del w:id="2080" w:author="Nguyen Toan" w:date="2018-05-19T19:00:00Z">
        <w:r w:rsidRPr="008E5C20" w:rsidDel="008E5C20">
          <w:rPr>
            <w:rFonts w:ascii="Times New Roman" w:hAnsi="Times New Roman" w:cs="Times New Roman"/>
            <w:noProof/>
            <w:sz w:val="26"/>
            <w:szCs w:val="26"/>
            <w:rPrChange w:id="2081" w:author="Nguyen Toan" w:date="2018-05-19T19:00:00Z">
              <w:rPr>
                <w:rStyle w:val="Hyperlink"/>
                <w:rFonts w:ascii="Times New Roman" w:hAnsi="Times New Roman" w:cs="Times New Roman"/>
                <w:noProof/>
                <w:sz w:val="26"/>
                <w:szCs w:val="26"/>
              </w:rPr>
            </w:rPrChange>
          </w:rPr>
          <w:delText>Hình 1.10: Dòng triển khai</w:delText>
        </w:r>
        <w:r w:rsidRPr="008E5C20" w:rsidDel="008E5C20">
          <w:rPr>
            <w:rFonts w:ascii="Times New Roman" w:hAnsi="Times New Roman" w:cs="Times New Roman"/>
            <w:noProof/>
            <w:webHidden/>
            <w:sz w:val="26"/>
            <w:szCs w:val="26"/>
            <w:rPrChange w:id="2082"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083" w:author="Nguyen Toan" w:date="2018-05-19T19:00:00Z">
              <w:rPr>
                <w:rFonts w:ascii="Times New Roman" w:hAnsi="Times New Roman" w:cs="Times New Roman"/>
                <w:noProof/>
                <w:webHidden/>
                <w:sz w:val="26"/>
                <w:szCs w:val="26"/>
              </w:rPr>
            </w:rPrChange>
          </w:rPr>
          <w:delText>22</w:delText>
        </w:r>
      </w:del>
    </w:p>
    <w:p w14:paraId="380B84C0" w14:textId="4ED9880E" w:rsidR="007C756F" w:rsidRPr="008E5C20" w:rsidDel="008E5C20" w:rsidRDefault="007C756F" w:rsidP="008E5C20">
      <w:pPr>
        <w:pStyle w:val="TableofFigures"/>
        <w:tabs>
          <w:tab w:val="right" w:leader="dot" w:pos="9395"/>
        </w:tabs>
        <w:rPr>
          <w:del w:id="2084" w:author="Nguyen Toan" w:date="2018-05-19T19:00:00Z"/>
          <w:rFonts w:ascii="Times New Roman" w:eastAsiaTheme="minorEastAsia" w:hAnsi="Times New Roman" w:cs="Times New Roman"/>
          <w:noProof/>
          <w:color w:val="auto"/>
          <w:sz w:val="26"/>
          <w:szCs w:val="26"/>
          <w:lang w:val="en-US"/>
          <w:rPrChange w:id="2085" w:author="Nguyen Toan" w:date="2018-05-19T19:00:00Z">
            <w:rPr>
              <w:del w:id="2086" w:author="Nguyen Toan" w:date="2018-05-19T19:00:00Z"/>
              <w:rFonts w:ascii="Times New Roman" w:eastAsiaTheme="minorEastAsia" w:hAnsi="Times New Roman" w:cs="Times New Roman"/>
              <w:noProof/>
              <w:color w:val="auto"/>
              <w:sz w:val="26"/>
              <w:szCs w:val="26"/>
              <w:lang w:val="en-US"/>
            </w:rPr>
          </w:rPrChange>
        </w:rPr>
        <w:pPrChange w:id="2087" w:author="Nguyen Toan" w:date="2018-05-19T19:00:00Z">
          <w:pPr>
            <w:pStyle w:val="TableofFigures"/>
            <w:tabs>
              <w:tab w:val="right" w:leader="dot" w:pos="9395"/>
            </w:tabs>
          </w:pPr>
        </w:pPrChange>
      </w:pPr>
      <w:del w:id="2088" w:author="Nguyen Toan" w:date="2018-05-19T19:00:00Z">
        <w:r w:rsidRPr="008E5C20" w:rsidDel="008E5C20">
          <w:rPr>
            <w:rFonts w:ascii="Times New Roman" w:hAnsi="Times New Roman" w:cs="Times New Roman"/>
            <w:noProof/>
            <w:sz w:val="26"/>
            <w:szCs w:val="26"/>
            <w:rPrChange w:id="2089" w:author="Nguyen Toan" w:date="2018-05-19T19:00:00Z">
              <w:rPr>
                <w:rStyle w:val="Hyperlink"/>
                <w:rFonts w:ascii="Times New Roman" w:hAnsi="Times New Roman" w:cs="Times New Roman"/>
                <w:noProof/>
                <w:sz w:val="26"/>
                <w:szCs w:val="26"/>
              </w:rPr>
            </w:rPrChange>
          </w:rPr>
          <w:delText xml:space="preserve">Hình 1.11: Mô hình hoạt động của DVCS </w:delText>
        </w:r>
        <w:r w:rsidRPr="008E5C20" w:rsidDel="008E5C20">
          <w:rPr>
            <w:rFonts w:ascii="Times New Roman" w:hAnsi="Times New Roman" w:cs="Times New Roman"/>
            <w:noProof/>
            <w:sz w:val="26"/>
            <w:szCs w:val="26"/>
            <w:lang w:val="en-US"/>
            <w:rPrChange w:id="2090" w:author="Nguyen Toan" w:date="2018-05-19T19:00:00Z">
              <w:rPr>
                <w:rStyle w:val="Hyperlink"/>
                <w:rFonts w:ascii="Times New Roman" w:hAnsi="Times New Roman" w:cs="Times New Roman"/>
                <w:noProof/>
                <w:sz w:val="26"/>
                <w:szCs w:val="26"/>
                <w:lang w:val="en-US"/>
              </w:rPr>
            </w:rPrChange>
          </w:rPr>
          <w:delText>[10]</w:delText>
        </w:r>
        <w:r w:rsidRPr="008E5C20" w:rsidDel="008E5C20">
          <w:rPr>
            <w:rFonts w:ascii="Times New Roman" w:hAnsi="Times New Roman" w:cs="Times New Roman"/>
            <w:noProof/>
            <w:sz w:val="26"/>
            <w:szCs w:val="26"/>
            <w:rPrChange w:id="2091" w:author="Nguyen Toan" w:date="2018-05-19T19:00:00Z">
              <w:rPr>
                <w:rStyle w:val="Hyperlink"/>
                <w:rFonts w:ascii="Times New Roman" w:hAnsi="Times New Roman" w:cs="Times New Roman"/>
                <w:noProof/>
                <w:sz w:val="26"/>
                <w:szCs w:val="26"/>
              </w:rPr>
            </w:rPrChange>
          </w:rPr>
          <w:delText>.</w:delText>
        </w:r>
        <w:r w:rsidRPr="008E5C20" w:rsidDel="008E5C20">
          <w:rPr>
            <w:rFonts w:ascii="Times New Roman" w:hAnsi="Times New Roman" w:cs="Times New Roman"/>
            <w:noProof/>
            <w:webHidden/>
            <w:sz w:val="26"/>
            <w:szCs w:val="26"/>
            <w:rPrChange w:id="2092"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093" w:author="Nguyen Toan" w:date="2018-05-19T19:00:00Z">
              <w:rPr>
                <w:rFonts w:ascii="Times New Roman" w:hAnsi="Times New Roman" w:cs="Times New Roman"/>
                <w:noProof/>
                <w:webHidden/>
                <w:sz w:val="26"/>
                <w:szCs w:val="26"/>
              </w:rPr>
            </w:rPrChange>
          </w:rPr>
          <w:delText>23</w:delText>
        </w:r>
      </w:del>
    </w:p>
    <w:p w14:paraId="2CF07971" w14:textId="0A455F33" w:rsidR="007C756F" w:rsidRPr="008E5C20" w:rsidDel="008E5C20" w:rsidRDefault="007C756F" w:rsidP="008E5C20">
      <w:pPr>
        <w:pStyle w:val="TableofFigures"/>
        <w:tabs>
          <w:tab w:val="right" w:leader="dot" w:pos="9395"/>
        </w:tabs>
        <w:rPr>
          <w:del w:id="2094" w:author="Nguyen Toan" w:date="2018-05-19T19:00:00Z"/>
          <w:rFonts w:ascii="Times New Roman" w:eastAsiaTheme="minorEastAsia" w:hAnsi="Times New Roman" w:cs="Times New Roman"/>
          <w:noProof/>
          <w:color w:val="auto"/>
          <w:sz w:val="26"/>
          <w:szCs w:val="26"/>
          <w:lang w:val="en-US"/>
          <w:rPrChange w:id="2095" w:author="Nguyen Toan" w:date="2018-05-19T19:00:00Z">
            <w:rPr>
              <w:del w:id="2096" w:author="Nguyen Toan" w:date="2018-05-19T19:00:00Z"/>
              <w:rFonts w:ascii="Times New Roman" w:eastAsiaTheme="minorEastAsia" w:hAnsi="Times New Roman" w:cs="Times New Roman"/>
              <w:noProof/>
              <w:color w:val="auto"/>
              <w:sz w:val="26"/>
              <w:szCs w:val="26"/>
              <w:lang w:val="en-US"/>
            </w:rPr>
          </w:rPrChange>
        </w:rPr>
        <w:pPrChange w:id="2097" w:author="Nguyen Toan" w:date="2018-05-19T19:00:00Z">
          <w:pPr>
            <w:pStyle w:val="TableofFigures"/>
            <w:tabs>
              <w:tab w:val="right" w:leader="dot" w:pos="9395"/>
            </w:tabs>
          </w:pPr>
        </w:pPrChange>
      </w:pPr>
      <w:del w:id="2098" w:author="Nguyen Toan" w:date="2018-05-19T19:00:00Z">
        <w:r w:rsidRPr="008E5C20" w:rsidDel="008E5C20">
          <w:rPr>
            <w:rFonts w:ascii="Times New Roman" w:hAnsi="Times New Roman" w:cs="Times New Roman"/>
            <w:noProof/>
            <w:sz w:val="26"/>
            <w:szCs w:val="26"/>
            <w:rPrChange w:id="2099" w:author="Nguyen Toan" w:date="2018-05-19T19:00:00Z">
              <w:rPr>
                <w:rStyle w:val="Hyperlink"/>
                <w:rFonts w:ascii="Times New Roman" w:hAnsi="Times New Roman" w:cs="Times New Roman"/>
                <w:noProof/>
                <w:sz w:val="26"/>
                <w:szCs w:val="26"/>
              </w:rPr>
            </w:rPrChange>
          </w:rPr>
          <w:delText>Hình 1.12: Cấu trúc tổ chức kho mã nguồn trên Git</w:delText>
        </w:r>
        <w:r w:rsidRPr="008E5C20" w:rsidDel="008E5C20">
          <w:rPr>
            <w:rFonts w:ascii="Times New Roman" w:hAnsi="Times New Roman" w:cs="Times New Roman"/>
            <w:noProof/>
            <w:webHidden/>
            <w:sz w:val="26"/>
            <w:szCs w:val="26"/>
            <w:rPrChange w:id="2100"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01" w:author="Nguyen Toan" w:date="2018-05-19T19:00:00Z">
              <w:rPr>
                <w:rFonts w:ascii="Times New Roman" w:hAnsi="Times New Roman" w:cs="Times New Roman"/>
                <w:noProof/>
                <w:webHidden/>
                <w:sz w:val="26"/>
                <w:szCs w:val="26"/>
              </w:rPr>
            </w:rPrChange>
          </w:rPr>
          <w:delText>24</w:delText>
        </w:r>
      </w:del>
    </w:p>
    <w:p w14:paraId="206FA6AA" w14:textId="2261E066" w:rsidR="007C756F" w:rsidRPr="008E5C20" w:rsidDel="008E5C20" w:rsidRDefault="007C756F" w:rsidP="008E5C20">
      <w:pPr>
        <w:pStyle w:val="TableofFigures"/>
        <w:tabs>
          <w:tab w:val="right" w:leader="dot" w:pos="9395"/>
        </w:tabs>
        <w:rPr>
          <w:del w:id="2102" w:author="Nguyen Toan" w:date="2018-05-19T19:00:00Z"/>
          <w:rFonts w:ascii="Times New Roman" w:eastAsiaTheme="minorEastAsia" w:hAnsi="Times New Roman" w:cs="Times New Roman"/>
          <w:noProof/>
          <w:color w:val="auto"/>
          <w:sz w:val="26"/>
          <w:szCs w:val="26"/>
          <w:lang w:val="en-US"/>
          <w:rPrChange w:id="2103" w:author="Nguyen Toan" w:date="2018-05-19T19:00:00Z">
            <w:rPr>
              <w:del w:id="2104" w:author="Nguyen Toan" w:date="2018-05-19T19:00:00Z"/>
              <w:rFonts w:ascii="Times New Roman" w:eastAsiaTheme="minorEastAsia" w:hAnsi="Times New Roman" w:cs="Times New Roman"/>
              <w:noProof/>
              <w:color w:val="auto"/>
              <w:sz w:val="26"/>
              <w:szCs w:val="26"/>
              <w:lang w:val="en-US"/>
            </w:rPr>
          </w:rPrChange>
        </w:rPr>
        <w:pPrChange w:id="2105" w:author="Nguyen Toan" w:date="2018-05-19T19:00:00Z">
          <w:pPr>
            <w:pStyle w:val="TableofFigures"/>
            <w:tabs>
              <w:tab w:val="right" w:leader="dot" w:pos="9395"/>
            </w:tabs>
          </w:pPr>
        </w:pPrChange>
      </w:pPr>
      <w:del w:id="2106" w:author="Nguyen Toan" w:date="2018-05-19T19:00:00Z">
        <w:r w:rsidRPr="008E5C20" w:rsidDel="008E5C20">
          <w:rPr>
            <w:rFonts w:ascii="Times New Roman" w:hAnsi="Times New Roman" w:cs="Times New Roman"/>
            <w:noProof/>
            <w:sz w:val="26"/>
            <w:szCs w:val="26"/>
            <w:rPrChange w:id="2107" w:author="Nguyen Toan" w:date="2018-05-19T19:00:00Z">
              <w:rPr>
                <w:rStyle w:val="Hyperlink"/>
                <w:rFonts w:ascii="Times New Roman" w:hAnsi="Times New Roman" w:cs="Times New Roman"/>
                <w:noProof/>
                <w:sz w:val="26"/>
                <w:szCs w:val="26"/>
              </w:rPr>
            </w:rPrChange>
          </w:rPr>
          <w:delText>Hình 1.13: Các dòng lệnh trên Git</w:delText>
        </w:r>
        <w:r w:rsidRPr="008E5C20" w:rsidDel="008E5C20">
          <w:rPr>
            <w:rFonts w:ascii="Times New Roman" w:hAnsi="Times New Roman" w:cs="Times New Roman"/>
            <w:noProof/>
            <w:webHidden/>
            <w:sz w:val="26"/>
            <w:szCs w:val="26"/>
            <w:rPrChange w:id="2108"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09" w:author="Nguyen Toan" w:date="2018-05-19T19:00:00Z">
              <w:rPr>
                <w:rFonts w:ascii="Times New Roman" w:hAnsi="Times New Roman" w:cs="Times New Roman"/>
                <w:noProof/>
                <w:webHidden/>
                <w:sz w:val="26"/>
                <w:szCs w:val="26"/>
              </w:rPr>
            </w:rPrChange>
          </w:rPr>
          <w:delText>24</w:delText>
        </w:r>
      </w:del>
    </w:p>
    <w:p w14:paraId="76598D97" w14:textId="1FEA7DBA" w:rsidR="007C756F" w:rsidRPr="008E5C20" w:rsidDel="008E5C20" w:rsidRDefault="007C756F" w:rsidP="008E5C20">
      <w:pPr>
        <w:pStyle w:val="TableofFigures"/>
        <w:tabs>
          <w:tab w:val="right" w:leader="dot" w:pos="9395"/>
        </w:tabs>
        <w:rPr>
          <w:del w:id="2110" w:author="Nguyen Toan" w:date="2018-05-19T19:00:00Z"/>
          <w:rFonts w:ascii="Times New Roman" w:eastAsiaTheme="minorEastAsia" w:hAnsi="Times New Roman" w:cs="Times New Roman"/>
          <w:noProof/>
          <w:color w:val="auto"/>
          <w:sz w:val="26"/>
          <w:szCs w:val="26"/>
          <w:lang w:val="en-US"/>
          <w:rPrChange w:id="2111" w:author="Nguyen Toan" w:date="2018-05-19T19:00:00Z">
            <w:rPr>
              <w:del w:id="2112" w:author="Nguyen Toan" w:date="2018-05-19T19:00:00Z"/>
              <w:rFonts w:ascii="Times New Roman" w:eastAsiaTheme="minorEastAsia" w:hAnsi="Times New Roman" w:cs="Times New Roman"/>
              <w:noProof/>
              <w:color w:val="auto"/>
              <w:sz w:val="26"/>
              <w:szCs w:val="26"/>
              <w:lang w:val="en-US"/>
            </w:rPr>
          </w:rPrChange>
        </w:rPr>
        <w:pPrChange w:id="2113" w:author="Nguyen Toan" w:date="2018-05-19T19:00:00Z">
          <w:pPr>
            <w:pStyle w:val="TableofFigures"/>
            <w:tabs>
              <w:tab w:val="right" w:leader="dot" w:pos="9395"/>
            </w:tabs>
          </w:pPr>
        </w:pPrChange>
      </w:pPr>
      <w:del w:id="2114" w:author="Nguyen Toan" w:date="2018-05-19T19:00:00Z">
        <w:r w:rsidRPr="008E5C20" w:rsidDel="008E5C20">
          <w:rPr>
            <w:rFonts w:ascii="Times New Roman" w:eastAsia="Times New Roman" w:hAnsi="Times New Roman" w:cs="Times New Roman"/>
            <w:noProof/>
            <w:sz w:val="26"/>
            <w:szCs w:val="26"/>
            <w:rPrChange w:id="2115" w:author="Nguyen Toan" w:date="2018-05-19T19:00:00Z">
              <w:rPr>
                <w:rStyle w:val="Hyperlink"/>
                <w:rFonts w:ascii="Times New Roman" w:eastAsia="Times New Roman" w:hAnsi="Times New Roman" w:cs="Times New Roman"/>
                <w:noProof/>
                <w:sz w:val="26"/>
                <w:szCs w:val="26"/>
              </w:rPr>
            </w:rPrChange>
          </w:rPr>
          <w:delText>Hình 1.14: Quản lý mã nguồn sử dụng Maven</w:delText>
        </w:r>
        <w:r w:rsidRPr="008E5C20" w:rsidDel="008E5C20">
          <w:rPr>
            <w:rFonts w:ascii="Times New Roman" w:hAnsi="Times New Roman" w:cs="Times New Roman"/>
            <w:noProof/>
            <w:webHidden/>
            <w:sz w:val="26"/>
            <w:szCs w:val="26"/>
            <w:rPrChange w:id="2116"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17" w:author="Nguyen Toan" w:date="2018-05-19T19:00:00Z">
              <w:rPr>
                <w:rFonts w:ascii="Times New Roman" w:hAnsi="Times New Roman" w:cs="Times New Roman"/>
                <w:noProof/>
                <w:webHidden/>
                <w:sz w:val="26"/>
                <w:szCs w:val="26"/>
              </w:rPr>
            </w:rPrChange>
          </w:rPr>
          <w:delText>25</w:delText>
        </w:r>
      </w:del>
    </w:p>
    <w:p w14:paraId="6499BEC8" w14:textId="01E605CA" w:rsidR="007C756F" w:rsidRPr="008E5C20" w:rsidDel="008E5C20" w:rsidRDefault="007C756F" w:rsidP="008E5C20">
      <w:pPr>
        <w:pStyle w:val="TableofFigures"/>
        <w:tabs>
          <w:tab w:val="right" w:leader="dot" w:pos="9395"/>
        </w:tabs>
        <w:rPr>
          <w:del w:id="2118" w:author="Nguyen Toan" w:date="2018-05-19T19:00:00Z"/>
          <w:rFonts w:ascii="Times New Roman" w:eastAsiaTheme="minorEastAsia" w:hAnsi="Times New Roman" w:cs="Times New Roman"/>
          <w:noProof/>
          <w:color w:val="auto"/>
          <w:sz w:val="26"/>
          <w:szCs w:val="26"/>
          <w:lang w:val="en-US"/>
          <w:rPrChange w:id="2119" w:author="Nguyen Toan" w:date="2018-05-19T19:00:00Z">
            <w:rPr>
              <w:del w:id="2120" w:author="Nguyen Toan" w:date="2018-05-19T19:00:00Z"/>
              <w:rFonts w:ascii="Times New Roman" w:eastAsiaTheme="minorEastAsia" w:hAnsi="Times New Roman" w:cs="Times New Roman"/>
              <w:noProof/>
              <w:color w:val="auto"/>
              <w:sz w:val="26"/>
              <w:szCs w:val="26"/>
              <w:lang w:val="en-US"/>
            </w:rPr>
          </w:rPrChange>
        </w:rPr>
        <w:pPrChange w:id="2121" w:author="Nguyen Toan" w:date="2018-05-19T19:00:00Z">
          <w:pPr>
            <w:pStyle w:val="TableofFigures"/>
            <w:tabs>
              <w:tab w:val="right" w:leader="dot" w:pos="9395"/>
            </w:tabs>
          </w:pPr>
        </w:pPrChange>
      </w:pPr>
      <w:del w:id="2122" w:author="Nguyen Toan" w:date="2018-05-19T19:00:00Z">
        <w:r w:rsidRPr="008E5C20" w:rsidDel="008E5C20">
          <w:rPr>
            <w:rFonts w:ascii="Times New Roman" w:eastAsia="Times New Roman" w:hAnsi="Times New Roman" w:cs="Times New Roman"/>
            <w:noProof/>
            <w:sz w:val="26"/>
            <w:szCs w:val="26"/>
            <w:rPrChange w:id="2123" w:author="Nguyen Toan" w:date="2018-05-19T19:00:00Z">
              <w:rPr>
                <w:rStyle w:val="Hyperlink"/>
                <w:rFonts w:ascii="Times New Roman" w:eastAsia="Times New Roman" w:hAnsi="Times New Roman" w:cs="Times New Roman"/>
                <w:noProof/>
                <w:sz w:val="26"/>
                <w:szCs w:val="26"/>
              </w:rPr>
            </w:rPrChange>
          </w:rPr>
          <w:delText>Hình 1.15: Màn hình chính Jenkins</w:delText>
        </w:r>
        <w:r w:rsidRPr="008E5C20" w:rsidDel="008E5C20">
          <w:rPr>
            <w:rFonts w:ascii="Times New Roman" w:hAnsi="Times New Roman" w:cs="Times New Roman"/>
            <w:noProof/>
            <w:webHidden/>
            <w:sz w:val="26"/>
            <w:szCs w:val="26"/>
            <w:rPrChange w:id="2124"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25" w:author="Nguyen Toan" w:date="2018-05-19T19:00:00Z">
              <w:rPr>
                <w:rFonts w:ascii="Times New Roman" w:hAnsi="Times New Roman" w:cs="Times New Roman"/>
                <w:noProof/>
                <w:webHidden/>
                <w:sz w:val="26"/>
                <w:szCs w:val="26"/>
              </w:rPr>
            </w:rPrChange>
          </w:rPr>
          <w:delText>26</w:delText>
        </w:r>
      </w:del>
    </w:p>
    <w:p w14:paraId="7938F244" w14:textId="7078D937" w:rsidR="007C756F" w:rsidRPr="008E5C20" w:rsidDel="008E5C20" w:rsidRDefault="007C756F" w:rsidP="008E5C20">
      <w:pPr>
        <w:pStyle w:val="TableofFigures"/>
        <w:tabs>
          <w:tab w:val="right" w:leader="dot" w:pos="9395"/>
        </w:tabs>
        <w:rPr>
          <w:del w:id="2126" w:author="Nguyen Toan" w:date="2018-05-19T19:00:00Z"/>
          <w:rFonts w:ascii="Times New Roman" w:eastAsiaTheme="minorEastAsia" w:hAnsi="Times New Roman" w:cs="Times New Roman"/>
          <w:noProof/>
          <w:color w:val="auto"/>
          <w:sz w:val="26"/>
          <w:szCs w:val="26"/>
          <w:lang w:val="en-US"/>
          <w:rPrChange w:id="2127" w:author="Nguyen Toan" w:date="2018-05-19T19:00:00Z">
            <w:rPr>
              <w:del w:id="2128" w:author="Nguyen Toan" w:date="2018-05-19T19:00:00Z"/>
              <w:rFonts w:ascii="Times New Roman" w:eastAsiaTheme="minorEastAsia" w:hAnsi="Times New Roman" w:cs="Times New Roman"/>
              <w:noProof/>
              <w:color w:val="auto"/>
              <w:sz w:val="26"/>
              <w:szCs w:val="26"/>
              <w:lang w:val="en-US"/>
            </w:rPr>
          </w:rPrChange>
        </w:rPr>
        <w:pPrChange w:id="2129" w:author="Nguyen Toan" w:date="2018-05-19T19:00:00Z">
          <w:pPr>
            <w:pStyle w:val="TableofFigures"/>
            <w:tabs>
              <w:tab w:val="right" w:leader="dot" w:pos="9395"/>
            </w:tabs>
          </w:pPr>
        </w:pPrChange>
      </w:pPr>
      <w:del w:id="2130" w:author="Nguyen Toan" w:date="2018-05-19T19:00:00Z">
        <w:r w:rsidRPr="008E5C20" w:rsidDel="008E5C20">
          <w:rPr>
            <w:rFonts w:ascii="Times New Roman" w:eastAsia="Times New Roman" w:hAnsi="Times New Roman" w:cs="Times New Roman"/>
            <w:noProof/>
            <w:sz w:val="26"/>
            <w:szCs w:val="26"/>
            <w:rPrChange w:id="2131" w:author="Nguyen Toan" w:date="2018-05-19T19:00:00Z">
              <w:rPr>
                <w:rStyle w:val="Hyperlink"/>
                <w:rFonts w:ascii="Times New Roman" w:eastAsia="Times New Roman" w:hAnsi="Times New Roman" w:cs="Times New Roman"/>
                <w:noProof/>
                <w:sz w:val="26"/>
                <w:szCs w:val="26"/>
              </w:rPr>
            </w:rPrChange>
          </w:rPr>
          <w:delText>Hình 1.16: Cấu hình tùy chỉnh của Jenkins</w:delText>
        </w:r>
        <w:r w:rsidRPr="008E5C20" w:rsidDel="008E5C20">
          <w:rPr>
            <w:rFonts w:ascii="Times New Roman" w:hAnsi="Times New Roman" w:cs="Times New Roman"/>
            <w:noProof/>
            <w:webHidden/>
            <w:sz w:val="26"/>
            <w:szCs w:val="26"/>
            <w:rPrChange w:id="2132"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33" w:author="Nguyen Toan" w:date="2018-05-19T19:00:00Z">
              <w:rPr>
                <w:rFonts w:ascii="Times New Roman" w:hAnsi="Times New Roman" w:cs="Times New Roman"/>
                <w:noProof/>
                <w:webHidden/>
                <w:sz w:val="26"/>
                <w:szCs w:val="26"/>
              </w:rPr>
            </w:rPrChange>
          </w:rPr>
          <w:delText>27</w:delText>
        </w:r>
      </w:del>
    </w:p>
    <w:p w14:paraId="18B32553" w14:textId="67321415" w:rsidR="007C756F" w:rsidRPr="008E5C20" w:rsidDel="008E5C20" w:rsidRDefault="007C756F" w:rsidP="008E5C20">
      <w:pPr>
        <w:pStyle w:val="TableofFigures"/>
        <w:tabs>
          <w:tab w:val="right" w:leader="dot" w:pos="9395"/>
        </w:tabs>
        <w:rPr>
          <w:del w:id="2134" w:author="Nguyen Toan" w:date="2018-05-19T19:00:00Z"/>
          <w:rFonts w:ascii="Times New Roman" w:eastAsiaTheme="minorEastAsia" w:hAnsi="Times New Roman" w:cs="Times New Roman"/>
          <w:noProof/>
          <w:color w:val="auto"/>
          <w:sz w:val="26"/>
          <w:szCs w:val="26"/>
          <w:lang w:val="en-US"/>
          <w:rPrChange w:id="2135" w:author="Nguyen Toan" w:date="2018-05-19T19:00:00Z">
            <w:rPr>
              <w:del w:id="2136" w:author="Nguyen Toan" w:date="2018-05-19T19:00:00Z"/>
              <w:rFonts w:ascii="Times New Roman" w:eastAsiaTheme="minorEastAsia" w:hAnsi="Times New Roman" w:cs="Times New Roman"/>
              <w:noProof/>
              <w:color w:val="auto"/>
              <w:sz w:val="26"/>
              <w:szCs w:val="26"/>
              <w:lang w:val="en-US"/>
            </w:rPr>
          </w:rPrChange>
        </w:rPr>
        <w:pPrChange w:id="2137" w:author="Nguyen Toan" w:date="2018-05-19T19:00:00Z">
          <w:pPr>
            <w:pStyle w:val="TableofFigures"/>
            <w:tabs>
              <w:tab w:val="right" w:leader="dot" w:pos="9395"/>
            </w:tabs>
          </w:pPr>
        </w:pPrChange>
      </w:pPr>
      <w:del w:id="2138" w:author="Nguyen Toan" w:date="2018-05-19T19:00:00Z">
        <w:r w:rsidRPr="008E5C20" w:rsidDel="008E5C20">
          <w:rPr>
            <w:rFonts w:ascii="Times New Roman" w:hAnsi="Times New Roman" w:cs="Times New Roman"/>
            <w:noProof/>
            <w:sz w:val="26"/>
            <w:szCs w:val="26"/>
            <w:rPrChange w:id="2139" w:author="Nguyen Toan" w:date="2018-05-19T19:00:00Z">
              <w:rPr>
                <w:rStyle w:val="Hyperlink"/>
                <w:rFonts w:ascii="Times New Roman" w:hAnsi="Times New Roman" w:cs="Times New Roman"/>
                <w:noProof/>
                <w:sz w:val="26"/>
                <w:szCs w:val="26"/>
              </w:rPr>
            </w:rPrChange>
          </w:rPr>
          <w:delText>Hình 1.17: Quản lý plugins</w:delText>
        </w:r>
        <w:r w:rsidRPr="008E5C20" w:rsidDel="008E5C20">
          <w:rPr>
            <w:rFonts w:ascii="Times New Roman" w:hAnsi="Times New Roman" w:cs="Times New Roman"/>
            <w:noProof/>
            <w:webHidden/>
            <w:sz w:val="26"/>
            <w:szCs w:val="26"/>
            <w:rPrChange w:id="2140"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41" w:author="Nguyen Toan" w:date="2018-05-19T19:00:00Z">
              <w:rPr>
                <w:rFonts w:ascii="Times New Roman" w:hAnsi="Times New Roman" w:cs="Times New Roman"/>
                <w:noProof/>
                <w:webHidden/>
                <w:sz w:val="26"/>
                <w:szCs w:val="26"/>
              </w:rPr>
            </w:rPrChange>
          </w:rPr>
          <w:delText>28</w:delText>
        </w:r>
      </w:del>
    </w:p>
    <w:p w14:paraId="2BAB9621" w14:textId="07395933" w:rsidR="007C756F" w:rsidRPr="008E5C20" w:rsidDel="008E5C20" w:rsidRDefault="007C756F" w:rsidP="008E5C20">
      <w:pPr>
        <w:pStyle w:val="TableofFigures"/>
        <w:tabs>
          <w:tab w:val="right" w:leader="dot" w:pos="9395"/>
        </w:tabs>
        <w:rPr>
          <w:del w:id="2142" w:author="Nguyen Toan" w:date="2018-05-19T19:00:00Z"/>
          <w:rFonts w:ascii="Times New Roman" w:eastAsiaTheme="minorEastAsia" w:hAnsi="Times New Roman" w:cs="Times New Roman"/>
          <w:noProof/>
          <w:color w:val="auto"/>
          <w:sz w:val="26"/>
          <w:szCs w:val="26"/>
          <w:lang w:val="en-US"/>
          <w:rPrChange w:id="2143" w:author="Nguyen Toan" w:date="2018-05-19T19:00:00Z">
            <w:rPr>
              <w:del w:id="2144" w:author="Nguyen Toan" w:date="2018-05-19T19:00:00Z"/>
              <w:rFonts w:ascii="Times New Roman" w:eastAsiaTheme="minorEastAsia" w:hAnsi="Times New Roman" w:cs="Times New Roman"/>
              <w:noProof/>
              <w:color w:val="auto"/>
              <w:sz w:val="26"/>
              <w:szCs w:val="26"/>
              <w:lang w:val="en-US"/>
            </w:rPr>
          </w:rPrChange>
        </w:rPr>
        <w:pPrChange w:id="2145" w:author="Nguyen Toan" w:date="2018-05-19T19:00:00Z">
          <w:pPr>
            <w:pStyle w:val="TableofFigures"/>
            <w:tabs>
              <w:tab w:val="right" w:leader="dot" w:pos="9395"/>
            </w:tabs>
          </w:pPr>
        </w:pPrChange>
      </w:pPr>
      <w:del w:id="2146" w:author="Nguyen Toan" w:date="2018-05-19T19:00:00Z">
        <w:r w:rsidRPr="008E5C20" w:rsidDel="008E5C20">
          <w:rPr>
            <w:rFonts w:ascii="Times New Roman" w:hAnsi="Times New Roman" w:cs="Times New Roman"/>
            <w:noProof/>
            <w:sz w:val="26"/>
            <w:szCs w:val="26"/>
            <w:rPrChange w:id="2147" w:author="Nguyen Toan" w:date="2018-05-19T19:00:00Z">
              <w:rPr>
                <w:rStyle w:val="Hyperlink"/>
                <w:rFonts w:ascii="Times New Roman" w:hAnsi="Times New Roman" w:cs="Times New Roman"/>
                <w:noProof/>
                <w:sz w:val="26"/>
                <w:szCs w:val="26"/>
              </w:rPr>
            </w:rPrChange>
          </w:rPr>
          <w:delText>Hình 1.18: Thông tin hệ thống của Jenkins</w:delText>
        </w:r>
        <w:r w:rsidRPr="008E5C20" w:rsidDel="008E5C20">
          <w:rPr>
            <w:rFonts w:ascii="Times New Roman" w:hAnsi="Times New Roman" w:cs="Times New Roman"/>
            <w:noProof/>
            <w:webHidden/>
            <w:sz w:val="26"/>
            <w:szCs w:val="26"/>
            <w:rPrChange w:id="2148"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49" w:author="Nguyen Toan" w:date="2018-05-19T19:00:00Z">
              <w:rPr>
                <w:rFonts w:ascii="Times New Roman" w:hAnsi="Times New Roman" w:cs="Times New Roman"/>
                <w:noProof/>
                <w:webHidden/>
                <w:sz w:val="26"/>
                <w:szCs w:val="26"/>
              </w:rPr>
            </w:rPrChange>
          </w:rPr>
          <w:delText>28</w:delText>
        </w:r>
      </w:del>
    </w:p>
    <w:p w14:paraId="70AB3392" w14:textId="3E1FBEC3" w:rsidR="007C756F" w:rsidRPr="008E5C20" w:rsidDel="008E5C20" w:rsidRDefault="007C756F" w:rsidP="008E5C20">
      <w:pPr>
        <w:pStyle w:val="TableofFigures"/>
        <w:tabs>
          <w:tab w:val="right" w:leader="dot" w:pos="9395"/>
        </w:tabs>
        <w:rPr>
          <w:del w:id="2150" w:author="Nguyen Toan" w:date="2018-05-19T19:00:00Z"/>
          <w:rFonts w:ascii="Times New Roman" w:eastAsiaTheme="minorEastAsia" w:hAnsi="Times New Roman" w:cs="Times New Roman"/>
          <w:noProof/>
          <w:color w:val="auto"/>
          <w:sz w:val="26"/>
          <w:szCs w:val="26"/>
          <w:lang w:val="en-US"/>
          <w:rPrChange w:id="2151" w:author="Nguyen Toan" w:date="2018-05-19T19:00:00Z">
            <w:rPr>
              <w:del w:id="2152" w:author="Nguyen Toan" w:date="2018-05-19T19:00:00Z"/>
              <w:rFonts w:ascii="Times New Roman" w:eastAsiaTheme="minorEastAsia" w:hAnsi="Times New Roman" w:cs="Times New Roman"/>
              <w:noProof/>
              <w:color w:val="auto"/>
              <w:sz w:val="26"/>
              <w:szCs w:val="26"/>
              <w:lang w:val="en-US"/>
            </w:rPr>
          </w:rPrChange>
        </w:rPr>
        <w:pPrChange w:id="2153" w:author="Nguyen Toan" w:date="2018-05-19T19:00:00Z">
          <w:pPr>
            <w:pStyle w:val="TableofFigures"/>
            <w:tabs>
              <w:tab w:val="right" w:leader="dot" w:pos="9395"/>
            </w:tabs>
          </w:pPr>
        </w:pPrChange>
      </w:pPr>
      <w:del w:id="2154" w:author="Nguyen Toan" w:date="2018-05-19T19:00:00Z">
        <w:r w:rsidRPr="008E5C20" w:rsidDel="008E5C20">
          <w:rPr>
            <w:rFonts w:ascii="Times New Roman" w:hAnsi="Times New Roman" w:cs="Times New Roman"/>
            <w:noProof/>
            <w:sz w:val="26"/>
            <w:szCs w:val="26"/>
            <w:rPrChange w:id="2155" w:author="Nguyen Toan" w:date="2018-05-19T19:00:00Z">
              <w:rPr>
                <w:rStyle w:val="Hyperlink"/>
                <w:rFonts w:ascii="Times New Roman" w:hAnsi="Times New Roman" w:cs="Times New Roman"/>
                <w:noProof/>
                <w:sz w:val="26"/>
                <w:szCs w:val="26"/>
              </w:rPr>
            </w:rPrChange>
          </w:rPr>
          <w:delText>Hình 1.19: Sơ đồ các cấp độ kiểm thử</w:delText>
        </w:r>
        <w:r w:rsidRPr="008E5C20" w:rsidDel="008E5C20">
          <w:rPr>
            <w:rFonts w:ascii="Times New Roman" w:hAnsi="Times New Roman" w:cs="Times New Roman"/>
            <w:noProof/>
            <w:webHidden/>
            <w:sz w:val="26"/>
            <w:szCs w:val="26"/>
            <w:rPrChange w:id="2156"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57" w:author="Nguyen Toan" w:date="2018-05-19T19:00:00Z">
              <w:rPr>
                <w:rFonts w:ascii="Times New Roman" w:hAnsi="Times New Roman" w:cs="Times New Roman"/>
                <w:noProof/>
                <w:webHidden/>
                <w:sz w:val="26"/>
                <w:szCs w:val="26"/>
              </w:rPr>
            </w:rPrChange>
          </w:rPr>
          <w:delText>31</w:delText>
        </w:r>
      </w:del>
    </w:p>
    <w:p w14:paraId="72E66218" w14:textId="62E61262" w:rsidR="007C756F" w:rsidRPr="008E5C20" w:rsidDel="008E5C20" w:rsidRDefault="007C756F" w:rsidP="008E5C20">
      <w:pPr>
        <w:pStyle w:val="TableofFigures"/>
        <w:tabs>
          <w:tab w:val="right" w:leader="dot" w:pos="9395"/>
        </w:tabs>
        <w:rPr>
          <w:del w:id="2158" w:author="Nguyen Toan" w:date="2018-05-19T19:00:00Z"/>
          <w:rFonts w:ascii="Times New Roman" w:eastAsiaTheme="minorEastAsia" w:hAnsi="Times New Roman" w:cs="Times New Roman"/>
          <w:noProof/>
          <w:color w:val="auto"/>
          <w:sz w:val="26"/>
          <w:szCs w:val="26"/>
          <w:lang w:val="en-US"/>
          <w:rPrChange w:id="2159" w:author="Nguyen Toan" w:date="2018-05-19T19:00:00Z">
            <w:rPr>
              <w:del w:id="2160" w:author="Nguyen Toan" w:date="2018-05-19T19:00:00Z"/>
              <w:rFonts w:ascii="Times New Roman" w:eastAsiaTheme="minorEastAsia" w:hAnsi="Times New Roman" w:cs="Times New Roman"/>
              <w:noProof/>
              <w:color w:val="auto"/>
              <w:sz w:val="26"/>
              <w:szCs w:val="26"/>
              <w:lang w:val="en-US"/>
            </w:rPr>
          </w:rPrChange>
        </w:rPr>
        <w:pPrChange w:id="2161" w:author="Nguyen Toan" w:date="2018-05-19T19:00:00Z">
          <w:pPr>
            <w:pStyle w:val="TableofFigures"/>
            <w:tabs>
              <w:tab w:val="right" w:leader="dot" w:pos="9395"/>
            </w:tabs>
          </w:pPr>
        </w:pPrChange>
      </w:pPr>
      <w:del w:id="2162" w:author="Nguyen Toan" w:date="2018-05-19T19:00:00Z">
        <w:r w:rsidRPr="008E5C20" w:rsidDel="008E5C20">
          <w:rPr>
            <w:rFonts w:ascii="Times New Roman" w:hAnsi="Times New Roman" w:cs="Times New Roman"/>
            <w:noProof/>
            <w:sz w:val="26"/>
            <w:szCs w:val="26"/>
            <w:rPrChange w:id="2163" w:author="Nguyen Toan" w:date="2018-05-19T19:00:00Z">
              <w:rPr>
                <w:rStyle w:val="Hyperlink"/>
                <w:rFonts w:ascii="Times New Roman" w:hAnsi="Times New Roman" w:cs="Times New Roman"/>
                <w:noProof/>
                <w:sz w:val="26"/>
                <w:szCs w:val="26"/>
              </w:rPr>
            </w:rPrChange>
          </w:rPr>
          <w:delText>Hình 2.1: Tham số trên Postman</w:delText>
        </w:r>
        <w:r w:rsidRPr="008E5C20" w:rsidDel="008E5C20">
          <w:rPr>
            <w:rFonts w:ascii="Times New Roman" w:hAnsi="Times New Roman" w:cs="Times New Roman"/>
            <w:noProof/>
            <w:webHidden/>
            <w:sz w:val="26"/>
            <w:szCs w:val="26"/>
            <w:rPrChange w:id="2164"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65" w:author="Nguyen Toan" w:date="2018-05-19T19:00:00Z">
              <w:rPr>
                <w:rFonts w:ascii="Times New Roman" w:hAnsi="Times New Roman" w:cs="Times New Roman"/>
                <w:noProof/>
                <w:webHidden/>
                <w:sz w:val="26"/>
                <w:szCs w:val="26"/>
              </w:rPr>
            </w:rPrChange>
          </w:rPr>
          <w:delText>35</w:delText>
        </w:r>
      </w:del>
    </w:p>
    <w:p w14:paraId="0B4E2EE1" w14:textId="2F5C27BF" w:rsidR="007C756F" w:rsidRPr="008E5C20" w:rsidDel="008E5C20" w:rsidRDefault="007C756F" w:rsidP="008E5C20">
      <w:pPr>
        <w:pStyle w:val="TableofFigures"/>
        <w:tabs>
          <w:tab w:val="right" w:leader="dot" w:pos="9395"/>
        </w:tabs>
        <w:rPr>
          <w:del w:id="2166" w:author="Nguyen Toan" w:date="2018-05-19T19:00:00Z"/>
          <w:rFonts w:ascii="Times New Roman" w:eastAsiaTheme="minorEastAsia" w:hAnsi="Times New Roman" w:cs="Times New Roman"/>
          <w:noProof/>
          <w:color w:val="auto"/>
          <w:sz w:val="26"/>
          <w:szCs w:val="26"/>
          <w:lang w:val="en-US"/>
          <w:rPrChange w:id="2167" w:author="Nguyen Toan" w:date="2018-05-19T19:00:00Z">
            <w:rPr>
              <w:del w:id="2168" w:author="Nguyen Toan" w:date="2018-05-19T19:00:00Z"/>
              <w:rFonts w:ascii="Times New Roman" w:eastAsiaTheme="minorEastAsia" w:hAnsi="Times New Roman" w:cs="Times New Roman"/>
              <w:noProof/>
              <w:color w:val="auto"/>
              <w:sz w:val="26"/>
              <w:szCs w:val="26"/>
              <w:lang w:val="en-US"/>
            </w:rPr>
          </w:rPrChange>
        </w:rPr>
        <w:pPrChange w:id="2169" w:author="Nguyen Toan" w:date="2018-05-19T19:00:00Z">
          <w:pPr>
            <w:pStyle w:val="TableofFigures"/>
            <w:tabs>
              <w:tab w:val="right" w:leader="dot" w:pos="9395"/>
            </w:tabs>
          </w:pPr>
        </w:pPrChange>
      </w:pPr>
      <w:del w:id="2170" w:author="Nguyen Toan" w:date="2018-05-19T19:00:00Z">
        <w:r w:rsidRPr="008E5C20" w:rsidDel="008E5C20">
          <w:rPr>
            <w:rFonts w:ascii="Times New Roman" w:hAnsi="Times New Roman" w:cs="Times New Roman"/>
            <w:noProof/>
            <w:sz w:val="26"/>
            <w:szCs w:val="26"/>
            <w:rPrChange w:id="2171" w:author="Nguyen Toan" w:date="2018-05-19T19:00:00Z">
              <w:rPr>
                <w:rStyle w:val="Hyperlink"/>
                <w:rFonts w:ascii="Times New Roman" w:hAnsi="Times New Roman" w:cs="Times New Roman"/>
                <w:noProof/>
                <w:sz w:val="26"/>
                <w:szCs w:val="26"/>
              </w:rPr>
            </w:rPrChange>
          </w:rPr>
          <w:delText>Hình 2.2: Mã nguồn gọi API</w:delText>
        </w:r>
        <w:r w:rsidRPr="008E5C20" w:rsidDel="008E5C20">
          <w:rPr>
            <w:rFonts w:ascii="Times New Roman" w:hAnsi="Times New Roman" w:cs="Times New Roman"/>
            <w:noProof/>
            <w:webHidden/>
            <w:sz w:val="26"/>
            <w:szCs w:val="26"/>
            <w:rPrChange w:id="2172"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73" w:author="Nguyen Toan" w:date="2018-05-19T19:00:00Z">
              <w:rPr>
                <w:rFonts w:ascii="Times New Roman" w:hAnsi="Times New Roman" w:cs="Times New Roman"/>
                <w:noProof/>
                <w:webHidden/>
                <w:sz w:val="26"/>
                <w:szCs w:val="26"/>
              </w:rPr>
            </w:rPrChange>
          </w:rPr>
          <w:delText>35</w:delText>
        </w:r>
      </w:del>
    </w:p>
    <w:p w14:paraId="51692077" w14:textId="7D6DA4AC" w:rsidR="007C756F" w:rsidRPr="008E5C20" w:rsidDel="008E5C20" w:rsidRDefault="007C756F" w:rsidP="008E5C20">
      <w:pPr>
        <w:pStyle w:val="TableofFigures"/>
        <w:tabs>
          <w:tab w:val="right" w:leader="dot" w:pos="9395"/>
        </w:tabs>
        <w:rPr>
          <w:del w:id="2174" w:author="Nguyen Toan" w:date="2018-05-19T19:00:00Z"/>
          <w:rFonts w:ascii="Times New Roman" w:eastAsiaTheme="minorEastAsia" w:hAnsi="Times New Roman" w:cs="Times New Roman"/>
          <w:noProof/>
          <w:color w:val="auto"/>
          <w:sz w:val="26"/>
          <w:szCs w:val="26"/>
          <w:lang w:val="en-US"/>
          <w:rPrChange w:id="2175" w:author="Nguyen Toan" w:date="2018-05-19T19:00:00Z">
            <w:rPr>
              <w:del w:id="2176" w:author="Nguyen Toan" w:date="2018-05-19T19:00:00Z"/>
              <w:rFonts w:ascii="Times New Roman" w:eastAsiaTheme="minorEastAsia" w:hAnsi="Times New Roman" w:cs="Times New Roman"/>
              <w:noProof/>
              <w:color w:val="auto"/>
              <w:sz w:val="26"/>
              <w:szCs w:val="26"/>
              <w:lang w:val="en-US"/>
            </w:rPr>
          </w:rPrChange>
        </w:rPr>
        <w:pPrChange w:id="2177" w:author="Nguyen Toan" w:date="2018-05-19T19:00:00Z">
          <w:pPr>
            <w:pStyle w:val="TableofFigures"/>
            <w:tabs>
              <w:tab w:val="right" w:leader="dot" w:pos="9395"/>
            </w:tabs>
          </w:pPr>
        </w:pPrChange>
      </w:pPr>
      <w:del w:id="2178" w:author="Nguyen Toan" w:date="2018-05-19T19:00:00Z">
        <w:r w:rsidRPr="008E5C20" w:rsidDel="008E5C20">
          <w:rPr>
            <w:rFonts w:ascii="Times New Roman" w:hAnsi="Times New Roman" w:cs="Times New Roman"/>
            <w:noProof/>
            <w:sz w:val="26"/>
            <w:szCs w:val="26"/>
            <w:rPrChange w:id="2179" w:author="Nguyen Toan" w:date="2018-05-19T19:00:00Z">
              <w:rPr>
                <w:rStyle w:val="Hyperlink"/>
                <w:rFonts w:ascii="Times New Roman" w:hAnsi="Times New Roman" w:cs="Times New Roman"/>
                <w:noProof/>
                <w:sz w:val="26"/>
                <w:szCs w:val="26"/>
              </w:rPr>
            </w:rPrChange>
          </w:rPr>
          <w:delText>Hình 2.3: Quản lý các lời gọi API</w:delText>
        </w:r>
        <w:r w:rsidRPr="008E5C20" w:rsidDel="008E5C20">
          <w:rPr>
            <w:rFonts w:ascii="Times New Roman" w:hAnsi="Times New Roman" w:cs="Times New Roman"/>
            <w:noProof/>
            <w:webHidden/>
            <w:sz w:val="26"/>
            <w:szCs w:val="26"/>
            <w:rPrChange w:id="2180"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81" w:author="Nguyen Toan" w:date="2018-05-19T19:00:00Z">
              <w:rPr>
                <w:rFonts w:ascii="Times New Roman" w:hAnsi="Times New Roman" w:cs="Times New Roman"/>
                <w:noProof/>
                <w:webHidden/>
                <w:sz w:val="26"/>
                <w:szCs w:val="26"/>
              </w:rPr>
            </w:rPrChange>
          </w:rPr>
          <w:delText>36</w:delText>
        </w:r>
      </w:del>
    </w:p>
    <w:p w14:paraId="490F4DF2" w14:textId="725355F7" w:rsidR="007C756F" w:rsidRPr="008E5C20" w:rsidDel="008E5C20" w:rsidRDefault="007C756F" w:rsidP="008E5C20">
      <w:pPr>
        <w:pStyle w:val="TableofFigures"/>
        <w:tabs>
          <w:tab w:val="right" w:leader="dot" w:pos="9395"/>
        </w:tabs>
        <w:rPr>
          <w:del w:id="2182" w:author="Nguyen Toan" w:date="2018-05-19T19:00:00Z"/>
          <w:rFonts w:ascii="Times New Roman" w:eastAsiaTheme="minorEastAsia" w:hAnsi="Times New Roman" w:cs="Times New Roman"/>
          <w:noProof/>
          <w:color w:val="auto"/>
          <w:sz w:val="26"/>
          <w:szCs w:val="26"/>
          <w:lang w:val="en-US"/>
          <w:rPrChange w:id="2183" w:author="Nguyen Toan" w:date="2018-05-19T19:00:00Z">
            <w:rPr>
              <w:del w:id="2184" w:author="Nguyen Toan" w:date="2018-05-19T19:00:00Z"/>
              <w:rFonts w:ascii="Times New Roman" w:eastAsiaTheme="minorEastAsia" w:hAnsi="Times New Roman" w:cs="Times New Roman"/>
              <w:noProof/>
              <w:color w:val="auto"/>
              <w:sz w:val="26"/>
              <w:szCs w:val="26"/>
              <w:lang w:val="en-US"/>
            </w:rPr>
          </w:rPrChange>
        </w:rPr>
        <w:pPrChange w:id="2185" w:author="Nguyen Toan" w:date="2018-05-19T19:00:00Z">
          <w:pPr>
            <w:pStyle w:val="TableofFigures"/>
            <w:tabs>
              <w:tab w:val="right" w:leader="dot" w:pos="9395"/>
            </w:tabs>
          </w:pPr>
        </w:pPrChange>
      </w:pPr>
      <w:del w:id="2186" w:author="Nguyen Toan" w:date="2018-05-19T19:00:00Z">
        <w:r w:rsidRPr="008E5C20" w:rsidDel="008E5C20">
          <w:rPr>
            <w:rFonts w:ascii="Times New Roman" w:hAnsi="Times New Roman" w:cs="Times New Roman"/>
            <w:noProof/>
            <w:sz w:val="26"/>
            <w:szCs w:val="26"/>
            <w:rPrChange w:id="2187" w:author="Nguyen Toan" w:date="2018-05-19T19:00:00Z">
              <w:rPr>
                <w:rStyle w:val="Hyperlink"/>
                <w:rFonts w:ascii="Times New Roman" w:hAnsi="Times New Roman" w:cs="Times New Roman"/>
                <w:noProof/>
                <w:sz w:val="26"/>
                <w:szCs w:val="26"/>
              </w:rPr>
            </w:rPrChange>
          </w:rPr>
          <w:delText>Hình 2.4: Lời gọi API trên SOAPUI</w:delText>
        </w:r>
        <w:r w:rsidRPr="008E5C20" w:rsidDel="008E5C20">
          <w:rPr>
            <w:rFonts w:ascii="Times New Roman" w:hAnsi="Times New Roman" w:cs="Times New Roman"/>
            <w:noProof/>
            <w:webHidden/>
            <w:sz w:val="26"/>
            <w:szCs w:val="26"/>
            <w:rPrChange w:id="2188"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89" w:author="Nguyen Toan" w:date="2018-05-19T19:00:00Z">
              <w:rPr>
                <w:rFonts w:ascii="Times New Roman" w:hAnsi="Times New Roman" w:cs="Times New Roman"/>
                <w:noProof/>
                <w:webHidden/>
                <w:sz w:val="26"/>
                <w:szCs w:val="26"/>
              </w:rPr>
            </w:rPrChange>
          </w:rPr>
          <w:delText>36</w:delText>
        </w:r>
      </w:del>
    </w:p>
    <w:p w14:paraId="6B2E1926" w14:textId="0215CBC3" w:rsidR="007C756F" w:rsidRPr="008E5C20" w:rsidDel="008E5C20" w:rsidRDefault="007C756F" w:rsidP="008E5C20">
      <w:pPr>
        <w:pStyle w:val="TableofFigures"/>
        <w:tabs>
          <w:tab w:val="right" w:leader="dot" w:pos="9395"/>
        </w:tabs>
        <w:rPr>
          <w:del w:id="2190" w:author="Nguyen Toan" w:date="2018-05-19T19:00:00Z"/>
          <w:rFonts w:ascii="Times New Roman" w:eastAsiaTheme="minorEastAsia" w:hAnsi="Times New Roman" w:cs="Times New Roman"/>
          <w:noProof/>
          <w:color w:val="auto"/>
          <w:sz w:val="26"/>
          <w:szCs w:val="26"/>
          <w:lang w:val="en-US"/>
          <w:rPrChange w:id="2191" w:author="Nguyen Toan" w:date="2018-05-19T19:00:00Z">
            <w:rPr>
              <w:del w:id="2192" w:author="Nguyen Toan" w:date="2018-05-19T19:00:00Z"/>
              <w:rFonts w:ascii="Times New Roman" w:eastAsiaTheme="minorEastAsia" w:hAnsi="Times New Roman" w:cs="Times New Roman"/>
              <w:noProof/>
              <w:color w:val="auto"/>
              <w:sz w:val="26"/>
              <w:szCs w:val="26"/>
              <w:lang w:val="en-US"/>
            </w:rPr>
          </w:rPrChange>
        </w:rPr>
        <w:pPrChange w:id="2193" w:author="Nguyen Toan" w:date="2018-05-19T19:00:00Z">
          <w:pPr>
            <w:pStyle w:val="TableofFigures"/>
            <w:tabs>
              <w:tab w:val="right" w:leader="dot" w:pos="9395"/>
            </w:tabs>
          </w:pPr>
        </w:pPrChange>
      </w:pPr>
      <w:del w:id="2194" w:author="Nguyen Toan" w:date="2018-05-19T19:00:00Z">
        <w:r w:rsidRPr="008E5C20" w:rsidDel="008E5C20">
          <w:rPr>
            <w:rFonts w:ascii="Times New Roman" w:hAnsi="Times New Roman" w:cs="Times New Roman"/>
            <w:noProof/>
            <w:sz w:val="26"/>
            <w:szCs w:val="26"/>
            <w:rPrChange w:id="2195" w:author="Nguyen Toan" w:date="2018-05-19T19:00:00Z">
              <w:rPr>
                <w:rStyle w:val="Hyperlink"/>
                <w:rFonts w:ascii="Times New Roman" w:hAnsi="Times New Roman" w:cs="Times New Roman"/>
                <w:noProof/>
                <w:sz w:val="26"/>
                <w:szCs w:val="26"/>
              </w:rPr>
            </w:rPrChange>
          </w:rPr>
          <w:delText>Hình 2.5: Kiến trúc JUnit</w:delText>
        </w:r>
        <w:r w:rsidRPr="008E5C20" w:rsidDel="008E5C20">
          <w:rPr>
            <w:rFonts w:ascii="Times New Roman" w:hAnsi="Times New Roman" w:cs="Times New Roman"/>
            <w:noProof/>
            <w:webHidden/>
            <w:sz w:val="26"/>
            <w:szCs w:val="26"/>
            <w:rPrChange w:id="2196"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97" w:author="Nguyen Toan" w:date="2018-05-19T19:00:00Z">
              <w:rPr>
                <w:rFonts w:ascii="Times New Roman" w:hAnsi="Times New Roman" w:cs="Times New Roman"/>
                <w:noProof/>
                <w:webHidden/>
                <w:sz w:val="26"/>
                <w:szCs w:val="26"/>
              </w:rPr>
            </w:rPrChange>
          </w:rPr>
          <w:delText>38</w:delText>
        </w:r>
      </w:del>
    </w:p>
    <w:p w14:paraId="6287B7A5" w14:textId="1936A207" w:rsidR="007C756F" w:rsidRPr="008E5C20" w:rsidDel="008E5C20" w:rsidRDefault="007C756F" w:rsidP="008E5C20">
      <w:pPr>
        <w:pStyle w:val="TableofFigures"/>
        <w:tabs>
          <w:tab w:val="right" w:leader="dot" w:pos="9395"/>
        </w:tabs>
        <w:rPr>
          <w:del w:id="2198" w:author="Nguyen Toan" w:date="2018-05-19T19:00:00Z"/>
          <w:rFonts w:ascii="Times New Roman" w:eastAsiaTheme="minorEastAsia" w:hAnsi="Times New Roman" w:cs="Times New Roman"/>
          <w:noProof/>
          <w:color w:val="auto"/>
          <w:sz w:val="26"/>
          <w:szCs w:val="26"/>
          <w:lang w:val="en-US"/>
          <w:rPrChange w:id="2199" w:author="Nguyen Toan" w:date="2018-05-19T19:00:00Z">
            <w:rPr>
              <w:del w:id="2200" w:author="Nguyen Toan" w:date="2018-05-19T19:00:00Z"/>
              <w:rFonts w:ascii="Times New Roman" w:eastAsiaTheme="minorEastAsia" w:hAnsi="Times New Roman" w:cs="Times New Roman"/>
              <w:noProof/>
              <w:color w:val="auto"/>
              <w:sz w:val="26"/>
              <w:szCs w:val="26"/>
              <w:lang w:val="en-US"/>
            </w:rPr>
          </w:rPrChange>
        </w:rPr>
        <w:pPrChange w:id="2201" w:author="Nguyen Toan" w:date="2018-05-19T19:00:00Z">
          <w:pPr>
            <w:pStyle w:val="TableofFigures"/>
            <w:tabs>
              <w:tab w:val="right" w:leader="dot" w:pos="9395"/>
            </w:tabs>
          </w:pPr>
        </w:pPrChange>
      </w:pPr>
      <w:del w:id="2202" w:author="Nguyen Toan" w:date="2018-05-19T19:00:00Z">
        <w:r w:rsidRPr="008E5C20" w:rsidDel="008E5C20">
          <w:rPr>
            <w:rFonts w:ascii="Times New Roman" w:hAnsi="Times New Roman" w:cs="Times New Roman"/>
            <w:noProof/>
            <w:sz w:val="26"/>
            <w:szCs w:val="26"/>
            <w:rPrChange w:id="2203" w:author="Nguyen Toan" w:date="2018-05-19T19:00:00Z">
              <w:rPr>
                <w:rStyle w:val="Hyperlink"/>
                <w:rFonts w:ascii="Times New Roman" w:hAnsi="Times New Roman" w:cs="Times New Roman"/>
                <w:noProof/>
                <w:sz w:val="26"/>
                <w:szCs w:val="26"/>
              </w:rPr>
            </w:rPrChange>
          </w:rPr>
          <w:delText>Hình 2.6: MUnit Code</w:delText>
        </w:r>
        <w:r w:rsidRPr="008E5C20" w:rsidDel="008E5C20">
          <w:rPr>
            <w:rFonts w:ascii="Times New Roman" w:hAnsi="Times New Roman" w:cs="Times New Roman"/>
            <w:noProof/>
            <w:webHidden/>
            <w:sz w:val="26"/>
            <w:szCs w:val="26"/>
            <w:rPrChange w:id="2204"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05" w:author="Nguyen Toan" w:date="2018-05-19T19:00:00Z">
              <w:rPr>
                <w:rFonts w:ascii="Times New Roman" w:hAnsi="Times New Roman" w:cs="Times New Roman"/>
                <w:noProof/>
                <w:webHidden/>
                <w:sz w:val="26"/>
                <w:szCs w:val="26"/>
              </w:rPr>
            </w:rPrChange>
          </w:rPr>
          <w:delText>39</w:delText>
        </w:r>
      </w:del>
    </w:p>
    <w:p w14:paraId="0B9D2410" w14:textId="5FF2A422" w:rsidR="007C756F" w:rsidRPr="008E5C20" w:rsidDel="008E5C20" w:rsidRDefault="007C756F" w:rsidP="008E5C20">
      <w:pPr>
        <w:pStyle w:val="TableofFigures"/>
        <w:tabs>
          <w:tab w:val="right" w:leader="dot" w:pos="9395"/>
        </w:tabs>
        <w:rPr>
          <w:del w:id="2206" w:author="Nguyen Toan" w:date="2018-05-19T19:00:00Z"/>
          <w:rFonts w:ascii="Times New Roman" w:eastAsiaTheme="minorEastAsia" w:hAnsi="Times New Roman" w:cs="Times New Roman"/>
          <w:noProof/>
          <w:color w:val="auto"/>
          <w:sz w:val="26"/>
          <w:szCs w:val="26"/>
          <w:lang w:val="en-US"/>
          <w:rPrChange w:id="2207" w:author="Nguyen Toan" w:date="2018-05-19T19:00:00Z">
            <w:rPr>
              <w:del w:id="2208" w:author="Nguyen Toan" w:date="2018-05-19T19:00:00Z"/>
              <w:rFonts w:ascii="Times New Roman" w:eastAsiaTheme="minorEastAsia" w:hAnsi="Times New Roman" w:cs="Times New Roman"/>
              <w:noProof/>
              <w:color w:val="auto"/>
              <w:sz w:val="26"/>
              <w:szCs w:val="26"/>
              <w:lang w:val="en-US"/>
            </w:rPr>
          </w:rPrChange>
        </w:rPr>
        <w:pPrChange w:id="2209" w:author="Nguyen Toan" w:date="2018-05-19T19:00:00Z">
          <w:pPr>
            <w:pStyle w:val="TableofFigures"/>
            <w:tabs>
              <w:tab w:val="right" w:leader="dot" w:pos="9395"/>
            </w:tabs>
          </w:pPr>
        </w:pPrChange>
      </w:pPr>
      <w:del w:id="2210" w:author="Nguyen Toan" w:date="2018-05-19T19:00:00Z">
        <w:r w:rsidRPr="008E5C20" w:rsidDel="008E5C20">
          <w:rPr>
            <w:rFonts w:ascii="Times New Roman" w:hAnsi="Times New Roman" w:cs="Times New Roman"/>
            <w:noProof/>
            <w:sz w:val="26"/>
            <w:szCs w:val="26"/>
            <w:rPrChange w:id="2211" w:author="Nguyen Toan" w:date="2018-05-19T19:00:00Z">
              <w:rPr>
                <w:rStyle w:val="Hyperlink"/>
                <w:rFonts w:ascii="Times New Roman" w:hAnsi="Times New Roman" w:cs="Times New Roman"/>
                <w:noProof/>
                <w:sz w:val="26"/>
                <w:szCs w:val="26"/>
              </w:rPr>
            </w:rPrChange>
          </w:rPr>
          <w:delText>Hình 2.7: MUnit viết trên Java</w:delText>
        </w:r>
        <w:r w:rsidRPr="008E5C20" w:rsidDel="008E5C20">
          <w:rPr>
            <w:rFonts w:ascii="Times New Roman" w:hAnsi="Times New Roman" w:cs="Times New Roman"/>
            <w:noProof/>
            <w:webHidden/>
            <w:sz w:val="26"/>
            <w:szCs w:val="26"/>
            <w:rPrChange w:id="2212"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13" w:author="Nguyen Toan" w:date="2018-05-19T19:00:00Z">
              <w:rPr>
                <w:rFonts w:ascii="Times New Roman" w:hAnsi="Times New Roman" w:cs="Times New Roman"/>
                <w:noProof/>
                <w:webHidden/>
                <w:sz w:val="26"/>
                <w:szCs w:val="26"/>
              </w:rPr>
            </w:rPrChange>
          </w:rPr>
          <w:delText>39</w:delText>
        </w:r>
      </w:del>
    </w:p>
    <w:p w14:paraId="267D3B9A" w14:textId="7A8FA907" w:rsidR="007C756F" w:rsidRPr="008E5C20" w:rsidDel="008E5C20" w:rsidRDefault="007C756F" w:rsidP="008E5C20">
      <w:pPr>
        <w:pStyle w:val="TableofFigures"/>
        <w:tabs>
          <w:tab w:val="right" w:leader="dot" w:pos="9395"/>
        </w:tabs>
        <w:rPr>
          <w:del w:id="2214" w:author="Nguyen Toan" w:date="2018-05-19T19:00:00Z"/>
          <w:rFonts w:ascii="Times New Roman" w:eastAsiaTheme="minorEastAsia" w:hAnsi="Times New Roman" w:cs="Times New Roman"/>
          <w:noProof/>
          <w:color w:val="auto"/>
          <w:sz w:val="26"/>
          <w:szCs w:val="26"/>
          <w:lang w:val="en-US"/>
          <w:rPrChange w:id="2215" w:author="Nguyen Toan" w:date="2018-05-19T19:00:00Z">
            <w:rPr>
              <w:del w:id="2216" w:author="Nguyen Toan" w:date="2018-05-19T19:00:00Z"/>
              <w:rFonts w:ascii="Times New Roman" w:eastAsiaTheme="minorEastAsia" w:hAnsi="Times New Roman" w:cs="Times New Roman"/>
              <w:noProof/>
              <w:color w:val="auto"/>
              <w:sz w:val="26"/>
              <w:szCs w:val="26"/>
              <w:lang w:val="en-US"/>
            </w:rPr>
          </w:rPrChange>
        </w:rPr>
        <w:pPrChange w:id="2217" w:author="Nguyen Toan" w:date="2018-05-19T19:00:00Z">
          <w:pPr>
            <w:pStyle w:val="TableofFigures"/>
            <w:tabs>
              <w:tab w:val="right" w:leader="dot" w:pos="9395"/>
            </w:tabs>
          </w:pPr>
        </w:pPrChange>
      </w:pPr>
      <w:del w:id="2218" w:author="Nguyen Toan" w:date="2018-05-19T19:00:00Z">
        <w:r w:rsidRPr="008E5C20" w:rsidDel="008E5C20">
          <w:rPr>
            <w:rFonts w:ascii="Times New Roman" w:hAnsi="Times New Roman" w:cs="Times New Roman"/>
            <w:noProof/>
            <w:sz w:val="26"/>
            <w:szCs w:val="26"/>
            <w:rPrChange w:id="2219" w:author="Nguyen Toan" w:date="2018-05-19T19:00:00Z">
              <w:rPr>
                <w:rStyle w:val="Hyperlink"/>
                <w:rFonts w:ascii="Times New Roman" w:hAnsi="Times New Roman" w:cs="Times New Roman"/>
                <w:noProof/>
                <w:sz w:val="26"/>
                <w:szCs w:val="26"/>
              </w:rPr>
            </w:rPrChange>
          </w:rPr>
          <w:delText>Hình 3.1: Kiểm thử đơn vị theo lớp</w:delText>
        </w:r>
        <w:r w:rsidRPr="008E5C20" w:rsidDel="008E5C20">
          <w:rPr>
            <w:rFonts w:ascii="Times New Roman" w:hAnsi="Times New Roman" w:cs="Times New Roman"/>
            <w:noProof/>
            <w:sz w:val="26"/>
            <w:szCs w:val="26"/>
            <w:lang w:val="en-US"/>
            <w:rPrChange w:id="2220" w:author="Nguyen Toan" w:date="2018-05-19T19:00:00Z">
              <w:rPr>
                <w:rStyle w:val="Hyperlink"/>
                <w:rFonts w:ascii="Times New Roman" w:hAnsi="Times New Roman" w:cs="Times New Roman"/>
                <w:noProof/>
                <w:sz w:val="26"/>
                <w:szCs w:val="26"/>
                <w:lang w:val="en-US"/>
              </w:rPr>
            </w:rPrChange>
          </w:rPr>
          <w:delText xml:space="preserve"> [14]</w:delText>
        </w:r>
        <w:r w:rsidRPr="008E5C20" w:rsidDel="008E5C20">
          <w:rPr>
            <w:rFonts w:ascii="Times New Roman" w:hAnsi="Times New Roman" w:cs="Times New Roman"/>
            <w:noProof/>
            <w:webHidden/>
            <w:sz w:val="26"/>
            <w:szCs w:val="26"/>
            <w:rPrChange w:id="2221"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22" w:author="Nguyen Toan" w:date="2018-05-19T19:00:00Z">
              <w:rPr>
                <w:rFonts w:ascii="Times New Roman" w:hAnsi="Times New Roman" w:cs="Times New Roman"/>
                <w:noProof/>
                <w:webHidden/>
                <w:sz w:val="26"/>
                <w:szCs w:val="26"/>
              </w:rPr>
            </w:rPrChange>
          </w:rPr>
          <w:delText>41</w:delText>
        </w:r>
      </w:del>
    </w:p>
    <w:p w14:paraId="2D6448DB" w14:textId="74547B55" w:rsidR="007C756F" w:rsidRPr="008E5C20" w:rsidDel="008E5C20" w:rsidRDefault="007C756F" w:rsidP="008E5C20">
      <w:pPr>
        <w:pStyle w:val="TableofFigures"/>
        <w:tabs>
          <w:tab w:val="right" w:leader="dot" w:pos="9395"/>
        </w:tabs>
        <w:rPr>
          <w:del w:id="2223" w:author="Nguyen Toan" w:date="2018-05-19T19:00:00Z"/>
          <w:rFonts w:ascii="Times New Roman" w:eastAsiaTheme="minorEastAsia" w:hAnsi="Times New Roman" w:cs="Times New Roman"/>
          <w:noProof/>
          <w:color w:val="auto"/>
          <w:sz w:val="26"/>
          <w:szCs w:val="26"/>
          <w:lang w:val="en-US"/>
          <w:rPrChange w:id="2224" w:author="Nguyen Toan" w:date="2018-05-19T19:00:00Z">
            <w:rPr>
              <w:del w:id="2225" w:author="Nguyen Toan" w:date="2018-05-19T19:00:00Z"/>
              <w:rFonts w:ascii="Times New Roman" w:eastAsiaTheme="minorEastAsia" w:hAnsi="Times New Roman" w:cs="Times New Roman"/>
              <w:noProof/>
              <w:color w:val="auto"/>
              <w:sz w:val="26"/>
              <w:szCs w:val="26"/>
              <w:lang w:val="en-US"/>
            </w:rPr>
          </w:rPrChange>
        </w:rPr>
        <w:pPrChange w:id="2226" w:author="Nguyen Toan" w:date="2018-05-19T19:00:00Z">
          <w:pPr>
            <w:pStyle w:val="TableofFigures"/>
            <w:tabs>
              <w:tab w:val="right" w:leader="dot" w:pos="9395"/>
            </w:tabs>
          </w:pPr>
        </w:pPrChange>
      </w:pPr>
      <w:del w:id="2227" w:author="Nguyen Toan" w:date="2018-05-19T19:00:00Z">
        <w:r w:rsidRPr="008E5C20" w:rsidDel="008E5C20">
          <w:rPr>
            <w:rFonts w:ascii="Times New Roman" w:hAnsi="Times New Roman" w:cs="Times New Roman"/>
            <w:noProof/>
            <w:sz w:val="26"/>
            <w:szCs w:val="26"/>
            <w:rPrChange w:id="2228" w:author="Nguyen Toan" w:date="2018-05-19T19:00:00Z">
              <w:rPr>
                <w:rStyle w:val="Hyperlink"/>
                <w:rFonts w:ascii="Times New Roman" w:hAnsi="Times New Roman" w:cs="Times New Roman"/>
                <w:noProof/>
                <w:sz w:val="26"/>
                <w:szCs w:val="26"/>
              </w:rPr>
            </w:rPrChange>
          </w:rPr>
          <w:delText>Hình 3.2: Kiểm thử tích hợp</w:delText>
        </w:r>
        <w:r w:rsidRPr="008E5C20" w:rsidDel="008E5C20">
          <w:rPr>
            <w:rFonts w:ascii="Times New Roman" w:hAnsi="Times New Roman" w:cs="Times New Roman"/>
            <w:noProof/>
            <w:sz w:val="26"/>
            <w:szCs w:val="26"/>
            <w:lang w:val="en-US"/>
            <w:rPrChange w:id="2229" w:author="Nguyen Toan" w:date="2018-05-19T19:00:00Z">
              <w:rPr>
                <w:rStyle w:val="Hyperlink"/>
                <w:rFonts w:ascii="Times New Roman" w:hAnsi="Times New Roman" w:cs="Times New Roman"/>
                <w:noProof/>
                <w:sz w:val="26"/>
                <w:szCs w:val="26"/>
                <w:lang w:val="en-US"/>
              </w:rPr>
            </w:rPrChange>
          </w:rPr>
          <w:delText xml:space="preserve"> [14]</w:delText>
        </w:r>
        <w:r w:rsidRPr="008E5C20" w:rsidDel="008E5C20">
          <w:rPr>
            <w:rFonts w:ascii="Times New Roman" w:hAnsi="Times New Roman" w:cs="Times New Roman"/>
            <w:noProof/>
            <w:webHidden/>
            <w:sz w:val="26"/>
            <w:szCs w:val="26"/>
            <w:rPrChange w:id="2230"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31" w:author="Nguyen Toan" w:date="2018-05-19T19:00:00Z">
              <w:rPr>
                <w:rFonts w:ascii="Times New Roman" w:hAnsi="Times New Roman" w:cs="Times New Roman"/>
                <w:noProof/>
                <w:webHidden/>
                <w:sz w:val="26"/>
                <w:szCs w:val="26"/>
              </w:rPr>
            </w:rPrChange>
          </w:rPr>
          <w:delText>41</w:delText>
        </w:r>
      </w:del>
    </w:p>
    <w:p w14:paraId="7B4BBF17" w14:textId="680C6D94" w:rsidR="007C756F" w:rsidRPr="008E5C20" w:rsidDel="008E5C20" w:rsidRDefault="007C756F" w:rsidP="008E5C20">
      <w:pPr>
        <w:pStyle w:val="TableofFigures"/>
        <w:tabs>
          <w:tab w:val="right" w:leader="dot" w:pos="9395"/>
        </w:tabs>
        <w:rPr>
          <w:del w:id="2232" w:author="Nguyen Toan" w:date="2018-05-19T19:00:00Z"/>
          <w:rFonts w:ascii="Times New Roman" w:eastAsiaTheme="minorEastAsia" w:hAnsi="Times New Roman" w:cs="Times New Roman"/>
          <w:noProof/>
          <w:color w:val="auto"/>
          <w:sz w:val="26"/>
          <w:szCs w:val="26"/>
          <w:lang w:val="en-US"/>
          <w:rPrChange w:id="2233" w:author="Nguyen Toan" w:date="2018-05-19T19:00:00Z">
            <w:rPr>
              <w:del w:id="2234" w:author="Nguyen Toan" w:date="2018-05-19T19:00:00Z"/>
              <w:rFonts w:ascii="Times New Roman" w:eastAsiaTheme="minorEastAsia" w:hAnsi="Times New Roman" w:cs="Times New Roman"/>
              <w:noProof/>
              <w:color w:val="auto"/>
              <w:sz w:val="26"/>
              <w:szCs w:val="26"/>
              <w:lang w:val="en-US"/>
            </w:rPr>
          </w:rPrChange>
        </w:rPr>
        <w:pPrChange w:id="2235" w:author="Nguyen Toan" w:date="2018-05-19T19:00:00Z">
          <w:pPr>
            <w:pStyle w:val="TableofFigures"/>
            <w:tabs>
              <w:tab w:val="right" w:leader="dot" w:pos="9395"/>
            </w:tabs>
          </w:pPr>
        </w:pPrChange>
      </w:pPr>
      <w:del w:id="2236" w:author="Nguyen Toan" w:date="2018-05-19T19:00:00Z">
        <w:r w:rsidRPr="008E5C20" w:rsidDel="008E5C20">
          <w:rPr>
            <w:rFonts w:ascii="Times New Roman" w:hAnsi="Times New Roman" w:cs="Times New Roman"/>
            <w:noProof/>
            <w:sz w:val="26"/>
            <w:szCs w:val="26"/>
            <w:rPrChange w:id="2237" w:author="Nguyen Toan" w:date="2018-05-19T19:00:00Z">
              <w:rPr>
                <w:rStyle w:val="Hyperlink"/>
                <w:rFonts w:ascii="Times New Roman" w:hAnsi="Times New Roman" w:cs="Times New Roman"/>
                <w:noProof/>
                <w:sz w:val="26"/>
                <w:szCs w:val="26"/>
              </w:rPr>
            </w:rPrChange>
          </w:rPr>
          <w:delText>Hình 3.3. Quy trình kiểm thử hệ thống ESB</w:delText>
        </w:r>
        <w:r w:rsidRPr="008E5C20" w:rsidDel="008E5C20">
          <w:rPr>
            <w:rFonts w:ascii="Times New Roman" w:hAnsi="Times New Roman" w:cs="Times New Roman"/>
            <w:noProof/>
            <w:webHidden/>
            <w:sz w:val="26"/>
            <w:szCs w:val="26"/>
            <w:rPrChange w:id="2238"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39" w:author="Nguyen Toan" w:date="2018-05-19T19:00:00Z">
              <w:rPr>
                <w:rFonts w:ascii="Times New Roman" w:hAnsi="Times New Roman" w:cs="Times New Roman"/>
                <w:noProof/>
                <w:webHidden/>
                <w:sz w:val="26"/>
                <w:szCs w:val="26"/>
              </w:rPr>
            </w:rPrChange>
          </w:rPr>
          <w:delText>42</w:delText>
        </w:r>
      </w:del>
    </w:p>
    <w:p w14:paraId="23EEC4C7" w14:textId="3FD4B0CA" w:rsidR="007C756F" w:rsidRPr="008E5C20" w:rsidDel="008E5C20" w:rsidRDefault="007C756F" w:rsidP="008E5C20">
      <w:pPr>
        <w:pStyle w:val="TableofFigures"/>
        <w:tabs>
          <w:tab w:val="right" w:leader="dot" w:pos="9395"/>
        </w:tabs>
        <w:rPr>
          <w:del w:id="2240" w:author="Nguyen Toan" w:date="2018-05-19T19:00:00Z"/>
          <w:rFonts w:ascii="Times New Roman" w:eastAsiaTheme="minorEastAsia" w:hAnsi="Times New Roman" w:cs="Times New Roman"/>
          <w:noProof/>
          <w:color w:val="auto"/>
          <w:sz w:val="26"/>
          <w:szCs w:val="26"/>
          <w:lang w:val="en-US"/>
          <w:rPrChange w:id="2241" w:author="Nguyen Toan" w:date="2018-05-19T19:00:00Z">
            <w:rPr>
              <w:del w:id="2242" w:author="Nguyen Toan" w:date="2018-05-19T19:00:00Z"/>
              <w:rFonts w:ascii="Times New Roman" w:eastAsiaTheme="minorEastAsia" w:hAnsi="Times New Roman" w:cs="Times New Roman"/>
              <w:noProof/>
              <w:color w:val="auto"/>
              <w:sz w:val="26"/>
              <w:szCs w:val="26"/>
              <w:lang w:val="en-US"/>
            </w:rPr>
          </w:rPrChange>
        </w:rPr>
        <w:pPrChange w:id="2243" w:author="Nguyen Toan" w:date="2018-05-19T19:00:00Z">
          <w:pPr>
            <w:pStyle w:val="TableofFigures"/>
            <w:tabs>
              <w:tab w:val="right" w:leader="dot" w:pos="9395"/>
            </w:tabs>
          </w:pPr>
        </w:pPrChange>
      </w:pPr>
      <w:del w:id="2244" w:author="Nguyen Toan" w:date="2018-05-19T19:00:00Z">
        <w:r w:rsidRPr="008E5C20" w:rsidDel="008E5C20">
          <w:rPr>
            <w:rFonts w:ascii="Times New Roman" w:hAnsi="Times New Roman" w:cs="Times New Roman"/>
            <w:noProof/>
            <w:sz w:val="26"/>
            <w:szCs w:val="26"/>
            <w:rPrChange w:id="2245" w:author="Nguyen Toan" w:date="2018-05-19T19:00:00Z">
              <w:rPr>
                <w:rStyle w:val="Hyperlink"/>
                <w:rFonts w:ascii="Times New Roman" w:hAnsi="Times New Roman" w:cs="Times New Roman"/>
                <w:noProof/>
                <w:sz w:val="26"/>
                <w:szCs w:val="26"/>
              </w:rPr>
            </w:rPrChange>
          </w:rPr>
          <w:delText>Hình 3.4. Biểu đồ lớp AsenAPIDriver</w:delText>
        </w:r>
        <w:r w:rsidRPr="008E5C20" w:rsidDel="008E5C20">
          <w:rPr>
            <w:rFonts w:ascii="Times New Roman" w:hAnsi="Times New Roman" w:cs="Times New Roman"/>
            <w:noProof/>
            <w:webHidden/>
            <w:sz w:val="26"/>
            <w:szCs w:val="26"/>
            <w:rPrChange w:id="2246"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47" w:author="Nguyen Toan" w:date="2018-05-19T19:00:00Z">
              <w:rPr>
                <w:rFonts w:ascii="Times New Roman" w:hAnsi="Times New Roman" w:cs="Times New Roman"/>
                <w:noProof/>
                <w:webHidden/>
                <w:sz w:val="26"/>
                <w:szCs w:val="26"/>
              </w:rPr>
            </w:rPrChange>
          </w:rPr>
          <w:delText>43</w:delText>
        </w:r>
      </w:del>
    </w:p>
    <w:p w14:paraId="19FFBDAB" w14:textId="5D8F100B" w:rsidR="007C756F" w:rsidRPr="008E5C20" w:rsidDel="008E5C20" w:rsidRDefault="007C756F" w:rsidP="008E5C20">
      <w:pPr>
        <w:pStyle w:val="TableofFigures"/>
        <w:tabs>
          <w:tab w:val="right" w:leader="dot" w:pos="9395"/>
        </w:tabs>
        <w:rPr>
          <w:del w:id="2248" w:author="Nguyen Toan" w:date="2018-05-19T19:00:00Z"/>
          <w:rFonts w:ascii="Times New Roman" w:eastAsiaTheme="minorEastAsia" w:hAnsi="Times New Roman" w:cs="Times New Roman"/>
          <w:noProof/>
          <w:color w:val="auto"/>
          <w:sz w:val="26"/>
          <w:szCs w:val="26"/>
          <w:lang w:val="en-US"/>
          <w:rPrChange w:id="2249" w:author="Nguyen Toan" w:date="2018-05-19T19:00:00Z">
            <w:rPr>
              <w:del w:id="2250" w:author="Nguyen Toan" w:date="2018-05-19T19:00:00Z"/>
              <w:rFonts w:ascii="Times New Roman" w:eastAsiaTheme="minorEastAsia" w:hAnsi="Times New Roman" w:cs="Times New Roman"/>
              <w:noProof/>
              <w:color w:val="auto"/>
              <w:sz w:val="26"/>
              <w:szCs w:val="26"/>
              <w:lang w:val="en-US"/>
            </w:rPr>
          </w:rPrChange>
        </w:rPr>
        <w:pPrChange w:id="2251" w:author="Nguyen Toan" w:date="2018-05-19T19:00:00Z">
          <w:pPr>
            <w:pStyle w:val="TableofFigures"/>
            <w:tabs>
              <w:tab w:val="right" w:leader="dot" w:pos="9395"/>
            </w:tabs>
          </w:pPr>
        </w:pPrChange>
      </w:pPr>
      <w:del w:id="2252" w:author="Nguyen Toan" w:date="2018-05-19T19:00:00Z">
        <w:r w:rsidRPr="008E5C20" w:rsidDel="008E5C20">
          <w:rPr>
            <w:rFonts w:ascii="Times New Roman" w:hAnsi="Times New Roman" w:cs="Times New Roman"/>
            <w:noProof/>
            <w:sz w:val="26"/>
            <w:szCs w:val="26"/>
            <w:rPrChange w:id="2253" w:author="Nguyen Toan" w:date="2018-05-19T19:00:00Z">
              <w:rPr>
                <w:rStyle w:val="Hyperlink"/>
                <w:rFonts w:ascii="Times New Roman" w:hAnsi="Times New Roman" w:cs="Times New Roman"/>
                <w:noProof/>
                <w:sz w:val="26"/>
                <w:szCs w:val="26"/>
              </w:rPr>
            </w:rPrChange>
          </w:rPr>
          <w:delText>Hình 3.5. Ví dụ tệp XML cấu hình ứng dụng MuleESB</w:delText>
        </w:r>
        <w:r w:rsidRPr="008E5C20" w:rsidDel="008E5C20">
          <w:rPr>
            <w:rFonts w:ascii="Times New Roman" w:hAnsi="Times New Roman" w:cs="Times New Roman"/>
            <w:noProof/>
            <w:webHidden/>
            <w:sz w:val="26"/>
            <w:szCs w:val="26"/>
            <w:rPrChange w:id="2254"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55" w:author="Nguyen Toan" w:date="2018-05-19T19:00:00Z">
              <w:rPr>
                <w:rFonts w:ascii="Times New Roman" w:hAnsi="Times New Roman" w:cs="Times New Roman"/>
                <w:noProof/>
                <w:webHidden/>
                <w:sz w:val="26"/>
                <w:szCs w:val="26"/>
              </w:rPr>
            </w:rPrChange>
          </w:rPr>
          <w:delText>44</w:delText>
        </w:r>
      </w:del>
    </w:p>
    <w:p w14:paraId="031C0584" w14:textId="54676DF5" w:rsidR="007C756F" w:rsidRPr="008E5C20" w:rsidDel="008E5C20" w:rsidRDefault="007C756F" w:rsidP="008E5C20">
      <w:pPr>
        <w:pStyle w:val="TableofFigures"/>
        <w:tabs>
          <w:tab w:val="right" w:leader="dot" w:pos="9395"/>
        </w:tabs>
        <w:rPr>
          <w:del w:id="2256" w:author="Nguyen Toan" w:date="2018-05-19T19:00:00Z"/>
          <w:rFonts w:ascii="Times New Roman" w:eastAsiaTheme="minorEastAsia" w:hAnsi="Times New Roman" w:cs="Times New Roman"/>
          <w:noProof/>
          <w:color w:val="auto"/>
          <w:sz w:val="26"/>
          <w:szCs w:val="26"/>
          <w:lang w:val="en-US"/>
          <w:rPrChange w:id="2257" w:author="Nguyen Toan" w:date="2018-05-19T19:00:00Z">
            <w:rPr>
              <w:del w:id="2258" w:author="Nguyen Toan" w:date="2018-05-19T19:00:00Z"/>
              <w:rFonts w:ascii="Times New Roman" w:eastAsiaTheme="minorEastAsia" w:hAnsi="Times New Roman" w:cs="Times New Roman"/>
              <w:noProof/>
              <w:color w:val="auto"/>
              <w:sz w:val="26"/>
              <w:szCs w:val="26"/>
              <w:lang w:val="en-US"/>
            </w:rPr>
          </w:rPrChange>
        </w:rPr>
        <w:pPrChange w:id="2259" w:author="Nguyen Toan" w:date="2018-05-19T19:00:00Z">
          <w:pPr>
            <w:pStyle w:val="TableofFigures"/>
            <w:tabs>
              <w:tab w:val="right" w:leader="dot" w:pos="9395"/>
            </w:tabs>
          </w:pPr>
        </w:pPrChange>
      </w:pPr>
      <w:del w:id="2260" w:author="Nguyen Toan" w:date="2018-05-19T19:00:00Z">
        <w:r w:rsidRPr="008E5C20" w:rsidDel="008E5C20">
          <w:rPr>
            <w:rFonts w:ascii="Times New Roman" w:hAnsi="Times New Roman" w:cs="Times New Roman"/>
            <w:noProof/>
            <w:sz w:val="26"/>
            <w:szCs w:val="26"/>
            <w:rPrChange w:id="2261" w:author="Nguyen Toan" w:date="2018-05-19T19:00:00Z">
              <w:rPr>
                <w:rStyle w:val="Hyperlink"/>
                <w:rFonts w:ascii="Times New Roman" w:hAnsi="Times New Roman" w:cs="Times New Roman"/>
                <w:noProof/>
                <w:sz w:val="26"/>
                <w:szCs w:val="26"/>
              </w:rPr>
            </w:rPrChange>
          </w:rPr>
          <w:delText>Hình 3.6. Các nút trong tệp xml</w:delText>
        </w:r>
        <w:r w:rsidRPr="008E5C20" w:rsidDel="008E5C20">
          <w:rPr>
            <w:rFonts w:ascii="Times New Roman" w:hAnsi="Times New Roman" w:cs="Times New Roman"/>
            <w:noProof/>
            <w:webHidden/>
            <w:sz w:val="26"/>
            <w:szCs w:val="26"/>
            <w:rPrChange w:id="2262"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63" w:author="Nguyen Toan" w:date="2018-05-19T19:00:00Z">
              <w:rPr>
                <w:rFonts w:ascii="Times New Roman" w:hAnsi="Times New Roman" w:cs="Times New Roman"/>
                <w:noProof/>
                <w:webHidden/>
                <w:sz w:val="26"/>
                <w:szCs w:val="26"/>
              </w:rPr>
            </w:rPrChange>
          </w:rPr>
          <w:delText>44</w:delText>
        </w:r>
      </w:del>
    </w:p>
    <w:p w14:paraId="650C5BDD" w14:textId="1EF2226D" w:rsidR="007C756F" w:rsidRPr="008E5C20" w:rsidDel="008E5C20" w:rsidRDefault="007C756F" w:rsidP="008E5C20">
      <w:pPr>
        <w:pStyle w:val="TableofFigures"/>
        <w:tabs>
          <w:tab w:val="right" w:leader="dot" w:pos="9395"/>
        </w:tabs>
        <w:rPr>
          <w:del w:id="2264" w:author="Nguyen Toan" w:date="2018-05-19T19:00:00Z"/>
          <w:rFonts w:ascii="Times New Roman" w:eastAsiaTheme="minorEastAsia" w:hAnsi="Times New Roman" w:cs="Times New Roman"/>
          <w:noProof/>
          <w:color w:val="auto"/>
          <w:sz w:val="26"/>
          <w:szCs w:val="26"/>
          <w:lang w:val="en-US"/>
          <w:rPrChange w:id="2265" w:author="Nguyen Toan" w:date="2018-05-19T19:00:00Z">
            <w:rPr>
              <w:del w:id="2266" w:author="Nguyen Toan" w:date="2018-05-19T19:00:00Z"/>
              <w:rFonts w:ascii="Times New Roman" w:eastAsiaTheme="minorEastAsia" w:hAnsi="Times New Roman" w:cs="Times New Roman"/>
              <w:noProof/>
              <w:color w:val="auto"/>
              <w:sz w:val="26"/>
              <w:szCs w:val="26"/>
              <w:lang w:val="en-US"/>
            </w:rPr>
          </w:rPrChange>
        </w:rPr>
        <w:pPrChange w:id="2267" w:author="Nguyen Toan" w:date="2018-05-19T19:00:00Z">
          <w:pPr>
            <w:pStyle w:val="TableofFigures"/>
            <w:tabs>
              <w:tab w:val="right" w:leader="dot" w:pos="9395"/>
            </w:tabs>
          </w:pPr>
        </w:pPrChange>
      </w:pPr>
      <w:del w:id="2268" w:author="Nguyen Toan" w:date="2018-05-19T19:00:00Z">
        <w:r w:rsidRPr="008E5C20" w:rsidDel="008E5C20">
          <w:rPr>
            <w:rFonts w:ascii="Times New Roman" w:hAnsi="Times New Roman" w:cs="Times New Roman"/>
            <w:noProof/>
            <w:sz w:val="26"/>
            <w:szCs w:val="26"/>
            <w:rPrChange w:id="2269" w:author="Nguyen Toan" w:date="2018-05-19T19:00:00Z">
              <w:rPr>
                <w:rStyle w:val="Hyperlink"/>
                <w:rFonts w:ascii="Times New Roman" w:hAnsi="Times New Roman" w:cs="Times New Roman"/>
                <w:noProof/>
                <w:sz w:val="26"/>
                <w:szCs w:val="26"/>
              </w:rPr>
            </w:rPrChange>
          </w:rPr>
          <w:delText xml:space="preserve">Hình 3.7: </w:delText>
        </w:r>
        <w:r w:rsidRPr="008E5C20" w:rsidDel="008E5C20">
          <w:rPr>
            <w:rFonts w:ascii="Times New Roman" w:hAnsi="Times New Roman" w:cs="Times New Roman"/>
            <w:noProof/>
            <w:sz w:val="26"/>
            <w:szCs w:val="26"/>
            <w:lang w:val="vi-VN"/>
            <w:rPrChange w:id="2270" w:author="Nguyen Toan" w:date="2018-05-19T19:00:00Z">
              <w:rPr>
                <w:rStyle w:val="Hyperlink"/>
                <w:rFonts w:ascii="Times New Roman" w:hAnsi="Times New Roman" w:cs="Times New Roman"/>
                <w:noProof/>
                <w:sz w:val="26"/>
                <w:szCs w:val="26"/>
                <w:lang w:val="vi-VN"/>
              </w:rPr>
            </w:rPrChange>
          </w:rPr>
          <w:delText>Các bước sinh mã kiểm thử tự động</w:delText>
        </w:r>
        <w:r w:rsidRPr="008E5C20" w:rsidDel="008E5C20">
          <w:rPr>
            <w:rFonts w:ascii="Times New Roman" w:hAnsi="Times New Roman" w:cs="Times New Roman"/>
            <w:noProof/>
            <w:webHidden/>
            <w:sz w:val="26"/>
            <w:szCs w:val="26"/>
            <w:rPrChange w:id="2271"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72" w:author="Nguyen Toan" w:date="2018-05-19T19:00:00Z">
              <w:rPr>
                <w:rFonts w:ascii="Times New Roman" w:hAnsi="Times New Roman" w:cs="Times New Roman"/>
                <w:noProof/>
                <w:webHidden/>
                <w:sz w:val="26"/>
                <w:szCs w:val="26"/>
              </w:rPr>
            </w:rPrChange>
          </w:rPr>
          <w:delText>44</w:delText>
        </w:r>
      </w:del>
    </w:p>
    <w:p w14:paraId="262D0EFF" w14:textId="4A1F81F2" w:rsidR="007C756F" w:rsidRPr="008E5C20" w:rsidDel="008E5C20" w:rsidRDefault="007C756F" w:rsidP="008E5C20">
      <w:pPr>
        <w:pStyle w:val="TableofFigures"/>
        <w:tabs>
          <w:tab w:val="right" w:leader="dot" w:pos="9395"/>
        </w:tabs>
        <w:rPr>
          <w:del w:id="2273" w:author="Nguyen Toan" w:date="2018-05-19T19:00:00Z"/>
          <w:rFonts w:ascii="Times New Roman" w:eastAsiaTheme="minorEastAsia" w:hAnsi="Times New Roman" w:cs="Times New Roman"/>
          <w:noProof/>
          <w:color w:val="auto"/>
          <w:sz w:val="26"/>
          <w:szCs w:val="26"/>
          <w:lang w:val="en-US"/>
          <w:rPrChange w:id="2274" w:author="Nguyen Toan" w:date="2018-05-19T19:00:00Z">
            <w:rPr>
              <w:del w:id="2275" w:author="Nguyen Toan" w:date="2018-05-19T19:00:00Z"/>
              <w:rFonts w:ascii="Times New Roman" w:eastAsiaTheme="minorEastAsia" w:hAnsi="Times New Roman" w:cs="Times New Roman"/>
              <w:noProof/>
              <w:color w:val="auto"/>
              <w:sz w:val="26"/>
              <w:szCs w:val="26"/>
              <w:lang w:val="en-US"/>
            </w:rPr>
          </w:rPrChange>
        </w:rPr>
        <w:pPrChange w:id="2276" w:author="Nguyen Toan" w:date="2018-05-19T19:00:00Z">
          <w:pPr>
            <w:pStyle w:val="TableofFigures"/>
            <w:tabs>
              <w:tab w:val="right" w:leader="dot" w:pos="9395"/>
            </w:tabs>
          </w:pPr>
        </w:pPrChange>
      </w:pPr>
      <w:del w:id="2277" w:author="Nguyen Toan" w:date="2018-05-19T19:00:00Z">
        <w:r w:rsidRPr="008E5C20" w:rsidDel="008E5C20">
          <w:rPr>
            <w:rFonts w:ascii="Times New Roman" w:hAnsi="Times New Roman" w:cs="Times New Roman"/>
            <w:noProof/>
            <w:sz w:val="26"/>
            <w:szCs w:val="26"/>
            <w:rPrChange w:id="2278" w:author="Nguyen Toan" w:date="2018-05-19T19:00:00Z">
              <w:rPr>
                <w:rStyle w:val="Hyperlink"/>
                <w:rFonts w:ascii="Times New Roman" w:hAnsi="Times New Roman" w:cs="Times New Roman"/>
                <w:noProof/>
                <w:sz w:val="26"/>
                <w:szCs w:val="26"/>
              </w:rPr>
            </w:rPrChange>
          </w:rPr>
          <w:delText>Hình 3.8: Cấu hình khởi tạo của ứng dụng</w:delText>
        </w:r>
        <w:r w:rsidRPr="008E5C20" w:rsidDel="008E5C20">
          <w:rPr>
            <w:rFonts w:ascii="Times New Roman" w:hAnsi="Times New Roman" w:cs="Times New Roman"/>
            <w:noProof/>
            <w:webHidden/>
            <w:sz w:val="26"/>
            <w:szCs w:val="26"/>
            <w:rPrChange w:id="2279"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80" w:author="Nguyen Toan" w:date="2018-05-19T19:00:00Z">
              <w:rPr>
                <w:rFonts w:ascii="Times New Roman" w:hAnsi="Times New Roman" w:cs="Times New Roman"/>
                <w:noProof/>
                <w:webHidden/>
                <w:sz w:val="26"/>
                <w:szCs w:val="26"/>
              </w:rPr>
            </w:rPrChange>
          </w:rPr>
          <w:delText>45</w:delText>
        </w:r>
      </w:del>
    </w:p>
    <w:p w14:paraId="29A511B9" w14:textId="35C8EC4B" w:rsidR="007C756F" w:rsidRPr="008E5C20" w:rsidDel="008E5C20" w:rsidRDefault="007C756F" w:rsidP="008E5C20">
      <w:pPr>
        <w:pStyle w:val="TableofFigures"/>
        <w:tabs>
          <w:tab w:val="right" w:leader="dot" w:pos="9395"/>
        </w:tabs>
        <w:rPr>
          <w:del w:id="2281" w:author="Nguyen Toan" w:date="2018-05-19T19:00:00Z"/>
          <w:rFonts w:ascii="Times New Roman" w:eastAsiaTheme="minorEastAsia" w:hAnsi="Times New Roman" w:cs="Times New Roman"/>
          <w:noProof/>
          <w:color w:val="auto"/>
          <w:sz w:val="26"/>
          <w:szCs w:val="26"/>
          <w:lang w:val="en-US"/>
          <w:rPrChange w:id="2282" w:author="Nguyen Toan" w:date="2018-05-19T19:00:00Z">
            <w:rPr>
              <w:del w:id="2283" w:author="Nguyen Toan" w:date="2018-05-19T19:00:00Z"/>
              <w:rFonts w:ascii="Times New Roman" w:eastAsiaTheme="minorEastAsia" w:hAnsi="Times New Roman" w:cs="Times New Roman"/>
              <w:noProof/>
              <w:color w:val="auto"/>
              <w:sz w:val="26"/>
              <w:szCs w:val="26"/>
              <w:lang w:val="en-US"/>
            </w:rPr>
          </w:rPrChange>
        </w:rPr>
        <w:pPrChange w:id="2284" w:author="Nguyen Toan" w:date="2018-05-19T19:00:00Z">
          <w:pPr>
            <w:pStyle w:val="TableofFigures"/>
            <w:tabs>
              <w:tab w:val="right" w:leader="dot" w:pos="9395"/>
            </w:tabs>
          </w:pPr>
        </w:pPrChange>
      </w:pPr>
      <w:del w:id="2285" w:author="Nguyen Toan" w:date="2018-05-19T19:00:00Z">
        <w:r w:rsidRPr="008E5C20" w:rsidDel="008E5C20">
          <w:rPr>
            <w:rFonts w:ascii="Times New Roman" w:hAnsi="Times New Roman" w:cs="Times New Roman"/>
            <w:noProof/>
            <w:sz w:val="26"/>
            <w:szCs w:val="26"/>
            <w:rPrChange w:id="2286" w:author="Nguyen Toan" w:date="2018-05-19T19:00:00Z">
              <w:rPr>
                <w:rStyle w:val="Hyperlink"/>
                <w:rFonts w:ascii="Times New Roman" w:hAnsi="Times New Roman" w:cs="Times New Roman"/>
                <w:noProof/>
                <w:sz w:val="26"/>
                <w:szCs w:val="26"/>
              </w:rPr>
            </w:rPrChange>
          </w:rPr>
          <w:delText>Hình 3.9: M</w:delText>
        </w:r>
        <w:r w:rsidRPr="008E5C20" w:rsidDel="008E5C20">
          <w:rPr>
            <w:rFonts w:ascii="Times New Roman" w:hAnsi="Times New Roman" w:cs="Times New Roman"/>
            <w:noProof/>
            <w:sz w:val="26"/>
            <w:szCs w:val="26"/>
            <w:lang w:val="vi-VN"/>
            <w:rPrChange w:id="2287" w:author="Nguyen Toan" w:date="2018-05-19T19:00:00Z">
              <w:rPr>
                <w:rStyle w:val="Hyperlink"/>
                <w:rFonts w:ascii="Times New Roman" w:hAnsi="Times New Roman" w:cs="Times New Roman"/>
                <w:noProof/>
                <w:sz w:val="26"/>
                <w:szCs w:val="26"/>
                <w:lang w:val="vi-VN"/>
              </w:rPr>
            </w:rPrChange>
          </w:rPr>
          <w:delText>ã nguồn kiểm thử bằng phương pháp sinh tự động</w:delText>
        </w:r>
        <w:r w:rsidRPr="008E5C20" w:rsidDel="008E5C20">
          <w:rPr>
            <w:rFonts w:ascii="Times New Roman" w:hAnsi="Times New Roman" w:cs="Times New Roman"/>
            <w:noProof/>
            <w:webHidden/>
            <w:sz w:val="26"/>
            <w:szCs w:val="26"/>
            <w:rPrChange w:id="2288"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89" w:author="Nguyen Toan" w:date="2018-05-19T19:00:00Z">
              <w:rPr>
                <w:rFonts w:ascii="Times New Roman" w:hAnsi="Times New Roman" w:cs="Times New Roman"/>
                <w:noProof/>
                <w:webHidden/>
                <w:sz w:val="26"/>
                <w:szCs w:val="26"/>
              </w:rPr>
            </w:rPrChange>
          </w:rPr>
          <w:delText>45</w:delText>
        </w:r>
      </w:del>
    </w:p>
    <w:p w14:paraId="3CA5ABD1" w14:textId="781DC8BE" w:rsidR="007C756F" w:rsidRPr="008E5C20" w:rsidDel="008E5C20" w:rsidRDefault="007C756F" w:rsidP="008E5C20">
      <w:pPr>
        <w:pStyle w:val="TableofFigures"/>
        <w:tabs>
          <w:tab w:val="right" w:leader="dot" w:pos="9395"/>
        </w:tabs>
        <w:rPr>
          <w:del w:id="2290" w:author="Nguyen Toan" w:date="2018-05-19T19:00:00Z"/>
          <w:rFonts w:ascii="Times New Roman" w:eastAsiaTheme="minorEastAsia" w:hAnsi="Times New Roman" w:cs="Times New Roman"/>
          <w:noProof/>
          <w:color w:val="auto"/>
          <w:sz w:val="26"/>
          <w:szCs w:val="26"/>
          <w:lang w:val="en-US"/>
          <w:rPrChange w:id="2291" w:author="Nguyen Toan" w:date="2018-05-19T19:00:00Z">
            <w:rPr>
              <w:del w:id="2292" w:author="Nguyen Toan" w:date="2018-05-19T19:00:00Z"/>
              <w:rFonts w:ascii="Times New Roman" w:eastAsiaTheme="minorEastAsia" w:hAnsi="Times New Roman" w:cs="Times New Roman"/>
              <w:noProof/>
              <w:color w:val="auto"/>
              <w:sz w:val="26"/>
              <w:szCs w:val="26"/>
              <w:lang w:val="en-US"/>
            </w:rPr>
          </w:rPrChange>
        </w:rPr>
        <w:pPrChange w:id="2293" w:author="Nguyen Toan" w:date="2018-05-19T19:00:00Z">
          <w:pPr>
            <w:pStyle w:val="TableofFigures"/>
            <w:tabs>
              <w:tab w:val="right" w:leader="dot" w:pos="9395"/>
            </w:tabs>
          </w:pPr>
        </w:pPrChange>
      </w:pPr>
      <w:del w:id="2294" w:author="Nguyen Toan" w:date="2018-05-19T19:00:00Z">
        <w:r w:rsidRPr="008E5C20" w:rsidDel="008E5C20">
          <w:rPr>
            <w:rFonts w:ascii="Times New Roman" w:hAnsi="Times New Roman" w:cs="Times New Roman"/>
            <w:noProof/>
            <w:sz w:val="26"/>
            <w:szCs w:val="26"/>
            <w:rPrChange w:id="2295" w:author="Nguyen Toan" w:date="2018-05-19T19:00:00Z">
              <w:rPr>
                <w:rStyle w:val="Hyperlink"/>
                <w:rFonts w:ascii="Times New Roman" w:hAnsi="Times New Roman" w:cs="Times New Roman"/>
                <w:noProof/>
                <w:sz w:val="26"/>
                <w:szCs w:val="26"/>
              </w:rPr>
            </w:rPrChange>
          </w:rPr>
          <w:delText>Hình 4.1: Sơ đồ tuần tự ứng dụng IB-ESB</w:delText>
        </w:r>
        <w:r w:rsidRPr="008E5C20" w:rsidDel="008E5C20">
          <w:rPr>
            <w:rFonts w:ascii="Times New Roman" w:hAnsi="Times New Roman" w:cs="Times New Roman"/>
            <w:noProof/>
            <w:webHidden/>
            <w:sz w:val="26"/>
            <w:szCs w:val="26"/>
            <w:rPrChange w:id="2296"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97" w:author="Nguyen Toan" w:date="2018-05-19T19:00:00Z">
              <w:rPr>
                <w:rFonts w:ascii="Times New Roman" w:hAnsi="Times New Roman" w:cs="Times New Roman"/>
                <w:noProof/>
                <w:webHidden/>
                <w:sz w:val="26"/>
                <w:szCs w:val="26"/>
              </w:rPr>
            </w:rPrChange>
          </w:rPr>
          <w:delText>48</w:delText>
        </w:r>
      </w:del>
    </w:p>
    <w:p w14:paraId="3ABD40F3" w14:textId="29AB1683" w:rsidR="007C756F" w:rsidRPr="008E5C20" w:rsidDel="008E5C20" w:rsidRDefault="007C756F" w:rsidP="008E5C20">
      <w:pPr>
        <w:pStyle w:val="TableofFigures"/>
        <w:tabs>
          <w:tab w:val="right" w:leader="dot" w:pos="9395"/>
        </w:tabs>
        <w:rPr>
          <w:del w:id="2298" w:author="Nguyen Toan" w:date="2018-05-19T19:00:00Z"/>
          <w:rFonts w:ascii="Times New Roman" w:eastAsiaTheme="minorEastAsia" w:hAnsi="Times New Roman" w:cs="Times New Roman"/>
          <w:noProof/>
          <w:color w:val="auto"/>
          <w:sz w:val="26"/>
          <w:szCs w:val="26"/>
          <w:lang w:val="en-US"/>
          <w:rPrChange w:id="2299" w:author="Nguyen Toan" w:date="2018-05-19T19:00:00Z">
            <w:rPr>
              <w:del w:id="2300" w:author="Nguyen Toan" w:date="2018-05-19T19:00:00Z"/>
              <w:rFonts w:ascii="Times New Roman" w:eastAsiaTheme="minorEastAsia" w:hAnsi="Times New Roman" w:cs="Times New Roman"/>
              <w:noProof/>
              <w:color w:val="auto"/>
              <w:sz w:val="26"/>
              <w:szCs w:val="26"/>
              <w:lang w:val="en-US"/>
            </w:rPr>
          </w:rPrChange>
        </w:rPr>
        <w:pPrChange w:id="2301" w:author="Nguyen Toan" w:date="2018-05-19T19:00:00Z">
          <w:pPr>
            <w:pStyle w:val="TableofFigures"/>
            <w:tabs>
              <w:tab w:val="right" w:leader="dot" w:pos="9395"/>
            </w:tabs>
          </w:pPr>
        </w:pPrChange>
      </w:pPr>
      <w:del w:id="2302" w:author="Nguyen Toan" w:date="2018-05-19T19:00:00Z">
        <w:r w:rsidRPr="008E5C20" w:rsidDel="008E5C20">
          <w:rPr>
            <w:rFonts w:ascii="Times New Roman" w:hAnsi="Times New Roman" w:cs="Times New Roman"/>
            <w:noProof/>
            <w:sz w:val="26"/>
            <w:szCs w:val="26"/>
            <w:rPrChange w:id="2303" w:author="Nguyen Toan" w:date="2018-05-19T19:00:00Z">
              <w:rPr>
                <w:rStyle w:val="Hyperlink"/>
                <w:rFonts w:ascii="Times New Roman" w:hAnsi="Times New Roman" w:cs="Times New Roman"/>
                <w:noProof/>
                <w:sz w:val="26"/>
                <w:szCs w:val="26"/>
              </w:rPr>
            </w:rPrChange>
          </w:rPr>
          <w:delText>Hình 4.2: Cách phân chia thư mục trên ứng dụng MuleESB</w:delText>
        </w:r>
        <w:r w:rsidRPr="008E5C20" w:rsidDel="008E5C20">
          <w:rPr>
            <w:rFonts w:ascii="Times New Roman" w:hAnsi="Times New Roman" w:cs="Times New Roman"/>
            <w:noProof/>
            <w:webHidden/>
            <w:sz w:val="26"/>
            <w:szCs w:val="26"/>
            <w:rPrChange w:id="2304"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305" w:author="Nguyen Toan" w:date="2018-05-19T19:00:00Z">
              <w:rPr>
                <w:rFonts w:ascii="Times New Roman" w:hAnsi="Times New Roman" w:cs="Times New Roman"/>
                <w:noProof/>
                <w:webHidden/>
                <w:sz w:val="26"/>
                <w:szCs w:val="26"/>
              </w:rPr>
            </w:rPrChange>
          </w:rPr>
          <w:delText>48</w:delText>
        </w:r>
      </w:del>
    </w:p>
    <w:p w14:paraId="097183D2" w14:textId="238B723D" w:rsidR="007C756F" w:rsidRPr="008E5C20" w:rsidDel="008E5C20" w:rsidRDefault="007C756F" w:rsidP="008E5C20">
      <w:pPr>
        <w:pStyle w:val="TableofFigures"/>
        <w:tabs>
          <w:tab w:val="right" w:leader="dot" w:pos="9395"/>
        </w:tabs>
        <w:rPr>
          <w:del w:id="2306" w:author="Nguyen Toan" w:date="2018-05-19T19:00:00Z"/>
          <w:rFonts w:ascii="Times New Roman" w:eastAsiaTheme="minorEastAsia" w:hAnsi="Times New Roman" w:cs="Times New Roman"/>
          <w:noProof/>
          <w:color w:val="auto"/>
          <w:sz w:val="26"/>
          <w:szCs w:val="26"/>
          <w:lang w:val="en-US"/>
          <w:rPrChange w:id="2307" w:author="Nguyen Toan" w:date="2018-05-19T19:00:00Z">
            <w:rPr>
              <w:del w:id="2308" w:author="Nguyen Toan" w:date="2018-05-19T19:00:00Z"/>
              <w:rFonts w:ascii="Times New Roman" w:eastAsiaTheme="minorEastAsia" w:hAnsi="Times New Roman" w:cs="Times New Roman"/>
              <w:noProof/>
              <w:color w:val="auto"/>
              <w:sz w:val="26"/>
              <w:szCs w:val="26"/>
              <w:lang w:val="en-US"/>
            </w:rPr>
          </w:rPrChange>
        </w:rPr>
        <w:pPrChange w:id="2309" w:author="Nguyen Toan" w:date="2018-05-19T19:00:00Z">
          <w:pPr>
            <w:pStyle w:val="TableofFigures"/>
            <w:tabs>
              <w:tab w:val="right" w:leader="dot" w:pos="9395"/>
            </w:tabs>
          </w:pPr>
        </w:pPrChange>
      </w:pPr>
      <w:del w:id="2310" w:author="Nguyen Toan" w:date="2018-05-19T19:00:00Z">
        <w:r w:rsidRPr="008E5C20" w:rsidDel="008E5C20">
          <w:rPr>
            <w:rFonts w:ascii="Times New Roman" w:hAnsi="Times New Roman" w:cs="Times New Roman"/>
            <w:noProof/>
            <w:sz w:val="26"/>
            <w:szCs w:val="26"/>
            <w:rPrChange w:id="2311" w:author="Nguyen Toan" w:date="2018-05-19T19:00:00Z">
              <w:rPr>
                <w:rStyle w:val="Hyperlink"/>
                <w:rFonts w:ascii="Times New Roman" w:hAnsi="Times New Roman" w:cs="Times New Roman"/>
                <w:noProof/>
                <w:sz w:val="26"/>
                <w:szCs w:val="26"/>
              </w:rPr>
            </w:rPrChange>
          </w:rPr>
          <w:delText>Hình 4.3: Màn hình quản lý của Jenkins</w:delText>
        </w:r>
        <w:r w:rsidRPr="008E5C20" w:rsidDel="008E5C20">
          <w:rPr>
            <w:rFonts w:ascii="Times New Roman" w:hAnsi="Times New Roman" w:cs="Times New Roman"/>
            <w:noProof/>
            <w:webHidden/>
            <w:sz w:val="26"/>
            <w:szCs w:val="26"/>
            <w:rPrChange w:id="2312"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313" w:author="Nguyen Toan" w:date="2018-05-19T19:00:00Z">
              <w:rPr>
                <w:rFonts w:ascii="Times New Roman" w:hAnsi="Times New Roman" w:cs="Times New Roman"/>
                <w:noProof/>
                <w:webHidden/>
                <w:sz w:val="26"/>
                <w:szCs w:val="26"/>
              </w:rPr>
            </w:rPrChange>
          </w:rPr>
          <w:delText>49</w:delText>
        </w:r>
      </w:del>
    </w:p>
    <w:p w14:paraId="62DAC516" w14:textId="37AA4F0D" w:rsidR="007C756F" w:rsidRPr="008E5C20" w:rsidDel="008E5C20" w:rsidRDefault="007C756F" w:rsidP="008E5C20">
      <w:pPr>
        <w:pStyle w:val="TableofFigures"/>
        <w:tabs>
          <w:tab w:val="right" w:leader="dot" w:pos="9395"/>
        </w:tabs>
        <w:rPr>
          <w:del w:id="2314" w:author="Nguyen Toan" w:date="2018-05-19T19:00:00Z"/>
          <w:rFonts w:ascii="Times New Roman" w:eastAsiaTheme="minorEastAsia" w:hAnsi="Times New Roman" w:cs="Times New Roman"/>
          <w:noProof/>
          <w:color w:val="auto"/>
          <w:sz w:val="26"/>
          <w:szCs w:val="26"/>
          <w:lang w:val="en-US"/>
          <w:rPrChange w:id="2315" w:author="Nguyen Toan" w:date="2018-05-19T19:00:00Z">
            <w:rPr>
              <w:del w:id="2316" w:author="Nguyen Toan" w:date="2018-05-19T19:00:00Z"/>
              <w:rFonts w:ascii="Times New Roman" w:eastAsiaTheme="minorEastAsia" w:hAnsi="Times New Roman" w:cs="Times New Roman"/>
              <w:noProof/>
              <w:color w:val="auto"/>
              <w:sz w:val="26"/>
              <w:szCs w:val="26"/>
              <w:lang w:val="en-US"/>
            </w:rPr>
          </w:rPrChange>
        </w:rPr>
        <w:pPrChange w:id="2317" w:author="Nguyen Toan" w:date="2018-05-19T19:00:00Z">
          <w:pPr>
            <w:pStyle w:val="TableofFigures"/>
            <w:tabs>
              <w:tab w:val="right" w:leader="dot" w:pos="9395"/>
            </w:tabs>
          </w:pPr>
        </w:pPrChange>
      </w:pPr>
      <w:del w:id="2318" w:author="Nguyen Toan" w:date="2018-05-19T19:00:00Z">
        <w:r w:rsidRPr="008E5C20" w:rsidDel="008E5C20">
          <w:rPr>
            <w:rFonts w:ascii="Times New Roman" w:hAnsi="Times New Roman" w:cs="Times New Roman"/>
            <w:noProof/>
            <w:sz w:val="26"/>
            <w:szCs w:val="26"/>
            <w:rPrChange w:id="2319" w:author="Nguyen Toan" w:date="2018-05-19T19:00:00Z">
              <w:rPr>
                <w:rStyle w:val="Hyperlink"/>
                <w:rFonts w:ascii="Times New Roman" w:hAnsi="Times New Roman" w:cs="Times New Roman"/>
                <w:noProof/>
                <w:sz w:val="26"/>
                <w:szCs w:val="26"/>
              </w:rPr>
            </w:rPrChange>
          </w:rPr>
          <w:delText>Hình 4.4: Tạo một tác vụ trên Jenkins</w:delText>
        </w:r>
        <w:r w:rsidRPr="008E5C20" w:rsidDel="008E5C20">
          <w:rPr>
            <w:rFonts w:ascii="Times New Roman" w:hAnsi="Times New Roman" w:cs="Times New Roman"/>
            <w:noProof/>
            <w:webHidden/>
            <w:sz w:val="26"/>
            <w:szCs w:val="26"/>
            <w:rPrChange w:id="2320"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321" w:author="Nguyen Toan" w:date="2018-05-19T19:00:00Z">
              <w:rPr>
                <w:rFonts w:ascii="Times New Roman" w:hAnsi="Times New Roman" w:cs="Times New Roman"/>
                <w:noProof/>
                <w:webHidden/>
                <w:sz w:val="26"/>
                <w:szCs w:val="26"/>
              </w:rPr>
            </w:rPrChange>
          </w:rPr>
          <w:delText>50</w:delText>
        </w:r>
      </w:del>
    </w:p>
    <w:p w14:paraId="7DC7C6DD" w14:textId="1BA764BD" w:rsidR="007C756F" w:rsidRPr="008E5C20" w:rsidDel="008E5C20" w:rsidRDefault="007C756F" w:rsidP="008E5C20">
      <w:pPr>
        <w:pStyle w:val="TableofFigures"/>
        <w:tabs>
          <w:tab w:val="right" w:leader="dot" w:pos="9395"/>
        </w:tabs>
        <w:rPr>
          <w:del w:id="2322" w:author="Nguyen Toan" w:date="2018-05-19T19:00:00Z"/>
          <w:rFonts w:ascii="Times New Roman" w:eastAsiaTheme="minorEastAsia" w:hAnsi="Times New Roman" w:cs="Times New Roman"/>
          <w:noProof/>
          <w:color w:val="auto"/>
          <w:sz w:val="26"/>
          <w:szCs w:val="26"/>
          <w:lang w:val="en-US"/>
          <w:rPrChange w:id="2323" w:author="Nguyen Toan" w:date="2018-05-19T19:00:00Z">
            <w:rPr>
              <w:del w:id="2324" w:author="Nguyen Toan" w:date="2018-05-19T19:00:00Z"/>
              <w:rFonts w:ascii="Times New Roman" w:eastAsiaTheme="minorEastAsia" w:hAnsi="Times New Roman" w:cs="Times New Roman"/>
              <w:noProof/>
              <w:color w:val="auto"/>
              <w:sz w:val="26"/>
              <w:szCs w:val="26"/>
              <w:lang w:val="en-US"/>
            </w:rPr>
          </w:rPrChange>
        </w:rPr>
        <w:pPrChange w:id="2325" w:author="Nguyen Toan" w:date="2018-05-19T19:00:00Z">
          <w:pPr>
            <w:pStyle w:val="TableofFigures"/>
            <w:tabs>
              <w:tab w:val="right" w:leader="dot" w:pos="9395"/>
            </w:tabs>
          </w:pPr>
        </w:pPrChange>
      </w:pPr>
      <w:del w:id="2326" w:author="Nguyen Toan" w:date="2018-05-19T19:00:00Z">
        <w:r w:rsidRPr="008E5C20" w:rsidDel="008E5C20">
          <w:rPr>
            <w:rFonts w:ascii="Times New Roman" w:hAnsi="Times New Roman" w:cs="Times New Roman"/>
            <w:noProof/>
            <w:sz w:val="26"/>
            <w:szCs w:val="26"/>
            <w:rPrChange w:id="2327" w:author="Nguyen Toan" w:date="2018-05-19T19:00:00Z">
              <w:rPr>
                <w:rStyle w:val="Hyperlink"/>
                <w:rFonts w:ascii="Times New Roman" w:hAnsi="Times New Roman" w:cs="Times New Roman"/>
                <w:noProof/>
                <w:sz w:val="26"/>
                <w:szCs w:val="26"/>
              </w:rPr>
            </w:rPrChange>
          </w:rPr>
          <w:delText>Hình 4.5: Thông tin chi tiết cấu hình tác vụ</w:delText>
        </w:r>
        <w:r w:rsidRPr="008E5C20" w:rsidDel="008E5C20">
          <w:rPr>
            <w:rFonts w:ascii="Times New Roman" w:hAnsi="Times New Roman" w:cs="Times New Roman"/>
            <w:noProof/>
            <w:webHidden/>
            <w:sz w:val="26"/>
            <w:szCs w:val="26"/>
            <w:rPrChange w:id="2328"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329" w:author="Nguyen Toan" w:date="2018-05-19T19:00:00Z">
              <w:rPr>
                <w:rFonts w:ascii="Times New Roman" w:hAnsi="Times New Roman" w:cs="Times New Roman"/>
                <w:noProof/>
                <w:webHidden/>
                <w:sz w:val="26"/>
                <w:szCs w:val="26"/>
              </w:rPr>
            </w:rPrChange>
          </w:rPr>
          <w:delText>50</w:delText>
        </w:r>
      </w:del>
    </w:p>
    <w:p w14:paraId="7424FF5F" w14:textId="7FD07748" w:rsidR="007C756F" w:rsidRPr="008E5C20" w:rsidDel="008E5C20" w:rsidRDefault="007C756F" w:rsidP="008E5C20">
      <w:pPr>
        <w:pStyle w:val="TableofFigures"/>
        <w:tabs>
          <w:tab w:val="right" w:leader="dot" w:pos="9395"/>
        </w:tabs>
        <w:rPr>
          <w:del w:id="2330" w:author="Nguyen Toan" w:date="2018-05-19T19:00:00Z"/>
          <w:rFonts w:ascii="Times New Roman" w:eastAsiaTheme="minorEastAsia" w:hAnsi="Times New Roman" w:cs="Times New Roman"/>
          <w:noProof/>
          <w:color w:val="auto"/>
          <w:sz w:val="26"/>
          <w:szCs w:val="26"/>
          <w:lang w:val="en-US"/>
          <w:rPrChange w:id="2331" w:author="Nguyen Toan" w:date="2018-05-19T19:00:00Z">
            <w:rPr>
              <w:del w:id="2332" w:author="Nguyen Toan" w:date="2018-05-19T19:00:00Z"/>
              <w:rFonts w:ascii="Times New Roman" w:eastAsiaTheme="minorEastAsia" w:hAnsi="Times New Roman" w:cs="Times New Roman"/>
              <w:noProof/>
              <w:color w:val="auto"/>
              <w:sz w:val="26"/>
              <w:szCs w:val="26"/>
              <w:lang w:val="en-US"/>
            </w:rPr>
          </w:rPrChange>
        </w:rPr>
        <w:pPrChange w:id="2333" w:author="Nguyen Toan" w:date="2018-05-19T19:00:00Z">
          <w:pPr>
            <w:pStyle w:val="TableofFigures"/>
            <w:tabs>
              <w:tab w:val="right" w:leader="dot" w:pos="9395"/>
            </w:tabs>
          </w:pPr>
        </w:pPrChange>
      </w:pPr>
      <w:del w:id="2334" w:author="Nguyen Toan" w:date="2018-05-19T19:00:00Z">
        <w:r w:rsidRPr="008E5C20" w:rsidDel="008E5C20">
          <w:rPr>
            <w:rFonts w:ascii="Times New Roman" w:hAnsi="Times New Roman" w:cs="Times New Roman"/>
            <w:noProof/>
            <w:sz w:val="26"/>
            <w:szCs w:val="26"/>
            <w:rPrChange w:id="2335" w:author="Nguyen Toan" w:date="2018-05-19T19:00:00Z">
              <w:rPr>
                <w:rStyle w:val="Hyperlink"/>
                <w:rFonts w:ascii="Times New Roman" w:hAnsi="Times New Roman" w:cs="Times New Roman"/>
                <w:noProof/>
                <w:sz w:val="26"/>
                <w:szCs w:val="26"/>
              </w:rPr>
            </w:rPrChange>
          </w:rPr>
          <w:delText>Hình 4.6: Tùy chọn tác vụ xử lý qua shell</w:delText>
        </w:r>
        <w:r w:rsidRPr="008E5C20" w:rsidDel="008E5C20">
          <w:rPr>
            <w:rFonts w:ascii="Times New Roman" w:hAnsi="Times New Roman" w:cs="Times New Roman"/>
            <w:noProof/>
            <w:webHidden/>
            <w:sz w:val="26"/>
            <w:szCs w:val="26"/>
            <w:rPrChange w:id="2336"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337" w:author="Nguyen Toan" w:date="2018-05-19T19:00:00Z">
              <w:rPr>
                <w:rFonts w:ascii="Times New Roman" w:hAnsi="Times New Roman" w:cs="Times New Roman"/>
                <w:noProof/>
                <w:webHidden/>
                <w:sz w:val="26"/>
                <w:szCs w:val="26"/>
              </w:rPr>
            </w:rPrChange>
          </w:rPr>
          <w:delText>51</w:delText>
        </w:r>
      </w:del>
    </w:p>
    <w:p w14:paraId="4A65DFB7" w14:textId="7B7CF013" w:rsidR="007C756F" w:rsidRPr="008E5C20" w:rsidDel="008E5C20" w:rsidRDefault="007C756F" w:rsidP="008E5C20">
      <w:pPr>
        <w:pStyle w:val="TableofFigures"/>
        <w:tabs>
          <w:tab w:val="right" w:leader="dot" w:pos="9395"/>
        </w:tabs>
        <w:rPr>
          <w:del w:id="2338" w:author="Nguyen Toan" w:date="2018-05-19T19:00:00Z"/>
          <w:rFonts w:ascii="Times New Roman" w:eastAsiaTheme="minorEastAsia" w:hAnsi="Times New Roman" w:cs="Times New Roman"/>
          <w:noProof/>
          <w:color w:val="auto"/>
          <w:sz w:val="26"/>
          <w:szCs w:val="26"/>
          <w:lang w:val="en-US"/>
          <w:rPrChange w:id="2339" w:author="Nguyen Toan" w:date="2018-05-19T19:00:00Z">
            <w:rPr>
              <w:del w:id="2340" w:author="Nguyen Toan" w:date="2018-05-19T19:00:00Z"/>
              <w:rFonts w:ascii="Times New Roman" w:eastAsiaTheme="minorEastAsia" w:hAnsi="Times New Roman" w:cs="Times New Roman"/>
              <w:noProof/>
              <w:color w:val="auto"/>
              <w:sz w:val="26"/>
              <w:szCs w:val="26"/>
              <w:lang w:val="en-US"/>
            </w:rPr>
          </w:rPrChange>
        </w:rPr>
        <w:pPrChange w:id="2341" w:author="Nguyen Toan" w:date="2018-05-19T19:00:00Z">
          <w:pPr>
            <w:pStyle w:val="TableofFigures"/>
            <w:tabs>
              <w:tab w:val="right" w:leader="dot" w:pos="9395"/>
            </w:tabs>
          </w:pPr>
        </w:pPrChange>
      </w:pPr>
      <w:del w:id="2342" w:author="Nguyen Toan" w:date="2018-05-19T19:00:00Z">
        <w:r w:rsidRPr="008E5C20" w:rsidDel="008E5C20">
          <w:rPr>
            <w:rFonts w:ascii="Times New Roman" w:hAnsi="Times New Roman" w:cs="Times New Roman"/>
            <w:noProof/>
            <w:sz w:val="26"/>
            <w:szCs w:val="26"/>
            <w:rPrChange w:id="2343" w:author="Nguyen Toan" w:date="2018-05-19T19:00:00Z">
              <w:rPr>
                <w:rStyle w:val="Hyperlink"/>
                <w:rFonts w:ascii="Times New Roman" w:hAnsi="Times New Roman" w:cs="Times New Roman"/>
                <w:noProof/>
                <w:sz w:val="26"/>
                <w:szCs w:val="26"/>
              </w:rPr>
            </w:rPrChange>
          </w:rPr>
          <w:delText>Hình 4.7:Thêm cấu hình gọi AsenAPIDriver</w:delText>
        </w:r>
        <w:r w:rsidRPr="008E5C20" w:rsidDel="008E5C20">
          <w:rPr>
            <w:rFonts w:ascii="Times New Roman" w:hAnsi="Times New Roman" w:cs="Times New Roman"/>
            <w:noProof/>
            <w:webHidden/>
            <w:sz w:val="26"/>
            <w:szCs w:val="26"/>
            <w:rPrChange w:id="2344"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345" w:author="Nguyen Toan" w:date="2018-05-19T19:00:00Z">
              <w:rPr>
                <w:rFonts w:ascii="Times New Roman" w:hAnsi="Times New Roman" w:cs="Times New Roman"/>
                <w:noProof/>
                <w:webHidden/>
                <w:sz w:val="26"/>
                <w:szCs w:val="26"/>
              </w:rPr>
            </w:rPrChange>
          </w:rPr>
          <w:delText>51</w:delText>
        </w:r>
      </w:del>
    </w:p>
    <w:p w14:paraId="4144413A" w14:textId="031310E7" w:rsidR="007C756F" w:rsidRPr="008E5C20" w:rsidDel="008E5C20" w:rsidRDefault="007C756F" w:rsidP="008E5C20">
      <w:pPr>
        <w:pStyle w:val="TableofFigures"/>
        <w:tabs>
          <w:tab w:val="right" w:leader="dot" w:pos="9395"/>
        </w:tabs>
        <w:rPr>
          <w:del w:id="2346" w:author="Nguyen Toan" w:date="2018-05-19T19:00:00Z"/>
          <w:rFonts w:ascii="Times New Roman" w:eastAsiaTheme="minorEastAsia" w:hAnsi="Times New Roman" w:cs="Times New Roman"/>
          <w:noProof/>
          <w:color w:val="auto"/>
          <w:sz w:val="26"/>
          <w:szCs w:val="26"/>
          <w:lang w:val="en-US"/>
          <w:rPrChange w:id="2347" w:author="Nguyen Toan" w:date="2018-05-19T19:00:00Z">
            <w:rPr>
              <w:del w:id="2348" w:author="Nguyen Toan" w:date="2018-05-19T19:00:00Z"/>
              <w:rFonts w:ascii="Times New Roman" w:eastAsiaTheme="minorEastAsia" w:hAnsi="Times New Roman" w:cs="Times New Roman"/>
              <w:noProof/>
              <w:color w:val="auto"/>
              <w:sz w:val="26"/>
              <w:szCs w:val="26"/>
              <w:lang w:val="en-US"/>
            </w:rPr>
          </w:rPrChange>
        </w:rPr>
        <w:pPrChange w:id="2349" w:author="Nguyen Toan" w:date="2018-05-19T19:00:00Z">
          <w:pPr>
            <w:pStyle w:val="TableofFigures"/>
            <w:tabs>
              <w:tab w:val="right" w:leader="dot" w:pos="9395"/>
            </w:tabs>
          </w:pPr>
        </w:pPrChange>
      </w:pPr>
      <w:del w:id="2350" w:author="Nguyen Toan" w:date="2018-05-19T19:00:00Z">
        <w:r w:rsidRPr="008E5C20" w:rsidDel="008E5C20">
          <w:rPr>
            <w:rFonts w:ascii="Times New Roman" w:eastAsia="Times New Roman" w:hAnsi="Times New Roman" w:cs="Times New Roman"/>
            <w:noProof/>
            <w:sz w:val="26"/>
            <w:szCs w:val="26"/>
            <w:lang w:val="en-US"/>
            <w:rPrChange w:id="2351" w:author="Nguyen Toan" w:date="2018-05-19T19:00:00Z">
              <w:rPr>
                <w:rStyle w:val="Hyperlink"/>
                <w:rFonts w:ascii="Times New Roman" w:eastAsia="Times New Roman" w:hAnsi="Times New Roman" w:cs="Times New Roman"/>
                <w:noProof/>
                <w:sz w:val="26"/>
                <w:szCs w:val="26"/>
                <w:lang w:val="en-US"/>
              </w:rPr>
            </w:rPrChange>
          </w:rPr>
          <w:delText>Hình 4.8: Quá trình chạy tác vụ</w:delText>
        </w:r>
        <w:r w:rsidRPr="008E5C20" w:rsidDel="008E5C20">
          <w:rPr>
            <w:rFonts w:ascii="Times New Roman" w:hAnsi="Times New Roman" w:cs="Times New Roman"/>
            <w:noProof/>
            <w:webHidden/>
            <w:sz w:val="26"/>
            <w:szCs w:val="26"/>
            <w:rPrChange w:id="2352"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353" w:author="Nguyen Toan" w:date="2018-05-19T19:00:00Z">
              <w:rPr>
                <w:rFonts w:ascii="Times New Roman" w:hAnsi="Times New Roman" w:cs="Times New Roman"/>
                <w:noProof/>
                <w:webHidden/>
                <w:sz w:val="26"/>
                <w:szCs w:val="26"/>
              </w:rPr>
            </w:rPrChange>
          </w:rPr>
          <w:delText>52</w:delText>
        </w:r>
      </w:del>
    </w:p>
    <w:p w14:paraId="72872E6D" w14:textId="0D7C151C" w:rsidR="007C756F" w:rsidRPr="008E5C20" w:rsidDel="008E5C20" w:rsidRDefault="007C756F" w:rsidP="008E5C20">
      <w:pPr>
        <w:pStyle w:val="TableofFigures"/>
        <w:tabs>
          <w:tab w:val="right" w:leader="dot" w:pos="9395"/>
        </w:tabs>
        <w:rPr>
          <w:del w:id="2354" w:author="Nguyen Toan" w:date="2018-05-19T19:00:00Z"/>
          <w:rFonts w:ascii="Times New Roman" w:eastAsiaTheme="minorEastAsia" w:hAnsi="Times New Roman" w:cs="Times New Roman"/>
          <w:noProof/>
          <w:color w:val="auto"/>
          <w:sz w:val="26"/>
          <w:szCs w:val="26"/>
          <w:lang w:val="en-US"/>
          <w:rPrChange w:id="2355" w:author="Nguyen Toan" w:date="2018-05-19T19:00:00Z">
            <w:rPr>
              <w:del w:id="2356" w:author="Nguyen Toan" w:date="2018-05-19T19:00:00Z"/>
              <w:rFonts w:ascii="Times New Roman" w:eastAsiaTheme="minorEastAsia" w:hAnsi="Times New Roman" w:cs="Times New Roman"/>
              <w:noProof/>
              <w:color w:val="auto"/>
              <w:sz w:val="26"/>
              <w:szCs w:val="26"/>
              <w:lang w:val="en-US"/>
            </w:rPr>
          </w:rPrChange>
        </w:rPr>
        <w:pPrChange w:id="2357" w:author="Nguyen Toan" w:date="2018-05-19T19:00:00Z">
          <w:pPr>
            <w:pStyle w:val="TableofFigures"/>
            <w:tabs>
              <w:tab w:val="right" w:leader="dot" w:pos="9395"/>
            </w:tabs>
          </w:pPr>
        </w:pPrChange>
      </w:pPr>
      <w:del w:id="2358" w:author="Nguyen Toan" w:date="2018-05-19T19:00:00Z">
        <w:r w:rsidRPr="008E5C20" w:rsidDel="008E5C20">
          <w:rPr>
            <w:rFonts w:ascii="Times New Roman" w:hAnsi="Times New Roman" w:cs="Times New Roman"/>
            <w:noProof/>
            <w:sz w:val="26"/>
            <w:szCs w:val="26"/>
            <w:rPrChange w:id="2359" w:author="Nguyen Toan" w:date="2018-05-19T19:00:00Z">
              <w:rPr>
                <w:rStyle w:val="Hyperlink"/>
                <w:rFonts w:ascii="Times New Roman" w:hAnsi="Times New Roman" w:cs="Times New Roman"/>
                <w:noProof/>
                <w:sz w:val="26"/>
                <w:szCs w:val="26"/>
              </w:rPr>
            </w:rPrChange>
          </w:rPr>
          <w:delText>Hình 4.9: Cấu hình thông báo Email</w:delText>
        </w:r>
        <w:r w:rsidRPr="008E5C20" w:rsidDel="008E5C20">
          <w:rPr>
            <w:rFonts w:ascii="Times New Roman" w:hAnsi="Times New Roman" w:cs="Times New Roman"/>
            <w:noProof/>
            <w:webHidden/>
            <w:sz w:val="26"/>
            <w:szCs w:val="26"/>
            <w:rPrChange w:id="2360"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361" w:author="Nguyen Toan" w:date="2018-05-19T19:00:00Z">
              <w:rPr>
                <w:rFonts w:ascii="Times New Roman" w:hAnsi="Times New Roman" w:cs="Times New Roman"/>
                <w:noProof/>
                <w:webHidden/>
                <w:sz w:val="26"/>
                <w:szCs w:val="26"/>
              </w:rPr>
            </w:rPrChange>
          </w:rPr>
          <w:delText>52</w:delText>
        </w:r>
      </w:del>
    </w:p>
    <w:p w14:paraId="470CFC11" w14:textId="6C428693" w:rsidR="007C756F" w:rsidRPr="008E5C20" w:rsidDel="008E5C20" w:rsidRDefault="007C756F" w:rsidP="008E5C20">
      <w:pPr>
        <w:pStyle w:val="TableofFigures"/>
        <w:tabs>
          <w:tab w:val="right" w:leader="dot" w:pos="9395"/>
        </w:tabs>
        <w:rPr>
          <w:del w:id="2362" w:author="Nguyen Toan" w:date="2018-05-19T19:00:00Z"/>
          <w:rFonts w:ascii="Times New Roman" w:eastAsiaTheme="minorEastAsia" w:hAnsi="Times New Roman" w:cs="Times New Roman"/>
          <w:noProof/>
          <w:color w:val="auto"/>
          <w:sz w:val="26"/>
          <w:szCs w:val="26"/>
          <w:lang w:val="en-US"/>
          <w:rPrChange w:id="2363" w:author="Nguyen Toan" w:date="2018-05-19T19:00:00Z">
            <w:rPr>
              <w:del w:id="2364" w:author="Nguyen Toan" w:date="2018-05-19T19:00:00Z"/>
              <w:rFonts w:ascii="Times New Roman" w:eastAsiaTheme="minorEastAsia" w:hAnsi="Times New Roman" w:cs="Times New Roman"/>
              <w:noProof/>
              <w:color w:val="auto"/>
              <w:sz w:val="26"/>
              <w:szCs w:val="26"/>
              <w:lang w:val="en-US"/>
            </w:rPr>
          </w:rPrChange>
        </w:rPr>
        <w:pPrChange w:id="2365" w:author="Nguyen Toan" w:date="2018-05-19T19:00:00Z">
          <w:pPr>
            <w:pStyle w:val="TableofFigures"/>
            <w:tabs>
              <w:tab w:val="right" w:leader="dot" w:pos="9395"/>
            </w:tabs>
          </w:pPr>
        </w:pPrChange>
      </w:pPr>
      <w:del w:id="2366" w:author="Nguyen Toan" w:date="2018-05-19T19:00:00Z">
        <w:r w:rsidRPr="008E5C20" w:rsidDel="008E5C20">
          <w:rPr>
            <w:rFonts w:ascii="Times New Roman" w:eastAsia="Times New Roman" w:hAnsi="Times New Roman" w:cs="Times New Roman"/>
            <w:noProof/>
            <w:sz w:val="26"/>
            <w:szCs w:val="26"/>
            <w:rPrChange w:id="2367" w:author="Nguyen Toan" w:date="2018-05-19T19:00:00Z">
              <w:rPr>
                <w:rStyle w:val="Hyperlink"/>
                <w:rFonts w:ascii="Times New Roman" w:eastAsia="Times New Roman" w:hAnsi="Times New Roman" w:cs="Times New Roman"/>
                <w:noProof/>
                <w:sz w:val="26"/>
                <w:szCs w:val="26"/>
              </w:rPr>
            </w:rPrChange>
          </w:rPr>
          <w:delText>Hình 4.10: Lịch sử chạy tác vụ</w:delText>
        </w:r>
        <w:r w:rsidRPr="008E5C20" w:rsidDel="008E5C20">
          <w:rPr>
            <w:rFonts w:ascii="Times New Roman" w:hAnsi="Times New Roman" w:cs="Times New Roman"/>
            <w:noProof/>
            <w:webHidden/>
            <w:sz w:val="26"/>
            <w:szCs w:val="26"/>
            <w:rPrChange w:id="2368"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369" w:author="Nguyen Toan" w:date="2018-05-19T19:00:00Z">
              <w:rPr>
                <w:rFonts w:ascii="Times New Roman" w:hAnsi="Times New Roman" w:cs="Times New Roman"/>
                <w:noProof/>
                <w:webHidden/>
                <w:sz w:val="26"/>
                <w:szCs w:val="26"/>
              </w:rPr>
            </w:rPrChange>
          </w:rPr>
          <w:delText>53</w:delText>
        </w:r>
      </w:del>
    </w:p>
    <w:p w14:paraId="582EE460" w14:textId="4F31971C" w:rsidR="007C756F" w:rsidRPr="008E5C20" w:rsidDel="008E5C20" w:rsidRDefault="007C756F" w:rsidP="008E5C20">
      <w:pPr>
        <w:pStyle w:val="TableofFigures"/>
        <w:tabs>
          <w:tab w:val="right" w:leader="dot" w:pos="9395"/>
        </w:tabs>
        <w:rPr>
          <w:del w:id="2370" w:author="Nguyen Toan" w:date="2018-05-19T19:00:00Z"/>
          <w:rFonts w:ascii="Times New Roman" w:eastAsiaTheme="minorEastAsia" w:hAnsi="Times New Roman" w:cs="Times New Roman"/>
          <w:noProof/>
          <w:color w:val="auto"/>
          <w:sz w:val="26"/>
          <w:szCs w:val="26"/>
          <w:lang w:val="en-US"/>
          <w:rPrChange w:id="2371" w:author="Nguyen Toan" w:date="2018-05-19T19:00:00Z">
            <w:rPr>
              <w:del w:id="2372" w:author="Nguyen Toan" w:date="2018-05-19T19:00:00Z"/>
              <w:rFonts w:ascii="Times New Roman" w:eastAsiaTheme="minorEastAsia" w:hAnsi="Times New Roman" w:cs="Times New Roman"/>
              <w:noProof/>
              <w:color w:val="auto"/>
              <w:sz w:val="26"/>
              <w:szCs w:val="26"/>
              <w:lang w:val="en-US"/>
            </w:rPr>
          </w:rPrChange>
        </w:rPr>
        <w:pPrChange w:id="2373" w:author="Nguyen Toan" w:date="2018-05-19T19:00:00Z">
          <w:pPr>
            <w:pStyle w:val="TableofFigures"/>
            <w:tabs>
              <w:tab w:val="right" w:leader="dot" w:pos="9395"/>
            </w:tabs>
          </w:pPr>
        </w:pPrChange>
      </w:pPr>
      <w:del w:id="2374" w:author="Nguyen Toan" w:date="2018-05-19T19:00:00Z">
        <w:r w:rsidRPr="008E5C20" w:rsidDel="008E5C20">
          <w:rPr>
            <w:rFonts w:ascii="Times New Roman" w:hAnsi="Times New Roman" w:cs="Times New Roman"/>
            <w:noProof/>
            <w:sz w:val="26"/>
            <w:szCs w:val="26"/>
            <w:rPrChange w:id="2375" w:author="Nguyen Toan" w:date="2018-05-19T19:00:00Z">
              <w:rPr>
                <w:rStyle w:val="Hyperlink"/>
                <w:rFonts w:ascii="Times New Roman" w:hAnsi="Times New Roman" w:cs="Times New Roman"/>
                <w:noProof/>
                <w:sz w:val="26"/>
                <w:szCs w:val="26"/>
              </w:rPr>
            </w:rPrChange>
          </w:rPr>
          <w:delText>Hình 4.11: Kết quả thực hiện chạy mã nguồn kiểm thử tự sinh</w:delText>
        </w:r>
        <w:r w:rsidRPr="008E5C20" w:rsidDel="008E5C20">
          <w:rPr>
            <w:rFonts w:ascii="Times New Roman" w:hAnsi="Times New Roman" w:cs="Times New Roman"/>
            <w:noProof/>
            <w:webHidden/>
            <w:sz w:val="26"/>
            <w:szCs w:val="26"/>
            <w:rPrChange w:id="2376"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377" w:author="Nguyen Toan" w:date="2018-05-19T19:00:00Z">
              <w:rPr>
                <w:rFonts w:ascii="Times New Roman" w:hAnsi="Times New Roman" w:cs="Times New Roman"/>
                <w:noProof/>
                <w:webHidden/>
                <w:sz w:val="26"/>
                <w:szCs w:val="26"/>
              </w:rPr>
            </w:rPrChange>
          </w:rPr>
          <w:delText>53</w:delText>
        </w:r>
      </w:del>
    </w:p>
    <w:p w14:paraId="140C203D" w14:textId="71F9C7B0" w:rsidR="007F0E4B" w:rsidRPr="008E5C20" w:rsidRDefault="007F0E4B" w:rsidP="008E5C20">
      <w:pPr>
        <w:pStyle w:val="NoSpacing"/>
        <w:spacing w:line="276" w:lineRule="auto"/>
        <w:rPr>
          <w:rFonts w:ascii="Times New Roman" w:hAnsi="Times New Roman" w:cs="Times New Roman"/>
          <w:sz w:val="26"/>
          <w:szCs w:val="26"/>
          <w:rPrChange w:id="2378" w:author="Nguyen Toan" w:date="2018-05-19T19:00:00Z">
            <w:rPr>
              <w:rFonts w:ascii="Times New Roman" w:hAnsi="Times New Roman" w:cs="Times New Roman"/>
              <w:sz w:val="26"/>
              <w:szCs w:val="26"/>
            </w:rPr>
          </w:rPrChange>
        </w:rPr>
        <w:pPrChange w:id="2379" w:author="Nguyen Toan" w:date="2018-05-19T19:00:00Z">
          <w:pPr>
            <w:pStyle w:val="NoSpacing"/>
          </w:pPr>
        </w:pPrChange>
      </w:pPr>
      <w:r w:rsidRPr="008E5C20">
        <w:rPr>
          <w:rFonts w:ascii="Times New Roman" w:hAnsi="Times New Roman" w:cs="Times New Roman"/>
          <w:sz w:val="26"/>
          <w:szCs w:val="26"/>
          <w:rPrChange w:id="2380" w:author="Nguyen Toan" w:date="2018-05-19T19:00:00Z">
            <w:rPr>
              <w:rFonts w:ascii="Times New Roman" w:hAnsi="Times New Roman" w:cs="Times New Roman"/>
              <w:sz w:val="26"/>
              <w:szCs w:val="26"/>
            </w:rPr>
          </w:rPrChange>
        </w:rPr>
        <w:fldChar w:fldCharType="end"/>
      </w:r>
    </w:p>
    <w:p w14:paraId="0863A691" w14:textId="087EF327" w:rsidR="006F117B" w:rsidRPr="008E5C20" w:rsidRDefault="007F0E4B" w:rsidP="008E5C20">
      <w:pPr>
        <w:spacing w:line="276" w:lineRule="auto"/>
        <w:rPr>
          <w:rFonts w:eastAsia="Times New Roman"/>
          <w:b/>
          <w:sz w:val="26"/>
          <w:szCs w:val="26"/>
          <w:rPrChange w:id="2381" w:author="Nguyen Toan" w:date="2018-05-19T19:00:00Z">
            <w:rPr>
              <w:rFonts w:eastAsia="Times New Roman"/>
              <w:b/>
              <w:sz w:val="26"/>
              <w:szCs w:val="26"/>
            </w:rPr>
          </w:rPrChange>
        </w:rPr>
        <w:sectPr w:rsidR="006F117B" w:rsidRPr="008E5C20" w:rsidSect="00F02794">
          <w:pgSz w:w="12240" w:h="15840"/>
          <w:pgMar w:top="1134" w:right="1134" w:bottom="1134" w:left="1701" w:header="0" w:footer="720" w:gutter="0"/>
          <w:cols w:space="720"/>
        </w:sectPr>
        <w:pPrChange w:id="2382" w:author="Nguyen Toan" w:date="2018-05-19T19:00:00Z">
          <w:pPr/>
        </w:pPrChange>
      </w:pPr>
      <w:r w:rsidRPr="008E5C20">
        <w:rPr>
          <w:rFonts w:eastAsia="Times New Roman"/>
          <w:b/>
          <w:sz w:val="26"/>
          <w:szCs w:val="26"/>
          <w:rPrChange w:id="2383" w:author="Nguyen Toan" w:date="2018-05-19T19:00:00Z">
            <w:rPr>
              <w:rFonts w:eastAsia="Times New Roman"/>
              <w:b/>
              <w:sz w:val="26"/>
              <w:szCs w:val="26"/>
            </w:rPr>
          </w:rPrChange>
        </w:rPr>
        <w:br w:type="page"/>
      </w:r>
    </w:p>
    <w:p w14:paraId="303D7012" w14:textId="65E23B3B" w:rsidR="006F117B" w:rsidRPr="00C307BC" w:rsidRDefault="00994B39" w:rsidP="004C417A">
      <w:pPr>
        <w:pStyle w:val="Heading1"/>
        <w:tabs>
          <w:tab w:val="left" w:pos="1350"/>
        </w:tabs>
        <w:spacing w:line="288" w:lineRule="auto"/>
        <w:jc w:val="center"/>
        <w:rPr>
          <w:rFonts w:ascii="Times New Roman" w:eastAsia="Times New Roman" w:hAnsi="Times New Roman" w:cs="Times New Roman"/>
          <w:b/>
          <w:sz w:val="26"/>
          <w:szCs w:val="26"/>
        </w:rPr>
      </w:pPr>
      <w:bookmarkStart w:id="2384" w:name="_Toc514519733"/>
      <w:r w:rsidRPr="00C307BC">
        <w:rPr>
          <w:rFonts w:ascii="Times New Roman" w:eastAsia="Times New Roman" w:hAnsi="Times New Roman" w:cs="Times New Roman"/>
          <w:b/>
          <w:sz w:val="26"/>
          <w:szCs w:val="26"/>
        </w:rPr>
        <w:lastRenderedPageBreak/>
        <w:t>MỞ ĐẦU</w:t>
      </w:r>
      <w:bookmarkEnd w:id="2384"/>
    </w:p>
    <w:p w14:paraId="34A1D213" w14:textId="0A3CB922" w:rsidR="001B0AD8" w:rsidDel="00C002AC" w:rsidRDefault="006A44E5" w:rsidP="00C24036">
      <w:pPr>
        <w:pStyle w:val="luanvanpara"/>
        <w:rPr>
          <w:del w:id="2385" w:author="Nguyen Toan" w:date="2018-05-19T18:22:00Z"/>
        </w:rPr>
        <w:pPrChange w:id="2386" w:author="Nguyen Toan" w:date="2018-05-19T18:23:00Z">
          <w:pPr>
            <w:spacing w:before="60" w:after="60" w:line="288" w:lineRule="auto"/>
            <w:ind w:firstLine="720"/>
            <w:jc w:val="both"/>
          </w:pPr>
        </w:pPrChange>
      </w:pPr>
      <w:ins w:id="2387" w:author="Nguyen Toan" w:date="2018-05-19T18:20:00Z">
        <w:r w:rsidRPr="006A44E5">
          <w:t>Ki ĐẦU.11: Kết quả</w:t>
        </w:r>
      </w:ins>
      <w:ins w:id="2388" w:author="Nguyen Toan" w:date="2018-05-19T18:23:00Z">
        <w:r w:rsidR="00111660">
          <w:t xml:space="preserve"> (Software Architecture)</w:t>
        </w:r>
      </w:ins>
      <w:ins w:id="2389" w:author="Nguyen Toan" w:date="2018-05-19T18:20:00Z">
        <w:r w:rsidRPr="006A44E5">
          <w:t xml:space="preserve"> đSoftware Architecture)hiện chạy mã nguồn kiểm thử tự sinhbạn bè, đồng nghiệp - những người luôn ở bên tôi trong lúc khó khăn, động viên, khuyến khích tôi trong cuộc sống và công việc.t quá trình </w:t>
        </w:r>
        <w:r w:rsidR="009A7171">
          <w:t xml:space="preserve">nh cftware Architecture)hiện </w:t>
        </w:r>
      </w:ins>
      <w:ins w:id="2390" w:author="Nguyen Toan" w:date="2018-05-19T18:23:00Z">
        <w:r w:rsidR="00827897">
          <w:t xml:space="preserve"> đó</w:t>
        </w:r>
      </w:ins>
      <w:ins w:id="2391" w:author="Nguyen Toan" w:date="2018-05-19T18:20:00Z">
        <w:r w:rsidR="009A7171">
          <w:t xml:space="preserve">. </w:t>
        </w:r>
        <w:r w:rsidRPr="006A44E5">
          <w:t>Kiócftwac của một hệ thống phần mềm là một phép ẩn dụ, tương tự như kiến trúc của một tòa nhà</w:t>
        </w:r>
      </w:ins>
      <w:ins w:id="2392" w:author="Nguyen Toan" w:date="2018-05-19T18:21:00Z">
        <w:r w:rsidR="009A7171">
          <w:t>.</w:t>
        </w:r>
      </w:ins>
      <w:ins w:id="2393" w:author="Nguyen Toan" w:date="2018-05-19T18:20:00Z">
        <w:r w:rsidRPr="006A44E5">
          <w:t xml:space="preserve"> </w:t>
        </w:r>
      </w:ins>
      <w:r w:rsidR="001B0AD8">
        <w:t>Thócftwac của một hệ thống phần mềm là một phép ẩn dụ, tương tự như kiến trúc của một tòa nhàluôn ở bên tôi trong lúc khó khăn, động viên, khuyến khích tô</w:t>
      </w:r>
      <w:r w:rsidR="00010A3F">
        <w:t xml:space="preserve">Hàng chac của một </w:t>
      </w:r>
      <w:r w:rsidR="00F60F60">
        <w:t xml:space="preserve"> nhi chac của một hệ thống p</w:t>
      </w:r>
      <w:r w:rsidR="000C4222">
        <w:t>kihi chac của một hệ thống phần mi quyết vấn đề này. Tuy nhiên, độ phức tạp vẫn tiếp tục tăn</w:t>
      </w:r>
      <w:r w:rsidR="00BD6833">
        <w:t>g và vưac của một hệ thống phần mi quyết vấn đề này. Tuy nh</w:t>
      </w:r>
      <w:r w:rsidR="00DA20DA">
        <w:t xml:space="preserve">. </w:t>
      </w:r>
      <w:r w:rsidR="0007625A">
        <w:t>Đivà vưac của một hệ thống phần mi quyết vấn đề này. Tuy nhiên, độ phức tạp vẫn tiếp tục tănàluôn ở bên tôi trong lúc khó khăn, động viêg tác giữa các ứng dụng ngày càng nhiều lên</w:t>
      </w:r>
      <w:del w:id="2394" w:author="Nguyen Toan" w:date="2018-05-19T18:25:00Z">
        <w:r w:rsidR="00BF7A72" w:rsidDel="00F43519">
          <w:delText xml:space="preserve">. </w:delText>
        </w:r>
        <w:r w:rsidR="009F061E" w:rsidDel="00F43519">
          <w:delText>Các kiưac của một hệ thống phần mi quyết vấn đề này. Tuy nhiên, độ phức tạp vẫn tiếp tục tănàluôn ở bên tôi tr</w:delText>
        </w:r>
        <w:r w:rsidR="00F162D8" w:rsidDel="00F43519">
          <w:delText>CORBA (Common Object Request Broker Architecture)…</w:delText>
        </w:r>
        <w:r w:rsidR="0095709C" w:rsidDel="00F43519">
          <w:delText xml:space="preserve"> và nhiCommon Object Request Broker Architecture)…yt hơn nhưng vẫn không đáp ứng được yêu cầu hiện tại</w:delText>
        </w:r>
      </w:del>
      <w:r w:rsidR="0095709C">
        <w:t xml:space="preserve">. </w:t>
      </w:r>
      <w:r w:rsidR="00A33959">
        <w:t>Nhà nhiCommon Obje</w:t>
      </w:r>
      <w:ins w:id="2395" w:author="Nguyen Toan" w:date="2018-05-19T18:22:00Z">
        <w:r w:rsidR="00FD479A">
          <w:t xml:space="preserve"> kiến trúc hướng dịch vụ (SOA)</w:t>
        </w:r>
      </w:ins>
      <w:r w:rsidR="00A33959">
        <w:t xml:space="preserve"> niến trúc hướng dịch vụ (SOA)roker Architecture)…y</w:t>
      </w:r>
      <w:r w:rsidR="001E65F2">
        <w:t xml:space="preserve"> Điến trúc hướng dị</w:t>
      </w:r>
      <w:r w:rsidR="00FB00CB">
        <w:t xml:space="preserve"> SOA</w:t>
      </w:r>
      <w:r w:rsidR="001E65F2">
        <w:t xml:space="preserve"> là tách r hướng dịch vụ (SOA)roker Architecture)…yt hơn nhưng vẫn k</w:t>
      </w:r>
    </w:p>
    <w:p w14:paraId="4FB6E22A" w14:textId="086F72F4" w:rsidR="00F26852" w:rsidRPr="00CF7898" w:rsidRDefault="00F26852" w:rsidP="00C24036">
      <w:pPr>
        <w:pStyle w:val="luanvanpara"/>
        <w:rPr>
          <w:lang w:val="vi-VN"/>
        </w:rPr>
        <w:pPrChange w:id="2396" w:author="Nguyen Toan" w:date="2018-05-19T18:23:00Z">
          <w:pPr>
            <w:spacing w:before="60" w:after="60" w:line="288" w:lineRule="auto"/>
            <w:ind w:firstLine="720"/>
            <w:jc w:val="both"/>
          </w:pPr>
        </w:pPrChange>
      </w:pPr>
      <w:r w:rsidRPr="00CF7898">
        <w:t>Tlà tách r hướng dịch vụ (SOA)roker Architescription Language), SOAP (Simple Object Access Protocol) và UDDI (Universal Description, Discovery ang Integration), cho phép xây dựng các giải pháp lập trình cho vấn đề tích hợp ứng dụng và truyền thông điệp</w:t>
      </w:r>
      <w:ins w:id="2397" w:author="Nguyen Toan" w:date="2018-05-19T18:25:00Z">
        <w:r w:rsidR="00B03128">
          <w:t xml:space="preserve"> trong h r hướng dị</w:t>
        </w:r>
      </w:ins>
      <w:r w:rsidRPr="00CF7898">
        <w:t>.</w:t>
      </w:r>
    </w:p>
    <w:p w14:paraId="2878AA49" w14:textId="6AA23912" w:rsidR="001F7C02" w:rsidRDefault="001F7C02" w:rsidP="00C24036">
      <w:pPr>
        <w:pStyle w:val="luanvanpara"/>
        <w:pPrChange w:id="2398" w:author="Nguyen Toan" w:date="2018-05-19T18:23:00Z">
          <w:pPr>
            <w:spacing w:before="60" w:after="60" w:line="288" w:lineRule="auto"/>
            <w:ind w:firstLine="720"/>
            <w:jc w:val="both"/>
          </w:pPr>
        </w:pPrChange>
      </w:pPr>
      <w:r>
        <w:t>Kirong h r hướng dịch vụ (SOA</w:t>
      </w:r>
      <w:r w:rsidR="006E0407">
        <w:t xml:space="preserve"> là mg h r hướniếp cận </w:t>
      </w:r>
      <w:r w:rsidR="001977DE">
        <w:t>trong vi r hướniếp cận ụ (SOA)roker Architescription L</w:t>
      </w:r>
      <w:r w:rsidR="00A466AF">
        <w:t>giong vi r hướ</w:t>
      </w:r>
      <w:r>
        <w:t>cung cvi r hướniếp cận ụ (SOA)roker Architescription Language), SOAP (Simple Object</w:t>
      </w:r>
      <w:r w:rsidR="00CF3F7C">
        <w:t xml:space="preserve">ệung cvi r hướniếp cận ụ (SOA)roker Architescription Language), SOAP (Simple Object Access Protoc. </w:t>
      </w:r>
      <w:r w:rsidR="00BD0A27">
        <w:t>Các dcvi r hướniếp cận ụ (SOA)roker Architescription Language), SOAP (Simple Object</w:t>
      </w:r>
      <w:r w:rsidR="00842C80">
        <w:t>giúp cho vihướniếp cận ụ (SOA)roker Archites</w:t>
      </w:r>
      <w:r w:rsidR="00F92D84">
        <w:t>Ngôn ngo vihướniếp cận ụ (SOA)roker Architescription Language), SOAP (Simple Object Access Protoc. ) và UDDI (Universal Descripg hệ thống SOA với nhau.</w:t>
      </w:r>
      <w:r w:rsidR="00AC3D57">
        <w:t xml:space="preserve"> Quá trình hướniếp cận ụ (SOA)roker Architescription Langua</w:t>
      </w:r>
      <w:r w:rsidR="0083617D">
        <w:t>là m trình hướniếp cận ụ (SOA)roker Architescri</w:t>
      </w:r>
      <w:r w:rsidR="00EE788E">
        <w:t xml:space="preserve">Các dtrình hướniếp cận ụ (SOA)roker Architescription Language), SOAP (Simple </w:t>
      </w:r>
      <w:r w:rsidR="004F4920">
        <w:t>Java, .NET…</w:t>
      </w:r>
      <w:r w:rsidR="0090783B">
        <w:t xml:space="preserve"> Bên yêu c…hướniếp cận ụ (SOA)roker Arận và nhận lại phản hồi mà không cần quan tâm đến quá trình xử lý bên trong của bên nhận.</w:t>
      </w:r>
    </w:p>
    <w:p w14:paraId="400126F3" w14:textId="10E0ACCE" w:rsidR="006F117B" w:rsidRPr="00C307BC" w:rsidRDefault="00596719" w:rsidP="00C24036">
      <w:pPr>
        <w:pStyle w:val="luanvanpara"/>
        <w:pPrChange w:id="2399" w:author="Nguyen Toan" w:date="2018-05-19T18:23:00Z">
          <w:pPr>
            <w:spacing w:before="60" w:after="60" w:line="288" w:lineRule="auto"/>
            <w:ind w:firstLine="720"/>
            <w:jc w:val="both"/>
          </w:pPr>
        </w:pPrChange>
      </w:pPr>
      <w:r>
        <w:t xml:space="preserve">Công ngh c…hướniếp cận ụ </w:t>
      </w:r>
      <w:r w:rsidR="00994B39" w:rsidRPr="00C307BC">
        <w:t xml:space="preserve">Enterprise Service Bus </w:t>
      </w:r>
      <w:r>
        <w:t xml:space="preserve">- </w:t>
      </w:r>
      <w:r w:rsidR="00994B39" w:rsidRPr="00C307BC">
        <w:t>ESB)</w:t>
      </w:r>
      <w:r w:rsidR="00761A8A">
        <w:t xml:space="preserve"> là mprise Se</w:t>
      </w:r>
      <w:r w:rsidR="00994B39" w:rsidRPr="00C307BC">
        <w:t>kià mprise Service Bus ụ (SOA)roker Arận và nhận lại phản hồi mà không cần quan tâm đến quá trình x(về nền tảng, ngôn ngữ</w:t>
      </w:r>
      <w:del w:id="2400" w:author="Nguyen Toan" w:date="2018-05-19T18:21:00Z">
        <w:r w:rsidR="00994B39" w:rsidRPr="00C307BC" w:rsidDel="009D5EF1">
          <w:delText>,</w:delText>
        </w:r>
      </w:del>
      <w:r w:rsidR="00994B39" w:rsidRPr="00C307BC">
        <w:t>...) vào m Service Bus ụ (SOA)rok</w:t>
      </w:r>
      <w:r w:rsidR="00291885" w:rsidRPr="00C307BC">
        <w:t>Áp</w:t>
      </w:r>
      <w:r w:rsidR="00C92A25" w:rsidRPr="00C307BC">
        <w:t xml:space="preserve"> d.) v</w:t>
      </w:r>
      <w:r w:rsidR="00DA4406">
        <w:t>công ngh m Service Bus ụ</w:t>
      </w:r>
      <w:r w:rsidR="00994B39" w:rsidRPr="00C307BC">
        <w:t xml:space="preserve">ESB </w:t>
      </w:r>
      <w:r w:rsidR="00295F97" w:rsidRPr="00C307BC">
        <w:t>giúp cho các thành phs ụ (SOA)roker Arậ</w:t>
      </w:r>
      <w:r w:rsidR="00994B39" w:rsidRPr="00C307BC">
        <w:t>có tính tái sthành phs ụ (SOA)roker Arận và nhận lại phản hồi mà không cần quan tâm đến quá trình x(về nền tảng, ngôn</w:t>
      </w:r>
    </w:p>
    <w:p w14:paraId="2E109781" w14:textId="4CC25D5F" w:rsidR="006F117B" w:rsidRPr="00C307BC" w:rsidRDefault="00006E12" w:rsidP="00C24036">
      <w:pPr>
        <w:pStyle w:val="luanvanpara"/>
        <w:pPrChange w:id="2401" w:author="Nguyen Toan" w:date="2018-05-19T18:23:00Z">
          <w:pPr>
            <w:spacing w:before="60" w:after="60" w:line="288" w:lineRule="auto"/>
            <w:ind w:firstLine="720"/>
            <w:jc w:val="both"/>
          </w:pPr>
        </w:pPrChange>
      </w:pPr>
      <w:r w:rsidRPr="00C307BC">
        <w:t>Tuy nhiên, tích hợp nhiều ứng dụng khác nhau trên cùng một hệ thống cũng làm cho quá trình kiểm thử trở nên khó khăn, phức tạp hơn</w:t>
      </w:r>
      <w:r w:rsidR="007C541D" w:rsidRPr="00C307BC">
        <w:t xml:space="preserve"> và yêu c, tích hợp nhiều ứng dụng kh</w:t>
      </w:r>
      <w:r w:rsidRPr="00C307BC">
        <w:t>.</w:t>
      </w:r>
      <w:r w:rsidR="00085A02" w:rsidRPr="00C307BC">
        <w:t xml:space="preserve"> </w:t>
      </w:r>
      <w:r w:rsidR="005631AB" w:rsidRPr="00C307BC">
        <w:t>Kià yêu c</w:t>
      </w:r>
      <w:r w:rsidR="001F6469" w:rsidRPr="00C307BC">
        <w:t xml:space="preserve"> ESB </w:t>
      </w:r>
      <w:r w:rsidR="005631AB" w:rsidRPr="00C307BC">
        <w:t>có thê</w:t>
      </w:r>
      <w:r w:rsidR="001F6469" w:rsidRPr="00C307BC">
        <w:t xml:space="preserve"> k thêu c</w:t>
      </w:r>
      <w:r w:rsidR="005631AB" w:rsidRPr="00C307BC">
        <w:t>nhithêu c, tích</w:t>
      </w:r>
      <w:r w:rsidR="001F6469" w:rsidRPr="00C307BC">
        <w:t xml:space="preserve">vhithêu c, tích hợp nhiều ứng dụng khác nhau trên ệp, vì vậy, quá trình kiểm thử hệ thống phải xem xét bao quát nhiều yếu tố: các </w:t>
      </w:r>
      <w:r w:rsidR="001F6469" w:rsidRPr="00C307BC">
        <w:lastRenderedPageBreak/>
        <w:t xml:space="preserve">nhà cung c tích hợp nhiều ứng dụng khác nhau trên ệp, vì vậy, quá trình kiểm thử hệ thống phải </w:t>
      </w:r>
      <w:r w:rsidR="00001FF3" w:rsidRPr="00C307BC">
        <w:t>.</w:t>
      </w:r>
    </w:p>
    <w:p w14:paraId="4D91055B" w14:textId="5BB60BF8" w:rsidR="006F117B" w:rsidRPr="00C307BC" w:rsidRDefault="00A519A6" w:rsidP="00C24036">
      <w:pPr>
        <w:pStyle w:val="luanvanpara"/>
        <w:pPrChange w:id="2402" w:author="Nguyen Toan" w:date="2018-05-19T18:23:00Z">
          <w:pPr>
            <w:spacing w:before="60" w:after="60" w:line="288" w:lineRule="auto"/>
            <w:ind w:firstLine="720"/>
            <w:jc w:val="both"/>
          </w:pPr>
        </w:pPrChange>
      </w:pPr>
      <w:r w:rsidRPr="00C307BC">
        <w:t>Quá trình kiích hợp nhiều ứng dụng khác nhau trên ệp, vì vậy, quá trình kiểm thcác thành phần</w:t>
      </w:r>
      <w:r w:rsidR="00726851" w:rsidRPr="00C307BC">
        <w:t xml:space="preserve"> và </w:t>
      </w:r>
      <w:r w:rsidRPr="00C307BC">
        <w:t>các tính năng có sp nhiều ứng dụng khác nhau tr</w:t>
      </w:r>
      <w:r w:rsidR="005E658E" w:rsidRPr="00C307BC">
        <w:t>, hay nói cách khác là các API</w:t>
      </w:r>
      <w:r w:rsidRPr="00C307BC">
        <w:t xml:space="preserve">. Vì vnói </w:t>
      </w:r>
      <w:r w:rsidR="00726851" w:rsidRPr="00C307BC">
        <w:t>phVì vnói cách khác là các APIdụng khác nhau t</w:t>
      </w:r>
      <w:r w:rsidR="00086118" w:rsidRPr="00C307BC">
        <w:t>chV</w:t>
      </w:r>
      <w:r w:rsidR="00726851" w:rsidRPr="00C307BC">
        <w:t xml:space="preserve"> </w:t>
      </w:r>
      <w:r w:rsidR="00692A3B" w:rsidRPr="00C307BC">
        <w:t>thVì vnói cách khác</w:t>
      </w:r>
      <w:r w:rsidR="00726851" w:rsidRPr="00C307BC">
        <w:t xml:space="preserve">. </w:t>
      </w:r>
      <w:r w:rsidR="00381BA7" w:rsidRPr="00C307BC">
        <w:t xml:space="preserve">Ngoài ra, quá trình ki các APIdụng khác nhau trên ệp, vì </w:t>
      </w:r>
      <w:r w:rsidR="00604D70" w:rsidRPr="00C307BC">
        <w:t>, tài ra, quá</w:t>
      </w:r>
      <w:r w:rsidR="00381BA7" w:rsidRPr="00C307BC">
        <w:t xml:space="preserve"> vtài ra, rình phát triển, khi tích hợp một thành phần mới vào hệ thống, giúp rút ngắn thời gian cũng như tiết kiệm chi phí.</w:t>
      </w:r>
      <w:r w:rsidRPr="00C307BC">
        <w:t xml:space="preserve"> </w:t>
      </w:r>
    </w:p>
    <w:p w14:paraId="4F875790" w14:textId="4293DADD" w:rsidR="006F117B" w:rsidRPr="00C307BC" w:rsidRDefault="00D64856" w:rsidP="00C24036">
      <w:pPr>
        <w:pStyle w:val="luanvanpara"/>
        <w:pPrChange w:id="2403" w:author="Nguyen Toan" w:date="2018-05-19T18:23:00Z">
          <w:pPr>
            <w:spacing w:before="60" w:after="60" w:line="288" w:lineRule="auto"/>
            <w:ind w:firstLine="720"/>
            <w:jc w:val="both"/>
          </w:pPr>
        </w:pPrChange>
      </w:pPr>
      <w:r w:rsidRPr="00C307BC">
        <w:t>Hitài ra, rình phát triển, khi tích hợp mộ</w:t>
      </w:r>
      <w:r w:rsidR="002E7155" w:rsidRPr="00C307BC">
        <w:t>sitài ra, rình phát t</w:t>
      </w:r>
      <w:r w:rsidRPr="00C307BC">
        <w:t xml:space="preserve"> gtài ra, rình phát triển, khi tích hợp một thành phần mới vào hệ thống, giúp phát triển ngắn, các công cụ hỗ trợ chưa nhiều hoặc phải mất phí. Việc này dẫn tới quy trình kiểm thử chưa được tự động hóa,</w:t>
      </w:r>
      <w:r w:rsidR="00EE16AD" w:rsidRPr="00C307BC">
        <w:t xml:space="preserve"> quy trình bnh phát triển, khi tíc</w:t>
      </w:r>
      <w:r w:rsidR="008518C1" w:rsidRPr="00C307BC">
        <w:t>,</w:t>
      </w:r>
      <w:r w:rsidR="00EE16AD" w:rsidRPr="00C307BC">
        <w:t xml:space="preserve"> </w:t>
      </w:r>
      <w:r w:rsidRPr="00C307BC">
        <w:t>khi xtrình bnh phát triển, khi tích hợp một thành phần mới vào hệ thống, giúp phát triển ngắn, g cùng lúc, gây mất thời gian và tốn kém tài nguyên, các lỗi không được kiểm soát chặt chẽ.</w:t>
      </w:r>
    </w:p>
    <w:p w14:paraId="1637118C" w14:textId="2227901D" w:rsidR="006F117B" w:rsidRPr="00C307BC" w:rsidRDefault="00994B39" w:rsidP="00C24036">
      <w:pPr>
        <w:pStyle w:val="luanvanpara"/>
        <w:pPrChange w:id="2404" w:author="Nguyen Toan" w:date="2018-05-19T18:23:00Z">
          <w:pPr>
            <w:spacing w:before="60" w:after="60" w:line="288" w:lineRule="auto"/>
            <w:ind w:firstLine="720"/>
            <w:jc w:val="both"/>
          </w:pPr>
        </w:pPrChange>
      </w:pPr>
      <w:r w:rsidRPr="00C307BC">
        <w:t>Vì vxtrì</w:t>
      </w:r>
      <w:r w:rsidR="00BC74E2" w:rsidRPr="00C307BC">
        <w:t>lu vxtrình b</w:t>
      </w:r>
      <w:r w:rsidRPr="00C307BC">
        <w:t xml:space="preserve"> nghiên ch bnh phát t</w:t>
      </w:r>
      <w:r w:rsidR="00F86F3A" w:rsidRPr="00C307BC">
        <w:t>,</w:t>
      </w:r>
      <w:r w:rsidRPr="00C307BC">
        <w:t xml:space="preserve"> </w:t>
      </w:r>
      <w:r w:rsidR="00F86F3A" w:rsidRPr="00C307BC">
        <w:t>đưa ra</w:t>
      </w:r>
      <w:r w:rsidR="00781CCD" w:rsidRPr="00C307BC">
        <w:t xml:space="preserve"> đa ran c</w:t>
      </w:r>
      <w:r w:rsidR="00F86F3A" w:rsidRPr="00C307BC">
        <w:t>vđa</w:t>
      </w:r>
      <w:r w:rsidR="00781CCD" w:rsidRPr="00C307BC">
        <w:t>quy trình</w:t>
      </w:r>
      <w:r w:rsidRPr="00C307BC">
        <w:t xml:space="preserve"> ki trìnhh</w:t>
      </w:r>
      <w:r w:rsidR="002A5457" w:rsidRPr="00C307BC">
        <w:t>tki trìn</w:t>
      </w:r>
      <w:r w:rsidR="00C92BCE" w:rsidRPr="00C307BC">
        <w:t>ứki trìn</w:t>
      </w:r>
      <w:r w:rsidR="00BC7367" w:rsidRPr="00C307BC">
        <w:t xml:space="preserve"> </w:t>
      </w:r>
      <w:r w:rsidRPr="00C307BC">
        <w:t>ESB</w:t>
      </w:r>
      <w:r w:rsidR="00762DC3" w:rsidRPr="00C307BC">
        <w:t xml:space="preserve"> </w:t>
      </w:r>
      <w:r w:rsidR="00C92BCE" w:rsidRPr="00C307BC">
        <w:t>xây drìnhh bn</w:t>
      </w:r>
      <w:r w:rsidR="00CA27FB" w:rsidRPr="00C307BC">
        <w:t xml:space="preserve"> ny drình</w:t>
      </w:r>
      <w:r w:rsidR="00C92BCE" w:rsidRPr="00C307BC">
        <w:t xml:space="preserve"> </w:t>
      </w:r>
      <w:r w:rsidR="00762DC3" w:rsidRPr="00C307BC">
        <w:t>MuleESB</w:t>
      </w:r>
      <w:r w:rsidRPr="00C307BC">
        <w:t xml:space="preserve"> </w:t>
      </w:r>
      <w:r w:rsidR="00032804" w:rsidRPr="00C307BC">
        <w:t>áp dESB</w:t>
      </w:r>
      <w:r w:rsidR="00732753" w:rsidRPr="00C307BC">
        <w:t xml:space="preserve"> quy trình tích hát triểntục và chuyển giao liên tục. Đồng thời luận văn cũng đưa ra </w:t>
      </w:r>
      <w:r w:rsidR="00F86F3A" w:rsidRPr="00C307BC">
        <w:t>công crình tích hát triểntục</w:t>
      </w:r>
      <w:r w:rsidR="0070002C" w:rsidRPr="00C307BC">
        <w:t>,</w:t>
      </w:r>
      <w:r w:rsidR="00F86F3A" w:rsidRPr="00C307BC">
        <w:t xml:space="preserve"> </w:t>
      </w:r>
      <w:r w:rsidR="00B47478" w:rsidRPr="00C307BC">
        <w:t>ging crình tích hát triểntục v</w:t>
      </w:r>
      <w:r w:rsidR="00636673" w:rsidRPr="00C307BC">
        <w:t>sinh ra các ca</w:t>
      </w:r>
      <w:r w:rsidR="00B47478" w:rsidRPr="00C307BC">
        <w:t xml:space="preserve"> kih ra các cah </w:t>
      </w:r>
      <w:r w:rsidR="008C1AF7" w:rsidRPr="00C307BC">
        <w:t xml:space="preserve">rút nga </w:t>
      </w:r>
      <w:r w:rsidR="00B47478" w:rsidRPr="00C307BC">
        <w:t xml:space="preserve"> th nga các</w:t>
      </w:r>
      <w:r w:rsidR="008C1AF7" w:rsidRPr="00C307BC">
        <w:t>quy trình kicah há</w:t>
      </w:r>
      <w:r w:rsidRPr="00C307BC">
        <w:t>.</w:t>
      </w:r>
    </w:p>
    <w:p w14:paraId="254757A2" w14:textId="5FB1D3D0" w:rsidR="006F117B" w:rsidRPr="00C307BC" w:rsidRDefault="00994B39" w:rsidP="0063538E">
      <w:pPr>
        <w:pStyle w:val="luanvanpara"/>
        <w:pPrChange w:id="2405" w:author="Nguyen Toan" w:date="2018-05-19T18:30:00Z">
          <w:pPr>
            <w:spacing w:before="60" w:after="60" w:line="288" w:lineRule="auto"/>
            <w:ind w:firstLine="720"/>
            <w:jc w:val="both"/>
          </w:pPr>
        </w:pPrChange>
      </w:pPr>
      <w:r w:rsidRPr="00C307BC">
        <w:t>Ngoài phh kicah hát triểntục và chuyển giao liên tục. Đồng thời luậng như sau</w:t>
      </w:r>
      <w:r w:rsidR="00EA7683" w:rsidRPr="00C307BC">
        <w:t>.</w:t>
      </w:r>
      <w:r w:rsidR="00EA7683" w:rsidRPr="00C307BC" w:rsidDel="00EA7683">
        <w:t xml:space="preserve"> </w:t>
      </w:r>
      <w:r w:rsidRPr="00C307BC">
        <w:t xml:space="preserve">Chương 1 khái quát khái niục và chuyển giao liên tục. Đồng thời luậng như sau đưa ra iển ngắn, g cùng lúc, gây mất thời gian và tốn kém tài nguyên, các lỗi không được kiểm soát </w:t>
      </w:r>
      <w:r w:rsidR="000D2315" w:rsidRPr="00C307BC">
        <w:t xml:space="preserve"> </w:t>
      </w:r>
      <w:r w:rsidRPr="00C307BC">
        <w:t xml:space="preserve">Chương 2 đưa ra th khái niục và chuyển giao liên tục. Đồng thời lung ESB, </w:t>
      </w:r>
      <w:r w:rsidR="00C46A21" w:rsidRPr="00C307BC">
        <w:t>phân tích các v th khái niục và chu</w:t>
      </w:r>
      <w:r w:rsidR="00252195" w:rsidRPr="00C307BC">
        <w:t>.</w:t>
      </w:r>
      <w:r w:rsidR="00EE2A69" w:rsidRPr="00C307BC">
        <w:t xml:space="preserve"> </w:t>
      </w:r>
      <w:r w:rsidR="00D95096" w:rsidRPr="00C307BC">
        <w:t>Chin t</w:t>
      </w:r>
      <w:r w:rsidR="00EE2A69" w:rsidRPr="00C307BC">
        <w:t>lưin tích các v</w:t>
      </w:r>
      <w:r w:rsidRPr="00C307BC">
        <w:t>đưin tíc</w:t>
      </w:r>
      <w:r w:rsidR="005D134A" w:rsidRPr="00C307BC">
        <w:t>giin tích c</w:t>
      </w:r>
      <w:r w:rsidRPr="00C307BC">
        <w:t>quy trình kic v th khái niụ</w:t>
      </w:r>
      <w:r w:rsidR="00EE2A69" w:rsidRPr="00C307BC">
        <w:t xml:space="preserve"> và trình bày v th khái </w:t>
      </w:r>
      <w:r w:rsidR="00D518BA" w:rsidRPr="00C307BC">
        <w:t xml:space="preserve"> tà</w:t>
      </w:r>
      <w:r w:rsidR="00EE2A69" w:rsidRPr="00C307BC">
        <w:t xml:space="preserve"> </w:t>
      </w:r>
      <w:r w:rsidR="00EE2A69" w:rsidRPr="003E226A">
        <w:t>phát</w:t>
      </w:r>
      <w:r w:rsidR="00EE2A69" w:rsidRPr="00C307BC">
        <w:t xml:space="preserve"> tritrình bày v th khái</w:t>
      </w:r>
      <w:r w:rsidR="00252195" w:rsidRPr="00C307BC">
        <w:t xml:space="preserve"> đưitrình bày v th khái ni</w:t>
      </w:r>
      <w:r w:rsidRPr="00C307BC">
        <w:t>.</w:t>
      </w:r>
      <w:r w:rsidR="000D2315" w:rsidRPr="00C307BC">
        <w:t xml:space="preserve"> </w:t>
      </w:r>
      <w:r w:rsidR="000A2A14" w:rsidRPr="00C307BC">
        <w:t xml:space="preserve">Chương 4 đưa ra các bưi niục và chuyển giao liên tục. Đồng tht ứng dụng đơn giản xây dựng dựa trên MuleESB. </w:t>
      </w:r>
      <w:r w:rsidR="00333056">
        <w:t>Phươn</w:t>
      </w:r>
      <w:r w:rsidRPr="00C307BC">
        <w:t>thương 4</w:t>
      </w:r>
      <w:r w:rsidR="00CD3863">
        <w:t xml:space="preserve"> tóm t 4</w:t>
      </w:r>
      <w:r w:rsidRPr="00C307BC">
        <w:t xml:space="preserve"> kóm t 4 đưa ra các bưi niục và chuyển giao liên tục. Đồng tht ứng dụng đơn g</w:t>
      </w:r>
      <w:r w:rsidRPr="00C307BC">
        <w:br w:type="page"/>
      </w:r>
    </w:p>
    <w:p w14:paraId="3CF9AE5B" w14:textId="77777777" w:rsidR="006F117B" w:rsidRPr="00C307BC" w:rsidRDefault="006F117B" w:rsidP="00A54A30">
      <w:pPr>
        <w:spacing w:before="60" w:after="60" w:line="288" w:lineRule="auto"/>
        <w:ind w:firstLine="284"/>
        <w:jc w:val="both"/>
        <w:rPr>
          <w:rFonts w:eastAsia="Times New Roman"/>
          <w:sz w:val="26"/>
          <w:szCs w:val="26"/>
        </w:rPr>
      </w:pPr>
    </w:p>
    <w:p w14:paraId="51A29DFE" w14:textId="6BC0BD09" w:rsidR="006F117B" w:rsidRPr="00C307BC" w:rsidRDefault="005F0FA2" w:rsidP="00966627">
      <w:pPr>
        <w:pStyle w:val="Heading1"/>
        <w:numPr>
          <w:ilvl w:val="0"/>
          <w:numId w:val="12"/>
        </w:numPr>
        <w:spacing w:after="600" w:line="240" w:lineRule="auto"/>
        <w:ind w:left="0" w:firstLine="0"/>
        <w:jc w:val="center"/>
        <w:rPr>
          <w:rFonts w:ascii="Times New Roman" w:eastAsia="Times New Roman" w:hAnsi="Times New Roman" w:cs="Times New Roman"/>
          <w:b/>
          <w:sz w:val="26"/>
          <w:szCs w:val="26"/>
        </w:rPr>
      </w:pPr>
      <w:bookmarkStart w:id="2406" w:name="_Toc514519734"/>
      <w:r w:rsidRPr="00C307BC">
        <w:rPr>
          <w:rFonts w:ascii="Times New Roman" w:eastAsia="Times New Roman" w:hAnsi="Times New Roman" w:cs="Times New Roman"/>
          <w:b/>
          <w:sz w:val="26"/>
          <w:szCs w:val="26"/>
        </w:rPr>
        <w:t>CƠ SỞ LÝ THUYẾT VÀ CÁC KHÁI NIỆM LIÊN QUAN</w:t>
      </w:r>
      <w:bookmarkEnd w:id="2406"/>
    </w:p>
    <w:p w14:paraId="7B9797E4" w14:textId="5BE195B8" w:rsidR="00E962D3" w:rsidRPr="00C307BC" w:rsidRDefault="005E1AE2">
      <w:pPr>
        <w:spacing w:after="120" w:line="288" w:lineRule="auto"/>
        <w:ind w:firstLine="567"/>
        <w:jc w:val="both"/>
        <w:rPr>
          <w:rFonts w:eastAsia="Times New Roman"/>
          <w:sz w:val="26"/>
          <w:szCs w:val="26"/>
        </w:rPr>
        <w:pPrChange w:id="2407" w:author="TOANNM" w:date="2018-05-19T16:30:00Z">
          <w:pPr>
            <w:spacing w:after="120"/>
            <w:ind w:firstLine="567"/>
            <w:jc w:val="both"/>
          </w:pPr>
        </w:pPrChange>
      </w:pPr>
      <w:r w:rsidRPr="00C307BC">
        <w:rPr>
          <w:rFonts w:eastAsia="Times New Roman"/>
          <w:sz w:val="26"/>
          <w:szCs w:val="26"/>
        </w:rPr>
        <w:t>Ngày nay, việc phát triển phần mềm càng trở nên phức tạp và khó kiểm soát do sự xuất hiện của nhiều công nghệ mới tạo nên môi trường phát triển và nền tảng không đồng nhất, trong khi nhu cầu trao đổi, chia sẻ và tương tác giữa các ứng dụng ngày càng tăng.</w:t>
      </w:r>
      <w:r w:rsidR="00A1445E" w:rsidRPr="00C307BC">
        <w:rPr>
          <w:rFonts w:eastAsia="Times New Roman"/>
          <w:sz w:val="26"/>
          <w:szCs w:val="26"/>
        </w:rPr>
        <w:t xml:space="preserve"> </w:t>
      </w:r>
      <w:r w:rsidR="007D21B1" w:rsidRPr="00C307BC">
        <w:rPr>
          <w:rFonts w:eastAsia="Times New Roman"/>
          <w:sz w:val="26"/>
          <w:szCs w:val="26"/>
        </w:rPr>
        <w:t>Trong những năm gần đây, việc phát triển hệ thống phần mềm đang dần chuyển sang xu thế hướng dịch vụ (Service-oriented Architecture)</w:t>
      </w:r>
      <w:r w:rsidR="00D178FD">
        <w:rPr>
          <w:rFonts w:eastAsia="Times New Roman"/>
          <w:sz w:val="26"/>
          <w:szCs w:val="26"/>
        </w:rPr>
        <w:t>, t</w:t>
      </w:r>
      <w:r w:rsidR="002D2E7C" w:rsidRPr="00C307BC">
        <w:rPr>
          <w:rFonts w:eastAsia="Times New Roman"/>
          <w:sz w:val="26"/>
          <w:szCs w:val="26"/>
        </w:rPr>
        <w:t xml:space="preserve">rong đó, ESB là kiến trúc được ứng dụng mang lại </w:t>
      </w:r>
      <w:r w:rsidR="001D3183" w:rsidRPr="00C307BC">
        <w:rPr>
          <w:rFonts w:eastAsia="Times New Roman"/>
          <w:sz w:val="26"/>
          <w:szCs w:val="26"/>
        </w:rPr>
        <w:t>nhiều lợi ích cho doanh nghiệp</w:t>
      </w:r>
      <w:r w:rsidR="006269BA" w:rsidRPr="00C307BC">
        <w:rPr>
          <w:rFonts w:eastAsia="Times New Roman"/>
          <w:sz w:val="26"/>
          <w:szCs w:val="26"/>
        </w:rPr>
        <w:t xml:space="preserve">. </w:t>
      </w:r>
      <w:r w:rsidR="00BF187A" w:rsidRPr="00C307BC">
        <w:rPr>
          <w:rFonts w:eastAsia="Times New Roman"/>
          <w:sz w:val="26"/>
          <w:szCs w:val="26"/>
        </w:rPr>
        <w:t>Kiến trúc ESB có khả năng kết nối nhiều thành phần trên nhiều nền tảng khác nhau, hỗ trợ việc trao đổi thông tin qua lại trong hệ thống.</w:t>
      </w:r>
      <w:r w:rsidR="00882F68" w:rsidRPr="00C307BC">
        <w:rPr>
          <w:rFonts w:eastAsia="Times New Roman"/>
          <w:sz w:val="26"/>
          <w:szCs w:val="26"/>
        </w:rPr>
        <w:t xml:space="preserve"> </w:t>
      </w:r>
      <w:r w:rsidR="00A736BB" w:rsidRPr="00C307BC">
        <w:rPr>
          <w:rFonts w:eastAsia="Times New Roman"/>
          <w:sz w:val="26"/>
          <w:szCs w:val="26"/>
        </w:rPr>
        <w:t>MuleSoft là một trong những công ty cung cấp giải pháp ESB đầu tiên</w:t>
      </w:r>
      <w:r w:rsidR="006831AA" w:rsidRPr="00C307BC">
        <w:rPr>
          <w:rFonts w:eastAsia="Times New Roman"/>
          <w:sz w:val="26"/>
          <w:szCs w:val="26"/>
        </w:rPr>
        <w:t xml:space="preserve"> với sản phẩm là nền tảng MuleESB</w:t>
      </w:r>
      <w:r w:rsidR="00BE6480" w:rsidRPr="00C307BC">
        <w:rPr>
          <w:rFonts w:eastAsia="Times New Roman"/>
          <w:sz w:val="26"/>
          <w:szCs w:val="26"/>
        </w:rPr>
        <w:t xml:space="preserve"> được đánh giá rất cao</w:t>
      </w:r>
      <w:r w:rsidR="00A736BB" w:rsidRPr="00C307BC">
        <w:rPr>
          <w:rFonts w:eastAsia="Times New Roman"/>
          <w:sz w:val="26"/>
          <w:szCs w:val="26"/>
        </w:rPr>
        <w:t xml:space="preserve">. </w:t>
      </w:r>
      <w:r w:rsidR="006269BA" w:rsidRPr="00C307BC">
        <w:rPr>
          <w:rFonts w:eastAsia="Times New Roman"/>
          <w:sz w:val="26"/>
          <w:szCs w:val="26"/>
        </w:rPr>
        <w:t>Tuy nhiên</w:t>
      </w:r>
      <w:r w:rsidR="00882F68" w:rsidRPr="00C307BC">
        <w:rPr>
          <w:rFonts w:eastAsia="Times New Roman"/>
          <w:sz w:val="26"/>
          <w:szCs w:val="26"/>
        </w:rPr>
        <w:t xml:space="preserve"> </w:t>
      </w:r>
      <w:r w:rsidR="006269BA" w:rsidRPr="00C307BC">
        <w:rPr>
          <w:rFonts w:eastAsia="Times New Roman"/>
          <w:sz w:val="26"/>
          <w:szCs w:val="26"/>
        </w:rPr>
        <w:t>vấn đề</w:t>
      </w:r>
      <w:r w:rsidR="005025A9" w:rsidRPr="00C307BC">
        <w:rPr>
          <w:rFonts w:eastAsia="Times New Roman"/>
          <w:sz w:val="26"/>
          <w:szCs w:val="26"/>
        </w:rPr>
        <w:t xml:space="preserve"> mới</w:t>
      </w:r>
      <w:r w:rsidR="006269BA" w:rsidRPr="00C307BC">
        <w:rPr>
          <w:rFonts w:eastAsia="Times New Roman"/>
          <w:sz w:val="26"/>
          <w:szCs w:val="26"/>
        </w:rPr>
        <w:t xml:space="preserve"> đ</w:t>
      </w:r>
      <w:r w:rsidR="00C25B84" w:rsidRPr="00C307BC">
        <w:rPr>
          <w:rFonts w:eastAsia="Times New Roman"/>
          <w:sz w:val="26"/>
          <w:szCs w:val="26"/>
        </w:rPr>
        <w:t>ặt</w:t>
      </w:r>
      <w:r w:rsidR="006269BA" w:rsidRPr="00C307BC">
        <w:rPr>
          <w:rFonts w:eastAsia="Times New Roman"/>
          <w:sz w:val="26"/>
          <w:szCs w:val="26"/>
        </w:rPr>
        <w:t xml:space="preserve"> ra là </w:t>
      </w:r>
      <w:r w:rsidR="00882F68" w:rsidRPr="00C307BC">
        <w:rPr>
          <w:rFonts w:eastAsia="Times New Roman"/>
          <w:sz w:val="26"/>
          <w:szCs w:val="26"/>
        </w:rPr>
        <w:t xml:space="preserve">cần </w:t>
      </w:r>
      <w:r w:rsidR="005025A9" w:rsidRPr="00C307BC">
        <w:rPr>
          <w:rFonts w:eastAsia="Times New Roman"/>
          <w:sz w:val="26"/>
          <w:szCs w:val="26"/>
        </w:rPr>
        <w:t xml:space="preserve">đảm bảo được </w:t>
      </w:r>
      <w:r w:rsidR="006269BA" w:rsidRPr="00C307BC">
        <w:rPr>
          <w:rFonts w:eastAsia="Times New Roman"/>
          <w:sz w:val="26"/>
          <w:szCs w:val="26"/>
        </w:rPr>
        <w:t>khả năng kiểm soát lỗi tốt</w:t>
      </w:r>
      <w:r w:rsidR="00931D05" w:rsidRPr="00C307BC">
        <w:rPr>
          <w:rFonts w:eastAsia="Times New Roman"/>
          <w:sz w:val="26"/>
          <w:szCs w:val="26"/>
        </w:rPr>
        <w:t xml:space="preserve"> </w:t>
      </w:r>
      <w:r w:rsidR="005025A9" w:rsidRPr="00C307BC">
        <w:rPr>
          <w:rFonts w:eastAsia="Times New Roman"/>
          <w:sz w:val="26"/>
          <w:szCs w:val="26"/>
        </w:rPr>
        <w:t>song song với quá trình phát triển khi mà có càng nhiều thành phần mới được tích hợp thêm. Những kỹ thuật kiểm thử như kiểm thử hộp đen, kiểm thử hộp trắng, kiểm thử hộp xám và các cấp độ kiểm thử từ kiểm thử đơn vị đến kiểm thử chức năng, kiểm thử tích hợp, kiểm thử hồi quy là những kỹ thuật cần thiết để áp dụng trong vấn đề này. Ngoài ra c</w:t>
      </w:r>
      <w:r w:rsidR="00B41BE9" w:rsidRPr="00C307BC">
        <w:rPr>
          <w:rFonts w:eastAsia="Times New Roman"/>
          <w:sz w:val="26"/>
          <w:szCs w:val="26"/>
        </w:rPr>
        <w:t xml:space="preserve">ác </w:t>
      </w:r>
      <w:r w:rsidR="005025A9" w:rsidRPr="00C307BC">
        <w:rPr>
          <w:rFonts w:eastAsia="Times New Roman"/>
          <w:sz w:val="26"/>
          <w:szCs w:val="26"/>
        </w:rPr>
        <w:t>quy trình</w:t>
      </w:r>
      <w:r w:rsidR="00B41BE9" w:rsidRPr="00C307BC">
        <w:rPr>
          <w:rFonts w:eastAsia="Times New Roman"/>
          <w:sz w:val="26"/>
          <w:szCs w:val="26"/>
        </w:rPr>
        <w:t xml:space="preserve"> tích hợp, chuyển giao và triển khai </w:t>
      </w:r>
      <w:r w:rsidR="005025A9" w:rsidRPr="00C307BC">
        <w:rPr>
          <w:rFonts w:eastAsia="Times New Roman"/>
          <w:sz w:val="26"/>
          <w:szCs w:val="26"/>
        </w:rPr>
        <w:t>liên tục cũng cần được áp dụng để hỗ trợ quy trình kiểm thử.</w:t>
      </w:r>
    </w:p>
    <w:p w14:paraId="003AC5AD" w14:textId="58F32842" w:rsidR="00C34A85" w:rsidRPr="00C307BC" w:rsidRDefault="00E962D3">
      <w:pPr>
        <w:spacing w:after="120" w:line="288" w:lineRule="auto"/>
        <w:ind w:firstLine="567"/>
        <w:jc w:val="both"/>
        <w:rPr>
          <w:sz w:val="26"/>
          <w:szCs w:val="26"/>
        </w:rPr>
        <w:pPrChange w:id="2408" w:author="TOANNM" w:date="2018-05-19T16:30:00Z">
          <w:pPr>
            <w:spacing w:after="120"/>
            <w:ind w:firstLine="567"/>
            <w:jc w:val="both"/>
          </w:pPr>
        </w:pPrChange>
      </w:pPr>
      <w:r w:rsidRPr="00C307BC">
        <w:rPr>
          <w:rFonts w:eastAsia="Times New Roman"/>
          <w:sz w:val="26"/>
          <w:szCs w:val="26"/>
        </w:rPr>
        <w:t>Để giúp làm rõ hơn những nội dung trong các chương tiếp theo, chương này sẽ giới thiệu các khái niệm cơ bản nêu trên một cách chi tiết hơn.</w:t>
      </w:r>
    </w:p>
    <w:p w14:paraId="4B1ED903" w14:textId="0464B59B" w:rsidR="00D71162" w:rsidRPr="00C307BC" w:rsidRDefault="00D71162" w:rsidP="00CF7898">
      <w:pPr>
        <w:pStyle w:val="Heading2"/>
        <w:numPr>
          <w:ilvl w:val="1"/>
          <w:numId w:val="12"/>
        </w:numPr>
        <w:spacing w:before="240"/>
        <w:ind w:left="567" w:hanging="567"/>
        <w:rPr>
          <w:rFonts w:ascii="Times New Roman" w:hAnsi="Times New Roman" w:cs="Times New Roman"/>
          <w:b/>
          <w:sz w:val="26"/>
          <w:szCs w:val="26"/>
        </w:rPr>
      </w:pPr>
      <w:bookmarkStart w:id="2409" w:name="_Toc514519735"/>
      <w:r w:rsidRPr="00C307BC">
        <w:rPr>
          <w:rFonts w:ascii="Times New Roman" w:hAnsi="Times New Roman" w:cs="Times New Roman"/>
          <w:b/>
          <w:sz w:val="26"/>
          <w:szCs w:val="26"/>
        </w:rPr>
        <w:t>Kiến trúc hệ thống</w:t>
      </w:r>
      <w:bookmarkEnd w:id="2409"/>
    </w:p>
    <w:p w14:paraId="3F5BA929" w14:textId="09B316DB" w:rsidR="00740E62" w:rsidRPr="00C307BC" w:rsidRDefault="00740E62" w:rsidP="00966627">
      <w:pPr>
        <w:pStyle w:val="ListParagraph"/>
        <w:numPr>
          <w:ilvl w:val="3"/>
          <w:numId w:val="12"/>
        </w:numPr>
        <w:spacing w:before="60" w:after="120" w:line="288" w:lineRule="auto"/>
        <w:ind w:left="646" w:hanging="646"/>
        <w:contextualSpacing w:val="0"/>
        <w:jc w:val="both"/>
        <w:outlineLvl w:val="2"/>
        <w:rPr>
          <w:rFonts w:ascii="Times New Roman" w:hAnsi="Times New Roman" w:cs="Times New Roman"/>
          <w:b/>
          <w:sz w:val="26"/>
          <w:szCs w:val="26"/>
        </w:rPr>
      </w:pPr>
      <w:bookmarkStart w:id="2410" w:name="_Ref513322472"/>
      <w:bookmarkStart w:id="2411" w:name="_Toc514519736"/>
      <w:r w:rsidRPr="00C307BC">
        <w:rPr>
          <w:rFonts w:ascii="Times New Roman" w:hAnsi="Times New Roman" w:cs="Times New Roman"/>
          <w:b/>
          <w:sz w:val="26"/>
          <w:szCs w:val="26"/>
        </w:rPr>
        <w:t>Kiến trúc hướng dịch vụ</w:t>
      </w:r>
      <w:bookmarkEnd w:id="2410"/>
      <w:bookmarkEnd w:id="2411"/>
    </w:p>
    <w:p w14:paraId="5D2C0B33" w14:textId="30CB29A5" w:rsidR="00353C35" w:rsidRPr="00C307BC" w:rsidRDefault="00AE1B3D" w:rsidP="001C684F">
      <w:pPr>
        <w:pStyle w:val="luanvanpara"/>
        <w:pPrChange w:id="2412" w:author="Nguyen Toan" w:date="2018-05-19T18:13:00Z">
          <w:pPr>
            <w:spacing w:after="120"/>
            <w:ind w:firstLine="567"/>
            <w:jc w:val="both"/>
          </w:pPr>
        </w:pPrChange>
      </w:pPr>
      <w:r w:rsidRPr="00C307BC">
        <w:t>Kiến trúc hướng dịch vụg</w:t>
      </w:r>
      <w:r w:rsidR="00E52B92">
        <w:t>(</w:t>
      </w:r>
      <w:r w:rsidRPr="00C307BC">
        <w:t xml:space="preserve">Service Oriented Architecture </w:t>
      </w:r>
      <w:r w:rsidR="00E52B92">
        <w:t xml:space="preserve">- </w:t>
      </w:r>
      <w:r w:rsidRPr="00C307BC">
        <w:t>SOA)</w:t>
      </w:r>
      <w:r w:rsidR="00063812" w:rsidRPr="00C307BC">
        <w:t xml:space="preserve"> </w:t>
      </w:r>
      <w:sdt>
        <w:sdtPr>
          <w:id w:val="-835465096"/>
          <w:citation/>
        </w:sdtPr>
        <w:sdtContent>
          <w:r w:rsidR="00B30641" w:rsidRPr="00C307BC">
            <w:fldChar w:fldCharType="begin"/>
          </w:r>
          <w:r w:rsidR="00B30641" w:rsidRPr="00C307BC">
            <w:instrText xml:space="preserve"> CITATION B2 \l 1033 </w:instrText>
          </w:r>
          <w:r w:rsidR="00B30641" w:rsidRPr="00C307BC">
            <w:fldChar w:fldCharType="separate"/>
          </w:r>
          <w:r w:rsidR="003137DA" w:rsidRPr="003137DA">
            <w:rPr>
              <w:noProof/>
            </w:rPr>
            <w:t>[1]</w:t>
          </w:r>
          <w:r w:rsidR="00B30641" w:rsidRPr="00C307BC">
            <w:fldChar w:fldCharType="end"/>
          </w:r>
        </w:sdtContent>
      </w:sdt>
      <w:r w:rsidR="00B30641" w:rsidRPr="00C307BC">
        <w:t xml:space="preserve"> </w:t>
      </w:r>
      <w:sdt>
        <w:sdtPr>
          <w:id w:val="-1968491701"/>
          <w:citation/>
        </w:sdtPr>
        <w:sdtContent>
          <w:r w:rsidR="00B30641" w:rsidRPr="00C307BC">
            <w:fldChar w:fldCharType="begin"/>
          </w:r>
          <w:r w:rsidR="00B30641" w:rsidRPr="00C307BC">
            <w:instrText xml:space="preserve"> CITATION B11 \l 1033 </w:instrText>
          </w:r>
          <w:r w:rsidR="00B30641" w:rsidRPr="00C307BC">
            <w:fldChar w:fldCharType="separate"/>
          </w:r>
          <w:r w:rsidR="003137DA" w:rsidRPr="003137DA">
            <w:rPr>
              <w:noProof/>
            </w:rPr>
            <w:t>[2]</w:t>
          </w:r>
          <w:r w:rsidR="00B30641" w:rsidRPr="00C307BC">
            <w:fldChar w:fldCharType="end"/>
          </w:r>
        </w:sdtContent>
      </w:sdt>
      <w:r w:rsidR="00B64012" w:rsidRPr="00C307BC">
        <w:t xml:space="preserve"> </w:t>
      </w:r>
      <w:r w:rsidRPr="00C307BC">
        <w:t xml:space="preserve">là mATION B11 \l 1033 tecture ung úc phần mềm. </w:t>
      </w:r>
      <w:r w:rsidR="00163DD1" w:rsidRPr="00C307BC">
        <w:t>Đây</w:t>
      </w:r>
      <w:r w:rsidRPr="00C307BC">
        <w:t xml:space="preserve"> là quá trình tích h3 tecture ung úc phần mềm. ơng tiếp theo, chương này sẽ giới thiệu các khái niệm cơ bản nêu trên mộ</w:t>
      </w:r>
      <w:r w:rsidR="00B7047D" w:rsidRPr="00C307BC">
        <w:t>ĩlà quá trình tích h3 tecture u</w:t>
      </w:r>
      <w:r w:rsidRPr="00C307BC">
        <w:t>.</w:t>
      </w:r>
      <w:r w:rsidR="008234F4" w:rsidRPr="00C307BC">
        <w:t xml:space="preserve"> </w:t>
      </w:r>
      <w:r w:rsidR="00CB1830" w:rsidRPr="00C307BC">
        <w:t xml:space="preserve"> </w:t>
      </w:r>
      <w:r w:rsidR="00916D22">
        <w:t>SOA</w:t>
      </w:r>
      <w:r w:rsidR="00897789" w:rsidRPr="00897789">
        <w:t xml:space="preserve"> giúp cho công vih h3 tecture ung úc phần mềm. ơng tiếp theo, chương này s</w:t>
      </w:r>
      <w:r w:rsidR="00916D22">
        <w:t>.</w:t>
      </w:r>
      <w:r w:rsidR="00154ED2">
        <w:t xml:space="preserve"> </w:t>
      </w:r>
      <w:r w:rsidR="00EA4EFB" w:rsidRPr="00C307BC">
        <w:t>Khái nihm dịch vụ trong hệ thống SOA được hiểu là một chức năng được xác định rõ ràng, khép kín và không phụ thuộc vào ngữ cảnh hoặc trạng thái của các dịch vụ khác.</w:t>
      </w:r>
      <w:r w:rsidR="00110B83">
        <w:t xml:space="preserve"> </w:t>
      </w:r>
    </w:p>
    <w:p w14:paraId="20A4D496" w14:textId="7283EF56" w:rsidR="00A26DDC" w:rsidRPr="00C307BC" w:rsidRDefault="00A26DDC" w:rsidP="001C684F">
      <w:pPr>
        <w:pStyle w:val="luanvanpara"/>
        <w:pPrChange w:id="2413" w:author="Nguyen Toan" w:date="2018-05-19T18:13:00Z">
          <w:pPr>
            <w:spacing w:after="120"/>
            <w:ind w:firstLine="567"/>
            <w:jc w:val="both"/>
          </w:pPr>
        </w:pPrChange>
      </w:pPr>
      <w:r w:rsidRPr="00C307BC">
        <w:t xml:space="preserve">Mhái nihm dịch vụ trong hệ thống SOA được hiểu là một chức năng được xác định rõ ràng, khép kín vụ, kho dịch vụ và trục tích hợp (xem </w:t>
      </w:r>
      <w:del w:id="2414" w:author="Nguyen Toan" w:date="2018-05-19T17:38:00Z">
        <w:r w:rsidRPr="003E226A" w:rsidDel="004007B2">
          <w:fldChar w:fldCharType="begin"/>
        </w:r>
        <w:r w:rsidRPr="004007B2" w:rsidDel="004007B2">
          <w:delInstrText xml:space="preserve"> REF _Ref513498103 \h </w:delInstrText>
        </w:r>
        <w:r w:rsidR="00C307BC" w:rsidRPr="004007B2" w:rsidDel="004007B2">
          <w:delInstrText xml:space="preserve"> \* MERGEFORMAT </w:delInstrText>
        </w:r>
        <w:r w:rsidRPr="004007B2" w:rsidDel="004007B2">
          <w:rPr>
            <w:rPrChange w:id="2415" w:author="Nguyen Toan" w:date="2018-05-19T17:38:00Z">
              <w:rPr/>
            </w:rPrChange>
          </w:rPr>
        </w:r>
        <w:r w:rsidRPr="004007B2" w:rsidDel="004007B2">
          <w:rPr>
            <w:rPrChange w:id="2416" w:author="Nguyen Toan" w:date="2018-05-19T17:38:00Z">
              <w:rPr>
                <w:rFonts w:eastAsia="Times New Roman"/>
                <w:sz w:val="26"/>
                <w:szCs w:val="26"/>
              </w:rPr>
            </w:rPrChange>
          </w:rPr>
          <w:fldChar w:fldCharType="separate"/>
        </w:r>
        <w:r w:rsidR="00896230" w:rsidRPr="004007B2" w:rsidDel="004007B2">
          <w:delText xml:space="preserve">Hình </w:delText>
        </w:r>
        <w:r w:rsidR="00896230" w:rsidRPr="004007B2" w:rsidDel="004007B2">
          <w:rPr>
            <w:noProof/>
            <w:rPrChange w:id="2417" w:author="Nguyen Toan" w:date="2018-05-19T17:38:00Z">
              <w:rPr>
                <w:i/>
                <w:noProof/>
                <w:sz w:val="26"/>
                <w:szCs w:val="26"/>
              </w:rPr>
            </w:rPrChange>
          </w:rPr>
          <w:delText>1.1</w:delText>
        </w:r>
        <w:r w:rsidRPr="004007B2" w:rsidDel="004007B2">
          <w:rPr>
            <w:rPrChange w:id="2418" w:author="Nguyen Toan" w:date="2018-05-19T17:38:00Z">
              <w:rPr>
                <w:rFonts w:eastAsia="Times New Roman"/>
                <w:sz w:val="26"/>
                <w:szCs w:val="26"/>
              </w:rPr>
            </w:rPrChange>
          </w:rPr>
          <w:fldChar w:fldCharType="end"/>
        </w:r>
      </w:del>
      <w:ins w:id="2419" w:author="Nguyen Toan" w:date="2018-05-19T17:38:00Z">
        <w:r w:rsidR="004007B2" w:rsidRPr="004007B2">
          <w:rPr>
            <w:rPrChange w:id="2420" w:author="Nguyen Toan" w:date="2018-05-19T17:38:00Z">
              <w:rPr>
                <w:rFonts w:eastAsia="Times New Roman"/>
                <w:sz w:val="26"/>
                <w:szCs w:val="26"/>
              </w:rPr>
            </w:rPrChange>
          </w:rPr>
          <w:fldChar w:fldCharType="begin"/>
        </w:r>
        <w:r w:rsidR="004007B2" w:rsidRPr="004007B2">
          <w:instrText xml:space="preserve"> REF _Ref513498103 \h  \* MERGEFORMAT </w:instrText>
        </w:r>
      </w:ins>
      <w:r w:rsidR="004007B2" w:rsidRPr="004007B2">
        <w:rPr>
          <w:rPrChange w:id="2421" w:author="Nguyen Toan" w:date="2018-05-19T17:38:00Z">
            <w:rPr/>
          </w:rPrChange>
        </w:rPr>
      </w:r>
      <w:ins w:id="2422" w:author="Nguyen Toan" w:date="2018-05-19T17:38:00Z">
        <w:r w:rsidR="004007B2" w:rsidRPr="004007B2">
          <w:rPr>
            <w:rPrChange w:id="2423" w:author="Nguyen Toan" w:date="2018-05-19T17:38:00Z">
              <w:rPr>
                <w:rFonts w:eastAsia="Times New Roman"/>
                <w:sz w:val="26"/>
                <w:szCs w:val="26"/>
              </w:rPr>
            </w:rPrChange>
          </w:rPr>
          <w:fldChar w:fldCharType="separate"/>
        </w:r>
      </w:ins>
      <w:ins w:id="2424" w:author="Nguyen Toan" w:date="2018-05-19T18:34:00Z">
        <w:r w:rsidR="003E226A" w:rsidRPr="003E226A">
          <w:rPr>
            <w:rPrChange w:id="2425" w:author="Nguyen Toan" w:date="2018-05-19T18:34:00Z">
              <w:rPr>
                <w:i/>
                <w:sz w:val="26"/>
                <w:szCs w:val="26"/>
              </w:rPr>
            </w:rPrChange>
          </w:rPr>
          <w:t xml:space="preserve">Hình </w:t>
        </w:r>
        <w:r w:rsidR="003E226A" w:rsidRPr="003E226A">
          <w:rPr>
            <w:noProof/>
            <w:rPrChange w:id="2426" w:author="Nguyen Toan" w:date="2018-05-19T18:34:00Z">
              <w:rPr>
                <w:i/>
                <w:noProof/>
                <w:sz w:val="26"/>
                <w:szCs w:val="26"/>
              </w:rPr>
            </w:rPrChange>
          </w:rPr>
          <w:t>1.1</w:t>
        </w:r>
      </w:ins>
      <w:ins w:id="2427" w:author="Nguyen Toan" w:date="2018-05-19T17:38:00Z">
        <w:r w:rsidR="004007B2" w:rsidRPr="004007B2">
          <w:rPr>
            <w:rPrChange w:id="2428" w:author="Nguyen Toan" w:date="2018-05-19T17:38:00Z">
              <w:rPr>
                <w:rFonts w:eastAsia="Times New Roman"/>
                <w:sz w:val="26"/>
                <w:szCs w:val="26"/>
              </w:rPr>
            </w:rPrChange>
          </w:rPr>
          <w:fldChar w:fldCharType="end"/>
        </w:r>
      </w:ins>
      <w:r w:rsidRPr="004007B2">
        <w:rPr>
          <w:rPrChange w:id="2429" w:author="Nguyen Toan" w:date="2018-05-19T17:38:00Z">
            <w:rPr>
              <w:rFonts w:eastAsia="Times New Roman"/>
              <w:sz w:val="26"/>
              <w:szCs w:val="26"/>
            </w:rPr>
          </w:rPrChange>
        </w:rPr>
        <w:fldChar w:fldCharType="begin"/>
      </w:r>
      <w:r w:rsidRPr="004007B2">
        <w:instrText xml:space="preserve"> REF _Ref512089215 \h  \* MERGEFORMAT </w:instrText>
      </w:r>
      <w:r w:rsidR="003E226A">
        <w:fldChar w:fldCharType="separate"/>
      </w:r>
      <w:ins w:id="2430" w:author="Nguyen Toan" w:date="2018-05-19T18:34:00Z">
        <w:r w:rsidR="003E226A">
          <w:rPr>
            <w:b/>
            <w:bCs/>
          </w:rPr>
          <w:t>Error! Reference source not found.</w:t>
        </w:r>
      </w:ins>
      <w:r w:rsidRPr="004007B2">
        <w:rPr>
          <w:rPrChange w:id="2431" w:author="Nguyen Toan" w:date="2018-05-19T17:38:00Z">
            <w:rPr>
              <w:rFonts w:eastAsia="Times New Roman"/>
              <w:sz w:val="26"/>
              <w:szCs w:val="26"/>
            </w:rPr>
          </w:rPrChange>
        </w:rPr>
        <w:fldChar w:fldCharType="end"/>
      </w:r>
      <w:r w:rsidRPr="004007B2">
        <w:t>).</w:t>
      </w:r>
      <w:r w:rsidRPr="00C307BC">
        <w:t xml:space="preserve"> Mror! Reference source not found.MAT ược hiểu là một chức năng được xác địnịch vụ cung cấp chức năng nghiệp vụ mà ứng dụng đầu cuối và các dịch vụ khác có thể sử dụng. Một dịch vụ bao gồm một triển khai cung cấp dữ liệu cho logic nghiệp vụ, một hợp đồng dịch vụ chỉ định chức năng, cách sử dụng và các ràng buộc cho một khách hàng của </w:t>
      </w:r>
      <w:r w:rsidRPr="00C307BC">
        <w:lastRenderedPageBreak/>
        <w:t>dMror! Reference source not found.MAT ược hiểu là một chức năng được xác địnịch vụ cung cấp chức năng nghiệp vụ mà ứng dụng đầu cuối và các dịch vụ khác có thể sử dụng. Một dịch vụ bao gồm một triển k</w:t>
      </w:r>
      <w:sdt>
        <w:sdtPr>
          <w:id w:val="949979961"/>
          <w:citation/>
        </w:sdtPr>
        <w:sdtContent>
          <w:r w:rsidRPr="00C307BC">
            <w:fldChar w:fldCharType="begin"/>
          </w:r>
          <w:r w:rsidRPr="00C307BC">
            <w:instrText xml:space="preserve"> CITATION Dir05 \l 1033 </w:instrText>
          </w:r>
          <w:r w:rsidRPr="00C307BC">
            <w:fldChar w:fldCharType="separate"/>
          </w:r>
          <w:r w:rsidR="003137DA" w:rsidRPr="003137DA">
            <w:rPr>
              <w:noProof/>
            </w:rPr>
            <w:t>[3]</w:t>
          </w:r>
          <w:r w:rsidRPr="00C307BC">
            <w:fldChar w:fldCharType="end"/>
          </w:r>
        </w:sdtContent>
      </w:sdt>
      <w:r w:rsidRPr="00C307BC">
        <w:t>.</w:t>
      </w:r>
    </w:p>
    <w:p w14:paraId="4620AB3B" w14:textId="52D5DCFB" w:rsidR="00EA4EFB" w:rsidRPr="00C307BC" w:rsidRDefault="00EA4EFB" w:rsidP="00966627">
      <w:pPr>
        <w:spacing w:after="120"/>
        <w:ind w:firstLine="567"/>
        <w:jc w:val="both"/>
        <w:rPr>
          <w:rFonts w:eastAsia="Times New Roman"/>
          <w:sz w:val="26"/>
          <w:szCs w:val="26"/>
        </w:rPr>
      </w:pPr>
    </w:p>
    <w:p w14:paraId="589A7164" w14:textId="77777777" w:rsidR="00BE0028" w:rsidRPr="00C307BC" w:rsidRDefault="00BE0028" w:rsidP="00071A6D">
      <w:pPr>
        <w:keepNext/>
        <w:spacing w:after="120"/>
        <w:ind w:firstLine="567"/>
        <w:jc w:val="center"/>
        <w:rPr>
          <w:sz w:val="26"/>
          <w:szCs w:val="26"/>
        </w:rPr>
      </w:pPr>
      <w:r w:rsidRPr="00071A6D">
        <w:rPr>
          <w:rFonts w:eastAsia="Times New Roman"/>
          <w:noProof/>
          <w:sz w:val="26"/>
          <w:szCs w:val="26"/>
        </w:rPr>
        <w:drawing>
          <wp:inline distT="0" distB="0" distL="0" distR="0" wp14:anchorId="44A8A2EF" wp14:editId="12AD1BAD">
            <wp:extent cx="3022407" cy="2589087"/>
            <wp:effectExtent l="0" t="0" r="6985" b="1905"/>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3022407" cy="2589087"/>
                    </a:xfrm>
                    <a:prstGeom prst="rect">
                      <a:avLst/>
                    </a:prstGeom>
                    <a:ln/>
                  </pic:spPr>
                </pic:pic>
              </a:graphicData>
            </a:graphic>
          </wp:inline>
        </w:drawing>
      </w:r>
    </w:p>
    <w:p w14:paraId="360AA2C2" w14:textId="1F4AB8A5" w:rsidR="00BE0028" w:rsidRPr="00071A6D" w:rsidRDefault="00BE0028" w:rsidP="00071A6D">
      <w:pPr>
        <w:pStyle w:val="Caption"/>
        <w:jc w:val="center"/>
        <w:rPr>
          <w:rFonts w:ascii="Times New Roman" w:eastAsia="Times New Roman" w:hAnsi="Times New Roman" w:cs="Times New Roman"/>
          <w:color w:val="auto"/>
          <w:sz w:val="26"/>
          <w:szCs w:val="26"/>
        </w:rPr>
      </w:pPr>
      <w:bookmarkStart w:id="2432" w:name="_Ref513498103"/>
      <w:bookmarkStart w:id="2433" w:name="_Toc514519760"/>
      <w:r w:rsidRPr="00071A6D">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bookmarkEnd w:id="2432"/>
      <w:r w:rsidRPr="00071A6D">
        <w:rPr>
          <w:rFonts w:ascii="Times New Roman" w:hAnsi="Times New Roman" w:cs="Times New Roman"/>
          <w:i w:val="0"/>
          <w:color w:val="auto"/>
          <w:sz w:val="26"/>
          <w:szCs w:val="26"/>
        </w:rPr>
        <w:t>: Các công nghệ trong hệ thống SOA</w:t>
      </w:r>
      <w:bookmarkEnd w:id="2433"/>
    </w:p>
    <w:p w14:paraId="2BAE4EEA" w14:textId="64CB57CC" w:rsidR="00870051" w:rsidRPr="00C307BC" w:rsidRDefault="00870051" w:rsidP="001C684F">
      <w:pPr>
        <w:pStyle w:val="luanvanpara"/>
        <w:pPrChange w:id="2434" w:author="Nguyen Toan" w:date="2018-05-19T18:13:00Z">
          <w:pPr>
            <w:spacing w:after="120"/>
            <w:ind w:firstLine="567"/>
            <w:jc w:val="both"/>
          </w:pPr>
        </w:pPrChange>
      </w:pPr>
      <w:r w:rsidRPr="00C307BC">
        <w:t>Ứ Các công nghệ trong hệ thống SOAMAT ược hiểu là một chức năng được xác địnịch vụ cung cấp chức năng nghiệp vụ mà ứng dụng đầu cuối và các dịch vụ khác có thể sử dụng. Một dịch vụ biện tương tác với người dùng như ứng dụng web hoặc một rich-client. Tuy nhiên, một ứng dụng đầu cuối không nhất thiết phải tương tác trực tiếp với người dùng. Các chương trình chạy theo lô (Batch programming) hay các tiến trình</w:t>
      </w:r>
      <w:r w:rsidR="00456A9F" w:rsidRPr="00C307BC">
        <w:t xml:space="preserve"> chác công ng</w:t>
      </w:r>
      <w:r w:rsidRPr="00C307BC">
        <w:t xml:space="preserve"> có thcông nghệ một chức năng nào đó trong hệ thống hoặc là kết quả của một sự kiện cũng được coi là ứng dụng dầu cuối.</w:t>
      </w:r>
    </w:p>
    <w:p w14:paraId="1EE9F828" w14:textId="3821CD20" w:rsidR="001A242C" w:rsidRPr="00C307BC" w:rsidRDefault="00870051" w:rsidP="001C684F">
      <w:pPr>
        <w:pStyle w:val="luanvanpara"/>
        <w:pPrChange w:id="2435" w:author="Nguyen Toan" w:date="2018-05-19T18:14:00Z">
          <w:pPr>
            <w:spacing w:after="120"/>
            <w:ind w:firstLine="567"/>
            <w:jc w:val="both"/>
          </w:pPr>
        </w:pPrChange>
      </w:pPr>
      <w:r w:rsidRPr="00C307BC">
        <w:t xml:space="preserve">Kho chcông nghệ một chức năng nào đó trong hệ thống hoặc là kết quả của một sự kiện cũng được coi là ứng dụng dầu cuối.dụng đầu cuối và các dịch vụ kháchông khai thông qua mạng Internet. Các yêu cầu này có thể bao gồm các vấn đề pháp lý (điều khoản và điều kiện sử dụng), kiểu trình bày, bảo mật, đăng ký người dùng, đăng ký dịch vụ, thanh toán và quản lý phiên bản. </w:t>
      </w:r>
      <w:r w:rsidR="00F04F5A" w:rsidRPr="00C307BC">
        <w:t xml:space="preserve">SOA là cng nghệ một chức năng nào đó trondụng, chú trọng đến quy trình nghiệp vụ và dùng giao tiếp chuẩn để nhằm che giấu cách thức phát triển bên trong từng ứng dụng. Các thành phần được nối kết qua cổng giao tiếp, có tính kế thừa các thành phần đang tồn tại, và sự tương tác giữa chúng không cần quan tâm đến việc chúng được phát triển trên nền tảng công nghệ nào. Điều này khiến hệ thống có thể mở rộng và tích hợp một cách dễ dàng. </w:t>
      </w:r>
      <w:r w:rsidR="001A242C" w:rsidRPr="00C307BC">
        <w:t>KiA là cng nghệ một chức năng nào đó trondụng, chú trọng đến quy trình nghiệp vụ và dùng giao tiếp chuẩn để nhằm che hặ</w:t>
      </w:r>
      <w:r w:rsidR="00C22355" w:rsidRPr="00C307BC">
        <w:t>t, ít có s nghệ một chức năng nào đó trondụng, chú trọng đến quy tr</w:t>
      </w:r>
      <w:r w:rsidR="001A242C" w:rsidRPr="00C307BC">
        <w:t xml:space="preserve">tính tcó s </w:t>
      </w:r>
      <w:r w:rsidR="00C22355" w:rsidRPr="00C307BC">
        <w:t>, có quy s nghệ một chức năng nào đó trondụng, chú trọng đến quy trình n</w:t>
      </w:r>
      <w:r w:rsidR="001A242C" w:rsidRPr="00C307BC">
        <w:t xml:space="preserve"> khó quy s</w:t>
      </w:r>
      <w:r w:rsidR="00A654A4" w:rsidRPr="00C307BC">
        <w:t>tương thích giệ một chức năng nào đó tro</w:t>
      </w:r>
      <w:r w:rsidR="001A242C" w:rsidRPr="00C307BC">
        <w:t xml:space="preserve">, tính </w:t>
      </w:r>
      <w:r w:rsidR="001A242C" w:rsidRPr="00C307BC">
        <w:lastRenderedPageBreak/>
        <w:t>đóng gói, các thành phhành ph nào đó trondụng, ái và người dùng có thể tìm kiếm, sử dụng dịch vụ theo nhu cầu.</w:t>
      </w:r>
    </w:p>
    <w:p w14:paraId="089572A2" w14:textId="3F3188F7" w:rsidR="000F3B74" w:rsidRPr="003E226A" w:rsidRDefault="000F3B74" w:rsidP="003E226A">
      <w:pPr>
        <w:pStyle w:val="luanvanpara"/>
      </w:pPr>
      <w:r w:rsidRPr="00C307BC">
        <w:t xml:space="preserve">Một trục tích hợp (Service bus) kết nối các thành phần tham gia của hệ thống SOA với nhau bao gồm dịch vụ và các ứng đụng dầu cuối. Khái niệm trục tích hợp </w:t>
      </w:r>
      <w:r w:rsidR="00225666" w:rsidRPr="00C307BC">
        <w:t xml:space="preserve">sẽ được trình bày cụ thể trong phần </w:t>
      </w:r>
      <w:r w:rsidR="00676236" w:rsidRPr="00C307BC">
        <w:fldChar w:fldCharType="begin"/>
      </w:r>
      <w:r w:rsidR="00676236" w:rsidRPr="00C307BC">
        <w:instrText xml:space="preserve"> REF _Ref513322491 \r \h </w:instrText>
      </w:r>
      <w:r w:rsidR="00C307BC" w:rsidRPr="00C307BC">
        <w:instrText xml:space="preserve"> \* MERGEFORMAT </w:instrText>
      </w:r>
      <w:r w:rsidR="00676236" w:rsidRPr="00C307BC">
        <w:fldChar w:fldCharType="separate"/>
      </w:r>
      <w:r w:rsidR="003E226A">
        <w:t>1.1.2</w:t>
      </w:r>
      <w:r w:rsidR="00676236" w:rsidRPr="00C307BC">
        <w:fldChar w:fldCharType="end"/>
      </w:r>
      <w:r w:rsidR="00607CCA" w:rsidRPr="00C307BC">
        <w:t>.</w:t>
      </w:r>
      <w:r w:rsidR="00676236" w:rsidRPr="00C307BC">
        <w:t xml:space="preserve"> </w:t>
      </w:r>
      <w:r w:rsidR="00676236" w:rsidRPr="00C307BC">
        <w:fldChar w:fldCharType="begin"/>
      </w:r>
      <w:r w:rsidR="00676236" w:rsidRPr="00C307BC">
        <w:instrText xml:space="preserve"> REF _Ref513322480 \h </w:instrText>
      </w:r>
      <w:r w:rsidR="00676236" w:rsidRPr="00071A6D">
        <w:instrText xml:space="preserve"> \* MERGEFORMAT </w:instrText>
      </w:r>
      <w:r w:rsidR="00676236" w:rsidRPr="00C307BC">
        <w:fldChar w:fldCharType="separate"/>
      </w:r>
      <w:ins w:id="2436" w:author="Nguyen Toan" w:date="2018-05-19T18:34:00Z">
        <w:r w:rsidR="003E226A" w:rsidRPr="003E226A">
          <w:rPr>
            <w:rPrChange w:id="2437" w:author="Nguyen Toan" w:date="2018-05-19T18:34:00Z">
              <w:rPr>
                <w:b/>
              </w:rPr>
            </w:rPrChange>
          </w:rPr>
          <w:t>Công nghệ trục tích hợp</w:t>
        </w:r>
      </w:ins>
      <w:del w:id="2438" w:author="Nguyen Toan" w:date="2018-05-19T18:34:00Z">
        <w:r w:rsidR="00896230" w:rsidRPr="003E226A" w:rsidDel="003E226A">
          <w:delText>Công</w:delText>
        </w:r>
        <w:r w:rsidR="00896230" w:rsidRPr="00CF7898" w:rsidDel="003E226A">
          <w:delText xml:space="preserve"> nghệ </w:delText>
        </w:r>
        <w:r w:rsidR="00896230" w:rsidRPr="003E226A" w:rsidDel="003E226A">
          <w:delText>trgh</w:delText>
        </w:r>
        <w:r w:rsidR="00896230" w:rsidRPr="00CF7898" w:rsidDel="003E226A">
          <w:delText xml:space="preserve"> tích hợp</w:delText>
        </w:r>
      </w:del>
      <w:r w:rsidR="00676236" w:rsidRPr="00C307BC">
        <w:fldChar w:fldCharType="end"/>
      </w:r>
      <w:r w:rsidRPr="00C307BC">
        <w:t>.</w:t>
      </w:r>
    </w:p>
    <w:p w14:paraId="1E7A0A77" w14:textId="77777777" w:rsidR="00AE1B3D" w:rsidRPr="00C307BC" w:rsidRDefault="00AE1B3D" w:rsidP="00966627">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color w:val="auto"/>
          <w:sz w:val="26"/>
          <w:szCs w:val="26"/>
        </w:rPr>
      </w:pPr>
      <w:bookmarkStart w:id="2439" w:name="_Ref513322453"/>
      <w:bookmarkStart w:id="2440" w:name="_Ref513322480"/>
      <w:bookmarkStart w:id="2441" w:name="_Ref513322487"/>
      <w:bookmarkStart w:id="2442" w:name="_Ref513322491"/>
      <w:bookmarkStart w:id="2443" w:name="_Toc514519737"/>
      <w:r w:rsidRPr="00C307BC">
        <w:rPr>
          <w:rFonts w:ascii="Times New Roman" w:hAnsi="Times New Roman" w:cs="Times New Roman"/>
          <w:b/>
          <w:sz w:val="26"/>
          <w:szCs w:val="26"/>
        </w:rPr>
        <w:t>Công</w:t>
      </w:r>
      <w:r w:rsidRPr="00C307BC">
        <w:rPr>
          <w:rFonts w:ascii="Times New Roman" w:eastAsia="Times New Roman" w:hAnsi="Times New Roman" w:cs="Times New Roman"/>
          <w:b/>
          <w:color w:val="auto"/>
          <w:sz w:val="26"/>
          <w:szCs w:val="26"/>
        </w:rPr>
        <w:t xml:space="preserve"> nghệ </w:t>
      </w:r>
      <w:r w:rsidRPr="00C307BC">
        <w:rPr>
          <w:rFonts w:ascii="Times New Roman" w:hAnsi="Times New Roman" w:cs="Times New Roman"/>
          <w:b/>
          <w:sz w:val="26"/>
          <w:szCs w:val="26"/>
        </w:rPr>
        <w:t>trục</w:t>
      </w:r>
      <w:r w:rsidRPr="00C307BC">
        <w:rPr>
          <w:rFonts w:ascii="Times New Roman" w:eastAsia="Times New Roman" w:hAnsi="Times New Roman" w:cs="Times New Roman"/>
          <w:b/>
          <w:color w:val="auto"/>
          <w:sz w:val="26"/>
          <w:szCs w:val="26"/>
        </w:rPr>
        <w:t xml:space="preserve"> tích hợp</w:t>
      </w:r>
      <w:bookmarkEnd w:id="2439"/>
      <w:bookmarkEnd w:id="2440"/>
      <w:bookmarkEnd w:id="2441"/>
      <w:bookmarkEnd w:id="2442"/>
      <w:bookmarkEnd w:id="2443"/>
    </w:p>
    <w:p w14:paraId="4AF02CCE" w14:textId="2D7A192D" w:rsidR="00AE1B3D" w:rsidRPr="00C307BC" w:rsidRDefault="00AE1B3D" w:rsidP="001C684F">
      <w:pPr>
        <w:pStyle w:val="luanvanpara"/>
        <w:pPrChange w:id="2444" w:author="Nguyen Toan" w:date="2018-05-19T18:14:00Z">
          <w:pPr>
            <w:spacing w:after="120"/>
            <w:ind w:firstLine="567"/>
            <w:jc w:val="both"/>
          </w:pPr>
        </w:pPrChange>
      </w:pPr>
      <w:r w:rsidRPr="00C307BC">
        <w:t>Công nghp</w:t>
      </w:r>
      <w:r w:rsidRPr="00C307BC">
        <w:t xml:space="preserve"> trg nghp</w:t>
      </w:r>
      <w:r w:rsidRPr="00C307BC">
        <w:t>h hg n</w:t>
      </w:r>
      <w:r w:rsidR="009B0548">
        <w:t>(</w:t>
      </w:r>
      <w:r w:rsidRPr="00C307BC">
        <w:t xml:space="preserve">Enterprise Service Bus </w:t>
      </w:r>
      <w:r w:rsidR="009B0548">
        <w:t xml:space="preserve">- </w:t>
      </w:r>
      <w:r w:rsidRPr="00C307BC">
        <w:t>ESB)</w:t>
      </w:r>
      <w:r w:rsidR="003E0E76" w:rsidRPr="00C307BC">
        <w:t xml:space="preserve"> </w:t>
      </w:r>
      <w:sdt>
        <w:sdtPr>
          <w:id w:val="909965330"/>
          <w:citation/>
        </w:sdtPr>
        <w:sdtContent>
          <w:r w:rsidR="003E0E76" w:rsidRPr="00C307BC">
            <w:fldChar w:fldCharType="begin"/>
          </w:r>
          <w:r w:rsidR="003E0E76" w:rsidRPr="00C307BC">
            <w:instrText xml:space="preserve"> CITATION B3 \l 1033 </w:instrText>
          </w:r>
          <w:r w:rsidR="003E0E76" w:rsidRPr="00C307BC">
            <w:fldChar w:fldCharType="separate"/>
          </w:r>
          <w:r w:rsidR="003137DA" w:rsidRPr="003137DA">
            <w:t>[4]</w:t>
          </w:r>
          <w:r w:rsidR="003E0E76" w:rsidRPr="00C307BC">
            <w:fldChar w:fldCharType="end"/>
          </w:r>
        </w:sdtContent>
      </w:sdt>
      <w:del w:id="2445" w:author="Nguyen Toan" w:date="2018-05-19T17:39:00Z">
        <w:r w:rsidR="003E0E76" w:rsidRPr="00C307BC" w:rsidDel="006C63EC">
          <w:delText xml:space="preserve"> </w:delText>
        </w:r>
      </w:del>
      <w:sdt>
        <w:sdtPr>
          <w:id w:val="-1732535217"/>
          <w:citation/>
        </w:sdtPr>
        <w:sdtContent>
          <w:r w:rsidR="003E0E76" w:rsidRPr="00C307BC">
            <w:fldChar w:fldCharType="begin"/>
          </w:r>
          <w:r w:rsidR="003E0E76" w:rsidRPr="00C307BC">
            <w:instrText xml:space="preserve"> CITATION B14 \l 1033 </w:instrText>
          </w:r>
          <w:r w:rsidR="003E0E76" w:rsidRPr="00C307BC">
            <w:fldChar w:fldCharType="separate"/>
          </w:r>
          <w:r w:rsidR="003137DA">
            <w:t xml:space="preserve"> </w:t>
          </w:r>
          <w:r w:rsidR="003137DA" w:rsidRPr="003137DA">
            <w:t>[5]</w:t>
          </w:r>
          <w:r w:rsidR="003E0E76" w:rsidRPr="00C307BC">
            <w:fldChar w:fldCharType="end"/>
          </w:r>
        </w:sdtContent>
      </w:sdt>
      <w:r w:rsidRPr="00C307BC">
        <w:t xml:space="preserve"> là mTION B14 \l 1033  h trong phần nối các thành phần tham gia của hệ thống SOA với nhau bao gồm dịch vụ và các ứng đụng dầu cu</w:t>
      </w:r>
      <w:del w:id="2446" w:author="Nguyen Toan" w:date="2018-05-19T17:39:00Z">
        <w:r w:rsidRPr="00C307BC" w:rsidDel="00401A75">
          <w:delText>,...</w:delText>
        </w:r>
      </w:del>
      <w:ins w:id="2447" w:author="Nguyen Toan" w:date="2018-05-19T17:39:00Z">
        <w:r w:rsidR="00401A75" w:rsidRPr="00C307BC">
          <w:t>...</w:t>
        </w:r>
      </w:ins>
      <w:r w:rsidR="007704FF">
        <w:t xml:space="preserve"> </w:t>
      </w:r>
      <w:r w:rsidRPr="00C307BC">
        <w:t>vào mTION B14 \l 1033  h trong phần nối các t</w:t>
      </w:r>
      <w:r w:rsidR="002E0143">
        <w:t xml:space="preserve"> no mTION</w:t>
      </w:r>
      <w:r w:rsidRPr="00C307BC">
        <w:t xml:space="preserve"> </w:t>
      </w:r>
      <w:r w:rsidR="002E0143">
        <w:t>tro mTION B14</w:t>
      </w:r>
      <w:r w:rsidRPr="00C307BC">
        <w:t xml:space="preserve"> cho doanh nghil 1033  h trong phần nối các thànhian, công sức và tiền bạc. Hệ thống </w:t>
      </w:r>
      <w:r w:rsidR="002E0143">
        <w:t xml:space="preserve">ncho doanh nghil 1033 </w:t>
      </w:r>
      <w:r w:rsidRPr="00C307BC">
        <w:t xml:space="preserve"> có tính tái sil 1033  h trong phần nối các thànhian, công sức và tiền bạc. Hệ thống nhau bao gồm dịch vụ và các ứng đ</w:t>
      </w:r>
    </w:p>
    <w:p w14:paraId="7AF3AFCD" w14:textId="77777777" w:rsidR="00AE1B3D" w:rsidRPr="00C307BC" w:rsidRDefault="00AE1B3D" w:rsidP="00AE1B3D">
      <w:pPr>
        <w:keepNext/>
        <w:spacing w:line="288" w:lineRule="auto"/>
        <w:jc w:val="center"/>
        <w:rPr>
          <w:sz w:val="26"/>
          <w:szCs w:val="26"/>
        </w:rPr>
      </w:pPr>
      <w:r w:rsidRPr="00C307BC">
        <w:rPr>
          <w:noProof/>
          <w:sz w:val="26"/>
          <w:szCs w:val="26"/>
        </w:rPr>
        <w:drawing>
          <wp:inline distT="0" distB="0" distL="0" distR="0" wp14:anchorId="74059DA7" wp14:editId="4ED5C435">
            <wp:extent cx="3528695" cy="180487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png"/>
                    <pic:cNvPicPr/>
                  </pic:nvPicPr>
                  <pic:blipFill>
                    <a:blip r:embed="rId12">
                      <a:extLst>
                        <a:ext uri="{28A0092B-C50C-407E-A947-70E740481C1C}">
                          <a14:useLocalDpi xmlns:a14="http://schemas.microsoft.com/office/drawing/2010/main" val="0"/>
                        </a:ext>
                      </a:extLst>
                    </a:blip>
                    <a:stretch>
                      <a:fillRect/>
                    </a:stretch>
                  </pic:blipFill>
                  <pic:spPr>
                    <a:xfrm>
                      <a:off x="0" y="0"/>
                      <a:ext cx="3543059" cy="1812223"/>
                    </a:xfrm>
                    <a:prstGeom prst="rect">
                      <a:avLst/>
                    </a:prstGeom>
                  </pic:spPr>
                </pic:pic>
              </a:graphicData>
            </a:graphic>
          </wp:inline>
        </w:drawing>
      </w:r>
    </w:p>
    <w:p w14:paraId="71AC4AEC" w14:textId="43CAB47F" w:rsidR="00AE1B3D" w:rsidRPr="00C307BC" w:rsidRDefault="00AE1B3D" w:rsidP="00AE1B3D">
      <w:pPr>
        <w:pStyle w:val="Caption"/>
        <w:spacing w:line="288" w:lineRule="auto"/>
        <w:jc w:val="center"/>
        <w:rPr>
          <w:rFonts w:ascii="Times New Roman" w:eastAsia="Times New Roman" w:hAnsi="Times New Roman" w:cs="Times New Roman"/>
          <w:i w:val="0"/>
          <w:color w:val="auto"/>
          <w:sz w:val="26"/>
          <w:szCs w:val="26"/>
        </w:rPr>
      </w:pPr>
      <w:bookmarkStart w:id="2448" w:name="_Toc511320651"/>
      <w:bookmarkStart w:id="2449" w:name="_Toc511326632"/>
      <w:bookmarkStart w:id="2450" w:name="_Toc511991193"/>
      <w:bookmarkStart w:id="2451" w:name="_Toc514519761"/>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2</w:t>
      </w:r>
      <w:r w:rsidR="0037692A">
        <w:rPr>
          <w:rFonts w:ascii="Times New Roman" w:hAnsi="Times New Roman" w:cs="Times New Roman"/>
          <w:i w:val="0"/>
          <w:color w:val="auto"/>
          <w:sz w:val="26"/>
          <w:szCs w:val="26"/>
        </w:rPr>
        <w:fldChar w:fldCharType="end"/>
      </w:r>
      <w:bookmarkEnd w:id="2448"/>
      <w:r w:rsidRPr="00C307BC">
        <w:rPr>
          <w:rFonts w:ascii="Times New Roman" w:hAnsi="Times New Roman" w:cs="Times New Roman"/>
          <w:i w:val="0"/>
          <w:color w:val="auto"/>
          <w:sz w:val="26"/>
          <w:szCs w:val="26"/>
        </w:rPr>
        <w:t xml:space="preserve">. Kiến trúc hệ thống </w:t>
      </w:r>
      <w:bookmarkEnd w:id="2449"/>
      <w:bookmarkEnd w:id="2450"/>
      <w:r w:rsidR="00FE71EB">
        <w:rPr>
          <w:rFonts w:ascii="Times New Roman" w:hAnsi="Times New Roman" w:cs="Times New Roman"/>
          <w:i w:val="0"/>
          <w:color w:val="auto"/>
          <w:sz w:val="26"/>
          <w:szCs w:val="26"/>
        </w:rPr>
        <w:t>nền tảng trục tích hợp</w:t>
      </w:r>
      <w:bookmarkEnd w:id="2451"/>
    </w:p>
    <w:p w14:paraId="7C78D748" w14:textId="09810486" w:rsidR="008669FE" w:rsidRPr="00C307BC" w:rsidRDefault="008669FE" w:rsidP="001C684F">
      <w:pPr>
        <w:pStyle w:val="luanvanpara"/>
        <w:pPrChange w:id="2452" w:author="Nguyen Toan" w:date="2018-05-19T18:14:00Z">
          <w:pPr>
            <w:spacing w:after="120"/>
            <w:ind w:firstLine="567"/>
            <w:jc w:val="both"/>
          </w:pPr>
        </w:pPrChange>
      </w:pPr>
      <w:r w:rsidRPr="00C307BC">
        <w:t>Hền tảng trục tích</w:t>
      </w:r>
      <w:r w:rsidR="007A38A7">
        <w:t>trn t</w:t>
      </w:r>
      <w:r w:rsidRPr="00C307BC">
        <w:t xml:space="preserve">tích hng trục tích hợp 1 trong phần nối các thànhian, công sức </w:t>
      </w:r>
      <w:r w:rsidR="00447C1B" w:rsidRPr="00C307BC">
        <w:t xml:space="preserve"> tch hng trục tích hợp 1 trong phần nối các thànhian, công sức và tiề</w:t>
      </w:r>
      <w:r w:rsidRPr="00C307BC">
        <w:t>.</w:t>
      </w:r>
      <w:r w:rsidR="00447C1B" w:rsidRPr="00C307BC">
        <w:t xml:space="preserve"> Vih hng trục tích hợp 1 trong phần nối các thànhian, công sức và tiền bạc. Hệ trong lớp ESB nên gần như trong suốt với các ứng dụng thành phần. </w:t>
      </w:r>
      <w:r w:rsidR="00406929" w:rsidRPr="00C307BC">
        <w:t>Ngoài ra hrục tích hợp 1 t</w:t>
      </w:r>
      <w:r w:rsidR="00B86C5E">
        <w:t xml:space="preserve"> trài</w:t>
      </w:r>
      <w:r w:rsidR="00406929" w:rsidRPr="00C307BC">
        <w:t xml:space="preserve"> tích ha hrục tích hợp 1 trong phần nối các thànhian, công sức và tiền bạc. Hệ trong lớp ESB nên gần như trong suốt với các ứng dụng thành phần. c tích hợp g ứcũng hỗ trợ nhiều loại hình tương tác: Request/response,</w:t>
      </w:r>
      <w:r w:rsidR="003E0E76" w:rsidRPr="00C307BC">
        <w:t xml:space="preserve"> </w:t>
      </w:r>
      <w:r w:rsidR="00406929" w:rsidRPr="00C307BC">
        <w:t>Request/multi-response, Event propagation</w:t>
      </w:r>
      <w:del w:id="2453" w:author="Nguyen Toan" w:date="2018-05-19T17:40:00Z">
        <w:r w:rsidR="00406929" w:rsidRPr="00C307BC" w:rsidDel="00571E73">
          <w:delText>,...</w:delText>
        </w:r>
      </w:del>
      <w:ins w:id="2454" w:author="Nguyen Toan" w:date="2018-05-19T17:40:00Z">
        <w:r w:rsidR="00571E73" w:rsidRPr="00C307BC">
          <w:t>...</w:t>
        </w:r>
      </w:ins>
    </w:p>
    <w:p w14:paraId="36A82BB3" w14:textId="013C06C5" w:rsidR="00C22355" w:rsidRPr="00C307BC" w:rsidRDefault="005449AB" w:rsidP="001C684F">
      <w:pPr>
        <w:pStyle w:val="luanvanpara"/>
        <w:pPrChange w:id="2455" w:author="Nguyen Toan" w:date="2018-05-19T18:14:00Z">
          <w:pPr>
            <w:spacing w:after="120"/>
            <w:ind w:firstLine="567"/>
            <w:jc w:val="both"/>
          </w:pPr>
        </w:pPrChange>
      </w:pPr>
      <w:r w:rsidRPr="00C307BC">
        <w:t>Như vst</w:t>
      </w:r>
      <w:r w:rsidR="00C117CD" w:rsidRPr="00C307BC">
        <w:t xml:space="preserve"> khi ht/multi-response, Event propagationá</w:t>
      </w:r>
      <w:r w:rsidR="00487643">
        <w:t>trhi ht/multi</w:t>
      </w:r>
      <w:r w:rsidR="00C117CD" w:rsidRPr="00C307BC">
        <w:t xml:space="preserve"> shi ht/multi-response, Event propagationác thànhian, công sức và tiền bạc. Hệ trong lớp mặt khác vẫn ẩn đi các nền tảng phía sau của kiến trúc phần mềm và giao thức mạng. </w:t>
      </w:r>
      <w:r w:rsidR="000F2FFF" w:rsidRPr="00C307BC">
        <w:t>Hshi ht/multi-response, Event propagationác thànhian, công sức và tiền bạc. Hệ trong lớp mặt khác vẫn ẩn đi các nền tảng phía sau của kiến trúc phần mềm và giao thức mạng. , lưu vết</w:t>
      </w:r>
      <w:r w:rsidR="001D71D1" w:rsidRPr="00C307BC">
        <w:t>. Quá trình triesponse, Event propagationác thànhian, công sức và tiền bạc. Hệ trong lớp mặt khác vẫn ẩn đi các nền tảng phía sau của kiến t</w:t>
      </w:r>
    </w:p>
    <w:p w14:paraId="5DD99F60" w14:textId="7616EE8F" w:rsidR="00AE1B3D" w:rsidRPr="00C307BC" w:rsidRDefault="00AE1B3D" w:rsidP="001C684F">
      <w:pPr>
        <w:pStyle w:val="luanvanpara"/>
        <w:pPrChange w:id="2456" w:author="Nguyen Toan" w:date="2018-05-19T18:14:00Z">
          <w:pPr>
            <w:spacing w:after="120"/>
            <w:ind w:firstLine="567"/>
            <w:jc w:val="both"/>
          </w:pPr>
        </w:pPrChange>
      </w:pPr>
      <w:r w:rsidRPr="00C307BC">
        <w:lastRenderedPageBreak/>
        <w:t xml:space="preserve">Mô hình </w:t>
      </w:r>
      <w:r w:rsidR="002E6278">
        <w:t>tr hình ình t</w:t>
      </w:r>
      <w:r w:rsidRPr="00C307BC">
        <w:t xml:space="preserve"> tránh cho bên yêu cse, Event propagationác thànhian, công sức và tiền bạc. Hệ trong  nào, từ khía cạnh nhà cung cấp dịch vụ lẫn nhà phát triển. ESB sẽ chịu trách nhiệm về việc truyền/nhận và phân phối thông điệp từ nơi gửi đến nơi nhận và đảm bảo đáp ứng dược yêu cầu mà không cần biết đến nguồn gốc của thông điệp. Chính lớp ESB cũng là trong suốt đối với các ứng dụng kết nối với nó. Logic ứng dụng có thể gọi hoặc phân phối dịch vụ bằng cách sử dụng một loạt các mô hình và các kỹ thuật lập trình mà không cần phải xem xét việc kết nối đi qua lớp ESB như thế nào. Việc kết nối đến một ESB không làm thay đổi công nghệ phát triển của ứng dụng. </w:t>
      </w:r>
    </w:p>
    <w:p w14:paraId="5F447AD9" w14:textId="0EEA8F64" w:rsidR="00F71AB9" w:rsidRPr="00C307BC" w:rsidRDefault="00AE1B3D" w:rsidP="00A25332">
      <w:pPr>
        <w:pStyle w:val="luanvanpara"/>
        <w:pPrChange w:id="2457" w:author="Nguyen Toan" w:date="2018-05-19T18:14:00Z">
          <w:pPr>
            <w:spacing w:after="120"/>
            <w:ind w:firstLine="567"/>
            <w:jc w:val="both"/>
          </w:pPr>
        </w:pPrChange>
      </w:pPr>
      <w:r w:rsidRPr="00C307BC">
        <w:t>ESB hh cho bên yêu cse, Event propagationác thànhian, công sức và tiền bạc. Hệ trong  nào, từ khía cạnh nhà cung cấp dịch vụ lẫn nhà phát triển. ESB sẽ chịu trách nhiệm về việc truyền/nhận và phân phối thôhống đó. ESB giúp giảm thiểu dư thừa dữ liệu và dữ liệu không nhất quán. Việc xây dựng và phát triển nền tảng ESB được coi như đặt viên gạch đầu tiên trong quá trình xây dựng</w:t>
      </w:r>
      <w:r w:rsidR="001701DA" w:rsidRPr="00C307BC">
        <w:t xml:space="preserve"> ki hh cho bên yêu cse, Event p</w:t>
      </w:r>
    </w:p>
    <w:p w14:paraId="50697E6E" w14:textId="61ECFE47" w:rsidR="00891A42" w:rsidRPr="00C307BC" w:rsidRDefault="00891A42" w:rsidP="00CF7898">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sz w:val="26"/>
          <w:szCs w:val="26"/>
        </w:rPr>
      </w:pPr>
      <w:bookmarkStart w:id="2458" w:name="_Toc512953076"/>
      <w:bookmarkStart w:id="2459" w:name="_Toc512953077"/>
      <w:bookmarkStart w:id="2460" w:name="_Toc512953078"/>
      <w:bookmarkStart w:id="2461" w:name="_Toc512953079"/>
      <w:bookmarkStart w:id="2462" w:name="_Toc512953080"/>
      <w:bookmarkStart w:id="2463" w:name="_Toc512953081"/>
      <w:bookmarkStart w:id="2464" w:name="_Toc512953082"/>
      <w:bookmarkStart w:id="2465" w:name="_Toc513584064"/>
      <w:bookmarkStart w:id="2466" w:name="_Toc513613687"/>
      <w:bookmarkStart w:id="2467" w:name="_Toc514156372"/>
      <w:bookmarkStart w:id="2468" w:name="_Toc514156430"/>
      <w:bookmarkStart w:id="2469" w:name="_Toc514157617"/>
      <w:bookmarkStart w:id="2470" w:name="_Toc514277608"/>
      <w:bookmarkStart w:id="2471" w:name="_Toc514278007"/>
      <w:bookmarkStart w:id="2472" w:name="_Toc514519738"/>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r w:rsidRPr="00C307BC">
        <w:rPr>
          <w:rFonts w:ascii="Times New Roman" w:eastAsia="Times New Roman" w:hAnsi="Times New Roman" w:cs="Times New Roman"/>
          <w:b/>
          <w:sz w:val="26"/>
          <w:szCs w:val="26"/>
        </w:rPr>
        <w:t xml:space="preserve">Xây dựng </w:t>
      </w:r>
      <w:r w:rsidR="00616464">
        <w:rPr>
          <w:rFonts w:ascii="Times New Roman" w:eastAsia="Times New Roman" w:hAnsi="Times New Roman" w:cs="Times New Roman"/>
          <w:b/>
          <w:sz w:val="26"/>
          <w:szCs w:val="26"/>
        </w:rPr>
        <w:t xml:space="preserve">ứng dụng </w:t>
      </w:r>
      <w:r w:rsidR="00E52BF0">
        <w:rPr>
          <w:rFonts w:ascii="Times New Roman" w:eastAsia="Times New Roman" w:hAnsi="Times New Roman" w:cs="Times New Roman"/>
          <w:b/>
          <w:sz w:val="26"/>
          <w:szCs w:val="26"/>
        </w:rPr>
        <w:t>trục tích hợp</w:t>
      </w:r>
      <w:r w:rsidRPr="00C307BC">
        <w:rPr>
          <w:rFonts w:ascii="Times New Roman" w:eastAsia="Times New Roman" w:hAnsi="Times New Roman" w:cs="Times New Roman"/>
          <w:b/>
          <w:sz w:val="26"/>
          <w:szCs w:val="26"/>
        </w:rPr>
        <w:t xml:space="preserve"> dựa trên nền tảng MuleESB</w:t>
      </w:r>
      <w:bookmarkEnd w:id="2472"/>
    </w:p>
    <w:p w14:paraId="4CAD3842" w14:textId="262B371F" w:rsidR="00BE3D4C" w:rsidRPr="00C307BC" w:rsidRDefault="00D04503" w:rsidP="004A57E7">
      <w:pPr>
        <w:pStyle w:val="luanvanpara"/>
        <w:pPrChange w:id="2473" w:author="Nguyen Toan" w:date="2018-05-19T18:14:00Z">
          <w:pPr>
            <w:spacing w:after="120"/>
            <w:ind w:firstLine="567"/>
            <w:jc w:val="both"/>
          </w:pPr>
        </w:pPrChange>
      </w:pPr>
      <w:r w:rsidRPr="00C307BC">
        <w:t>Đa s trên nền tảng MuleESBent propagationác thànhian, công sức và tiền bạc. Hệ trong  nào, từ khía cạnh nhà cung c</w:t>
      </w:r>
      <w:r w:rsidRPr="003E226A">
        <w:t>tích</w:t>
      </w:r>
      <w:r w:rsidRPr="00C307BC">
        <w:t xml:space="preserve"> hch trên nền tảng MuleESBent propagationác thànhian, công sức và tiền bạc. Hệ trong  nào, từ khía cạnh nhà cung cấp dịch vụ lẫn n phải tốn nhiều công sức trong việc chuyển đổi dữ liệu giúp các ứng dụng giao tiếp với nhau. </w:t>
      </w:r>
      <w:r w:rsidR="00BE3D4C" w:rsidRPr="00C307BC">
        <w:t>Trong khi đó các giMuleESBent propagationác thànhian, công sức và tiền bạc. Hệ trong  nào, từ khía cạnh nh</w:t>
      </w:r>
      <w:del w:id="2474" w:author="Nguyen Toan" w:date="2018-05-19T17:34:00Z">
        <w:r w:rsidR="00BE3D4C" w:rsidRPr="00C307BC" w:rsidDel="00FA2AE4">
          <w:delText xml:space="preserve"> </w:delText>
        </w:r>
      </w:del>
      <w:r w:rsidR="00BE3D4C" w:rsidRPr="00C307BC">
        <w:t>… gây thi đó các giMuleESBent propagationác thànhian, côy còn mang tính đóng, lập trình viên không thể kiểm soát được nội dung bên trong của mã nguồn</w:t>
      </w:r>
      <w:r w:rsidRPr="00C307BC">
        <w:t>. MuleES</w:t>
      </w:r>
      <w:r w:rsidR="003E0E76" w:rsidRPr="00C307BC">
        <w:t>B</w:t>
      </w:r>
      <w:sdt>
        <w:sdtPr>
          <w:id w:val="1549105046"/>
          <w:citation/>
        </w:sdtPr>
        <w:sdtContent>
          <w:r w:rsidR="003E0E76" w:rsidRPr="00C307BC">
            <w:fldChar w:fldCharType="begin"/>
          </w:r>
          <w:r w:rsidR="003E0E76" w:rsidRPr="00C307BC">
            <w:instrText xml:space="preserve"> CITATION MuleSoft \l 1033 </w:instrText>
          </w:r>
          <w:r w:rsidR="003E0E76" w:rsidRPr="00C307BC">
            <w:fldChar w:fldCharType="separate"/>
          </w:r>
          <w:r w:rsidR="003137DA">
            <w:t xml:space="preserve"> </w:t>
          </w:r>
          <w:r w:rsidR="003137DA" w:rsidRPr="003137DA">
            <w:t>[6]</w:t>
          </w:r>
          <w:r w:rsidR="003E0E76" w:rsidRPr="00C307BC">
            <w:fldChar w:fldCharType="end"/>
          </w:r>
        </w:sdtContent>
      </w:sdt>
      <w:r w:rsidRPr="00C307BC">
        <w:t xml:space="preserve"> đưa ra cách gioft \l 1033 nt propagationác thànhian, côy còn mang tính đóng, lập trình viên không th</w:t>
      </w:r>
    </w:p>
    <w:p w14:paraId="57650C78" w14:textId="77777777" w:rsidR="00D04503" w:rsidRPr="00C307BC" w:rsidRDefault="00D04503" w:rsidP="00CF7898">
      <w:pPr>
        <w:rPr>
          <w:rFonts w:eastAsia="Times New Roman"/>
          <w:b/>
          <w:sz w:val="26"/>
          <w:szCs w:val="26"/>
        </w:rPr>
      </w:pPr>
      <w:bookmarkStart w:id="2475" w:name="_Toc513584066"/>
      <w:bookmarkStart w:id="2476" w:name="_Toc513613689"/>
      <w:bookmarkStart w:id="2477" w:name="_Toc514156374"/>
      <w:bookmarkStart w:id="2478" w:name="_Toc514156432"/>
      <w:bookmarkStart w:id="2479" w:name="_Toc514157619"/>
      <w:bookmarkStart w:id="2480" w:name="_Toc514277610"/>
      <w:bookmarkStart w:id="2481" w:name="_Toc514278009"/>
      <w:bookmarkEnd w:id="2475"/>
      <w:bookmarkEnd w:id="2476"/>
      <w:bookmarkEnd w:id="2477"/>
      <w:bookmarkEnd w:id="2478"/>
      <w:bookmarkEnd w:id="2479"/>
      <w:bookmarkEnd w:id="2480"/>
      <w:bookmarkEnd w:id="2481"/>
      <w:r w:rsidRPr="00C307BC">
        <w:rPr>
          <w:rFonts w:eastAsia="Times New Roman"/>
          <w:b/>
          <w:sz w:val="26"/>
          <w:szCs w:val="26"/>
        </w:rPr>
        <w:t>Mule framework</w:t>
      </w:r>
    </w:p>
    <w:p w14:paraId="5A9C431D" w14:textId="255DE5BD" w:rsidR="00D04503" w:rsidRPr="00C307BC" w:rsidRDefault="00D04503" w:rsidP="004A57E7">
      <w:pPr>
        <w:pStyle w:val="luanvanpara"/>
        <w:pPrChange w:id="2482" w:author="Nguyen Toan" w:date="2018-05-19T18:14:00Z">
          <w:pPr>
            <w:spacing w:after="120"/>
            <w:ind w:firstLine="567"/>
            <w:jc w:val="both"/>
          </w:pPr>
        </w:pPrChange>
      </w:pPr>
      <w:r w:rsidRPr="00C307BC">
        <w:t>Mule</w:t>
      </w:r>
      <w:sdt>
        <w:sdtPr>
          <w:id w:val="-695385386"/>
          <w:citation/>
        </w:sdtPr>
        <w:sdtContent>
          <w:r w:rsidR="003E0E76" w:rsidRPr="00C307BC">
            <w:fldChar w:fldCharType="begin"/>
          </w:r>
          <w:r w:rsidR="003E0E76" w:rsidRPr="00C307BC">
            <w:instrText xml:space="preserve"> CITATION Mul \l 1033 </w:instrText>
          </w:r>
          <w:r w:rsidR="003E0E76" w:rsidRPr="00C307BC">
            <w:fldChar w:fldCharType="separate"/>
          </w:r>
          <w:r w:rsidR="003137DA">
            <w:t xml:space="preserve"> </w:t>
          </w:r>
          <w:r w:rsidR="003137DA" w:rsidRPr="003137DA">
            <w:t>[7]</w:t>
          </w:r>
          <w:r w:rsidR="003E0E76" w:rsidRPr="00C307BC">
            <w:fldChar w:fldCharType="end"/>
          </w:r>
        </w:sdtContent>
      </w:sdt>
      <w:r w:rsidRPr="00C307BC">
        <w:t xml:space="preserve"> là mTION Mul \l 103</w:t>
      </w:r>
      <w:r w:rsidR="002723DD" w:rsidRPr="00C307BC">
        <w:t>dlà mT</w:t>
      </w:r>
      <w:r w:rsidRPr="00C307BC">
        <w:t xml:space="preserve">mã nguION Mul \l 1033 1033 nt propagationác thànhian, côy còn mang tính đóng, lập trình viên không thể kiểm soát được nội dung bên trong của mã nguồng sức trong việc chuyển </w:t>
      </w:r>
    </w:p>
    <w:p w14:paraId="04A55A7F" w14:textId="1E4341EE" w:rsidR="004D7B1E" w:rsidRPr="00C307BC" w:rsidRDefault="004D7B1E" w:rsidP="004A57E7">
      <w:pPr>
        <w:pStyle w:val="luanvanpara"/>
        <w:pPrChange w:id="2483" w:author="Nguyen Toan" w:date="2018-05-19T18:14:00Z">
          <w:pPr>
            <w:spacing w:after="120"/>
            <w:ind w:firstLine="567"/>
            <w:jc w:val="both"/>
          </w:pPr>
        </w:pPrChange>
      </w:pPr>
      <w:r w:rsidRPr="00C307BC">
        <w:t>Mule là m Mul \l 1033 ích hợp dựa trên Java, cho phép các nhà phát triển kết nối các ứng dụng với nhau một cách nhanh chóng và dễ dàng, giúp các ứng dụng trao đổi dữ liệu với nhau. Mule cho phép tích hợp các hệ thống hiện có, bất kể các công nghệ khác nhau mà các ứng dụng sử dụng, bao gồm JMS, Dịch vụ Web, JDBC, HTTP, và nhiều hơn nữa. Kiến trúc ESB có thể được triển khai ở mọi nơi, có thể tích hợp và sắp xếp các sự kiện theo thời gian thực hoặc theo lô và có kết nối chung.</w:t>
      </w:r>
      <w:r w:rsidR="00257E44" w:rsidRPr="00C307BC">
        <w:t xml:space="preserve"> Mule xây dul \l 1033 ích hợp dựa trên Java, ch</w:t>
      </w:r>
      <w:r w:rsidR="0023271D" w:rsidRPr="00C307BC">
        <w:t xml:space="preserve"> Anypoint Studio là một công cụ giúp dễ dàng phát triển một </w:t>
      </w:r>
      <w:r w:rsidR="001A3DE9" w:rsidRPr="00C307BC">
        <w:t>ứAnypoint</w:t>
      </w:r>
      <w:r w:rsidR="0023271D" w:rsidRPr="00C307BC">
        <w:t>trên nint Studio là một</w:t>
      </w:r>
      <w:r w:rsidR="0023271D" w:rsidRPr="007102D8">
        <w:rPr>
          <w:rPrChange w:id="2484" w:author="TOANNM" w:date="2018-05-19T16:53:00Z">
            <w:rPr>
              <w:rFonts w:eastAsia="Times New Roman"/>
              <w:sz w:val="26"/>
              <w:szCs w:val="26"/>
              <w:lang w:val="vi-VN"/>
            </w:rPr>
          </w:rPrChange>
        </w:rPr>
        <w:t>Đ</w:t>
      </w:r>
      <w:r w:rsidR="0023271D" w:rsidRPr="00C307BC">
        <w:t xml:space="preserve">ưrên nint Studio là một công cụ giúp dễ dàng phát triển một à phát triển kết nối các ứng dụng với nhau một cách nhanh chóng và dễ dàng, giúp các ứng dụng trao đổi dữ liệu vdữ liệu gửi đi từ ứng dụng này sang dữ liệu nhận vào của ứng dụng kia. MuleSoft </w:t>
      </w:r>
      <w:r w:rsidR="0023271D" w:rsidRPr="00C307BC">
        <w:lastRenderedPageBreak/>
        <w:t xml:space="preserve">cung cint Studio là một công cụ giúp dễ dàng phát triển một à phát triển kết nối các ứng dụng với nhau một cách nhanh chóng </w:t>
      </w:r>
      <w:r w:rsidR="002C0A54" w:rsidRPr="00C307BC">
        <w:t>.</w:t>
      </w:r>
    </w:p>
    <w:p w14:paraId="21A30DBF" w14:textId="348E35EB" w:rsidR="00F91E38" w:rsidRPr="00C307BC" w:rsidRDefault="004D7B1E" w:rsidP="004A57E7">
      <w:pPr>
        <w:pStyle w:val="luanvanpara"/>
        <w:pPrChange w:id="2485" w:author="Nguyen Toan" w:date="2018-05-19T18:14:00Z">
          <w:pPr>
            <w:spacing w:after="120"/>
            <w:ind w:firstLine="567"/>
            <w:jc w:val="both"/>
          </w:pPr>
        </w:pPrChange>
      </w:pPr>
      <w:r w:rsidRPr="00C307BC">
        <w:t xml:space="preserve">Mule nhnt Studio là một công cụ giúp dễ dàng phát gười dùng bắt đầu từ việc kết nối một vài ứng dụng và tăng số lượng ứng dụng tham gia vào hệ thống theo thời gian. Một hệ thống theo kiến trúc ESB quản lý tất cả các tương tác giữa các ứng dụng và các thành phần một cách minh bạch, bất kể chúng tồn tại trong cùng một máy ảo hay trên Internet, và bất kể giao thức truyền tải cơ bản mà chúng sử dụng. MuleSoft là nhà cung cấp duy nhất được Gartner đánh giá là công cụ đứng đầu trong việc phát triển hệ thống tích hợp, đặc biệt là ứng dụng theo kiến trúc </w:t>
      </w:r>
      <w:r w:rsidR="00693534">
        <w:t xml:space="preserve">trle nhnt </w:t>
      </w:r>
      <w:del w:id="2486" w:author="Nguyen Toan" w:date="2018-05-19T17:40:00Z">
        <w:r w:rsidR="00693534" w:rsidDel="009925A6">
          <w:delText>hrl</w:delText>
        </w:r>
        <w:r w:rsidR="009D1EC9" w:rsidRPr="00C307BC" w:rsidDel="009925A6">
          <w:delText>(</w:delText>
        </w:r>
      </w:del>
      <w:ins w:id="2487" w:author="Nguyen Toan" w:date="2018-05-19T17:40:00Z">
        <w:r w:rsidR="009925A6">
          <w:t>hrl</w:t>
        </w:r>
        <w:r w:rsidR="009925A6" w:rsidRPr="00C307BC">
          <w:t xml:space="preserve"> (</w:t>
        </w:r>
      </w:ins>
      <w:r w:rsidR="009D1EC9" w:rsidRPr="00C307BC">
        <w:t xml:space="preserve">xem </w:t>
      </w:r>
      <w:del w:id="2488" w:author="Nguyen Toan" w:date="2018-05-19T17:40:00Z">
        <w:r w:rsidR="00147198" w:rsidRPr="00C307BC" w:rsidDel="009925A6">
          <w:fldChar w:fldCharType="begin"/>
        </w:r>
        <w:r w:rsidR="00147198" w:rsidRPr="00C307BC" w:rsidDel="009925A6">
          <w:delInstrText xml:space="preserve"> REF _Ref513495578 \h </w:delInstrText>
        </w:r>
        <w:r w:rsidR="00C307BC" w:rsidRPr="00C307BC" w:rsidDel="009925A6">
          <w:delInstrText xml:space="preserve"> \* MERGEFORMAT </w:delInstrText>
        </w:r>
        <w:r w:rsidR="00147198" w:rsidRPr="00C307BC" w:rsidDel="009925A6">
          <w:fldChar w:fldCharType="separate"/>
        </w:r>
        <w:r w:rsidR="00896230" w:rsidRPr="007102D8" w:rsidDel="009925A6">
          <w:rPr>
            <w:rPrChange w:id="2489" w:author="TOANNM" w:date="2018-05-19T16:53:00Z">
              <w:rPr>
                <w:i/>
                <w:iCs/>
                <w:sz w:val="26"/>
                <w:szCs w:val="26"/>
              </w:rPr>
            </w:rPrChange>
          </w:rPr>
          <w:delText>Hình 1.3</w:delText>
        </w:r>
        <w:r w:rsidR="00147198" w:rsidRPr="00C307BC" w:rsidDel="009925A6">
          <w:fldChar w:fldCharType="end"/>
        </w:r>
      </w:del>
      <w:ins w:id="2490" w:author="Nguyen Toan" w:date="2018-05-19T17:40:00Z">
        <w:r w:rsidR="009925A6" w:rsidRPr="00C307BC">
          <w:fldChar w:fldCharType="begin"/>
        </w:r>
        <w:r w:rsidR="009925A6" w:rsidRPr="00C307BC">
          <w:instrText xml:space="preserve"> REF _Ref513495578 \h  \* MERGEFORMAT </w:instrText>
        </w:r>
      </w:ins>
      <w:ins w:id="2491" w:author="Nguyen Toan" w:date="2018-05-19T17:40:00Z">
        <w:r w:rsidR="009925A6" w:rsidRPr="00C307BC">
          <w:fldChar w:fldCharType="separate"/>
        </w:r>
      </w:ins>
      <w:ins w:id="2492" w:author="Nguyen Toan" w:date="2018-05-19T18:34:00Z">
        <w:r w:rsidR="003E226A" w:rsidRPr="00CF7898">
          <w:t xml:space="preserve">Hình </w:t>
        </w:r>
        <w:r w:rsidR="003E226A">
          <w:t>1.3</w:t>
        </w:r>
      </w:ins>
      <w:ins w:id="2493" w:author="Nguyen Toan" w:date="2018-05-19T17:40:00Z">
        <w:r w:rsidR="009925A6" w:rsidRPr="00C307BC">
          <w:fldChar w:fldCharType="end"/>
        </w:r>
      </w:ins>
      <w:r w:rsidR="009D1EC9" w:rsidRPr="00C307BC">
        <w:fldChar w:fldCharType="begin"/>
      </w:r>
      <w:r w:rsidR="009D1EC9" w:rsidRPr="00C307BC">
        <w:instrText xml:space="preserve"> REF _Ref513152097 \h  \* MERGEFORMAT </w:instrText>
      </w:r>
      <w:r w:rsidR="009D1EC9" w:rsidRPr="00C307BC">
        <w:fldChar w:fldCharType="separate"/>
      </w:r>
      <w:ins w:id="2494" w:author="Nguyen Toan" w:date="2018-05-19T18:34:00Z">
        <w:r w:rsidR="003E226A">
          <w:rPr>
            <w:b/>
            <w:bCs/>
          </w:rPr>
          <w:t>Error! Reference source not found.</w:t>
        </w:r>
      </w:ins>
      <w:del w:id="2495" w:author="Nguyen Toan" w:date="2018-05-19T18:34:00Z">
        <w:r w:rsidR="00896230" w:rsidRPr="007102D8" w:rsidDel="003E226A">
          <w:rPr>
            <w:rPrChange w:id="2496" w:author="TOANNM" w:date="2018-05-19T16:53:00Z">
              <w:rPr>
                <w:rFonts w:eastAsia="Times New Roman"/>
                <w:b/>
                <w:bCs/>
                <w:sz w:val="26"/>
                <w:szCs w:val="26"/>
              </w:rPr>
            </w:rPrChange>
          </w:rPr>
          <w:delText>Error! Reference source not found.</w:delText>
        </w:r>
      </w:del>
      <w:r w:rsidR="009D1EC9" w:rsidRPr="00C307BC">
        <w:fldChar w:fldCharType="end"/>
      </w:r>
      <w:r w:rsidR="009D1EC9" w:rsidRPr="00C307BC">
        <w:t>)</w:t>
      </w:r>
      <w:r w:rsidR="00C76E4F" w:rsidRPr="00C307BC">
        <w:t>.</w:t>
      </w:r>
    </w:p>
    <w:p w14:paraId="1DAF093F" w14:textId="65626A35" w:rsidR="00147198" w:rsidRPr="00C307BC" w:rsidRDefault="00147198" w:rsidP="004A57E7">
      <w:pPr>
        <w:pStyle w:val="luanvanpara"/>
        <w:pPrChange w:id="2497" w:author="Nguyen Toan" w:date="2018-05-19T18:14:00Z">
          <w:pPr>
            <w:spacing w:after="120"/>
            <w:ind w:firstLine="567"/>
            <w:jc w:val="both"/>
          </w:pPr>
        </w:pPrChange>
      </w:pPr>
      <w:r w:rsidRPr="00C307BC">
        <w:t>MuleESB là mence source not found.MAT ễ dàng phát gười dùng bắt cho phép phát triển ứng dụng trục tích hợp (ESB) là cầu nối giữa các ứng dụng với nhau, giúp cho việc giao tiếp giữa các ứng dụng nhanh chóng và dễ dàng. MuleESB cho phép tích hợp nhiều loại công nghệ khác nhau, qua các giao thức như JMS, Web Services, JDBC, HTTP</w:t>
      </w:r>
      <w:del w:id="2498" w:author="Nguyen Toan" w:date="2018-05-19T17:40:00Z">
        <w:r w:rsidRPr="00C307BC" w:rsidDel="007D3E2A">
          <w:delText>,...</w:delText>
        </w:r>
      </w:del>
      <w:ins w:id="2499" w:author="Nguyen Toan" w:date="2018-05-19T17:40:00Z">
        <w:r w:rsidR="007D3E2A" w:rsidRPr="00C307BC">
          <w:t>...</w:t>
        </w:r>
      </w:ins>
    </w:p>
    <w:p w14:paraId="1B694CD1" w14:textId="78C8C533" w:rsidR="00147198" w:rsidRPr="00C307BC" w:rsidRDefault="00111541" w:rsidP="004A57E7">
      <w:pPr>
        <w:pStyle w:val="luanvanpara"/>
        <w:pPrChange w:id="2500" w:author="Nguyen Toan" w:date="2018-05-19T18:14:00Z">
          <w:pPr>
            <w:spacing w:after="120"/>
            <w:ind w:firstLine="567"/>
            <w:jc w:val="both"/>
          </w:pPr>
        </w:pPrChange>
      </w:pPr>
      <w:r w:rsidRPr="00C307BC">
        <w:t>Vi..ESB là mence source not found.MAT ễ dàng phát gười dùng bắt cho phép phát triển ứng dụng trục tích hợp (ESB) là cầu nối giữa các ứng dụng với nhau, giúp cho việc giao tiếp giữa các ứng dụng nhanh chóng và dễ dàng. MuleESB cho phép tích bằng việc cung cấp một trục tích hợp có chức năng nhận và định tuyến thông điện giữa các ứng dụng với nhau.</w:t>
      </w:r>
    </w:p>
    <w:p w14:paraId="647ACBE8" w14:textId="77777777" w:rsidR="00EA1ED0" w:rsidRPr="00C307BC" w:rsidRDefault="00EA1ED0" w:rsidP="00A72E48">
      <w:pPr>
        <w:pStyle w:val="luanvananh"/>
        <w:pPrChange w:id="2501" w:author="Nguyen Toan" w:date="2018-05-19T18:14:00Z">
          <w:pPr>
            <w:keepNext/>
            <w:spacing w:before="60" w:after="60" w:line="288" w:lineRule="auto"/>
            <w:ind w:firstLine="284"/>
            <w:jc w:val="center"/>
          </w:pPr>
        </w:pPrChange>
      </w:pPr>
      <w:r w:rsidRPr="00071A6D">
        <w:drawing>
          <wp:inline distT="0" distB="0" distL="0" distR="0" wp14:anchorId="17B63D1B" wp14:editId="77DBBE39">
            <wp:extent cx="3227070" cy="3227070"/>
            <wp:effectExtent l="0" t="0" r="0" b="0"/>
            <wp:docPr id="41" name="Picture 41" descr="Research image courtesy of Gartner,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 image courtesy of Gartner, In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7253" cy="3237253"/>
                    </a:xfrm>
                    <a:prstGeom prst="rect">
                      <a:avLst/>
                    </a:prstGeom>
                    <a:noFill/>
                    <a:ln>
                      <a:noFill/>
                    </a:ln>
                  </pic:spPr>
                </pic:pic>
              </a:graphicData>
            </a:graphic>
          </wp:inline>
        </w:drawing>
      </w:r>
    </w:p>
    <w:p w14:paraId="663DF859" w14:textId="1217DF26" w:rsidR="003E0B76" w:rsidRPr="00F752FD" w:rsidRDefault="00EA1ED0" w:rsidP="003E226A">
      <w:pPr>
        <w:pStyle w:val="luanvanImg"/>
      </w:pPr>
      <w:bookmarkStart w:id="2502" w:name="_Ref513495578"/>
      <w:bookmarkStart w:id="2503" w:name="_Toc514519762"/>
      <w:r w:rsidRPr="00CF7898">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3</w:t>
      </w:r>
      <w:r w:rsidR="0037692A">
        <w:fldChar w:fldCharType="end"/>
      </w:r>
      <w:bookmarkEnd w:id="2502"/>
      <w:r w:rsidRPr="00CF7898">
        <w:t>: Nền tảng tích hợp cho doanh nghiệp</w:t>
      </w:r>
      <w:sdt>
        <w:sdtPr>
          <w:id w:val="2127490950"/>
          <w:citation/>
        </w:sdtPr>
        <w:sdtContent>
          <w:r w:rsidR="00330973" w:rsidRPr="006331DD">
            <w:fldChar w:fldCharType="begin"/>
          </w:r>
          <w:r w:rsidR="00330973" w:rsidRPr="00F752FD">
            <w:instrText xml:space="preserve"> CITATION Gar \l 1033 </w:instrText>
          </w:r>
          <w:r w:rsidR="00330973" w:rsidRPr="006331DD">
            <w:fldChar w:fldCharType="separate"/>
          </w:r>
          <w:r w:rsidR="003137DA" w:rsidRPr="00F752FD">
            <w:rPr>
              <w:noProof/>
            </w:rPr>
            <w:t xml:space="preserve"> [8]</w:t>
          </w:r>
          <w:r w:rsidR="00330973" w:rsidRPr="006331DD">
            <w:fldChar w:fldCharType="end"/>
          </w:r>
        </w:sdtContent>
      </w:sdt>
      <w:bookmarkEnd w:id="2503"/>
    </w:p>
    <w:p w14:paraId="57047D06" w14:textId="726D5E1F" w:rsidR="001F293E" w:rsidRPr="00C307BC" w:rsidRDefault="00101362" w:rsidP="00A72E48">
      <w:pPr>
        <w:pStyle w:val="luanvanpara"/>
        <w:pPrChange w:id="2504" w:author="Nguyen Toan" w:date="2018-05-19T18:14:00Z">
          <w:pPr>
            <w:spacing w:after="120"/>
            <w:ind w:firstLine="567"/>
            <w:jc w:val="both"/>
          </w:pPr>
        </w:pPrChange>
      </w:pPr>
      <w:r w:rsidRPr="00C307BC">
        <w:t xml:space="preserve">MuleESB hoGar \l 1033 o t bộ chứa các dịch vụ có khả năng tái sử dụng. </w:t>
      </w:r>
      <w:r w:rsidR="005A5B19" w:rsidRPr="00C307BC">
        <w:t>MuleESB che gi\l 1033 o t bộ chứa các dịch vụ có khả năng tái sử dụng. p phát triển ứng dụng trục tích hợp (ESB) là cầu nối giữa các ứng dụng với nhau, giúp cho v</w:t>
      </w:r>
      <w:r w:rsidR="00C36F22" w:rsidRPr="00C307BC">
        <w:t xml:space="preserve">Ngoài ra, MuleESB cung </w:t>
      </w:r>
      <w:r w:rsidR="00C36F22" w:rsidRPr="00C307BC">
        <w:lastRenderedPageBreak/>
        <w:t>cgoài ra, MuleESB cung c phân loại, sắp xếp thứ tự các thông điệp dựa trên nội dung và các quy tắc quản lý luồng nghiệp vụ cũng như chuyển đổi dữ liệu qua lại giữa các định dạng và giao thức khác nhau.</w:t>
      </w:r>
    </w:p>
    <w:p w14:paraId="0EDEF5A9" w14:textId="1A831C2E" w:rsidR="0028220A" w:rsidRPr="00071A6D" w:rsidRDefault="0028220A" w:rsidP="00A72E48">
      <w:pPr>
        <w:spacing w:before="120"/>
        <w:rPr>
          <w:rFonts w:eastAsia="Times New Roman"/>
          <w:b/>
          <w:sz w:val="26"/>
          <w:szCs w:val="26"/>
        </w:rPr>
        <w:pPrChange w:id="2505" w:author="Nguyen Toan" w:date="2018-05-19T18:14:00Z">
          <w:pPr/>
        </w:pPrChange>
      </w:pPr>
      <w:r w:rsidRPr="00071A6D">
        <w:rPr>
          <w:rFonts w:eastAsia="Times New Roman"/>
          <w:b/>
          <w:sz w:val="26"/>
          <w:szCs w:val="26"/>
        </w:rPr>
        <w:t>Kiến trúc MuleESB</w:t>
      </w:r>
    </w:p>
    <w:bookmarkStart w:id="2506" w:name="_Toc513584068"/>
    <w:bookmarkStart w:id="2507" w:name="_Toc513613691"/>
    <w:bookmarkStart w:id="2508" w:name="_Toc513584069"/>
    <w:bookmarkStart w:id="2509" w:name="_Toc513613692"/>
    <w:bookmarkStart w:id="2510" w:name="_Toc513584070"/>
    <w:bookmarkStart w:id="2511" w:name="_Toc513613693"/>
    <w:bookmarkEnd w:id="2506"/>
    <w:bookmarkEnd w:id="2507"/>
    <w:bookmarkEnd w:id="2508"/>
    <w:bookmarkEnd w:id="2509"/>
    <w:bookmarkEnd w:id="2510"/>
    <w:bookmarkEnd w:id="2511"/>
    <w:p w14:paraId="7A77A559" w14:textId="5C16087A" w:rsidR="00824E49" w:rsidRPr="00C307BC" w:rsidRDefault="00B3148A" w:rsidP="008A67FB">
      <w:pPr>
        <w:pStyle w:val="luanvanpara"/>
        <w:pPrChange w:id="2512" w:author="Nguyen Toan" w:date="2018-05-19T18:14:00Z">
          <w:pPr>
            <w:spacing w:after="120"/>
            <w:ind w:firstLine="567"/>
            <w:jc w:val="both"/>
          </w:pPr>
        </w:pPrChange>
      </w:pPr>
      <w:r w:rsidRPr="00C307BC">
        <w:fldChar w:fldCharType="begin"/>
      </w:r>
      <w:r w:rsidRPr="00C307BC">
        <w:instrText xml:space="preserve"> REF _Ref513613209 \h </w:instrText>
      </w:r>
      <w:r w:rsidR="00C307BC" w:rsidRPr="00C307BC">
        <w:instrText xml:space="preserve"> \* MERGEFORMAT </w:instrText>
      </w:r>
      <w:r w:rsidRPr="00C307BC">
        <w:fldChar w:fldCharType="separate"/>
      </w:r>
      <w:ins w:id="2513" w:author="Nguyen Toan" w:date="2018-05-19T18:34:00Z">
        <w:r w:rsidR="003E226A" w:rsidRPr="00071A6D">
          <w:t xml:space="preserve">Hình </w:t>
        </w:r>
        <w:r w:rsidR="003E226A">
          <w:t>1.4</w:t>
        </w:r>
      </w:ins>
      <w:del w:id="2514" w:author="Nguyen Toan" w:date="2018-05-19T18:34:00Z">
        <w:r w:rsidR="00896230" w:rsidRPr="003E226A" w:rsidDel="003E226A">
          <w:delText>Hình 1.4</w:delText>
        </w:r>
      </w:del>
      <w:r w:rsidRPr="00C307BC">
        <w:fldChar w:fldCharType="end"/>
      </w:r>
      <w:r w:rsidR="006C1A36">
        <w:t xml:space="preserve"> </w:t>
      </w:r>
      <w:r w:rsidR="0092609A" w:rsidRPr="00C307BC">
        <w:t xml:space="preserve">mô t 1.4En trúc của MuleESB. </w:t>
      </w:r>
      <w:r w:rsidR="00FA489A" w:rsidRPr="00C307BC">
        <w:t>Trong luEn trúc của MuleESB.  loại, sắp xếp thứ tự các thông điệp dựa trên nội dung và các quy tắc quản lý luồng nghiệp vụ cũng như chuyển đổi dữ liệu qua lại giữa các định dạng và gi</w:t>
      </w:r>
      <w:r w:rsidR="004C6924" w:rsidRPr="00C307BC">
        <w:t xml:space="preserve"> </w:t>
      </w:r>
      <w:r w:rsidR="00824E49" w:rsidRPr="00C307BC">
        <w:t>Các b luEn trúc của MuleESB.  loại, sắp xếp thứ tự c đổi dữ liệu, dữ liệu chỉ được chuyển đổi khi cần thiết thay vì chuyển đổi thành định dạng chung, thông điệp có thể được gửi qua các kênh truyền khác nhau</w:t>
      </w:r>
      <w:r w:rsidR="0054698B" w:rsidRPr="00C307BC">
        <w:t>.</w:t>
      </w:r>
    </w:p>
    <w:p w14:paraId="002DDCAE" w14:textId="711636E8" w:rsidR="00824E49" w:rsidRPr="00C307BC" w:rsidRDefault="00824E49" w:rsidP="008A67FB">
      <w:pPr>
        <w:pStyle w:val="luanvanpara"/>
        <w:pPrChange w:id="2515" w:author="Nguyen Toan" w:date="2018-05-19T18:14:00Z">
          <w:pPr>
            <w:spacing w:after="120"/>
            <w:ind w:firstLine="567"/>
            <w:jc w:val="both"/>
          </w:pPr>
        </w:pPrChange>
      </w:pPr>
      <w:r w:rsidRPr="00C307BC">
        <w:t>Vic b luEn trúc của MuleESB.  loại, sắp xếp thứ tự c đổi dữ liệu, dữ liệu chỉ được chuyển đổi khi cầc hệ thống và dễ dàng tuỳ biến luồng nghiệp vụ.</w:t>
      </w:r>
    </w:p>
    <w:p w14:paraId="30D0F255" w14:textId="77777777" w:rsidR="00824E49" w:rsidRPr="00C307BC" w:rsidRDefault="00824E49" w:rsidP="00DA5306">
      <w:pPr>
        <w:pStyle w:val="luanvananh"/>
        <w:pPrChange w:id="2516" w:author="Nguyen Toan" w:date="2018-05-19T18:15:00Z">
          <w:pPr>
            <w:keepNext/>
            <w:spacing w:after="120"/>
            <w:ind w:firstLine="567"/>
            <w:jc w:val="center"/>
          </w:pPr>
        </w:pPrChange>
      </w:pPr>
      <w:r w:rsidRPr="00071A6D">
        <w:drawing>
          <wp:inline distT="0" distB="0" distL="0" distR="0" wp14:anchorId="2371456C" wp14:editId="7D61D4E0">
            <wp:extent cx="4165600" cy="3014772"/>
            <wp:effectExtent l="0" t="0" r="6350" b="0"/>
            <wp:docPr id="40" name="Picture 40" descr="what mule e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mule es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5412" cy="3043585"/>
                    </a:xfrm>
                    <a:prstGeom prst="rect">
                      <a:avLst/>
                    </a:prstGeom>
                    <a:noFill/>
                    <a:ln>
                      <a:noFill/>
                    </a:ln>
                  </pic:spPr>
                </pic:pic>
              </a:graphicData>
            </a:graphic>
          </wp:inline>
        </w:drawing>
      </w:r>
    </w:p>
    <w:p w14:paraId="34FAC721" w14:textId="79FDE5B7" w:rsidR="00FA489A" w:rsidRPr="00C307BC" w:rsidRDefault="00824E49" w:rsidP="003E226A">
      <w:pPr>
        <w:pStyle w:val="luanvanImg"/>
      </w:pPr>
      <w:bookmarkStart w:id="2517" w:name="_Ref513613209"/>
      <w:bookmarkStart w:id="2518" w:name="_Toc514519763"/>
      <w:r w:rsidRPr="00071A6D">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4</w:t>
      </w:r>
      <w:r w:rsidR="0037692A">
        <w:fldChar w:fldCharType="end"/>
      </w:r>
      <w:bookmarkEnd w:id="2517"/>
      <w:r w:rsidRPr="00071A6D">
        <w:t>: Kiến trúc MuleESB</w:t>
      </w:r>
      <w:r w:rsidR="00330973" w:rsidRPr="00C307BC">
        <w:t xml:space="preserve"> </w:t>
      </w:r>
      <w:sdt>
        <w:sdtPr>
          <w:id w:val="896869862"/>
          <w:citation/>
        </w:sdtPr>
        <w:sdtContent>
          <w:r w:rsidR="00330973" w:rsidRPr="00C307BC">
            <w:fldChar w:fldCharType="begin"/>
          </w:r>
          <w:r w:rsidR="00330973" w:rsidRPr="00C307BC">
            <w:rPr>
              <w:lang w:val="en-US"/>
            </w:rPr>
            <w:instrText xml:space="preserve"> CITATION MuleSoft \l 1033 </w:instrText>
          </w:r>
          <w:r w:rsidR="00330973" w:rsidRPr="00C307BC">
            <w:fldChar w:fldCharType="separate"/>
          </w:r>
          <w:r w:rsidR="003137DA" w:rsidRPr="003137DA">
            <w:rPr>
              <w:noProof/>
              <w:lang w:val="en-US"/>
            </w:rPr>
            <w:t>[6]</w:t>
          </w:r>
          <w:r w:rsidR="00330973" w:rsidRPr="00C307BC">
            <w:fldChar w:fldCharType="end"/>
          </w:r>
        </w:sdtContent>
      </w:sdt>
      <w:r w:rsidR="003D4192" w:rsidRPr="00C307BC">
        <w:t>.</w:t>
      </w:r>
      <w:bookmarkEnd w:id="2518"/>
    </w:p>
    <w:p w14:paraId="13B61EC6" w14:textId="77777777" w:rsidR="00FA489A" w:rsidRPr="00C307BC" w:rsidRDefault="00FA489A" w:rsidP="00CF7898">
      <w:pPr>
        <w:rPr>
          <w:rFonts w:eastAsia="Times New Roman"/>
          <w:b/>
          <w:sz w:val="26"/>
          <w:szCs w:val="26"/>
        </w:rPr>
      </w:pPr>
      <w:r w:rsidRPr="00C307BC">
        <w:rPr>
          <w:rFonts w:eastAsia="Times New Roman"/>
          <w:b/>
          <w:sz w:val="26"/>
          <w:szCs w:val="26"/>
        </w:rPr>
        <w:t>Xử lý dữ liệu</w:t>
      </w:r>
    </w:p>
    <w:p w14:paraId="4CC746FA" w14:textId="3A8C75A2" w:rsidR="00FA489A" w:rsidRPr="00C307BC" w:rsidRDefault="00A77891" w:rsidP="00DA5306">
      <w:pPr>
        <w:pStyle w:val="luanvanpara"/>
        <w:pPrChange w:id="2519" w:author="Nguyen Toan" w:date="2018-05-19T18:15:00Z">
          <w:pPr>
            <w:spacing w:after="120"/>
            <w:ind w:firstLine="567"/>
            <w:jc w:val="both"/>
          </w:pPr>
        </w:pPrChange>
      </w:pPr>
      <w:r>
        <w:t>Bử lý dữ liệu</w:t>
      </w:r>
      <w:r>
        <w:t xml:space="preserve"> (</w:t>
      </w:r>
      <w:r w:rsidR="00FA489A" w:rsidRPr="00C307BC">
        <w:t>Transformer</w:t>
      </w:r>
      <w:r>
        <w:t>)</w:t>
      </w:r>
      <w:r w:rsidR="009714DF">
        <w:t>:</w:t>
      </w:r>
      <w:r w:rsidR="00FA489A" w:rsidRPr="00C307BC">
        <w:t xml:space="preserve"> Khi mormerệu</w:t>
      </w:r>
      <w:r w:rsidR="00FA489A" w:rsidRPr="00C307BC">
        <w:t>g đi mormerệu</w:t>
      </w:r>
      <w:r w:rsidR="00FA489A" w:rsidRPr="00C307BC">
        <w:t>ử đi mormerệu</w:t>
      </w:r>
      <w:r w:rsidR="00FA489A" w:rsidRPr="00C307BC">
        <w:t>c đi mormerệu</w:t>
      </w:r>
      <w:r w:rsidR="00FA489A" w:rsidRPr="00C307BC">
        <w:t xml:space="preserve">uleESB tiếp nhận thông điệp, chuyển đổi định dạng thông điệp, phân loại và điều hướng sang dịch vụ nhận cần thiết. </w:t>
      </w:r>
    </w:p>
    <w:p w14:paraId="13FAD5BE" w14:textId="06DDCB51" w:rsidR="00FA489A" w:rsidRPr="00C307BC" w:rsidRDefault="00A77891" w:rsidP="00DA5306">
      <w:pPr>
        <w:pStyle w:val="luanvanpara"/>
        <w:pPrChange w:id="2520" w:author="Nguyen Toan" w:date="2018-05-19T18:15:00Z">
          <w:pPr>
            <w:spacing w:after="120"/>
            <w:ind w:firstLine="567"/>
            <w:jc w:val="both"/>
          </w:pPr>
        </w:pPrChange>
      </w:pPr>
      <w:r>
        <w:t>Các thành phnhận</w:t>
      </w:r>
      <w:r w:rsidR="00FA489A" w:rsidRPr="00C307BC">
        <w:t>Components</w:t>
      </w:r>
      <w:r w:rsidR="009714DF">
        <w:t>)</w:t>
      </w:r>
      <w:r w:rsidR="00FA489A" w:rsidRPr="00C307BC">
        <w:t xml:space="preserve"> chponentsphnhận thông điệp, chuyển đổi định dạng thông điệp, phân loại và điều hướng sang dịch vụ nhận cần thiết.ản thân thông điệp đó</w:t>
      </w:r>
    </w:p>
    <w:p w14:paraId="5E456AE3" w14:textId="4C358E73" w:rsidR="00FA489A" w:rsidRPr="00C307BC" w:rsidRDefault="00FA489A" w:rsidP="003E226A">
      <w:pPr>
        <w:pStyle w:val="luanvanpara"/>
      </w:pPr>
      <w:r w:rsidRPr="00C307BC">
        <w:t>Điều hướng thông điệp giữa các thành phần</w:t>
      </w:r>
      <w:r w:rsidR="002A7135" w:rsidRPr="00C307BC">
        <w:t xml:space="preserve"> như </w:t>
      </w:r>
      <w:r w:rsidR="002A7135" w:rsidRPr="00C307BC">
        <w:fldChar w:fldCharType="begin"/>
      </w:r>
      <w:r w:rsidR="002A7135" w:rsidRPr="00C307BC">
        <w:instrText xml:space="preserve"> REF _Ref513152133 \h  \* MERGEFORMAT </w:instrText>
      </w:r>
      <w:r w:rsidR="002A7135" w:rsidRPr="00C307BC">
        <w:fldChar w:fldCharType="separate"/>
      </w:r>
      <w:r w:rsidR="003E226A" w:rsidRPr="003E226A">
        <w:t>Hình 1.5</w:t>
      </w:r>
      <w:r w:rsidR="002A7135" w:rsidRPr="00C307BC">
        <w:fldChar w:fldCharType="end"/>
      </w:r>
      <w:r w:rsidR="00EC620D" w:rsidRPr="00C307BC">
        <w:t xml:space="preserve"> là một ví </w:t>
      </w:r>
      <w:r w:rsidR="006022C2" w:rsidRPr="00C307BC">
        <w:t>dụ về luồng cơ bản của MuleESB.</w:t>
      </w:r>
      <w:r w:rsidR="007A5F8B">
        <w:t xml:space="preserve"> </w:t>
      </w:r>
      <w:r w:rsidR="00A77891">
        <w:t>Quản lý luồng (</w:t>
      </w:r>
      <w:r w:rsidRPr="00C307BC">
        <w:t>Flow control</w:t>
      </w:r>
      <w:r w:rsidR="00A77891">
        <w:t>)</w:t>
      </w:r>
      <w:r w:rsidRPr="00C307BC">
        <w:t xml:space="preserve"> đảm bảo việc thông tin đúng đắn sẽ được chuyển đi đến đúng đích dựa vào các điều kiện được ghi trong thông điệp. Mule hỗ trợ </w:t>
      </w:r>
      <w:r w:rsidRPr="00C307BC">
        <w:lastRenderedPageBreak/>
        <w:t xml:space="preserve">nhiều loại khác nhau để quản lý việc xử lý và điều hướng thông điệp, để thêm  các thành phần này, chỉ cần định nghĩa các thẻ XML trong file cấu hình của một ứng dụng Mule, Mule studio sẽ tự động tìm và xử lý nội dung theo vai trò của thành phần đó. </w:t>
      </w:r>
    </w:p>
    <w:p w14:paraId="28227B5B" w14:textId="77777777" w:rsidR="00FA489A" w:rsidRPr="00C307BC" w:rsidRDefault="00FA489A" w:rsidP="00FA489A">
      <w:pPr>
        <w:spacing w:line="288" w:lineRule="auto"/>
        <w:ind w:left="1440"/>
        <w:rPr>
          <w:rFonts w:eastAsia="Times New Roman"/>
          <w:sz w:val="26"/>
          <w:szCs w:val="26"/>
        </w:rPr>
      </w:pPr>
    </w:p>
    <w:p w14:paraId="4DE31352" w14:textId="77777777" w:rsidR="00FA489A" w:rsidRPr="00C307BC" w:rsidRDefault="00FA489A" w:rsidP="00071A6D">
      <w:pPr>
        <w:keepNext/>
        <w:spacing w:line="288" w:lineRule="auto"/>
        <w:ind w:left="180"/>
        <w:jc w:val="center"/>
        <w:rPr>
          <w:sz w:val="26"/>
          <w:szCs w:val="26"/>
        </w:rPr>
      </w:pPr>
      <w:r w:rsidRPr="00C307BC">
        <w:rPr>
          <w:rFonts w:eastAsia="Times New Roman"/>
          <w:noProof/>
          <w:sz w:val="26"/>
          <w:szCs w:val="26"/>
        </w:rPr>
        <w:drawing>
          <wp:inline distT="0" distB="0" distL="0" distR="0" wp14:anchorId="198D6CD4" wp14:editId="517493D2">
            <wp:extent cx="5267739" cy="2388815"/>
            <wp:effectExtent l="0" t="0" r="0" b="0"/>
            <wp:docPr id="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276438" cy="2392760"/>
                    </a:xfrm>
                    <a:prstGeom prst="rect">
                      <a:avLst/>
                    </a:prstGeom>
                    <a:ln/>
                  </pic:spPr>
                </pic:pic>
              </a:graphicData>
            </a:graphic>
          </wp:inline>
        </w:drawing>
      </w:r>
    </w:p>
    <w:p w14:paraId="1B6912A6" w14:textId="35CBAFA8" w:rsidR="00FA489A" w:rsidRPr="00C307BC" w:rsidRDefault="00FA489A" w:rsidP="00FA489A">
      <w:pPr>
        <w:pStyle w:val="Caption"/>
        <w:spacing w:line="288" w:lineRule="auto"/>
        <w:jc w:val="center"/>
        <w:rPr>
          <w:rFonts w:ascii="Times New Roman" w:eastAsia="Times New Roman" w:hAnsi="Times New Roman" w:cs="Times New Roman"/>
          <w:i w:val="0"/>
          <w:color w:val="auto"/>
          <w:sz w:val="26"/>
          <w:szCs w:val="26"/>
        </w:rPr>
      </w:pPr>
      <w:bookmarkStart w:id="2521" w:name="_Ref513152133"/>
      <w:bookmarkStart w:id="2522" w:name="_Toc511991194"/>
      <w:bookmarkStart w:id="2523" w:name="_Toc514519764"/>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5</w:t>
      </w:r>
      <w:r w:rsidR="0037692A">
        <w:rPr>
          <w:rFonts w:ascii="Times New Roman" w:hAnsi="Times New Roman" w:cs="Times New Roman"/>
          <w:i w:val="0"/>
          <w:color w:val="auto"/>
          <w:sz w:val="26"/>
          <w:szCs w:val="26"/>
        </w:rPr>
        <w:fldChar w:fldCharType="end"/>
      </w:r>
      <w:bookmarkEnd w:id="2521"/>
      <w:r w:rsidR="00553B44"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Mô hình luồng xử lý trên MuleESB</w:t>
      </w:r>
      <w:bookmarkEnd w:id="2522"/>
      <w:bookmarkEnd w:id="2523"/>
    </w:p>
    <w:p w14:paraId="28FD2653" w14:textId="77777777" w:rsidR="00FA489A" w:rsidRPr="00C307BC" w:rsidRDefault="00C435A4" w:rsidP="00CF7898">
      <w:pPr>
        <w:rPr>
          <w:rFonts w:eastAsia="Times New Roman"/>
          <w:b/>
          <w:sz w:val="26"/>
          <w:szCs w:val="26"/>
        </w:rPr>
      </w:pPr>
      <w:r w:rsidRPr="00C307BC">
        <w:rPr>
          <w:rFonts w:eastAsia="Times New Roman"/>
          <w:b/>
          <w:sz w:val="26"/>
          <w:szCs w:val="26"/>
        </w:rPr>
        <w:t>Ứ</w:t>
      </w:r>
      <w:r w:rsidR="00FA489A" w:rsidRPr="00C307BC">
        <w:rPr>
          <w:rFonts w:eastAsia="Times New Roman"/>
          <w:b/>
          <w:sz w:val="26"/>
          <w:szCs w:val="26"/>
        </w:rPr>
        <w:t xml:space="preserve">ng dụng </w:t>
      </w:r>
      <w:r w:rsidRPr="00C307BC">
        <w:rPr>
          <w:rFonts w:eastAsia="Times New Roman"/>
          <w:b/>
          <w:sz w:val="26"/>
          <w:szCs w:val="26"/>
        </w:rPr>
        <w:t xml:space="preserve">thực tế </w:t>
      </w:r>
      <w:r w:rsidR="00FA489A" w:rsidRPr="00C307BC">
        <w:rPr>
          <w:rFonts w:eastAsia="Times New Roman"/>
          <w:b/>
          <w:sz w:val="26"/>
          <w:szCs w:val="26"/>
        </w:rPr>
        <w:t>sử dụng MuleESB</w:t>
      </w:r>
    </w:p>
    <w:p w14:paraId="37864E4E" w14:textId="703F2C96" w:rsidR="00A650DB" w:rsidRPr="00C307BC" w:rsidRDefault="005A3A65" w:rsidP="00DA5306">
      <w:pPr>
        <w:pStyle w:val="luanvanpara"/>
        <w:pPrChange w:id="2524" w:author="Nguyen Toan" w:date="2018-05-19T18:15:00Z">
          <w:pPr>
            <w:spacing w:after="120"/>
            <w:ind w:firstLine="567"/>
            <w:jc w:val="both"/>
          </w:pPr>
        </w:pPrChange>
      </w:pPr>
      <w:r w:rsidRPr="00C307BC">
        <w:t xml:space="preserve">MuleESB </w:t>
      </w:r>
      <w:r w:rsidR="00D3709A" w:rsidRPr="00C307BC">
        <w:t>đưleESB MuleESB</w:t>
      </w:r>
      <w:r w:rsidR="00D3709A" w:rsidRPr="00C307BC">
        <w:t>ng rãi đMuleESB</w:t>
      </w:r>
      <w:r w:rsidR="00D3709A" w:rsidRPr="00C307BC">
        <w:t>trirãi đMuleESB</w:t>
      </w:r>
      <w:r w:rsidR="00D3709A" w:rsidRPr="00C307BC">
        <w:t xml:space="preserve">ESB, </w:t>
      </w:r>
      <w:r w:rsidR="00930178" w:rsidRPr="00C307BC">
        <w:t>đSB, i đ</w:t>
      </w:r>
      <w:r w:rsidR="00E71C4B" w:rsidRPr="00C307BC">
        <w:t xml:space="preserve"> trong</w:t>
      </w:r>
      <w:r w:rsidR="00A650DB" w:rsidRPr="00C307BC">
        <w:t xml:space="preserve"> ngành tài chính, ngân hàng. Ví dụ sau đây trình bày về một hệ thống ngân hàng điện tử sử dụng MuleESB để phát triển ứng dụng ESB, giúp giảm thiểu chi phí phát triển và bảo trì, nâng cao chất lượng sản phẩm.</w:t>
      </w:r>
    </w:p>
    <w:p w14:paraId="71584F6B" w14:textId="417BE409" w:rsidR="003456AD" w:rsidRPr="00C307BC" w:rsidRDefault="00FA489A" w:rsidP="00DA5306">
      <w:pPr>
        <w:pStyle w:val="luanvanpara"/>
        <w:pPrChange w:id="2525" w:author="Nguyen Toan" w:date="2018-05-19T18:15:00Z">
          <w:pPr>
            <w:spacing w:after="120"/>
            <w:ind w:firstLine="567"/>
            <w:jc w:val="both"/>
          </w:pPr>
        </w:pPrChange>
      </w:pPr>
      <w:r w:rsidRPr="00C307BC">
        <w:t xml:space="preserve">Internet Banking (IB) là hg. Ví dụ sau đây trình bày vnh cho Khách hàng doanh nghiệp sử dụng các dịch vụ của VietinBank như: chuyển tiền, chi lương, thanh toán chuỗi hóa đơn, nộp ngân sách nhà nước, </w:t>
      </w:r>
      <w:r w:rsidR="00314E5A" w:rsidRPr="00C307BC">
        <w:t>báo cáo</w:t>
      </w:r>
      <w:r w:rsidR="00B85C5D" w:rsidRPr="00C307BC">
        <w:t>...</w:t>
      </w:r>
      <w:r w:rsidRPr="00C307BC">
        <w:t>H.. cáot Banking (IB) là hg. Ví dụ sau đây trình bày vnh cho Khách hàng doanh nghiệp sử dụng các dịchi</w:t>
      </w:r>
      <w:r w:rsidR="005B5EFC" w:rsidRPr="00C307BC">
        <w:t xml:space="preserve"> c. cáot Banki</w:t>
      </w:r>
      <w:r w:rsidRPr="00C307BC">
        <w:t xml:space="preserve"> (core banking).</w:t>
      </w:r>
      <w:r w:rsidR="00DE1D20" w:rsidRPr="00C307BC">
        <w:t xml:space="preserve"> Các e banking). (IB) là hg. Ví dụ sau đây trình bày vnh cho Khách hàng doanh nghiệp s</w:t>
      </w:r>
      <w:r w:rsidR="00274CFF" w:rsidRPr="00C307BC">
        <w:t xml:space="preserve"> .M</w:t>
      </w:r>
      <w:r w:rsidR="00B85C5D" w:rsidRPr="00C307BC">
        <w:t>…</w:t>
      </w:r>
      <w:r w:rsidR="00DE1D20" w:rsidRPr="00C307BC">
        <w:t xml:space="preserve"> thc e banking). (IB) là hg. Ví dụ sau đây trình </w:t>
      </w:r>
      <w:r w:rsidR="009C41C2" w:rsidRPr="00C307BC">
        <w:t xml:space="preserve">g công nghking). (IB) là hg. Ví </w:t>
      </w:r>
    </w:p>
    <w:p w14:paraId="27D5CB1E" w14:textId="61D4CFDE" w:rsidR="00D11238" w:rsidRPr="00C307BC" w:rsidRDefault="009D2651" w:rsidP="00DA5306">
      <w:pPr>
        <w:pStyle w:val="luanvanpara"/>
        <w:pPrChange w:id="2526" w:author="Nguyen Toan" w:date="2018-05-19T18:15:00Z">
          <w:pPr>
            <w:spacing w:after="120"/>
            <w:ind w:firstLine="567"/>
            <w:jc w:val="both"/>
          </w:pPr>
        </w:pPrChange>
      </w:pPr>
      <w:r w:rsidRPr="00C307BC">
        <w:t xml:space="preserve">Trong hnghking). </w:t>
      </w:r>
      <w:r w:rsidR="00D11238" w:rsidRPr="00C307BC">
        <w:t xml:space="preserve">, </w:t>
      </w:r>
      <w:r w:rsidR="005B50DC" w:rsidRPr="00C307BC">
        <w:t>ứ ong hng</w:t>
      </w:r>
      <w:r w:rsidR="00D11238" w:rsidRPr="00C307BC">
        <w:t>RestAPI cung c). (IB) là dịch vụ cho các ứng dụng ERP của doanh</w:t>
      </w:r>
      <w:r w:rsidR="000E6C93" w:rsidRPr="00C307BC">
        <w:t xml:space="preserve"> </w:t>
      </w:r>
      <w:r w:rsidR="00D11238" w:rsidRPr="00C307BC">
        <w:t>nghiAPI cung c). (IB) là dịch vụ cho các ứng dụng ERP của doanhách hàng doanh nghiệp s</w:t>
      </w:r>
      <w:r w:rsidR="00A5647F" w:rsidRPr="00C307BC">
        <w:t>chhiAPI cung c). (IB) là d</w:t>
      </w:r>
      <w:r w:rsidR="00D11238" w:rsidRPr="00C307BC">
        <w:t xml:space="preserve">, khách hàng có thIB) là dịch vụ cho </w:t>
      </w:r>
      <w:r w:rsidR="00435718" w:rsidRPr="00C307BC">
        <w:t>trên thihàng có thIB)</w:t>
      </w:r>
      <w:r w:rsidR="00D11238" w:rsidRPr="00C307BC">
        <w:t xml:space="preserve"> đên thihàng có thIB) là</w:t>
      </w:r>
      <w:r w:rsidR="00622A86" w:rsidRPr="00C307BC">
        <w:t xml:space="preserve"> </w:t>
      </w:r>
      <w:r w:rsidR="00156CF2" w:rsidRPr="00C307BC">
        <w:t>Web application là nơi</w:t>
      </w:r>
      <w:r w:rsidR="00622A86" w:rsidRPr="00C307BC">
        <w:t xml:space="preserve"> cung clication là nơilà dịch vụ cho các ứng dụng ERP của doanhách hà</w:t>
      </w:r>
      <w:r w:rsidR="00622A86" w:rsidRPr="003E226A">
        <w:t xml:space="preserve"> </w:t>
      </w:r>
      <w:r w:rsidR="00622A86" w:rsidRPr="00C307BC">
        <w:t>Report Dasboard hà nơilà dịch vụ cho các ứng dụng ERP của doanhách hàng doanh nghiệp sử dụng các dịchivụ của VietinBank như: chuyển tiền, chi lương, thanh</w:t>
      </w:r>
      <w:r w:rsidR="001951B9" w:rsidRPr="00C307BC">
        <w:t>Database là nơi</w:t>
      </w:r>
      <w:r w:rsidR="00622A86" w:rsidRPr="00C307BC">
        <w:t xml:space="preserve"> lưu tre là nơi hn khách hàng và giao dịch của hệ thống I</w:t>
      </w:r>
      <w:r w:rsidR="009E2E69" w:rsidRPr="00C307BC">
        <w:t xml:space="preserve">nternet </w:t>
      </w:r>
      <w:r w:rsidR="00622A86" w:rsidRPr="00C307BC">
        <w:t>B</w:t>
      </w:r>
      <w:r w:rsidR="009E2E69" w:rsidRPr="00C307BC">
        <w:t>anking</w:t>
      </w:r>
      <w:r w:rsidR="00622A86" w:rsidRPr="00C307BC">
        <w:t xml:space="preserve">. </w:t>
      </w:r>
      <w:r w:rsidR="00875E10" w:rsidRPr="00C307BC">
        <w:t>Core bank</w:t>
      </w:r>
      <w:r w:rsidR="00622A86" w:rsidRPr="00C307BC">
        <w:t xml:space="preserve"> the banklà nơi hn khách hàng và giao dịch của hệ </w:t>
      </w:r>
      <w:r w:rsidR="00875E10" w:rsidRPr="00C307BC">
        <w:t>Datawarehouse là</w:t>
      </w:r>
      <w:r w:rsidR="00622A86" w:rsidRPr="00C307BC">
        <w:t xml:space="preserve"> </w:t>
      </w:r>
      <w:r w:rsidR="00622A86" w:rsidRPr="00C307BC">
        <w:lastRenderedPageBreak/>
        <w:t>kho ddrehouse làhn khách hàn</w:t>
      </w:r>
      <w:r w:rsidR="00622A86" w:rsidRPr="003E226A">
        <w:t xml:space="preserve"> </w:t>
      </w:r>
      <w:r w:rsidR="00622A86" w:rsidRPr="00C307BC">
        <w:t>Payment gateway</w:t>
      </w:r>
      <w:r w:rsidR="00F91222" w:rsidRPr="00C307BC">
        <w:t xml:space="preserve"> thment gatewayàhn </w:t>
      </w:r>
      <w:r w:rsidR="00622A86" w:rsidRPr="00C307BC">
        <w:t xml:space="preserve"> chment gatewayàhn khách</w:t>
      </w:r>
      <w:r w:rsidR="00FD3BB1" w:rsidRPr="00C307BC">
        <w:t>i vment gatewayàh</w:t>
      </w:r>
      <w:r w:rsidR="003A6615" w:rsidRPr="00C307BC">
        <w:t xml:space="preserve"> bên ngoài như</w:t>
      </w:r>
      <w:r w:rsidR="00FD3BB1" w:rsidRPr="00C307BC">
        <w:t xml:space="preserve"> nhà cung cấp </w:t>
      </w:r>
      <w:r w:rsidR="00622A86" w:rsidRPr="00C307BC">
        <w:t>dnhà cung cấp yàhn khách hàng và giao d</w:t>
      </w:r>
      <w:del w:id="2527" w:author="Nguyen Toan" w:date="2018-05-19T17:43:00Z">
        <w:r w:rsidR="00622A86" w:rsidRPr="00C307BC" w:rsidDel="00E45A67">
          <w:delText>, ...</w:delText>
        </w:r>
      </w:del>
      <w:ins w:id="2528" w:author="Nguyen Toan" w:date="2018-05-19T17:43:00Z">
        <w:r w:rsidR="00E45A67" w:rsidRPr="00C307BC">
          <w:t>...</w:t>
        </w:r>
      </w:ins>
    </w:p>
    <w:p w14:paraId="128BC39C" w14:textId="4FFEA184" w:rsidR="005E5313" w:rsidRPr="00C307BC" w:rsidRDefault="00E2202F" w:rsidP="003E226A">
      <w:pPr>
        <w:pStyle w:val="luanvanpara"/>
      </w:pPr>
      <w:r w:rsidRPr="00C307BC">
        <w:fldChar w:fldCharType="begin"/>
      </w:r>
      <w:r w:rsidRPr="00C307BC">
        <w:instrText xml:space="preserve"> REF _Ref511971056 \h  \* MERGEFORMAT </w:instrText>
      </w:r>
      <w:r w:rsidRPr="00C307BC">
        <w:fldChar w:fldCharType="separate"/>
      </w:r>
      <w:r w:rsidR="003E226A" w:rsidRPr="003E226A">
        <w:t>Hình 1.6</w:t>
      </w:r>
      <w:r w:rsidRPr="00C307BC">
        <w:fldChar w:fldCharType="end"/>
      </w:r>
      <w:r w:rsidRPr="00C307BC">
        <w:t xml:space="preserve"> </w:t>
      </w:r>
      <w:r w:rsidR="005E5313" w:rsidRPr="00C307BC">
        <w:t>mô tả kiến trúc hệ thống I</w:t>
      </w:r>
      <w:r w:rsidR="006D158B" w:rsidRPr="00C307BC">
        <w:t>nternet Banking</w:t>
      </w:r>
      <w:r w:rsidR="005E5313" w:rsidRPr="00C307BC">
        <w:t xml:space="preserve"> xây dựng theo mô hình kết nối điểm-điểm (point-to-point)</w:t>
      </w:r>
      <w:r w:rsidR="00DE685A" w:rsidRPr="00C307BC">
        <w:t>. Với kiến trúc này, hệ thống sẽ bao gồm nhiều kết nối giữa các ứng dụng khác nhau. Việc này dẫn đến quá trình bảo trì và mở rộng hệ thống gặp nhiều khó khăn, khả năng kiểm soát lỗ</w:t>
      </w:r>
      <w:r w:rsidR="00EF3BAE" w:rsidRPr="00C307BC">
        <w:t>i kém. Ngoài ra, kết nối point-to-point đối với hệ thống này dẫn đến các quy trình nghiệp vụ của các ứng dụng trên lặp lại và chồ</w:t>
      </w:r>
      <w:r w:rsidR="00716EE3" w:rsidRPr="00C307BC">
        <w:t>ng chéo nhau, gây tốn chi phí phát triển và bảo trì.</w:t>
      </w:r>
    </w:p>
    <w:p w14:paraId="095DB9F9" w14:textId="77777777" w:rsidR="004D470C" w:rsidRPr="00C307BC" w:rsidRDefault="00FA489A" w:rsidP="00071A6D">
      <w:pPr>
        <w:keepNext/>
        <w:spacing w:line="288" w:lineRule="auto"/>
        <w:jc w:val="center"/>
        <w:rPr>
          <w:sz w:val="26"/>
          <w:szCs w:val="26"/>
        </w:rPr>
      </w:pPr>
      <w:r w:rsidRPr="00C307BC">
        <w:rPr>
          <w:b/>
          <w:noProof/>
          <w:sz w:val="26"/>
          <w:szCs w:val="26"/>
        </w:rPr>
        <w:drawing>
          <wp:inline distT="0" distB="0" distL="0" distR="0" wp14:anchorId="40DA9B76" wp14:editId="76FA8B77">
            <wp:extent cx="3503930" cy="2749702"/>
            <wp:effectExtent l="0" t="0" r="1270"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3516435" cy="2759516"/>
                    </a:xfrm>
                    <a:prstGeom prst="rect">
                      <a:avLst/>
                    </a:prstGeom>
                    <a:ln/>
                  </pic:spPr>
                </pic:pic>
              </a:graphicData>
            </a:graphic>
          </wp:inline>
        </w:drawing>
      </w:r>
    </w:p>
    <w:p w14:paraId="16DBF3B1" w14:textId="54D7B70B" w:rsidR="00FA489A" w:rsidRPr="00C307BC" w:rsidRDefault="004D470C" w:rsidP="004D470C">
      <w:pPr>
        <w:pStyle w:val="Caption"/>
        <w:jc w:val="center"/>
        <w:rPr>
          <w:rFonts w:ascii="Times New Roman" w:hAnsi="Times New Roman" w:cs="Times New Roman"/>
          <w:i w:val="0"/>
          <w:color w:val="auto"/>
          <w:sz w:val="26"/>
          <w:szCs w:val="26"/>
        </w:rPr>
      </w:pPr>
      <w:bookmarkStart w:id="2529" w:name="_Ref511971056"/>
      <w:bookmarkStart w:id="2530" w:name="_Ref511971046"/>
      <w:bookmarkStart w:id="2531" w:name="_Toc511991195"/>
      <w:bookmarkStart w:id="2532" w:name="_Toc514519765"/>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6</w:t>
      </w:r>
      <w:r w:rsidR="0037692A">
        <w:rPr>
          <w:rFonts w:ascii="Times New Roman" w:hAnsi="Times New Roman" w:cs="Times New Roman"/>
          <w:i w:val="0"/>
          <w:color w:val="auto"/>
          <w:sz w:val="26"/>
          <w:szCs w:val="26"/>
        </w:rPr>
        <w:fldChar w:fldCharType="end"/>
      </w:r>
      <w:bookmarkEnd w:id="2529"/>
      <w:r w:rsidRPr="00C307BC">
        <w:rPr>
          <w:rFonts w:ascii="Times New Roman" w:hAnsi="Times New Roman" w:cs="Times New Roman"/>
          <w:i w:val="0"/>
          <w:color w:val="auto"/>
          <w:sz w:val="26"/>
          <w:szCs w:val="26"/>
        </w:rPr>
        <w:t>. Kiến trúc hệ thống IB cũ</w:t>
      </w:r>
      <w:bookmarkEnd w:id="2530"/>
      <w:bookmarkEnd w:id="2531"/>
      <w:bookmarkEnd w:id="2532"/>
    </w:p>
    <w:p w14:paraId="7EB50D45" w14:textId="6C489071" w:rsidR="001736C8" w:rsidRPr="00C307BC" w:rsidRDefault="00E2202F" w:rsidP="003E226A">
      <w:pPr>
        <w:pStyle w:val="luanvanpara"/>
      </w:pPr>
      <w:r w:rsidRPr="00C307BC">
        <w:fldChar w:fldCharType="begin"/>
      </w:r>
      <w:r w:rsidRPr="00C307BC">
        <w:instrText xml:space="preserve"> REF _Ref511971090 \h  \* MERGEFORMAT </w:instrText>
      </w:r>
      <w:r w:rsidRPr="00C307BC">
        <w:fldChar w:fldCharType="separate"/>
      </w:r>
      <w:r w:rsidR="003E226A" w:rsidRPr="003E226A">
        <w:t>Hình 1.7</w:t>
      </w:r>
      <w:r w:rsidRPr="00C307BC">
        <w:fldChar w:fldCharType="end"/>
      </w:r>
      <w:r w:rsidRPr="00C307BC">
        <w:t xml:space="preserve"> </w:t>
      </w:r>
      <w:r w:rsidR="002B4020" w:rsidRPr="00C307BC">
        <w:t>mô tả hệ thống I</w:t>
      </w:r>
      <w:r w:rsidR="004F1F52" w:rsidRPr="00C307BC">
        <w:t xml:space="preserve">nternet </w:t>
      </w:r>
      <w:r w:rsidR="002B4020" w:rsidRPr="00C307BC">
        <w:t>B</w:t>
      </w:r>
      <w:r w:rsidR="004F1F52" w:rsidRPr="00C307BC">
        <w:t>anking</w:t>
      </w:r>
      <w:r w:rsidR="002B4020" w:rsidRPr="00C307BC">
        <w:t xml:space="preserve"> sau khi phát triển </w:t>
      </w:r>
      <w:r w:rsidR="00FA489A" w:rsidRPr="00C307BC">
        <w:t>sử dụng một lớp ESB thực hiện điều hướng thông điệp và xử lý kết hợp với quy trình nghiệp vụ để giảm thiểu việc phát triển chồng chéo nhiều chức năng giống nhau, đồng thời giảm thiểu số lượng các kết nối giữa các ứng dụng.</w:t>
      </w:r>
      <w:r w:rsidR="00C82EDF" w:rsidRPr="00C307BC">
        <w:t xml:space="preserve"> </w:t>
      </w:r>
      <w:r w:rsidR="001736C8" w:rsidRPr="00C307BC">
        <w:t>Việc tích hợp hệ thống</w:t>
      </w:r>
      <w:r w:rsidR="00A4705C" w:rsidRPr="00C307BC">
        <w:t xml:space="preserve"> qua ứng dụng ESB</w:t>
      </w:r>
      <w:r w:rsidR="001736C8" w:rsidRPr="00C307BC">
        <w:t xml:space="preserve"> giúp giảm đáng kể số lượng kết nối giữa các ứng dụng, loại bỏ 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 giây), đảm bảo hệ thống chạy thông suốt thời gian dài.</w:t>
      </w:r>
    </w:p>
    <w:p w14:paraId="287C3A76" w14:textId="77777777" w:rsidR="00FA489A" w:rsidRPr="00C307BC" w:rsidRDefault="00FA489A" w:rsidP="00071A6D">
      <w:pPr>
        <w:keepNext/>
        <w:spacing w:line="288" w:lineRule="auto"/>
        <w:jc w:val="center"/>
        <w:rPr>
          <w:sz w:val="26"/>
          <w:szCs w:val="26"/>
        </w:rPr>
      </w:pPr>
      <w:r w:rsidRPr="00C307BC">
        <w:rPr>
          <w:noProof/>
          <w:sz w:val="26"/>
          <w:szCs w:val="26"/>
        </w:rPr>
        <w:lastRenderedPageBreak/>
        <w:drawing>
          <wp:inline distT="0" distB="0" distL="0" distR="0" wp14:anchorId="49BE0D1B" wp14:editId="6024CA2F">
            <wp:extent cx="3386455" cy="2955416"/>
            <wp:effectExtent l="0" t="0" r="4445"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421924" cy="2986370"/>
                    </a:xfrm>
                    <a:prstGeom prst="rect">
                      <a:avLst/>
                    </a:prstGeom>
                    <a:ln/>
                  </pic:spPr>
                </pic:pic>
              </a:graphicData>
            </a:graphic>
          </wp:inline>
        </w:drawing>
      </w:r>
    </w:p>
    <w:p w14:paraId="3F081A43" w14:textId="4048032F" w:rsidR="00FA489A" w:rsidRPr="00C307BC" w:rsidRDefault="00FA489A" w:rsidP="00071A6D">
      <w:pPr>
        <w:pStyle w:val="Caption"/>
        <w:spacing w:line="288" w:lineRule="auto"/>
        <w:jc w:val="center"/>
        <w:rPr>
          <w:rFonts w:ascii="Times New Roman" w:hAnsi="Times New Roman" w:cs="Times New Roman"/>
          <w:sz w:val="26"/>
          <w:szCs w:val="26"/>
        </w:rPr>
      </w:pPr>
      <w:bookmarkStart w:id="2533" w:name="_Ref511971090"/>
      <w:bookmarkStart w:id="2534" w:name="_Toc511991196"/>
      <w:bookmarkStart w:id="2535" w:name="_Toc514519766"/>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7</w:t>
      </w:r>
      <w:r w:rsidR="0037692A">
        <w:rPr>
          <w:rFonts w:ascii="Times New Roman" w:hAnsi="Times New Roman" w:cs="Times New Roman"/>
          <w:i w:val="0"/>
          <w:color w:val="auto"/>
          <w:sz w:val="26"/>
          <w:szCs w:val="26"/>
        </w:rPr>
        <w:fldChar w:fldCharType="end"/>
      </w:r>
      <w:bookmarkEnd w:id="2533"/>
      <w:r w:rsidR="007F5E8C"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Kiến trúc hệ thống IB mới</w:t>
      </w:r>
      <w:bookmarkEnd w:id="2534"/>
      <w:bookmarkEnd w:id="2535"/>
    </w:p>
    <w:p w14:paraId="12CEEDAE" w14:textId="77777777" w:rsidR="0014472B" w:rsidRPr="00C307BC" w:rsidRDefault="0014472B" w:rsidP="0014472B">
      <w:pPr>
        <w:pStyle w:val="Heading2"/>
        <w:numPr>
          <w:ilvl w:val="1"/>
          <w:numId w:val="12"/>
        </w:numPr>
        <w:spacing w:before="240"/>
        <w:ind w:left="567" w:hanging="567"/>
        <w:rPr>
          <w:rFonts w:ascii="Times New Roman" w:eastAsia="Times New Roman" w:hAnsi="Times New Roman" w:cs="Times New Roman"/>
          <w:b/>
          <w:sz w:val="26"/>
          <w:szCs w:val="26"/>
        </w:rPr>
      </w:pPr>
      <w:bookmarkStart w:id="2536" w:name="_Toc514519739"/>
      <w:r w:rsidRPr="00C307BC">
        <w:rPr>
          <w:rFonts w:ascii="Times New Roman" w:eastAsia="Times New Roman" w:hAnsi="Times New Roman" w:cs="Times New Roman"/>
          <w:b/>
          <w:sz w:val="26"/>
          <w:szCs w:val="26"/>
        </w:rPr>
        <w:t>Tích hợp và triển khai liên tục</w:t>
      </w:r>
      <w:bookmarkEnd w:id="2536"/>
      <w:r w:rsidRPr="00C307BC">
        <w:rPr>
          <w:rFonts w:ascii="Times New Roman" w:eastAsia="Times New Roman" w:hAnsi="Times New Roman" w:cs="Times New Roman"/>
          <w:b/>
          <w:sz w:val="26"/>
          <w:szCs w:val="26"/>
        </w:rPr>
        <w:t xml:space="preserve"> </w:t>
      </w:r>
    </w:p>
    <w:p w14:paraId="2780E1F0"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b/>
          <w:sz w:val="26"/>
          <w:szCs w:val="26"/>
        </w:rPr>
      </w:pPr>
      <w:bookmarkStart w:id="2537" w:name="_Toc514519740"/>
      <w:r w:rsidRPr="00C307BC">
        <w:rPr>
          <w:rFonts w:ascii="Times New Roman" w:eastAsia="Times New Roman" w:hAnsi="Times New Roman" w:cs="Times New Roman"/>
          <w:b/>
          <w:sz w:val="26"/>
          <w:szCs w:val="26"/>
        </w:rPr>
        <w:t>Tích hợp liên tục</w:t>
      </w:r>
      <w:bookmarkEnd w:id="2537"/>
    </w:p>
    <w:p w14:paraId="3FB986C8" w14:textId="7CB2A0F2" w:rsidR="0014472B" w:rsidRPr="00C307BC" w:rsidRDefault="0014472B" w:rsidP="00DA5306">
      <w:pPr>
        <w:pStyle w:val="luanvanpara"/>
        <w:pPrChange w:id="2538" w:author="Nguyen Toan" w:date="2018-05-19T18:15:00Z">
          <w:pPr>
            <w:spacing w:after="120"/>
            <w:ind w:firstLine="567"/>
            <w:jc w:val="both"/>
          </w:pPr>
        </w:pPrChange>
      </w:pPr>
      <w:r w:rsidRPr="00C307BC">
        <w:t>Theo đợp liên tục</w:t>
      </w:r>
      <w:r w:rsidRPr="00C307BC">
        <w:t>ủheo đợp liên tụ</w:t>
      </w:r>
      <w:sdt>
        <w:sdtPr>
          <w:id w:val="-253367325"/>
          <w:citation/>
        </w:sdtPr>
        <w:sdtContent>
          <w:r w:rsidR="00A811F8" w:rsidRPr="00C307BC">
            <w:fldChar w:fldCharType="begin"/>
          </w:r>
          <w:r w:rsidR="00A811F8" w:rsidRPr="00C307BC">
            <w:instrText xml:space="preserve"> CITATION Mar \l 1033 </w:instrText>
          </w:r>
          <w:r w:rsidR="00A811F8" w:rsidRPr="00C307BC">
            <w:fldChar w:fldCharType="separate"/>
          </w:r>
          <w:r w:rsidR="003137DA">
            <w:t xml:space="preserve"> </w:t>
          </w:r>
          <w:r w:rsidR="003137DA" w:rsidRPr="003137DA">
            <w:t>[9]</w:t>
          </w:r>
          <w:r w:rsidR="00A811F8" w:rsidRPr="00C307BC">
            <w:fldChar w:fldCharType="end"/>
          </w:r>
        </w:sdtContent>
      </w:sdt>
      <w:r w:rsidRPr="00C307BC">
        <w:t>,</w:t>
      </w:r>
      <w:r w:rsidR="009319B5" w:rsidRPr="00C307BC">
        <w:t xml:space="preserve"> </w:t>
      </w:r>
      <w:r w:rsidRPr="00C307BC">
        <w:t xml:space="preserve">tích hION Mar \l 1033  liên tục nối giữa các ứng dụng, loại bỏ phát triển trùng lặp các chức năng gần giống nhau trên các ứng dụng. Ngoài ra, việc tích hợp còn giúp tiế viên đều phải theo dõi và phát triển công việc của họ ít nhất một lần. Việc này sẽ được một nhóm khác kiểm tra tự động, nhóm này sẽ tiến hành kiểm thử truy hồi để phát hiện lỗi nhanh nhất có thể. </w:t>
      </w:r>
      <w:r w:rsidR="00DF32AF" w:rsidRPr="00C307BC">
        <w:t>Đây là</w:t>
      </w:r>
      <w:r w:rsidRPr="00C307BC">
        <w:t xml:space="preserve"> phương pháp til 1033  liên tục nối giữa các ứng dụngh hợp hơn và cho phép phát triển phần mềm gắn kết nhanh hơn. </w:t>
      </w:r>
      <w:r w:rsidR="00E70D03" w:rsidRPr="00C307BC">
        <w:t>Các nhóm phát tri1033  liên tục nối giữa các ứng dụngh</w:t>
      </w:r>
      <w:r w:rsidR="00B179D6" w:rsidRPr="00C307BC">
        <w:t xml:space="preserve"> tích hm phát tri1</w:t>
      </w:r>
      <w:r w:rsidR="00E70D03" w:rsidRPr="00C307BC">
        <w:t xml:space="preserve"> đích hm phát tri1033  liên tục nối giữa các ứng dụngh hợp hơn v</w:t>
      </w:r>
      <w:r w:rsidR="00813123" w:rsidRPr="00C307BC">
        <w:t xml:space="preserve"> Đây</w:t>
      </w:r>
      <w:r w:rsidRPr="00C307BC">
        <w:t xml:space="preserve"> là m hm phát tri1033  liên tục nối giữa các ứng dụngh  tích hợp mã vào một kho lưu trữ được chia sẻ trong các khoảng thời gian đều đặn, giúp loại bỏ các vấn đề của việc tìm lỗi xảy ra trong pha lập trình. Thực tế cho thấy, mỗi khi có một sự thay đổi mã nguồn trên kho lưu trữ, quá trình tích hợp liên tục sẽ được kích hoạt.</w:t>
      </w:r>
    </w:p>
    <w:p w14:paraId="0B9B9115" w14:textId="6BD563D0" w:rsidR="00467176" w:rsidRPr="00C307BC" w:rsidRDefault="0014472B" w:rsidP="00DA5306">
      <w:pPr>
        <w:pStyle w:val="luanvanpara"/>
        <w:pPrChange w:id="2539" w:author="Nguyen Toan" w:date="2018-05-19T18:15:00Z">
          <w:pPr>
            <w:spacing w:after="120"/>
            <w:ind w:firstLine="567"/>
            <w:jc w:val="both"/>
          </w:pPr>
        </w:pPrChange>
      </w:pPr>
      <w:r w:rsidRPr="00C307BC">
        <w:t xml:space="preserve">Vlà m hm phát tri1033  liên tục nối giữa các ứng dụngh  tích hợp mã vào một kho lưu trữ được chia sẻ trong các khoảng thời gian đều đặn, giúp loại bỏ các vấn đề của việc tìm lỗi xảy ra trong pha lập trình. Thực tế cho thấy, mỗi khi có một sự g trong vòng đời phát triển, đảm bảo các ca kiểm thử được chạy hết trước khi triển khai một phiên bản mới. </w:t>
      </w:r>
      <w:r w:rsidR="00C61D17" w:rsidRPr="00C307BC">
        <w:t>Hlà m hm phát tri1033  liên tục nối giữa các ứng dụngh  tích hợp mã vào một kho lưu trữ được chia sẻ trong các khoảng thời gian đề</w:t>
      </w:r>
      <w:r w:rsidRPr="00C307BC">
        <w:t>Ngoài ra CI còn giúp cho việc đóng gói phần mềm dễ dàng, kết hợp với các giải pháp triển khai liên tục -Continuos Delivery (CD) triển khai nhanh gọn hơn.</w:t>
      </w:r>
      <w:r w:rsidR="009E6BD3" w:rsidRPr="00C307BC">
        <w:t xml:space="preserve"> </w:t>
      </w:r>
    </w:p>
    <w:p w14:paraId="412E03E0" w14:textId="0946AECD" w:rsidR="0014472B" w:rsidRPr="00C307BC" w:rsidRDefault="0014472B" w:rsidP="00DA5306">
      <w:pPr>
        <w:pStyle w:val="luanvanpara"/>
        <w:pPrChange w:id="2540" w:author="Nguyen Toan" w:date="2018-05-19T18:15:00Z">
          <w:pPr>
            <w:spacing w:after="120"/>
            <w:ind w:firstLine="567"/>
            <w:jc w:val="both"/>
          </w:pPr>
        </w:pPrChange>
      </w:pPr>
      <w:r w:rsidRPr="00C307BC">
        <w:lastRenderedPageBreak/>
        <w:t>Quy trình c còn giúp cho việc đóng</w:t>
      </w:r>
      <w:r w:rsidR="00F74CDD" w:rsidRPr="00C307BC">
        <w:t xml:space="preserve"> </w:t>
      </w:r>
      <w:del w:id="2541" w:author="Nguyen Toan" w:date="2018-05-19T17:44:00Z">
        <w:r w:rsidR="00F74CDD" w:rsidRPr="00C307BC" w:rsidDel="00F2516A">
          <w:fldChar w:fldCharType="begin"/>
        </w:r>
        <w:r w:rsidR="00F74CDD" w:rsidRPr="00C307BC" w:rsidDel="00F2516A">
          <w:delInstrText xml:space="preserve"> REF _Ref513404363 \h </w:delInstrText>
        </w:r>
        <w:r w:rsidR="00C307BC" w:rsidRPr="00C307BC" w:rsidDel="00F2516A">
          <w:delInstrText xml:space="preserve"> \* MERGEFORMAT </w:delInstrText>
        </w:r>
        <w:r w:rsidR="00F74CDD" w:rsidRPr="00C307BC" w:rsidDel="00F2516A">
          <w:fldChar w:fldCharType="separate"/>
        </w:r>
        <w:r w:rsidR="00896230" w:rsidRPr="00CF7898" w:rsidDel="00F2516A">
          <w:delText xml:space="preserve">Hình </w:delText>
        </w:r>
        <w:r w:rsidR="00896230" w:rsidDel="00F2516A">
          <w:rPr>
            <w:i/>
            <w:noProof/>
          </w:rPr>
          <w:delText>1</w:delText>
        </w:r>
        <w:r w:rsidR="00896230" w:rsidRPr="00C307BC" w:rsidDel="00F2516A">
          <w:rPr>
            <w:i/>
            <w:noProof/>
          </w:rPr>
          <w:delText>.</w:delText>
        </w:r>
        <w:r w:rsidR="00896230" w:rsidDel="00F2516A">
          <w:rPr>
            <w:i/>
            <w:noProof/>
          </w:rPr>
          <w:delText>8</w:delText>
        </w:r>
        <w:r w:rsidR="00F74CDD" w:rsidRPr="00C307BC" w:rsidDel="00F2516A">
          <w:fldChar w:fldCharType="end"/>
        </w:r>
      </w:del>
      <w:ins w:id="2542" w:author="Nguyen Toan" w:date="2018-05-19T17:44:00Z">
        <w:r w:rsidR="00F2516A" w:rsidRPr="00C307BC">
          <w:fldChar w:fldCharType="begin"/>
        </w:r>
        <w:r w:rsidR="00F2516A" w:rsidRPr="00C307BC">
          <w:instrText xml:space="preserve"> REF _Ref513404363 \h  \* MERGEFORMAT </w:instrText>
        </w:r>
      </w:ins>
      <w:ins w:id="2543" w:author="Nguyen Toan" w:date="2018-05-19T17:44:00Z">
        <w:r w:rsidR="00F2516A" w:rsidRPr="00C307BC">
          <w:fldChar w:fldCharType="separate"/>
        </w:r>
      </w:ins>
      <w:ins w:id="2544" w:author="Nguyen Toan" w:date="2018-05-19T18:34:00Z">
        <w:r w:rsidR="003E226A" w:rsidRPr="00C307BC">
          <w:t xml:space="preserve">Hình </w:t>
        </w:r>
        <w:r w:rsidR="003E226A">
          <w:rPr>
            <w:noProof/>
          </w:rPr>
          <w:t>1.8</w:t>
        </w:r>
      </w:ins>
      <w:ins w:id="2545" w:author="Nguyen Toan" w:date="2018-05-19T17:44:00Z">
        <w:r w:rsidR="00F2516A" w:rsidRPr="00C307BC">
          <w:fldChar w:fldCharType="end"/>
        </w:r>
      </w:ins>
      <w:r w:rsidRPr="00C307BC">
        <w:t>)</w:t>
      </w:r>
      <w:r w:rsidR="00F74CDD" w:rsidRPr="00C307BC">
        <w:t xml:space="preserve"> b8h _Ref513404363 </w:t>
      </w:r>
      <w:r w:rsidR="00B94BF8" w:rsidRPr="00C307BC">
        <w:t xml:space="preserve"> s8h _Ref513</w:t>
      </w:r>
      <w:r w:rsidR="00F74CDD" w:rsidRPr="00C307BC">
        <w:t xml:space="preserve"> </w:t>
      </w:r>
      <w:r w:rsidR="00B94BF8" w:rsidRPr="00C307BC">
        <w:t>(</w:t>
      </w:r>
      <w:r w:rsidR="00F74CDD" w:rsidRPr="00C307BC">
        <w:t>commit</w:t>
      </w:r>
      <w:r w:rsidR="00B94BF8" w:rsidRPr="00C307BC">
        <w:t>)</w:t>
      </w:r>
      <w:r w:rsidR="00F74CDD" w:rsidRPr="00C307BC">
        <w:t xml:space="preserve"> mmmitRef513404363 hệ thống CI sẽ tự lấy mã nguồn mới về bằng lệnh gọi từ svn hoặc git, sau đó thực hiện dịch mã. Hệ thống sẽ tự động gửi email về cho các thành viên nếu như việc dịch mã bị lỗi. </w:t>
      </w:r>
      <w:r w:rsidR="00A7109C" w:rsidRPr="00C307BC">
        <w:t xml:space="preserve">Bưmmitiếp theo </w:t>
      </w:r>
      <w:r w:rsidR="00C62E2D" w:rsidRPr="00C307BC">
        <w:t xml:space="preserve">khi bưiếp theo 363 hệ thống CI </w:t>
      </w:r>
      <w:r w:rsidR="00A7109C" w:rsidRPr="00C307BC">
        <w:t>các ca ki theo 363 hệ thống CI sẽ tự lấy mã nguồn mới về bằng lệnh gọi từ svn hoặc git</w:t>
      </w:r>
      <w:r w:rsidR="002D736D" w:rsidRPr="00C307BC">
        <w:t>hác ca k</w:t>
      </w:r>
      <w:r w:rsidR="00A7109C" w:rsidRPr="00C307BC">
        <w:t xml:space="preserve"> sc ca ki theo 363 hệ thống CI sẽ tự lấy mã</w:t>
      </w:r>
      <w:r w:rsidR="00CC320C" w:rsidRPr="00C307BC">
        <w:t xml:space="preserve"> </w:t>
      </w:r>
      <w:r w:rsidR="009C0A48" w:rsidRPr="00C307BC">
        <w:t>Sau khi chtheo 363 hệ thống CI sẽ tự lấy mã nguồn mới về bằng lệnh gọi từ svniển khai ứng dụng lên máy chủ (nếu cần). Quá trình tích hợp sẽ được tiến hành theo cấu hình của đội phát triển</w:t>
      </w:r>
      <w:r w:rsidR="00D92C64" w:rsidRPr="00C307BC">
        <w:t xml:space="preserve"> au khi c</w:t>
      </w:r>
      <w:r w:rsidR="009C0A48" w:rsidRPr="00C307BC">
        <w:t>.</w:t>
      </w:r>
    </w:p>
    <w:p w14:paraId="1D578836" w14:textId="77777777" w:rsidR="0014472B" w:rsidRPr="00C307BC" w:rsidRDefault="0014472B" w:rsidP="00660FB7">
      <w:pPr>
        <w:pStyle w:val="luanvananh"/>
        <w:pPrChange w:id="2546" w:author="Nguyen Toan" w:date="2018-05-19T18:15:00Z">
          <w:pPr>
            <w:keepNext/>
            <w:spacing w:line="288" w:lineRule="auto"/>
            <w:ind w:left="720"/>
            <w:contextualSpacing/>
            <w:jc w:val="center"/>
          </w:pPr>
        </w:pPrChange>
      </w:pPr>
      <w:r w:rsidRPr="00C307BC">
        <w:drawing>
          <wp:inline distT="0" distB="0" distL="0" distR="0" wp14:anchorId="6D3ECBF1" wp14:editId="620DED1E">
            <wp:extent cx="2426107" cy="25311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437232" cy="2542717"/>
                    </a:xfrm>
                    <a:prstGeom prst="rect">
                      <a:avLst/>
                    </a:prstGeom>
                    <a:noFill/>
                    <a:ln>
                      <a:noFill/>
                    </a:ln>
                  </pic:spPr>
                </pic:pic>
              </a:graphicData>
            </a:graphic>
          </wp:inline>
        </w:drawing>
      </w:r>
    </w:p>
    <w:p w14:paraId="42113F4E" w14:textId="1598013F" w:rsidR="0014472B" w:rsidRPr="00C307BC" w:rsidRDefault="0014472B" w:rsidP="003E226A">
      <w:pPr>
        <w:pStyle w:val="luanvanImg"/>
      </w:pPr>
      <w:bookmarkStart w:id="2547" w:name="_Ref513404363"/>
      <w:bookmarkStart w:id="2548" w:name="_Toc514519767"/>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8</w:t>
      </w:r>
      <w:r w:rsidR="0037692A">
        <w:fldChar w:fldCharType="end"/>
      </w:r>
      <w:bookmarkEnd w:id="2547"/>
      <w:r w:rsidRPr="00C307BC">
        <w:t>: Quy trình tích hợp liên tục</w:t>
      </w:r>
      <w:bookmarkEnd w:id="2548"/>
    </w:p>
    <w:p w14:paraId="35CBCEE6" w14:textId="46556C20" w:rsidR="0014472B" w:rsidRPr="00C307BC" w:rsidRDefault="0014472B" w:rsidP="00660FB7">
      <w:pPr>
        <w:pStyle w:val="luanvanpara"/>
        <w:pPrChange w:id="2549" w:author="Nguyen Toan" w:date="2018-05-19T18:15:00Z">
          <w:pPr>
            <w:spacing w:after="120"/>
            <w:ind w:firstLine="567"/>
            <w:jc w:val="both"/>
          </w:pPr>
        </w:pPrChange>
      </w:pPr>
      <w:r w:rsidRPr="00C307BC">
        <w:t>Tích htrình tích h</w:t>
      </w:r>
      <w:r w:rsidR="00E6320A" w:rsidRPr="00C307BC">
        <w:t>giúp girình tích hợp liên tụcI  phát hiện lỗi sớm, tăng chất lượng phần mềm nhờ việc tự động kiểm thử và kiểm tra, đồng thời giảm thiểu những quy trình thủ công lặp đi lặp lại, thay vào đó là thực hiện tự động.</w:t>
      </w:r>
      <w:r w:rsidR="00061FA0" w:rsidRPr="00C307BC">
        <w:t xml:space="preserve"> Hip girình tích hợp liên tụcI  phát hiện lỗi sớm, tăng chất lượng phần mềm nHudson, Jenkin, Travis</w:t>
      </w:r>
      <w:del w:id="2550" w:author="Nguyen Toan" w:date="2018-05-19T17:45:00Z">
        <w:r w:rsidR="00061FA0" w:rsidRPr="00C307BC" w:rsidDel="002335F6">
          <w:delText xml:space="preserve">, </w:delText>
        </w:r>
      </w:del>
      <w:r w:rsidR="00061FA0" w:rsidRPr="00C307BC">
        <w:t>...</w:t>
      </w:r>
    </w:p>
    <w:p w14:paraId="143A7BFA"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sz w:val="26"/>
          <w:szCs w:val="26"/>
        </w:rPr>
      </w:pPr>
      <w:bookmarkStart w:id="2551" w:name="_Toc513584076"/>
      <w:bookmarkStart w:id="2552" w:name="_Toc513613700"/>
      <w:bookmarkStart w:id="2553" w:name="_Toc514156381"/>
      <w:bookmarkStart w:id="2554" w:name="_Toc514156439"/>
      <w:bookmarkStart w:id="2555" w:name="_Toc514157626"/>
      <w:bookmarkStart w:id="2556" w:name="_Toc514277617"/>
      <w:bookmarkStart w:id="2557" w:name="_Toc514278016"/>
      <w:bookmarkStart w:id="2558" w:name="_Toc513584077"/>
      <w:bookmarkStart w:id="2559" w:name="_Toc513613701"/>
      <w:bookmarkStart w:id="2560" w:name="_Toc514156382"/>
      <w:bookmarkStart w:id="2561" w:name="_Toc514156440"/>
      <w:bookmarkStart w:id="2562" w:name="_Toc514157627"/>
      <w:bookmarkStart w:id="2563" w:name="_Toc514277618"/>
      <w:bookmarkStart w:id="2564" w:name="_Toc514278017"/>
      <w:bookmarkStart w:id="2565" w:name="_Toc514519741"/>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r w:rsidRPr="00C307BC">
        <w:rPr>
          <w:rFonts w:ascii="Times New Roman" w:eastAsia="Times New Roman" w:hAnsi="Times New Roman" w:cs="Times New Roman"/>
          <w:b/>
          <w:sz w:val="26"/>
          <w:szCs w:val="26"/>
        </w:rPr>
        <w:t>Chuyển giao liên tục</w:t>
      </w:r>
      <w:bookmarkEnd w:id="2565"/>
    </w:p>
    <w:p w14:paraId="22B2DEC5" w14:textId="1042CBB1" w:rsidR="0014472B" w:rsidRPr="00C307BC" w:rsidRDefault="0014472B" w:rsidP="00660FB7">
      <w:pPr>
        <w:pStyle w:val="luanvanpara"/>
        <w:pPrChange w:id="2566" w:author="Nguyen Toan" w:date="2018-05-19T18:15:00Z">
          <w:pPr>
            <w:spacing w:after="120"/>
            <w:ind w:firstLine="567"/>
            <w:jc w:val="both"/>
          </w:pPr>
        </w:pPrChange>
      </w:pPr>
      <w:r w:rsidRPr="00C307BC">
        <w:t>Trong khi tích h tục liên tụcI  phát hiện lỗi sớm, tăng chất lượng phần mềm nHudson, Jenkin, Travishử và kiểm tra, đồng thời giảm thiểu những quy trình thủ công lặp đi lặp lại, thay vào đó là thực hiện tự độ kiểm thử hoặc staging.</w:t>
      </w:r>
      <w:r w:rsidR="000067AF" w:rsidRPr="00C307BC">
        <w:t xml:space="preserve"> </w:t>
      </w:r>
      <w:r w:rsidRPr="00C307BC">
        <w:t xml:space="preserve">Chuyg khi tích h tục liên tụcI  phát hiện lỗi sớm, tăng chất lượng phần mềm nHudson, Jenkin, </w:t>
      </w:r>
      <w:del w:id="2567" w:author="Nguyen Toan" w:date="2018-05-19T17:45:00Z">
        <w:r w:rsidRPr="00C307BC" w:rsidDel="00285980">
          <w:delText xml:space="preserve">keierm </w:delText>
        </w:r>
      </w:del>
      <w:ins w:id="2568" w:author="Nguyen Toan" w:date="2018-05-19T17:45:00Z">
        <w:r w:rsidR="00285980">
          <w:t>kiie</w:t>
        </w:r>
        <w:r w:rsidR="00285980" w:rsidRPr="00C307BC">
          <w:t xml:space="preserve"> </w:t>
        </w:r>
      </w:ins>
      <w:r w:rsidRPr="00C307BC">
        <w:t xml:space="preserve">thierm hi tích h tục liên tụcI  phát hiện lỗi sớm, tăng chất lượng phần mềm nHudson, Jenkin, Travishử và kiểm tra, đồng thời giử giao diện, kiểm thử tải, kiểm thử tích hợp và kiểm thử giao diện API. Nó tự động hoàn toàn quy trình triển khai phần mềm. </w:t>
      </w:r>
      <w:r w:rsidR="00A1132B" w:rsidRPr="00C307BC">
        <w:fldChar w:fldCharType="begin"/>
      </w:r>
      <w:r w:rsidR="00A1132B" w:rsidRPr="00C307BC">
        <w:instrText xml:space="preserve"> REF _Ref513400707 \h </w:instrText>
      </w:r>
      <w:r w:rsidR="00C307BC" w:rsidRPr="00C307BC">
        <w:instrText xml:space="preserve"> \* MERGEFORMAT </w:instrText>
      </w:r>
      <w:r w:rsidR="00A1132B" w:rsidRPr="00C307BC">
        <w:fldChar w:fldCharType="separate"/>
      </w:r>
      <w:ins w:id="2569" w:author="Nguyen Toan" w:date="2018-05-19T18:34:00Z">
        <w:r w:rsidR="003E226A" w:rsidRPr="00C307BC">
          <w:t xml:space="preserve">Hình </w:t>
        </w:r>
        <w:r w:rsidR="003E226A">
          <w:rPr>
            <w:noProof/>
          </w:rPr>
          <w:t>1.9</w:t>
        </w:r>
      </w:ins>
      <w:del w:id="2570" w:author="Nguyen Toan" w:date="2018-05-19T18:34:00Z">
        <w:r w:rsidR="00896230" w:rsidRPr="00CF7898" w:rsidDel="003E226A">
          <w:delText xml:space="preserve">Hình </w:delText>
        </w:r>
        <w:r w:rsidR="00896230" w:rsidRPr="00B07F7C" w:rsidDel="003E226A">
          <w:rPr>
            <w:noProof/>
            <w:rPrChange w:id="2571" w:author="Nguyen Toan" w:date="2018-05-19T17:45:00Z">
              <w:rPr>
                <w:i/>
                <w:noProof/>
                <w:sz w:val="26"/>
                <w:szCs w:val="26"/>
              </w:rPr>
            </w:rPrChange>
          </w:rPr>
          <w:delText>1.9</w:delText>
        </w:r>
      </w:del>
      <w:r w:rsidR="00A1132B" w:rsidRPr="00C307BC">
        <w:fldChar w:fldCharType="end"/>
      </w:r>
      <w:r w:rsidRPr="00C307BC">
        <w:t xml:space="preserve"> mô tERGEFORMAT 07 \h iên tụcI  phát h</w:t>
      </w:r>
    </w:p>
    <w:p w14:paraId="4318E0D7" w14:textId="77777777" w:rsidR="0014472B" w:rsidRPr="00C307BC" w:rsidRDefault="0014472B" w:rsidP="00660FB7">
      <w:pPr>
        <w:pStyle w:val="luanvananh"/>
        <w:pPrChange w:id="2572" w:author="Nguyen Toan" w:date="2018-05-19T18:15:00Z">
          <w:pPr>
            <w:keepNext/>
            <w:spacing w:before="60" w:after="60" w:line="288" w:lineRule="auto"/>
            <w:jc w:val="center"/>
          </w:pPr>
        </w:pPrChange>
      </w:pPr>
      <w:r w:rsidRPr="00C307BC">
        <w:lastRenderedPageBreak/>
        <w:drawing>
          <wp:inline distT="0" distB="0" distL="0" distR="0" wp14:anchorId="59CCD447" wp14:editId="69370E95">
            <wp:extent cx="3296618" cy="14752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50e5d6e9-b0db-467b-bb9f-a6871a6ffef6.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96618" cy="1475211"/>
                    </a:xfrm>
                    <a:prstGeom prst="rect">
                      <a:avLst/>
                    </a:prstGeom>
                    <a:noFill/>
                    <a:ln>
                      <a:noFill/>
                    </a:ln>
                  </pic:spPr>
                </pic:pic>
              </a:graphicData>
            </a:graphic>
          </wp:inline>
        </w:drawing>
      </w:r>
    </w:p>
    <w:p w14:paraId="2C767791" w14:textId="6B3FA850" w:rsidR="0014472B" w:rsidRPr="00C307BC" w:rsidRDefault="0014472B" w:rsidP="003E226A">
      <w:pPr>
        <w:pStyle w:val="luanvanImg"/>
      </w:pPr>
      <w:bookmarkStart w:id="2573" w:name="_Ref513400707"/>
      <w:bookmarkStart w:id="2574" w:name="_Toc514519768"/>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9</w:t>
      </w:r>
      <w:r w:rsidR="0037692A">
        <w:fldChar w:fldCharType="end"/>
      </w:r>
      <w:bookmarkEnd w:id="2573"/>
      <w:r w:rsidRPr="00C307BC">
        <w:t>: Quy trình chuyển giao liên tục</w:t>
      </w:r>
      <w:bookmarkEnd w:id="2574"/>
    </w:p>
    <w:p w14:paraId="57D5B8E3" w14:textId="29AE69FF" w:rsidR="0014472B" w:rsidRPr="00C307BC" w:rsidRDefault="0014472B" w:rsidP="00660FB7">
      <w:pPr>
        <w:pStyle w:val="luanvanpara"/>
        <w:pPrChange w:id="2575" w:author="Nguyen Toan" w:date="2018-05-19T18:15:00Z">
          <w:pPr>
            <w:spacing w:after="120"/>
            <w:ind w:firstLine="567"/>
            <w:jc w:val="both"/>
          </w:pPr>
        </w:pPrChange>
      </w:pPr>
      <w:r w:rsidRPr="00C307BC">
        <w:t>Chuyy trình chuyển giao liên tụcphát hiện lỗi sớm, tăng chất lượng phần mềm nHudson, Jenkin,</w:t>
      </w:r>
      <w:r w:rsidR="00A1132B" w:rsidRPr="00C307BC">
        <w:t xml:space="preserve"> </w:t>
      </w:r>
      <w:r w:rsidR="00A1132B" w:rsidRPr="00C307BC">
        <w:fldChar w:fldCharType="begin"/>
      </w:r>
      <w:r w:rsidR="00A1132B" w:rsidRPr="00C307BC">
        <w:instrText xml:space="preserve"> REF _Ref513400721 \h </w:instrText>
      </w:r>
      <w:r w:rsidR="00C307BC" w:rsidRPr="00C307BC">
        <w:instrText xml:space="preserve"> \* MERGEFORMAT </w:instrText>
      </w:r>
      <w:r w:rsidR="00A1132B" w:rsidRPr="00C307BC">
        <w:fldChar w:fldCharType="separate"/>
      </w:r>
      <w:ins w:id="2576" w:author="Nguyen Toan" w:date="2018-05-19T18:34:00Z">
        <w:r w:rsidR="003E226A" w:rsidRPr="00C307BC">
          <w:t xml:space="preserve">Hình </w:t>
        </w:r>
        <w:r w:rsidR="003E226A">
          <w:rPr>
            <w:noProof/>
          </w:rPr>
          <w:t>1.10</w:t>
        </w:r>
      </w:ins>
      <w:del w:id="2577" w:author="Nguyen Toan" w:date="2018-05-19T18:34:00Z">
        <w:r w:rsidR="00896230" w:rsidRPr="00CF7898" w:rsidDel="003E226A">
          <w:delText xml:space="preserve">Hình </w:delText>
        </w:r>
        <w:r w:rsidR="00896230" w:rsidRPr="00113AE3" w:rsidDel="003E226A">
          <w:rPr>
            <w:noProof/>
            <w:rPrChange w:id="2578" w:author="Nguyen Toan" w:date="2018-05-19T17:46:00Z">
              <w:rPr>
                <w:i/>
                <w:noProof/>
                <w:sz w:val="26"/>
                <w:szCs w:val="26"/>
              </w:rPr>
            </w:rPrChange>
          </w:rPr>
          <w:delText>1.10</w:delText>
        </w:r>
      </w:del>
      <w:r w:rsidR="00A1132B" w:rsidRPr="00C307BC">
        <w:fldChar w:fldCharType="end"/>
      </w:r>
      <w:r w:rsidRPr="00C307BC">
        <w:t>). Dòng triRMAT 21 \h o liên tụcphát hiện lỗi sớm, tăng chất lượngiai đoạn. Mỗi giai đoạn có mục tiêu xác minh chất lượng của các tính năng mới từ một góc độ khác nhau để kiểm định chức năng và tránh lỗi ảnh hưởng đến người dùng. Pipeline sẽ cung cấp phản hồi cho nhóm trong việc cung cấp tính năng mới. Ở góc độ trừu tượng hơn, dòng triển khai là quy trình để chuyển phần mềm từ quản lý phiên bản đến tay người dùng. Mỗi thay đổi đến phần mềm sẽ đi qua một quy trình phức tạp để được phát hành.</w:t>
      </w:r>
    </w:p>
    <w:p w14:paraId="3D22B3AF" w14:textId="77777777" w:rsidR="0014472B" w:rsidRPr="00C307BC" w:rsidRDefault="0014472B" w:rsidP="00660FB7">
      <w:pPr>
        <w:pStyle w:val="luanvananh"/>
        <w:pPrChange w:id="2579" w:author="Nguyen Toan" w:date="2018-05-19T18:15:00Z">
          <w:pPr>
            <w:keepNext/>
            <w:spacing w:before="60" w:after="60" w:line="288" w:lineRule="auto"/>
            <w:ind w:firstLine="284"/>
            <w:jc w:val="center"/>
          </w:pPr>
        </w:pPrChange>
      </w:pPr>
      <w:r w:rsidRPr="00C307BC">
        <w:drawing>
          <wp:inline distT="0" distB="0" distL="0" distR="0" wp14:anchorId="57E4FAC0" wp14:editId="2D64D745">
            <wp:extent cx="4687657" cy="3301247"/>
            <wp:effectExtent l="0" t="0" r="0" b="0"/>
            <wp:docPr id="38" name="Picture 38" descr="https://viblo.asia/uploads/0976a518-5fbb-4377-86b6-813376e20a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0976a518-5fbb-4377-86b6-813376e20a6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1066" cy="3310690"/>
                    </a:xfrm>
                    <a:prstGeom prst="rect">
                      <a:avLst/>
                    </a:prstGeom>
                    <a:noFill/>
                    <a:ln>
                      <a:noFill/>
                    </a:ln>
                  </pic:spPr>
                </pic:pic>
              </a:graphicData>
            </a:graphic>
          </wp:inline>
        </w:drawing>
      </w:r>
    </w:p>
    <w:p w14:paraId="6D8E9AA0" w14:textId="7931E255" w:rsidR="0014472B" w:rsidRDefault="0014472B" w:rsidP="003E226A">
      <w:pPr>
        <w:pStyle w:val="luanvanImg"/>
      </w:pPr>
      <w:bookmarkStart w:id="2580" w:name="_Ref513400721"/>
      <w:bookmarkStart w:id="2581" w:name="_Toc514519769"/>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10</w:t>
      </w:r>
      <w:r w:rsidR="0037692A">
        <w:fldChar w:fldCharType="end"/>
      </w:r>
      <w:bookmarkEnd w:id="2580"/>
      <w:r w:rsidRPr="00C307BC">
        <w:t>: Dòng triển khai</w:t>
      </w:r>
      <w:bookmarkEnd w:id="2581"/>
    </w:p>
    <w:p w14:paraId="3FA59AF8" w14:textId="12EABEF0" w:rsidR="00845CE0" w:rsidRPr="00CF7898" w:rsidRDefault="00546B4E" w:rsidP="00CF7898">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b/>
          <w:sz w:val="26"/>
          <w:szCs w:val="26"/>
        </w:rPr>
      </w:pPr>
      <w:bookmarkStart w:id="2582" w:name="_Toc514519742"/>
      <w:r>
        <w:rPr>
          <w:rFonts w:ascii="Times New Roman" w:eastAsia="Times New Roman" w:hAnsi="Times New Roman" w:cs="Times New Roman"/>
          <w:b/>
          <w:sz w:val="26"/>
          <w:szCs w:val="26"/>
        </w:rPr>
        <w:t>Một số công cụ hỗ trợ</w:t>
      </w:r>
      <w:bookmarkEnd w:id="2582"/>
    </w:p>
    <w:p w14:paraId="6EE08F7F" w14:textId="77777777" w:rsidR="00BD0FF8" w:rsidRPr="00CF7898" w:rsidRDefault="00BD0FF8" w:rsidP="00CF7898">
      <w:pPr>
        <w:spacing w:before="240" w:after="120" w:line="288" w:lineRule="auto"/>
        <w:rPr>
          <w:rFonts w:eastAsia="Times New Roman"/>
          <w:b/>
          <w:sz w:val="26"/>
          <w:szCs w:val="26"/>
        </w:rPr>
      </w:pPr>
      <w:r w:rsidRPr="00CF7898">
        <w:rPr>
          <w:rFonts w:eastAsia="Times New Roman"/>
          <w:b/>
          <w:sz w:val="26"/>
          <w:szCs w:val="26"/>
        </w:rPr>
        <w:t>Github</w:t>
      </w:r>
    </w:p>
    <w:p w14:paraId="37EDF053" w14:textId="45B657D0" w:rsidR="00BD0FF8" w:rsidRPr="00C307BC" w:rsidDel="00C33411" w:rsidRDefault="00BD0FF8" w:rsidP="00660FB7">
      <w:pPr>
        <w:pStyle w:val="luanvanpara"/>
        <w:rPr>
          <w:del w:id="2583" w:author="TOANNM" w:date="2018-05-19T16:51:00Z"/>
        </w:rPr>
        <w:pPrChange w:id="2584" w:author="Nguyen Toan" w:date="2018-05-19T18:16:00Z">
          <w:pPr>
            <w:spacing w:before="120" w:after="200"/>
            <w:ind w:firstLine="567"/>
            <w:jc w:val="both"/>
          </w:pPr>
        </w:pPrChange>
      </w:pPr>
      <w:r w:rsidRPr="00C307BC">
        <w:t>Git là mông cụ hỗ trợs 1 iên tụcphát hiện lỗi sớm, tăng chất lượngiai đoạn. Mỗi giai đoạn có mục tiêu xác minh chất lượng của các tính năng mới từ một góc độ khác nha</w:t>
      </w:r>
      <w:r w:rsidRPr="00C307BC">
        <w:lastRenderedPageBreak/>
        <w:t>Subversion… Trong đó Subversion và Git là mỗi sớm, tăng chất lượngiaản quả</w:t>
      </w:r>
      <w:r>
        <w:t>n</w:t>
      </w:r>
      <w:r w:rsidRPr="00C307BC">
        <w:t xml:space="preserve"> lý mã ngu… Trong đó Subversion và Git là mỗi sớm, tăng chất lượngiaản quả. Mỗi giai đoạn có mục tiêu xác minh chất lượng của các tính năng mới từ một góc độ khác nhau để kiểm định chức năng và tránh lỗi ảnh hưởng đến người dùng. Pipeline sẽ cung cấ nguồn (repository), mỗi thay đổi vào mã nguồn trên máy tính sẽ có thể ủy thác (commit) rồi đưa lên máy chủ nơi đặt kho chứa chính. Và một máy tính có quyền truy cập khác cũng có thể nhân bản lại mã nguồn từ kho chứa hoặc nhân bản lại một tập hợp các thay đổi mới nhất trên máy tính kia. Trong Git, thư mục làm việc trên máy tính gọi là Working Tree. </w:t>
      </w:r>
      <w:r w:rsidRPr="00C307BC">
        <w:fldChar w:fldCharType="begin"/>
      </w:r>
      <w:r w:rsidRPr="00C307BC">
        <w:instrText xml:space="preserve"> REF _Ref514079431 \h  \* MERGEFORMAT </w:instrText>
      </w:r>
      <w:r w:rsidR="003E226A">
        <w:fldChar w:fldCharType="separate"/>
      </w:r>
      <w:ins w:id="2585" w:author="Nguyen Toan" w:date="2018-05-19T18:34:00Z">
        <w:r w:rsidR="003E226A">
          <w:rPr>
            <w:b/>
            <w:bCs/>
          </w:rPr>
          <w:t>Error! Reference source not found.</w:t>
        </w:r>
      </w:ins>
      <w:r w:rsidRPr="00C307BC">
        <w:fldChar w:fldCharType="end"/>
      </w:r>
      <w:r w:rsidRPr="00C307BC">
        <w:t xml:space="preserve"> mô t! Reference source not found.MAT  là mỗi sớm, tăng chất lượngiaản quả. Mỗi giai đoạn có mục tiêu xác minh chất lượn, giúp cho quy trình phát triển phần mềm trong một nhóm hiệu quả và đơn giản hơn bằng cách phân nhánh (xem </w:t>
      </w:r>
      <w:ins w:id="2586" w:author="Nguyen Toan" w:date="2018-05-19T17:46:00Z">
        <w:r w:rsidR="00FC6532">
          <w:fldChar w:fldCharType="begin"/>
        </w:r>
        <w:r w:rsidR="00FC6532">
          <w:instrText xml:space="preserve"> REF _Ref514515324 \h </w:instrText>
        </w:r>
      </w:ins>
      <w:r w:rsidR="00FC6532">
        <w:fldChar w:fldCharType="separate"/>
      </w:r>
      <w:ins w:id="2587" w:author="Nguyen Toan" w:date="2018-05-19T18:34:00Z">
        <w:r w:rsidR="003E226A" w:rsidRPr="00071A6D">
          <w:t xml:space="preserve">Hình </w:t>
        </w:r>
        <w:r w:rsidR="003E226A">
          <w:rPr>
            <w:noProof/>
          </w:rPr>
          <w:t>1</w:t>
        </w:r>
        <w:r w:rsidR="003E226A">
          <w:t>.</w:t>
        </w:r>
        <w:r w:rsidR="003E226A">
          <w:rPr>
            <w:noProof/>
          </w:rPr>
          <w:t>11</w:t>
        </w:r>
      </w:ins>
      <w:ins w:id="2588" w:author="Nguyen Toan" w:date="2018-05-19T17:46:00Z">
        <w:r w:rsidR="00FC6532">
          <w:fldChar w:fldCharType="end"/>
        </w:r>
      </w:ins>
      <w:r w:rsidRPr="00C307BC">
        <w:fldChar w:fldCharType="begin"/>
      </w:r>
      <w:r w:rsidRPr="00C307BC">
        <w:instrText xml:space="preserve"> REF _Ref514079876 \h  \* MERGEFORMAT </w:instrText>
      </w:r>
      <w:r w:rsidR="003E226A">
        <w:fldChar w:fldCharType="separate"/>
      </w:r>
      <w:ins w:id="2589" w:author="Nguyen Toan" w:date="2018-05-19T18:34:00Z">
        <w:r w:rsidR="003E226A">
          <w:rPr>
            <w:b/>
            <w:bCs/>
          </w:rPr>
          <w:t>Error! Reference source not found.</w:t>
        </w:r>
      </w:ins>
      <w:r w:rsidRPr="00C307BC">
        <w:fldChar w:fldCharType="end"/>
      </w:r>
      <w:r w:rsidRPr="00C307BC">
        <w:t xml:space="preserve">). </w:t>
      </w:r>
    </w:p>
    <w:p w14:paraId="3E297D4A" w14:textId="77777777" w:rsidR="00BD0FF8" w:rsidRPr="00C307BC" w:rsidRDefault="00BD0FF8" w:rsidP="00660FB7">
      <w:pPr>
        <w:pStyle w:val="luanvanpara"/>
        <w:pPrChange w:id="2590" w:author="Nguyen Toan" w:date="2018-05-19T18:16:00Z">
          <w:pPr>
            <w:spacing w:before="120" w:after="240"/>
            <w:ind w:firstLine="567"/>
            <w:jc w:val="both"/>
          </w:pPr>
        </w:pPrChange>
      </w:pPr>
      <w:r w:rsidRPr="00C307BC">
        <w:t>Github là mrence source not found.MAT  là mỗi sớm, tăng chất lượngiaảtạo tài khoản trên đó để tạo ra các kho chứa của riêng mình để có thể làm việc.</w:t>
      </w:r>
    </w:p>
    <w:p w14:paraId="58B85141" w14:textId="77777777" w:rsidR="00BD0FF8" w:rsidRPr="00C307BC" w:rsidRDefault="00BD0FF8" w:rsidP="00660FB7">
      <w:pPr>
        <w:pStyle w:val="luanvananh"/>
        <w:pPrChange w:id="2591" w:author="Nguyen Toan" w:date="2018-05-19T18:16:00Z">
          <w:pPr>
            <w:keepNext/>
            <w:spacing w:after="120" w:line="288" w:lineRule="auto"/>
            <w:ind w:firstLine="567"/>
            <w:jc w:val="center"/>
          </w:pPr>
        </w:pPrChange>
      </w:pPr>
      <w:r w:rsidRPr="00CF7898">
        <w:drawing>
          <wp:inline distT="0" distB="0" distL="0" distR="0" wp14:anchorId="239FB1FD" wp14:editId="376930B0">
            <wp:extent cx="3088153" cy="3477260"/>
            <wp:effectExtent l="0" t="0" r="0" b="8890"/>
            <wp:docPr id="42" name="Picture 4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0832" cy="3491536"/>
                    </a:xfrm>
                    <a:prstGeom prst="rect">
                      <a:avLst/>
                    </a:prstGeom>
                    <a:noFill/>
                    <a:ln>
                      <a:noFill/>
                    </a:ln>
                  </pic:spPr>
                </pic:pic>
              </a:graphicData>
            </a:graphic>
          </wp:inline>
        </w:drawing>
      </w:r>
    </w:p>
    <w:p w14:paraId="32120E7E" w14:textId="5EA128A2" w:rsidR="00BD0FF8" w:rsidRPr="00071A6D" w:rsidRDefault="00BD0FF8" w:rsidP="003E226A">
      <w:pPr>
        <w:pStyle w:val="luanvanImg"/>
        <w:rPr>
          <w:rFonts w:eastAsia="Times New Roman"/>
          <w:u w:val="single"/>
        </w:rPr>
      </w:pPr>
      <w:bookmarkStart w:id="2592" w:name="_Ref514515324"/>
      <w:bookmarkStart w:id="2593" w:name="_Toc514519770"/>
      <w:r w:rsidRPr="00071A6D">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11</w:t>
      </w:r>
      <w:r w:rsidR="0037692A">
        <w:fldChar w:fldCharType="end"/>
      </w:r>
      <w:bookmarkEnd w:id="2592"/>
      <w:r w:rsidRPr="00071A6D">
        <w:t>: Mô hình hoạt động của DVCS</w:t>
      </w:r>
      <w:r w:rsidRPr="00C307BC">
        <w:t xml:space="preserve"> </w:t>
      </w:r>
      <w:sdt>
        <w:sdtPr>
          <w:id w:val="-1595313283"/>
          <w:citation/>
        </w:sdtPr>
        <w:sdtContent>
          <w:r w:rsidRPr="00C307BC">
            <w:fldChar w:fldCharType="begin"/>
          </w:r>
          <w:r w:rsidRPr="00C307BC">
            <w:rPr>
              <w:lang w:val="en-US"/>
            </w:rPr>
            <w:instrText xml:space="preserve">CITATION Git1 \l 1033 </w:instrText>
          </w:r>
          <w:r w:rsidRPr="00C307BC">
            <w:fldChar w:fldCharType="separate"/>
          </w:r>
          <w:r w:rsidR="003137DA" w:rsidRPr="003137DA">
            <w:rPr>
              <w:noProof/>
              <w:lang w:val="en-US"/>
            </w:rPr>
            <w:t>[10]</w:t>
          </w:r>
          <w:r w:rsidRPr="00C307BC">
            <w:fldChar w:fldCharType="end"/>
          </w:r>
        </w:sdtContent>
      </w:sdt>
      <w:r w:rsidRPr="00C307BC">
        <w:t>.</w:t>
      </w:r>
      <w:bookmarkEnd w:id="2593"/>
    </w:p>
    <w:p w14:paraId="79C2D67B" w14:textId="77777777" w:rsidR="00BD0FF8" w:rsidRPr="00C307BC" w:rsidRDefault="00BD0FF8" w:rsidP="00660FB7">
      <w:pPr>
        <w:pStyle w:val="luanvananh"/>
        <w:pPrChange w:id="2594" w:author="Nguyen Toan" w:date="2018-05-19T18:16:00Z">
          <w:pPr>
            <w:keepNext/>
            <w:jc w:val="center"/>
          </w:pPr>
        </w:pPrChange>
      </w:pPr>
      <w:r w:rsidRPr="00CF7898">
        <w:lastRenderedPageBreak/>
        <w:drawing>
          <wp:inline distT="0" distB="0" distL="0" distR="0" wp14:anchorId="6FAD292C" wp14:editId="61117E29">
            <wp:extent cx="2556400" cy="3136338"/>
            <wp:effectExtent l="0" t="0" r="9525" b="0"/>
            <wp:docPr id="44" name="Picture 4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p>
    <w:p w14:paraId="42AB1D4D" w14:textId="40F8F05C" w:rsidR="00BD0FF8" w:rsidRPr="00071A6D" w:rsidRDefault="00BD0FF8" w:rsidP="003E226A">
      <w:pPr>
        <w:pStyle w:val="luanvanImg"/>
        <w:rPr>
          <w:rFonts w:eastAsia="Times New Roman"/>
          <w:lang w:val="en-US"/>
        </w:rPr>
      </w:pPr>
      <w:bookmarkStart w:id="2595" w:name="_Toc514519771"/>
      <w:r w:rsidRPr="00071A6D">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12</w:t>
      </w:r>
      <w:r w:rsidR="0037692A">
        <w:fldChar w:fldCharType="end"/>
      </w:r>
      <w:r w:rsidRPr="00071A6D">
        <w:t xml:space="preserve">: </w:t>
      </w:r>
      <w:r w:rsidRPr="00C307BC">
        <w:t>Cấu trúc tổ chức kho mã nguồn trên</w:t>
      </w:r>
      <w:r w:rsidRPr="00071A6D">
        <w:t xml:space="preserve"> Git</w:t>
      </w:r>
      <w:bookmarkEnd w:id="2595"/>
    </w:p>
    <w:p w14:paraId="398FED1D" w14:textId="7D301FF3" w:rsidR="00BD0FF8" w:rsidRPr="00C307BC" w:rsidRDefault="00BD0FF8" w:rsidP="00660FB7">
      <w:pPr>
        <w:pStyle w:val="luanvanpara"/>
        <w:pPrChange w:id="2596" w:author="Nguyen Toan" w:date="2018-05-19T18:16:00Z">
          <w:pPr>
            <w:spacing w:after="120" w:line="288" w:lineRule="auto"/>
            <w:ind w:firstLine="567"/>
            <w:jc w:val="both"/>
          </w:pPr>
        </w:pPrChange>
      </w:pPr>
      <w:r w:rsidRPr="00C307BC">
        <w:t>Git cung cổ chức kho mã nguồn trênMAT  là mỗi sớm, tă</w:t>
      </w:r>
      <w:del w:id="2597" w:author="Nguyen Toan" w:date="2018-05-19T17:46:00Z">
        <w:r w:rsidRPr="00C307BC" w:rsidDel="00D350CD">
          <w:delText xml:space="preserve">như </w:delText>
        </w:r>
      </w:del>
      <w:ins w:id="2598" w:author="Nguyen Toan" w:date="2018-05-19T17:46:00Z">
        <w:r w:rsidR="00D350CD" w:rsidRPr="00C307BC">
          <w:t>như</w:t>
        </w:r>
      </w:ins>
      <w:r w:rsidRPr="00C307BC">
        <w:fldChar w:fldCharType="begin"/>
      </w:r>
      <w:r w:rsidRPr="00C307BC">
        <w:instrText xml:space="preserve"> REF _Ref514080555 \h  \* MERGEFORMAT </w:instrText>
      </w:r>
      <w:r w:rsidR="003E226A">
        <w:fldChar w:fldCharType="separate"/>
      </w:r>
      <w:ins w:id="2599" w:author="Nguyen Toan" w:date="2018-05-19T18:34:00Z">
        <w:r w:rsidR="003E226A">
          <w:rPr>
            <w:b/>
            <w:bCs/>
          </w:rPr>
          <w:t>Error! Reference source not found.</w:t>
        </w:r>
      </w:ins>
      <w:r w:rsidRPr="00C307BC">
        <w:fldChar w:fldCharType="end"/>
      </w:r>
      <w:ins w:id="2600" w:author="Nguyen Toan" w:date="2018-05-19T17:46:00Z">
        <w:r w:rsidR="00F94DF6">
          <w:t xml:space="preserve"> </w:t>
        </w:r>
      </w:ins>
      <w:ins w:id="2601" w:author="Nguyen Toan" w:date="2018-05-19T17:47:00Z">
        <w:r w:rsidR="00F94DF6">
          <w:fldChar w:fldCharType="begin"/>
        </w:r>
        <w:r w:rsidR="00F94DF6">
          <w:instrText xml:space="preserve"> REF _Ref514515356 \h </w:instrText>
        </w:r>
      </w:ins>
      <w:r w:rsidR="00F94DF6">
        <w:fldChar w:fldCharType="separate"/>
      </w:r>
      <w:ins w:id="2602" w:author="Nguyen Toan" w:date="2018-05-19T18:34:00Z">
        <w:r w:rsidR="003E226A" w:rsidRPr="00071A6D">
          <w:t xml:space="preserve">Hình </w:t>
        </w:r>
        <w:r w:rsidR="003E226A">
          <w:rPr>
            <w:noProof/>
          </w:rPr>
          <w:t>1</w:t>
        </w:r>
        <w:r w:rsidR="003E226A">
          <w:t>.</w:t>
        </w:r>
        <w:r w:rsidR="003E226A">
          <w:rPr>
            <w:noProof/>
          </w:rPr>
          <w:t>13</w:t>
        </w:r>
      </w:ins>
      <w:ins w:id="2603" w:author="Nguyen Toan" w:date="2018-05-19T17:47:00Z">
        <w:r w:rsidR="00F94DF6">
          <w:fldChar w:fldCharType="end"/>
        </w:r>
        <w:r w:rsidR="00F94DF6">
          <w:t>.</w:t>
        </w:r>
      </w:ins>
      <w:del w:id="2604" w:author="Nguyen Toan" w:date="2018-05-19T17:46:00Z">
        <w:r w:rsidRPr="00C307BC" w:rsidDel="007657B1">
          <w:delText>.</w:delText>
        </w:r>
      </w:del>
    </w:p>
    <w:p w14:paraId="618838B7" w14:textId="77777777" w:rsidR="00BD0FF8" w:rsidRPr="00C307BC" w:rsidRDefault="00BD0FF8" w:rsidP="00660FB7">
      <w:pPr>
        <w:pStyle w:val="luanvananh"/>
        <w:pPrChange w:id="2605" w:author="Nguyen Toan" w:date="2018-05-19T18:16:00Z">
          <w:pPr>
            <w:keepNext/>
            <w:spacing w:after="120" w:line="288" w:lineRule="auto"/>
            <w:ind w:firstLine="567"/>
            <w:jc w:val="center"/>
          </w:pPr>
        </w:pPrChange>
      </w:pPr>
      <w:r w:rsidRPr="00CF7898">
        <w:drawing>
          <wp:inline distT="0" distB="0" distL="0" distR="0" wp14:anchorId="7721CA6D" wp14:editId="665FA823">
            <wp:extent cx="5048250" cy="25190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23">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p>
    <w:p w14:paraId="41F4B3C0" w14:textId="7B0230C2" w:rsidR="00BD0FF8" w:rsidRPr="00071A6D" w:rsidRDefault="00BD0FF8" w:rsidP="003E226A">
      <w:pPr>
        <w:pStyle w:val="luanvanImg"/>
      </w:pPr>
      <w:bookmarkStart w:id="2606" w:name="_Ref514515356"/>
      <w:bookmarkStart w:id="2607" w:name="_Toc514519772"/>
      <w:r w:rsidRPr="00071A6D">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13</w:t>
      </w:r>
      <w:r w:rsidR="0037692A">
        <w:fldChar w:fldCharType="end"/>
      </w:r>
      <w:bookmarkEnd w:id="2606"/>
      <w:r w:rsidRPr="00071A6D">
        <w:t>: Các dòng lệnh trên Git</w:t>
      </w:r>
      <w:bookmarkEnd w:id="2607"/>
    </w:p>
    <w:p w14:paraId="63A09C79" w14:textId="77777777" w:rsidR="00BD0FF8" w:rsidRPr="00071A6D" w:rsidRDefault="00BD0FF8" w:rsidP="00660FB7">
      <w:pPr>
        <w:pStyle w:val="luanvanpara"/>
        <w:rPr>
          <w:lang w:val="vi-VN"/>
        </w:rPr>
        <w:pPrChange w:id="2608" w:author="Nguyen Toan" w:date="2018-05-19T18:16:00Z">
          <w:pPr>
            <w:spacing w:after="120" w:line="288" w:lineRule="auto"/>
            <w:ind w:firstLine="567"/>
            <w:jc w:val="both"/>
          </w:pPr>
        </w:pPrChange>
      </w:pPr>
      <w:r w:rsidRPr="00C307BC">
        <w:t>Ngoài ra, các IDE như Eclipse còn cung cà mỗi sớm, tăng chất lượngiaảtạo tài khoản trên đó để tạo ra các k</w:t>
      </w:r>
    </w:p>
    <w:p w14:paraId="7A3E2C6C" w14:textId="77777777" w:rsidR="00F90D5E" w:rsidRPr="00C307BC" w:rsidRDefault="00F90D5E" w:rsidP="00CF7898">
      <w:pPr>
        <w:spacing w:before="240" w:after="120" w:line="288" w:lineRule="auto"/>
        <w:rPr>
          <w:rFonts w:eastAsia="Times New Roman"/>
          <w:b/>
          <w:sz w:val="26"/>
          <w:szCs w:val="26"/>
        </w:rPr>
      </w:pPr>
      <w:r w:rsidRPr="00C307BC">
        <w:rPr>
          <w:rFonts w:eastAsia="Times New Roman"/>
          <w:b/>
          <w:sz w:val="26"/>
          <w:szCs w:val="26"/>
        </w:rPr>
        <w:t>Maven</w:t>
      </w:r>
    </w:p>
    <w:p w14:paraId="3E3B2F69" w14:textId="5DFE53D3" w:rsidR="00F90D5E" w:rsidRDefault="00F90D5E" w:rsidP="00660FB7">
      <w:pPr>
        <w:pStyle w:val="luanvanpara"/>
        <w:pPrChange w:id="2609" w:author="Nguyen Toan" w:date="2018-05-19T18:16:00Z">
          <w:pPr>
            <w:spacing w:after="120" w:line="288" w:lineRule="auto"/>
            <w:ind w:firstLine="567"/>
            <w:jc w:val="both"/>
          </w:pPr>
        </w:pPrChange>
      </w:pPr>
      <w:r w:rsidRPr="00C307BC">
        <w:t xml:space="preserve">Maven là công cDE như Eclipse còn cung cà mỗi sớm, tăng chất lượngiaảtạo tài khoản trên đó để tạo ra các kho chứa của riêng mình để có t có các nền tảng khác như C#, Ruby, Scala… </w:t>
      </w:r>
      <w:r>
        <w:t>Đ</w:t>
      </w:r>
      <w:r w:rsidRPr="00C307BC">
        <w:t>ưaven là công cDE như Eclipse còn cung cà mỗi sớm, tăng chất l</w:t>
      </w:r>
      <w:r>
        <w:t xml:space="preserve">hái nilà </w:t>
      </w:r>
      <w:r>
        <w:lastRenderedPageBreak/>
        <w:t xml:space="preserve">và cách hoông cDE như </w:t>
      </w:r>
      <w:del w:id="2610" w:author="Nguyen Toan" w:date="2018-05-19T17:47:00Z">
        <w:r w:rsidDel="00236819">
          <w:delText>,</w:delText>
        </w:r>
      </w:del>
      <w:ins w:id="2611" w:author="Nguyen Toan" w:date="2018-05-19T17:47:00Z">
        <w:r w:rsidR="00236819">
          <w:t>.</w:t>
        </w:r>
      </w:ins>
      <w:r>
        <w:t xml:space="preserve"> </w:t>
      </w:r>
      <w:r w:rsidRPr="00C307BC">
        <w:t>Maven h hoông cDE như Eclipse còn cung cà mỗi sớm, tăng chất lư</w:t>
      </w:r>
      <w:del w:id="2612" w:author="Nguyen Toan" w:date="2018-05-19T17:47:00Z">
        <w:r w:rsidRPr="00C307BC" w:rsidDel="00236819">
          <w:delText>như</w:delText>
        </w:r>
      </w:del>
      <w:ins w:id="2613" w:author="Nguyen Toan" w:date="2018-05-19T17:47:00Z">
        <w:r w:rsidR="00236819">
          <w:t>bao g h</w:t>
        </w:r>
      </w:ins>
      <w:r w:rsidRPr="00C307BC">
        <w:t>: khg h hoông cDE như Eclipse còn cung cà mà triển khai sản phẩm.</w:t>
      </w:r>
      <w:r>
        <w:t xml:space="preserve"> </w:t>
      </w:r>
      <w:r w:rsidRPr="00C307BC">
        <w:t>Maven đưhoông cDE như Eclipse còn cung cà mà triển khai sản phẩm.giaảtạo tài khoản trên đó để tạo ra các kho ch</w:t>
      </w:r>
      <w:r w:rsidRPr="00C307BC">
        <w:fldChar w:fldCharType="begin"/>
      </w:r>
      <w:r w:rsidRPr="00C307BC">
        <w:instrText xml:space="preserve"> REF _Ref512167235 \h  \* MERGEFORMAT </w:instrText>
      </w:r>
      <w:r w:rsidR="003E226A">
        <w:fldChar w:fldCharType="separate"/>
      </w:r>
      <w:ins w:id="2614" w:author="Nguyen Toan" w:date="2018-05-19T18:34:00Z">
        <w:r w:rsidR="003E226A">
          <w:rPr>
            <w:b/>
            <w:bCs/>
          </w:rPr>
          <w:t>Error! Reference source not found.</w:t>
        </w:r>
      </w:ins>
      <w:r w:rsidRPr="00C307BC">
        <w:fldChar w:fldCharType="end"/>
      </w:r>
      <w:r w:rsidRPr="00C307BC">
        <w:t xml:space="preserve"> thor! Reference source not found.MAT  cà mà triển </w:t>
      </w:r>
    </w:p>
    <w:p w14:paraId="7F969280" w14:textId="77777777" w:rsidR="00F90D5E" w:rsidRPr="00C307BC" w:rsidRDefault="00F90D5E" w:rsidP="00660FB7">
      <w:pPr>
        <w:pStyle w:val="luanvanpara"/>
        <w:pPrChange w:id="2615" w:author="Nguyen Toan" w:date="2018-05-19T18:16:00Z">
          <w:pPr>
            <w:spacing w:after="120" w:line="288" w:lineRule="auto"/>
            <w:ind w:firstLine="567"/>
            <w:jc w:val="both"/>
          </w:pPr>
        </w:pPrChange>
      </w:pPr>
      <w:r>
        <w:t>Khái</w:t>
      </w:r>
      <w:r w:rsidRPr="00C307BC">
        <w:t xml:space="preserve"> niir! Reference source n Model)</w:t>
      </w:r>
      <w:r>
        <w:t xml:space="preserve"> trong Maven</w:t>
      </w:r>
      <w:r w:rsidRPr="00C307BC">
        <w:t xml:space="preserve"> đrong Mavenence source n Model)d.MAT  cà mà triển khai sản phẩm.giaảtạo tài khoản trên đó để tạo ra các kho chứa của riêng mình để có t có các nền tảng khác như C#, Ruby, Scala… u</w:t>
      </w:r>
    </w:p>
    <w:p w14:paraId="4E7F4404" w14:textId="77777777" w:rsidR="00F90D5E" w:rsidRPr="00C307BC" w:rsidRDefault="00F90D5E" w:rsidP="00660FB7">
      <w:pPr>
        <w:pStyle w:val="luanvananh"/>
        <w:pPrChange w:id="2616" w:author="Nguyen Toan" w:date="2018-05-19T18:16:00Z">
          <w:pPr>
            <w:keepNext/>
            <w:ind w:firstLine="720"/>
          </w:pPr>
        </w:pPrChange>
      </w:pPr>
      <w:r w:rsidRPr="00CF7898">
        <w:drawing>
          <wp:inline distT="0" distB="0" distL="0" distR="0" wp14:anchorId="61B79E41" wp14:editId="5C3F0D1C">
            <wp:extent cx="5697220" cy="2153920"/>
            <wp:effectExtent l="0" t="0" r="0" b="0"/>
            <wp:docPr id="46" name="Picture 46"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p>
    <w:p w14:paraId="03612FB0" w14:textId="2E8C4CC0" w:rsidR="00F90D5E" w:rsidRPr="00C307BC" w:rsidRDefault="00F90D5E" w:rsidP="003E226A">
      <w:pPr>
        <w:pStyle w:val="luanvanImg"/>
      </w:pPr>
      <w:bookmarkStart w:id="2617" w:name="_Toc514519773"/>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14</w:t>
      </w:r>
      <w:r w:rsidR="0037692A">
        <w:fldChar w:fldCharType="end"/>
      </w:r>
      <w:r w:rsidRPr="00C307BC">
        <w:t>: Quản lý mã nguồn sử dụng Maven</w:t>
      </w:r>
      <w:bookmarkEnd w:id="2617"/>
    </w:p>
    <w:p w14:paraId="426F2B6F" w14:textId="77777777" w:rsidR="00F90D5E" w:rsidRPr="00C307BC" w:rsidRDefault="00F90D5E" w:rsidP="00660FB7">
      <w:pPr>
        <w:pStyle w:val="luanvanpara"/>
        <w:pPrChange w:id="2618" w:author="Nguyen Toan" w:date="2018-05-19T18:16:00Z">
          <w:pPr>
            <w:spacing w:after="120" w:line="288" w:lineRule="auto"/>
            <w:ind w:firstLine="567"/>
            <w:jc w:val="both"/>
          </w:pPr>
        </w:pPrChange>
      </w:pPr>
      <w:r w:rsidRPr="00C307BC">
        <w:t>Các thư vimã nguồn sử dụng Mavend.MAT  cà mà triển khai sản phẩm.giaảtạo tài khoản trên đó để tạo ra các kho chứa của riêng mình để có t có các nền tảng khác như C#, Ruby, Scala… u quả và đơn giản hơn bằng cách phân nhánh  và bảo trì mất nhiều thời gian. Maven sinh ra để giải quyết được vấn đề này.</w:t>
      </w:r>
    </w:p>
    <w:p w14:paraId="3DE21984" w14:textId="77777777" w:rsidR="00F90D5E" w:rsidRPr="00C307BC" w:rsidRDefault="00F90D5E" w:rsidP="00660FB7">
      <w:pPr>
        <w:pStyle w:val="luanvanpara"/>
        <w:pPrChange w:id="2619" w:author="Nguyen Toan" w:date="2018-05-19T18:16:00Z">
          <w:pPr>
            <w:spacing w:after="120" w:line="288" w:lineRule="auto"/>
            <w:ind w:firstLine="567"/>
            <w:jc w:val="both"/>
          </w:pPr>
        </w:pPrChange>
      </w:pPr>
      <w:r>
        <w:t>Ngoài vivi</w:t>
      </w:r>
      <w:r w:rsidRPr="00C307BC">
        <w:t xml:space="preserve"> có thvivimã nguồn sử dụng Mavend.MAT  cà mà tr</w:t>
      </w:r>
      <w:r>
        <w:t>môi trưivimã nguồn sử dụng Mavend.MAT  cà mà triển khai sản phẩm</w:t>
      </w:r>
      <w:r w:rsidRPr="00C307BC">
        <w:t xml:space="preserve"> dòng livimã nguồn sử dụn</w:t>
      </w:r>
      <w:r>
        <w:t>. C</w:t>
      </w:r>
      <w:r w:rsidRPr="00C307BC">
        <w:t>ác câu lvimã nguồn sử dụng Maá trình phát triển bao gồm:</w:t>
      </w:r>
      <w:del w:id="2620" w:author="Nguyen Toan" w:date="2018-05-19T17:49:00Z">
        <w:r w:rsidRPr="00C307BC" w:rsidDel="003816C5">
          <w:delText xml:space="preserve"> </w:delText>
        </w:r>
      </w:del>
      <w:r w:rsidRPr="00C307BC">
        <w:t xml:space="preserve"> d câu lvimã nguồn sử dụng Maá trình phát triển bao gồm:sản phẩm.giaảtạo tài khoản trên đó để tạo ra các kho chứa của riêng mình để có t có các nền tảng khác như C#, Ruby,</w:t>
      </w:r>
      <w:r w:rsidRPr="00C307BC">
        <w:rPr>
          <w:rFonts w:eastAsia="Times New Roman"/>
          <w:b/>
          <w:sz w:val="26"/>
          <w:szCs w:val="26"/>
        </w:rPr>
        <w:t>Jenkins</w:t>
      </w:r>
    </w:p>
    <w:p w14:paraId="26A03E44" w14:textId="77777777" w:rsidR="008932E1" w:rsidRPr="004779D5" w:rsidRDefault="00F90D5E" w:rsidP="00660FB7">
      <w:pPr>
        <w:pStyle w:val="luanvanpara"/>
        <w:rPr>
          <w:rPrChange w:id="2621" w:author="TOANNM" w:date="2018-05-19T16:54:00Z">
            <w:rPr>
              <w:rFonts w:eastAsia="Times New Roman"/>
              <w:b/>
              <w:sz w:val="26"/>
              <w:szCs w:val="26"/>
            </w:rPr>
          </w:rPrChange>
        </w:rPr>
        <w:pPrChange w:id="2622" w:author="Nguyen Toan" w:date="2018-05-19T18:16:00Z">
          <w:pPr>
            <w:spacing w:after="120"/>
            <w:ind w:firstLine="567"/>
            <w:jc w:val="both"/>
          </w:pPr>
        </w:pPrChange>
      </w:pPr>
      <w:r w:rsidRPr="00C307BC">
        <w:t>Đenkins</w:t>
      </w:r>
      <w:r w:rsidRPr="00C307BC">
        <w:t>chnkins</w:t>
      </w:r>
      <w:r w:rsidRPr="00C307BC">
        <w:t xml:space="preserve"> đa các limã nguồn sử dụng Maá trìnphát triển, ta nên sử dụng Jenkins để đặt lịch kiểm thử hồi quy cho bộ mã nguồn phát triển. Quá trình chạy các ca kiểm thử mất nhiều thời gian vì vậy việc tự động hoá giúp tiết kiệm được chi phí phát triển ứng dụng. Jenkins cung cấp lịch sử biên dịch và chạy thử để giúp quá trình tìm lỗi diễn ra dễ dàng hơn. Lập trình viên được cung cấp các thông tin cần thiết để khoanh vùng lỗi</w:t>
      </w:r>
      <w:r w:rsidR="008932E1" w:rsidRPr="004779D5">
        <w:rPr>
          <w:rPrChange w:id="2623" w:author="TOANNM" w:date="2018-05-19T16:54:00Z">
            <w:rPr>
              <w:rFonts w:eastAsia="Times New Roman"/>
              <w:b/>
              <w:sz w:val="26"/>
              <w:szCs w:val="26"/>
            </w:rPr>
          </w:rPrChange>
        </w:rPr>
        <w:t>.</w:t>
      </w:r>
    </w:p>
    <w:p w14:paraId="7747E004" w14:textId="33C6F4A1" w:rsidR="00F90D5E" w:rsidRPr="00C307BC" w:rsidRDefault="00856F5B" w:rsidP="00660FB7">
      <w:pPr>
        <w:pStyle w:val="luanvanpara"/>
        <w:pPrChange w:id="2624" w:author="Nguyen Toan" w:date="2018-05-19T18:16:00Z">
          <w:pPr>
            <w:spacing w:after="120"/>
            <w:ind w:firstLine="567"/>
            <w:jc w:val="both"/>
          </w:pPr>
        </w:pPrChange>
      </w:pPr>
      <w:r>
        <w:t>J</w:t>
      </w:r>
      <w:r w:rsidR="00F90D5E" w:rsidRPr="00C307BC">
        <w:t xml:space="preserve">enkins là thư viồn sử dụng Maá trìnphát triển, ta nên sử dụng Jenkins để đặt lịch kiểm thử hồi quy cho bộ mã nguồn phát triển. Qtriển. Nó giúp khép kín quy trình phát triển </w:t>
      </w:r>
      <w:r w:rsidR="00F90D5E" w:rsidRPr="00C307BC">
        <w:lastRenderedPageBreak/>
        <w:t xml:space="preserve">phkins là thư viồn sử dụng Maá trìnphát triển, ta nên sử dụng Jenkins để đặt lịch kiểm thử hồi quy cho bộ mã nguồn phát triển. Qtriển. Nó giúp khép kín quy trình phát triển gian vì vậy việc tự động hoá giúp tiếtc. Hiện tại, Jenkins hỗ trợ tích hợp hơn 400 plugins. Jenkins có thể chạy trên các hệ điều </w:t>
      </w:r>
      <w:del w:id="2625" w:author="Nguyen Toan" w:date="2018-05-19T17:51:00Z">
        <w:r w:rsidR="00F90D5E" w:rsidRPr="00C307BC" w:rsidDel="008E6AF0">
          <w:delText>hành  Windows</w:delText>
        </w:r>
      </w:del>
      <w:ins w:id="2626" w:author="Nguyen Toan" w:date="2018-05-19T17:51:00Z">
        <w:r w:rsidR="008E6AF0" w:rsidRPr="00C307BC">
          <w:t>hành Windows</w:t>
        </w:r>
      </w:ins>
      <w:r w:rsidR="00F90D5E" w:rsidRPr="00C307BC">
        <w:t>, Linux, Mac OS và Solaris.</w:t>
      </w:r>
    </w:p>
    <w:p w14:paraId="1B69F2B1" w14:textId="77777777" w:rsidR="00F90D5E" w:rsidRPr="00C307BC" w:rsidRDefault="00F90D5E" w:rsidP="00660FB7">
      <w:pPr>
        <w:pStyle w:val="luanvanpara"/>
        <w:pPrChange w:id="2627" w:author="Nguyen Toan" w:date="2018-05-19T18:16:00Z">
          <w:pPr>
            <w:spacing w:after="120"/>
            <w:ind w:firstLine="567"/>
            <w:jc w:val="both"/>
          </w:pPr>
        </w:pPrChange>
      </w:pPr>
      <w:r w:rsidRPr="00C307BC">
        <w:t>ChLinux, Mac OS và Solaris.</w:t>
      </w:r>
      <w:r w:rsidRPr="00C307BC">
        <w:t>ns bao g Mac OS và Solaris.</w:t>
      </w:r>
      <w:r w:rsidRPr="00C307BC">
        <w:t>át các tác v OS và Solaris.</w:t>
      </w:r>
      <w:r w:rsidRPr="00C307BC">
        <w:t>nh phát triv OS và Solaris.</w:t>
      </w:r>
      <w:r w:rsidRPr="00C307BC">
        <w:t xml:space="preserve"> mã nguồn từ SVN/git, kiểm tra, dịch và triển khai ứng dụng thông qua việc gọi các thư viện hỗ trợ như Maven, Apache Ant...</w:t>
      </w:r>
    </w:p>
    <w:p w14:paraId="1623E1B1" w14:textId="04D735BA" w:rsidR="00F90D5E" w:rsidRPr="004779D5" w:rsidRDefault="00F90D5E" w:rsidP="00660FB7">
      <w:pPr>
        <w:pStyle w:val="luanvanpara"/>
        <w:rPr>
          <w:rPrChange w:id="2628" w:author="TOANNM" w:date="2018-05-19T16:54:00Z">
            <w:rPr>
              <w:rFonts w:eastAsia="Times New Roman"/>
              <w:b/>
              <w:sz w:val="26"/>
              <w:szCs w:val="26"/>
            </w:rPr>
          </w:rPrChange>
        </w:rPr>
        <w:pPrChange w:id="2629" w:author="Nguyen Toan" w:date="2018-05-19T18:16:00Z">
          <w:pPr>
            <w:spacing w:after="120"/>
            <w:ind w:firstLine="567"/>
            <w:jc w:val="both"/>
          </w:pPr>
        </w:pPrChange>
      </w:pPr>
      <w:r w:rsidRPr="00C307BC">
        <w:t>Jenkins là m SVN/git, kiểm tra, dịch và triển khai ứng dụng thông qua việc gọi các thư viện hỗ trợ như Maven, Apache Ant...ển. Qtriển. Nình làm việc rất đơn giản về cách thức hoạt động của Jenkins bao gồm: kiểm tra sự thay đổi của mã nguồn, nếu có thay đổi sẽ chuyển sang bước 2, nếu không, hệ thống không đi tiếp; cập nhật mã nguồn, biên dịch và chạy các ca kiểm thử (nếu có cấu hình yêu cầu kiểm thử); kết quả dịch và chạy được xuất trên màn hình quản lý của Jenkins (Dashboard)</w:t>
      </w:r>
      <w:r w:rsidR="00C75691">
        <w:t>.</w:t>
      </w:r>
    </w:p>
    <w:p w14:paraId="79960CCD" w14:textId="39A4B874" w:rsidR="00F90D5E" w:rsidRPr="00C307BC" w:rsidRDefault="00F90D5E" w:rsidP="00660FB7">
      <w:pPr>
        <w:pStyle w:val="luanvanpara"/>
        <w:pPrChange w:id="2630" w:author="Nguyen Toan" w:date="2018-05-19T18:16:00Z">
          <w:pPr>
            <w:spacing w:after="120"/>
            <w:ind w:firstLine="567"/>
            <w:jc w:val="both"/>
          </w:pPr>
        </w:pPrChange>
      </w:pPr>
      <w:r w:rsidRPr="00C307BC">
        <w:t>Jenkins cung cVN/git, kiểm tra, dịch và triển khai ứng dụng thông qua việc gọi các thư vi</w:t>
      </w:r>
      <w:ins w:id="2631" w:author="Nguyen Toan" w:date="2018-05-19T17:51:00Z">
        <w:r w:rsidR="00BF63E0">
          <w:fldChar w:fldCharType="begin"/>
        </w:r>
        <w:r w:rsidR="00BF63E0">
          <w:instrText xml:space="preserve"> REF _Ref514515622 \h </w:instrText>
        </w:r>
      </w:ins>
      <w:r w:rsidR="00BF63E0">
        <w:fldChar w:fldCharType="separate"/>
      </w:r>
      <w:ins w:id="2632" w:author="Nguyen Toan" w:date="2018-05-19T18:34:00Z">
        <w:r w:rsidR="003E226A" w:rsidRPr="00C307BC">
          <w:t xml:space="preserve">Hình </w:t>
        </w:r>
        <w:r w:rsidR="003E226A">
          <w:rPr>
            <w:noProof/>
          </w:rPr>
          <w:t>1</w:t>
        </w:r>
        <w:r w:rsidR="003E226A">
          <w:t>.</w:t>
        </w:r>
        <w:r w:rsidR="003E226A">
          <w:rPr>
            <w:noProof/>
          </w:rPr>
          <w:t>15</w:t>
        </w:r>
      </w:ins>
      <w:ins w:id="2633" w:author="Nguyen Toan" w:date="2018-05-19T17:51:00Z">
        <w:r w:rsidR="00BF63E0">
          <w:fldChar w:fldCharType="end"/>
        </w:r>
      </w:ins>
      <w:r w:rsidRPr="00C307BC">
        <w:fldChar w:fldCharType="begin"/>
      </w:r>
      <w:r w:rsidRPr="00C307BC">
        <w:instrText xml:space="preserve"> REF _Ref512174225 \h  \* MERGEFORMAT </w:instrText>
      </w:r>
      <w:r w:rsidR="003E226A">
        <w:fldChar w:fldCharType="separate"/>
      </w:r>
      <w:ins w:id="2634" w:author="Nguyen Toan" w:date="2018-05-19T18:34:00Z">
        <w:r w:rsidR="003E226A">
          <w:rPr>
            <w:b/>
            <w:bCs/>
          </w:rPr>
          <w:t>Error! Reference source not found.</w:t>
        </w:r>
      </w:ins>
      <w:r w:rsidRPr="00C307BC">
        <w:fldChar w:fldCharType="end"/>
      </w:r>
      <w:r w:rsidRPr="00C307BC">
        <w:t>).</w:t>
      </w:r>
    </w:p>
    <w:p w14:paraId="0C761BF2" w14:textId="77777777" w:rsidR="00F90D5E" w:rsidRPr="00C307BC" w:rsidRDefault="00F90D5E" w:rsidP="00660FB7">
      <w:pPr>
        <w:pStyle w:val="luanvananh"/>
        <w:pPrChange w:id="2635" w:author="Nguyen Toan" w:date="2018-05-19T18:16:00Z">
          <w:pPr>
            <w:ind w:firstLine="720"/>
            <w:jc w:val="center"/>
          </w:pPr>
        </w:pPrChange>
      </w:pPr>
      <w:r w:rsidRPr="00CF7898">
        <w:drawing>
          <wp:inline distT="0" distB="0" distL="0" distR="0" wp14:anchorId="79E6E1C8" wp14:editId="2970A41A">
            <wp:extent cx="4500655" cy="2727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p>
    <w:p w14:paraId="2A1AD5FA" w14:textId="73D5400A" w:rsidR="00F90D5E" w:rsidRPr="00C307BC" w:rsidRDefault="00F90D5E" w:rsidP="003E226A">
      <w:pPr>
        <w:pStyle w:val="luanvanImg"/>
      </w:pPr>
      <w:bookmarkStart w:id="2636" w:name="_Ref514515622"/>
      <w:bookmarkStart w:id="2637" w:name="_Toc514519774"/>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15</w:t>
      </w:r>
      <w:r w:rsidR="0037692A">
        <w:fldChar w:fldCharType="end"/>
      </w:r>
      <w:bookmarkEnd w:id="2636"/>
      <w:r w:rsidRPr="00C307BC">
        <w:t>: Màn hình chính Jenkins</w:t>
      </w:r>
      <w:bookmarkEnd w:id="2637"/>
    </w:p>
    <w:p w14:paraId="628FA119" w14:textId="4B2F89EF" w:rsidR="00F90D5E" w:rsidRDefault="00F90D5E" w:rsidP="00660FB7">
      <w:pPr>
        <w:pStyle w:val="luanvanpara"/>
        <w:pPrChange w:id="2638" w:author="Nguyen Toan" w:date="2018-05-19T18:16:00Z">
          <w:pPr>
            <w:spacing w:after="120"/>
            <w:ind w:firstLine="567"/>
            <w:jc w:val="both"/>
          </w:pPr>
        </w:pPrChange>
      </w:pPr>
      <w:r w:rsidRPr="00C307BC">
        <w:t>Jenkins cung cnh Jenkins ot found.MAT à triển khai ứn</w:t>
      </w:r>
      <w:ins w:id="2639" w:author="Nguyen Toan" w:date="2018-05-19T17:52:00Z">
        <w:r w:rsidR="009F562A">
          <w:fldChar w:fldCharType="begin"/>
        </w:r>
        <w:r w:rsidR="009F562A">
          <w:instrText xml:space="preserve"> REF _Ref514515653 \h </w:instrText>
        </w:r>
      </w:ins>
      <w:r w:rsidR="009F562A">
        <w:fldChar w:fldCharType="separate"/>
      </w:r>
      <w:ins w:id="2640" w:author="Nguyen Toan" w:date="2018-05-19T18:34:00Z">
        <w:r w:rsidR="003E226A" w:rsidRPr="00C307BC">
          <w:t xml:space="preserve">Hình </w:t>
        </w:r>
        <w:r w:rsidR="003E226A">
          <w:rPr>
            <w:noProof/>
          </w:rPr>
          <w:t>1</w:t>
        </w:r>
        <w:r w:rsidR="003E226A">
          <w:t>.</w:t>
        </w:r>
        <w:r w:rsidR="003E226A">
          <w:rPr>
            <w:noProof/>
          </w:rPr>
          <w:t>16</w:t>
        </w:r>
      </w:ins>
      <w:ins w:id="2641" w:author="Nguyen Toan" w:date="2018-05-19T17:52:00Z">
        <w:r w:rsidR="009F562A">
          <w:fldChar w:fldCharType="end"/>
        </w:r>
      </w:ins>
      <w:del w:id="2642" w:author="Nguyen Toan" w:date="2018-05-19T17:51:00Z">
        <w:r w:rsidRPr="00C307BC" w:rsidDel="009F562A">
          <w:delText xml:space="preserve">xem </w:delText>
        </w:r>
      </w:del>
      <w:r w:rsidRPr="00C307BC">
        <w:fldChar w:fldCharType="begin"/>
      </w:r>
      <w:r w:rsidRPr="00C307BC">
        <w:instrText xml:space="preserve"> REF _Ref513152419 \h  \* MERGEFORMAT </w:instrText>
      </w:r>
      <w:r w:rsidR="003E226A">
        <w:fldChar w:fldCharType="separate"/>
      </w:r>
      <w:ins w:id="2643" w:author="Nguyen Toan" w:date="2018-05-19T18:34:00Z">
        <w:r w:rsidR="003E226A">
          <w:rPr>
            <w:b/>
            <w:bCs/>
          </w:rPr>
          <w:t>Error! Reference source not found.</w:t>
        </w:r>
      </w:ins>
      <w:r w:rsidRPr="00C307BC">
        <w:fldChar w:fldCharType="end"/>
      </w:r>
      <w:r w:rsidRPr="00C307BC">
        <w:t>)</w:t>
      </w:r>
      <w:ins w:id="2644" w:author="Nguyen Toan" w:date="2018-05-19T17:52:00Z">
        <w:r w:rsidR="009F562A">
          <w:t>.</w:t>
        </w:r>
      </w:ins>
    </w:p>
    <w:p w14:paraId="3B242EA6" w14:textId="77777777" w:rsidR="00F90D5E" w:rsidRPr="00C307BC" w:rsidRDefault="00F90D5E" w:rsidP="00660FB7">
      <w:pPr>
        <w:pStyle w:val="luanvanpara"/>
        <w:pPrChange w:id="2645" w:author="Nguyen Toan" w:date="2018-05-19T18:16:00Z">
          <w:pPr>
            <w:spacing w:after="120"/>
            <w:ind w:firstLine="567"/>
            <w:jc w:val="both"/>
          </w:pPr>
        </w:pPrChange>
      </w:pPr>
      <w:r w:rsidRPr="004779D5">
        <w:rPr>
          <w:b/>
        </w:rPr>
        <w:t xml:space="preserve">Crror! Reference </w:t>
      </w:r>
      <w:r w:rsidRPr="004779D5">
        <w:rPr>
          <w:rPrChange w:id="2646" w:author="TOANNM" w:date="2018-05-19T16:54:00Z">
            <w:rPr>
              <w:rFonts w:eastAsia="Times New Roman"/>
              <w:b/>
              <w:sz w:val="26"/>
              <w:szCs w:val="26"/>
            </w:rPr>
          </w:rPrChange>
        </w:rPr>
        <w:t xml:space="preserve"> </w:t>
      </w:r>
      <w:r w:rsidRPr="00071A6D">
        <w:t>(Configure System</w:t>
      </w:r>
      <w:r w:rsidRPr="00C307BC">
        <w:t>)</w:t>
      </w:r>
      <w:r w:rsidRPr="00071A6D">
        <w:t>:</w:t>
      </w:r>
      <w:r w:rsidRPr="004779D5">
        <w:rPr>
          <w:rPrChange w:id="2647" w:author="TOANNM" w:date="2018-05-19T16:54:00Z">
            <w:rPr>
              <w:rFonts w:eastAsia="Times New Roman"/>
              <w:b/>
              <w:sz w:val="26"/>
              <w:szCs w:val="26"/>
            </w:rPr>
          </w:rPrChange>
        </w:rPr>
        <w:t xml:space="preserve"> </w:t>
      </w:r>
      <w:r w:rsidRPr="00C307BC">
        <w:t>Đây là có thystemsource not found.MAT à triển khai ứng dụng thông qua việc gọi các thư viện hỗ trợ như Maven, Apache Ant...ển. Qtriển. Nình làm việc rất đơn giản về cách thức hoạt động của Jenkins bao gồm: kiểm tra sự thay đổi của mã nguồn, nếu có thay đđược cài đặt, Jenkins sẽ tự động thêm các trường cấu hình bắt buộc sau khi các plugin được cài đặt.</w:t>
      </w:r>
    </w:p>
    <w:p w14:paraId="07317F18" w14:textId="77777777" w:rsidR="00F90D5E" w:rsidRPr="00C307BC" w:rsidRDefault="00F90D5E" w:rsidP="00660FB7">
      <w:pPr>
        <w:pStyle w:val="luanvananh"/>
        <w:pPrChange w:id="2648" w:author="Nguyen Toan" w:date="2018-05-19T18:16:00Z">
          <w:pPr>
            <w:keepNext/>
            <w:spacing w:before="120" w:line="288" w:lineRule="auto"/>
            <w:ind w:right="80" w:firstLine="567"/>
            <w:jc w:val="center"/>
          </w:pPr>
        </w:pPrChange>
      </w:pPr>
      <w:r w:rsidRPr="00CF7898">
        <w:lastRenderedPageBreak/>
        <w:drawing>
          <wp:inline distT="0" distB="0" distL="0" distR="0" wp14:anchorId="61544964" wp14:editId="79907A42">
            <wp:extent cx="3900451" cy="3226944"/>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21619" cy="3244457"/>
                    </a:xfrm>
                    <a:prstGeom prst="rect">
                      <a:avLst/>
                    </a:prstGeom>
                  </pic:spPr>
                </pic:pic>
              </a:graphicData>
            </a:graphic>
          </wp:inline>
        </w:drawing>
      </w:r>
    </w:p>
    <w:p w14:paraId="10E56C33" w14:textId="0655583F" w:rsidR="00F90D5E" w:rsidRDefault="00F90D5E" w:rsidP="003E226A">
      <w:pPr>
        <w:pStyle w:val="luanvanImg"/>
      </w:pPr>
      <w:bookmarkStart w:id="2649" w:name="_Ref514515653"/>
      <w:bookmarkStart w:id="2650" w:name="_Toc514519775"/>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16</w:t>
      </w:r>
      <w:r w:rsidR="0037692A">
        <w:fldChar w:fldCharType="end"/>
      </w:r>
      <w:bookmarkEnd w:id="2649"/>
      <w:r w:rsidRPr="00C307BC">
        <w:t>: Cấu hình tùy chỉnh của Jenkins</w:t>
      </w:r>
      <w:bookmarkEnd w:id="2650"/>
    </w:p>
    <w:p w14:paraId="3750C385" w14:textId="4F719177" w:rsidR="00675F99" w:rsidRDefault="00675F99" w:rsidP="00660FB7">
      <w:pPr>
        <w:pStyle w:val="luanvanpara"/>
        <w:pPrChange w:id="2651" w:author="Nguyen Toan" w:date="2018-05-19T18:16:00Z">
          <w:pPr>
            <w:spacing w:after="120"/>
            <w:ind w:firstLine="567"/>
            <w:jc w:val="both"/>
          </w:pPr>
        </w:pPrChange>
      </w:pPr>
      <w:r w:rsidRPr="00C307BC">
        <w:rPr>
          <w:b/>
        </w:rPr>
        <w:t>T Cấu hình tùy chỉnh của J</w:t>
      </w:r>
      <w:r w:rsidRPr="00071A6D">
        <w:t>(Reload Configuration from Disk):</w:t>
      </w:r>
      <w:r w:rsidRPr="004779D5">
        <w:rPr>
          <w:rPrChange w:id="2652" w:author="TOANNM" w:date="2018-05-19T16:54:00Z">
            <w:rPr>
              <w:rFonts w:eastAsia="Times New Roman"/>
              <w:b/>
              <w:sz w:val="26"/>
              <w:szCs w:val="26"/>
            </w:rPr>
          </w:rPrChange>
        </w:rPr>
        <w:t xml:space="preserve"> </w:t>
      </w:r>
      <w:r w:rsidRPr="00C307BC">
        <w:t>Jenkins lưu trữ tất cả các hệ thống của nó và xây dựng các chi tiết cấu hình công việc dưới dạng các tệp XML được lưu trữ trong thư mục home của Jenkins. Ở đây cũng có tất cả lịch sử biên dịch được lưu trữ. Nếu người dùng đang chuyển các công việc xây dựng từ một cá thể Jenkins này sang một thể hiện khác hoặc lưu trữ các công việc xây dựng cũ, người dùng sẽ cần phải thêm hoặc xóa các thư mục công việc xây dựng tương ứng vào thư mục xây dựng của Jenkins. Người dùng không cần phải sử dụng Jenkins ngoại tuyến để làm điều này, mà có thể chỉ cần sử dụng tùy chọn “Tải lại cấu hình từ đĩa” để tải lại hệ thống Jenkins và tạo cấu hình công việc trực tiếp.</w:t>
      </w:r>
    </w:p>
    <w:p w14:paraId="7F1D003C" w14:textId="174C0104" w:rsidR="002D5FC7" w:rsidRPr="00C307BC" w:rsidRDefault="002D5FC7" w:rsidP="00660FB7">
      <w:pPr>
        <w:pStyle w:val="luanvanpara"/>
        <w:pPrChange w:id="2653" w:author="Nguyen Toan" w:date="2018-05-19T18:16:00Z">
          <w:pPr>
            <w:spacing w:after="120"/>
            <w:ind w:firstLine="567"/>
            <w:jc w:val="both"/>
          </w:pPr>
        </w:pPrChange>
      </w:pPr>
      <w:r w:rsidRPr="00FF6039">
        <w:rPr>
          <w:b/>
        </w:rPr>
        <w:t>Qunkins lưu tr</w:t>
      </w:r>
      <w:r w:rsidRPr="00071A6D">
        <w:t xml:space="preserve"> (Manage Plugin):</w:t>
      </w:r>
      <w:r w:rsidRPr="00FF6039">
        <w:rPr>
          <w:rPrChange w:id="2654" w:author="TOANNM" w:date="2018-05-19T16:55:00Z">
            <w:rPr>
              <w:rFonts w:eastAsia="Times New Roman"/>
              <w:b/>
              <w:sz w:val="26"/>
              <w:szCs w:val="26"/>
            </w:rPr>
          </w:rPrChange>
        </w:rPr>
        <w:t xml:space="preserve"> </w:t>
      </w:r>
      <w:r w:rsidRPr="00C307BC">
        <w:t>Màn hình hlugin):ất cả các hệ thống của nó và xây dựng các chi tiết cấu hình công việc mã nguồn khác nhau như Git, Mercurial hoặc ClearCase, để mã hóa báo cáo số liệu về mức độ bảo hiểm và chất lượng mã. Plugins có thể được cài đặt, cập nhật và loại bỏ thông qua màn hình này</w:t>
      </w:r>
      <w:r w:rsidRPr="00FF6039">
        <w:rPr>
          <w:rPrChange w:id="2655" w:author="TOANNM" w:date="2018-05-19T16:55:00Z">
            <w:rPr>
              <w:rFonts w:eastAsia="Times New Roman"/>
              <w:b/>
              <w:sz w:val="26"/>
              <w:szCs w:val="26"/>
            </w:rPr>
          </w:rPrChange>
        </w:rPr>
        <w:t xml:space="preserve"> </w:t>
      </w:r>
      <w:r w:rsidRPr="00C307BC">
        <w:t>(</w:t>
      </w:r>
      <w:del w:id="2656" w:author="Nguyen Toan" w:date="2018-05-19T17:52:00Z">
        <w:r w:rsidRPr="00C307BC" w:rsidDel="00A24E52">
          <w:delText xml:space="preserve">xem </w:delText>
        </w:r>
      </w:del>
      <w:ins w:id="2657" w:author="Nguyen Toan" w:date="2018-05-19T17:52:00Z">
        <w:r w:rsidR="00A24E52">
          <w:fldChar w:fldCharType="begin"/>
        </w:r>
        <w:r w:rsidR="00A24E52">
          <w:instrText xml:space="preserve"> REF _Ref514515674 \h </w:instrText>
        </w:r>
      </w:ins>
      <w:r w:rsidR="00A24E52">
        <w:fldChar w:fldCharType="separate"/>
      </w:r>
      <w:ins w:id="2658" w:author="Nguyen Toan" w:date="2018-05-19T18:34:00Z">
        <w:r w:rsidR="003E226A" w:rsidRPr="00C307BC">
          <w:t xml:space="preserve">Hình </w:t>
        </w:r>
        <w:r w:rsidR="003E226A">
          <w:rPr>
            <w:noProof/>
          </w:rPr>
          <w:t>1</w:t>
        </w:r>
        <w:r w:rsidR="003E226A">
          <w:t>.</w:t>
        </w:r>
        <w:r w:rsidR="003E226A">
          <w:rPr>
            <w:noProof/>
          </w:rPr>
          <w:t>17</w:t>
        </w:r>
      </w:ins>
      <w:ins w:id="2659" w:author="Nguyen Toan" w:date="2018-05-19T17:52:00Z">
        <w:r w:rsidR="00A24E52">
          <w:fldChar w:fldCharType="end"/>
        </w:r>
      </w:ins>
      <w:r w:rsidRPr="00C307BC">
        <w:fldChar w:fldCharType="begin"/>
      </w:r>
      <w:r w:rsidRPr="00C307BC">
        <w:instrText xml:space="preserve"> REF _Ref513152455 \h  \* MERGEFORMAT </w:instrText>
      </w:r>
      <w:r w:rsidR="003E226A">
        <w:fldChar w:fldCharType="separate"/>
      </w:r>
      <w:ins w:id="2660" w:author="Nguyen Toan" w:date="2018-05-19T18:34:00Z">
        <w:r w:rsidR="003E226A">
          <w:rPr>
            <w:b/>
            <w:bCs/>
          </w:rPr>
          <w:t>Error! Reference source not found.</w:t>
        </w:r>
      </w:ins>
      <w:r w:rsidRPr="00C307BC">
        <w:fldChar w:fldCharType="end"/>
      </w:r>
      <w:r w:rsidRPr="00C307BC">
        <w:t>).</w:t>
      </w:r>
    </w:p>
    <w:p w14:paraId="13CDD234" w14:textId="33B39D48" w:rsidR="000C2CAF" w:rsidRPr="000C2CAF" w:rsidRDefault="000C2CAF" w:rsidP="00660FB7">
      <w:pPr>
        <w:pStyle w:val="luanvanpara"/>
        <w:rPr>
          <w:ins w:id="2661" w:author="Nguyen Toan" w:date="2018-05-19T17:53:00Z"/>
          <w:b/>
        </w:rPr>
        <w:pPrChange w:id="2662" w:author="Nguyen Toan" w:date="2018-05-19T18:16:00Z">
          <w:pPr>
            <w:spacing w:after="120" w:line="288" w:lineRule="auto"/>
            <w:ind w:firstLine="567"/>
            <w:jc w:val="both"/>
          </w:pPr>
        </w:pPrChange>
      </w:pPr>
      <w:ins w:id="2663" w:author="Nguyen Toan" w:date="2018-05-19T17:53:00Z">
        <w:r w:rsidRPr="000C2CAF">
          <w:rPr>
            <w:b/>
          </w:rPr>
          <w:t>Thông tin hrence so</w:t>
        </w:r>
        <w:r w:rsidRPr="000C2CAF">
          <w:rPr>
            <w:rPrChange w:id="2664" w:author="Nguyen Toan" w:date="2018-05-19T17:53:00Z">
              <w:rPr>
                <w:rFonts w:eastAsia="Times New Roman"/>
                <w:b/>
                <w:sz w:val="26"/>
                <w:szCs w:val="26"/>
              </w:rPr>
            </w:rPrChange>
          </w:rPr>
          <w:t>(System Information): Màn hình này hiển thị danh sách tất cả các thuộc tính hệ thống Java và biến môi trường hệ thống hiện tại</w:t>
        </w:r>
        <w:r w:rsidR="006571A2">
          <w:t xml:space="preserve"> (</w:t>
        </w:r>
      </w:ins>
      <w:ins w:id="2665" w:author="Nguyen Toan" w:date="2018-05-19T17:54:00Z">
        <w:r w:rsidR="006571A2">
          <w:fldChar w:fldCharType="begin"/>
        </w:r>
        <w:r w:rsidR="006571A2">
          <w:instrText xml:space="preserve"> REF _Ref514515775 \h </w:instrText>
        </w:r>
      </w:ins>
      <w:r w:rsidR="006571A2">
        <w:fldChar w:fldCharType="separate"/>
      </w:r>
      <w:ins w:id="2666" w:author="Nguyen Toan" w:date="2018-05-19T18:34:00Z">
        <w:r w:rsidR="003E226A" w:rsidRPr="00C307BC">
          <w:t xml:space="preserve">Hình </w:t>
        </w:r>
        <w:r w:rsidR="003E226A">
          <w:rPr>
            <w:noProof/>
          </w:rPr>
          <w:t>1</w:t>
        </w:r>
        <w:r w:rsidR="003E226A">
          <w:t>.</w:t>
        </w:r>
        <w:r w:rsidR="003E226A">
          <w:rPr>
            <w:noProof/>
          </w:rPr>
          <w:t>18</w:t>
        </w:r>
      </w:ins>
      <w:ins w:id="2667" w:author="Nguyen Toan" w:date="2018-05-19T17:54:00Z">
        <w:r w:rsidR="006571A2">
          <w:fldChar w:fldCharType="end"/>
        </w:r>
      </w:ins>
      <w:ins w:id="2668" w:author="Nguyen Toan" w:date="2018-05-19T17:53:00Z">
        <w:r w:rsidR="006571A2">
          <w:t>)</w:t>
        </w:r>
        <w:r w:rsidRPr="000C2CAF">
          <w:rPr>
            <w:rPrChange w:id="2669" w:author="Nguyen Toan" w:date="2018-05-19T17:53:00Z">
              <w:rPr>
                <w:rFonts w:eastAsia="Times New Roman"/>
                <w:b/>
                <w:sz w:val="26"/>
                <w:szCs w:val="26"/>
              </w:rPr>
            </w:rPrChange>
          </w:rPr>
          <w:t>. Ở đây người ta có thể kiểm tra chính xác phiên bản Java Jenkins đang chạy, n</w:t>
        </w:r>
        <w:r w:rsidR="009823DE" w:rsidRPr="003E226A">
          <w:t>gưỞ đây người ta có thể kiểm t</w:t>
        </w:r>
        <w:r w:rsidRPr="000C2CAF">
          <w:rPr>
            <w:rPrChange w:id="2670" w:author="Nguyen Toan" w:date="2018-05-19T17:53:00Z">
              <w:rPr>
                <w:rFonts w:eastAsia="Times New Roman"/>
                <w:b/>
                <w:sz w:val="26"/>
                <w:szCs w:val="26"/>
              </w:rPr>
            </w:rPrChange>
          </w:rPr>
          <w:fldChar w:fldCharType="begin"/>
        </w:r>
        <w:r w:rsidRPr="000C2CAF">
          <w:rPr>
            <w:rPrChange w:id="2671" w:author="Nguyen Toan" w:date="2018-05-19T17:53:00Z">
              <w:rPr>
                <w:rFonts w:eastAsia="Times New Roman"/>
                <w:b/>
                <w:sz w:val="26"/>
                <w:szCs w:val="26"/>
              </w:rPr>
            </w:rPrChange>
          </w:rPr>
          <w:instrText xml:space="preserve"> REF _Ref513152574 \h  \* MERGEFORMAT </w:instrText>
        </w:r>
      </w:ins>
      <w:r w:rsidR="003E226A">
        <w:fldChar w:fldCharType="separate"/>
      </w:r>
      <w:ins w:id="2672" w:author="Nguyen Toan" w:date="2018-05-19T18:34:00Z">
        <w:r w:rsidR="003E226A">
          <w:rPr>
            <w:b/>
            <w:bCs/>
          </w:rPr>
          <w:t>Error! Reference source not found.</w:t>
        </w:r>
      </w:ins>
      <w:ins w:id="2673" w:author="Nguyen Toan" w:date="2018-05-19T17:53:00Z">
        <w:r w:rsidRPr="000C2CAF">
          <w:rPr>
            <w:rPrChange w:id="2674" w:author="Nguyen Toan" w:date="2018-05-19T17:53:00Z">
              <w:rPr>
                <w:rFonts w:eastAsia="Times New Roman"/>
                <w:b/>
                <w:sz w:val="26"/>
                <w:szCs w:val="26"/>
              </w:rPr>
            </w:rPrChange>
          </w:rPr>
          <w:fldChar w:fldCharType="end"/>
        </w:r>
      </w:ins>
      <w:ins w:id="2675" w:author="Nguyen Toan" w:date="2018-05-19T17:54:00Z">
        <w:r w:rsidR="009823DE">
          <w:t>, c</w:t>
        </w:r>
        <w:r w:rsidR="009823DE" w:rsidRPr="003E226A">
          <w:t>ho</w:t>
        </w:r>
      </w:ins>
      <w:ins w:id="2676" w:author="Nguyen Toan" w:date="2018-05-19T17:53:00Z">
        <w:r w:rsidRPr="000C2CAF">
          <w:rPr>
            <w:rPrChange w:id="2677" w:author="Nguyen Toan" w:date="2018-05-19T17:53:00Z">
              <w:rPr>
                <w:rFonts w:eastAsia="Times New Roman"/>
                <w:b/>
                <w:sz w:val="26"/>
                <w:szCs w:val="26"/>
              </w:rPr>
            </w:rPrChange>
          </w:rPr>
          <w:t xml:space="preserve"> thấy một số thông tin về giá trị tên có sẵn trong phần này.</w:t>
        </w:r>
      </w:ins>
    </w:p>
    <w:p w14:paraId="24E4F879" w14:textId="737CBF8F" w:rsidR="002D5FC7" w:rsidRPr="00FF6039" w:rsidDel="000C2CAF" w:rsidRDefault="00C4792E">
      <w:pPr>
        <w:spacing w:after="120" w:line="288" w:lineRule="auto"/>
        <w:ind w:firstLine="567"/>
        <w:jc w:val="both"/>
        <w:rPr>
          <w:del w:id="2678" w:author="Nguyen Toan" w:date="2018-05-19T17:53:00Z"/>
          <w:rFonts w:eastAsia="Times New Roman"/>
          <w:sz w:val="26"/>
          <w:szCs w:val="26"/>
          <w:rPrChange w:id="2679" w:author="TOANNM" w:date="2018-05-19T16:55:00Z">
            <w:rPr>
              <w:del w:id="2680" w:author="Nguyen Toan" w:date="2018-05-19T17:53:00Z"/>
              <w:sz w:val="26"/>
              <w:szCs w:val="26"/>
            </w:rPr>
          </w:rPrChange>
        </w:rPr>
        <w:pPrChange w:id="2681" w:author="TOANNM" w:date="2018-05-19T16:55:00Z">
          <w:pPr>
            <w:spacing w:after="120"/>
            <w:ind w:firstLine="567"/>
            <w:jc w:val="both"/>
          </w:pPr>
        </w:pPrChange>
      </w:pPr>
      <w:del w:id="2682" w:author="Nguyen Toan" w:date="2018-05-19T17:53:00Z">
        <w:r w:rsidRPr="00FF6039" w:rsidDel="000C2CAF">
          <w:rPr>
            <w:rFonts w:eastAsia="Times New Roman"/>
            <w:b/>
            <w:sz w:val="26"/>
            <w:szCs w:val="26"/>
            <w:rPrChange w:id="2683" w:author="TOANNM" w:date="2018-05-19T16:55:00Z">
              <w:rPr>
                <w:b/>
                <w:sz w:val="26"/>
                <w:szCs w:val="26"/>
              </w:rPr>
            </w:rPrChange>
          </w:rPr>
          <w:lastRenderedPageBreak/>
          <w:delText>Thông tin h3152455</w:delText>
        </w:r>
        <w:r w:rsidRPr="00FF6039" w:rsidDel="000C2CAF">
          <w:rPr>
            <w:rFonts w:eastAsia="Times New Roman"/>
            <w:sz w:val="26"/>
            <w:szCs w:val="26"/>
            <w:rPrChange w:id="2684" w:author="TOANNM" w:date="2018-05-19T16:55:00Z">
              <w:rPr>
                <w:b/>
                <w:sz w:val="26"/>
                <w:szCs w:val="26"/>
              </w:rPr>
            </w:rPrChange>
          </w:rPr>
          <w:delText xml:space="preserve"> (System Information): Màn hình này hicó sẵn trong phần này.nkins đang chạy, n  thống Java và biến môi trường hệ </w:delText>
        </w:r>
        <w:r w:rsidDel="000C2CAF">
          <w:rPr>
            <w:rFonts w:eastAsia="Times New Roman"/>
            <w:sz w:val="26"/>
            <w:szCs w:val="26"/>
          </w:rPr>
          <w:delText>thống</w:delText>
        </w:r>
        <w:r w:rsidRPr="00FF6039" w:rsidDel="000C2CAF">
          <w:rPr>
            <w:rFonts w:eastAsia="Times New Roman"/>
            <w:sz w:val="26"/>
            <w:szCs w:val="26"/>
            <w:rPrChange w:id="2685" w:author="TOANNM" w:date="2018-05-19T16:55:00Z">
              <w:rPr>
                <w:sz w:val="26"/>
                <w:szCs w:val="26"/>
              </w:rPr>
            </w:rPrChange>
          </w:rPr>
          <w:delText xml:space="preserve"> hingtem Information): Màn hình này hicó sẵn trong phần này.nkins đang chạy, n  thống Java và biến môi trường </w:delText>
        </w:r>
      </w:del>
      <w:del w:id="2686" w:author="Nguyen Toan" w:date="2018-05-19T17:52:00Z">
        <w:r w:rsidRPr="00FF6039" w:rsidDel="00A24E52">
          <w:rPr>
            <w:rFonts w:eastAsia="Times New Roman"/>
            <w:sz w:val="26"/>
            <w:szCs w:val="26"/>
            <w:rPrChange w:id="2687" w:author="TOANNM" w:date="2018-05-19T16:55:00Z">
              <w:rPr>
                <w:sz w:val="26"/>
                <w:szCs w:val="26"/>
              </w:rPr>
            </w:rPrChange>
          </w:rPr>
          <w:delText>hhin</w:delText>
        </w:r>
      </w:del>
      <w:del w:id="2688" w:author="Nguyen Toan" w:date="2018-05-19T17:53:00Z">
        <w:r w:rsidRPr="00FF6039" w:rsidDel="000C2CAF">
          <w:rPr>
            <w:rFonts w:eastAsia="Times New Roman"/>
            <w:sz w:val="26"/>
            <w:szCs w:val="26"/>
            <w:rPrChange w:id="2689" w:author="TOANNM" w:date="2018-05-19T16:55:00Z">
              <w:rPr>
                <w:sz w:val="26"/>
                <w:szCs w:val="26"/>
              </w:rPr>
            </w:rPrChange>
          </w:rPr>
          <w:delText xml:space="preserve"> Merc</w:delText>
        </w:r>
        <w:r w:rsidRPr="00FF6039" w:rsidDel="000C2CAF">
          <w:rPr>
            <w:rFonts w:eastAsia="Times New Roman"/>
            <w:sz w:val="26"/>
            <w:szCs w:val="26"/>
            <w:rPrChange w:id="2690" w:author="TOANNM" w:date="2018-05-19T16:55:00Z">
              <w:rPr>
                <w:sz w:val="26"/>
                <w:szCs w:val="26"/>
              </w:rPr>
            </w:rPrChange>
          </w:rPr>
          <w:fldChar w:fldCharType="begin"/>
        </w:r>
        <w:r w:rsidRPr="00FF6039" w:rsidDel="000C2CAF">
          <w:rPr>
            <w:rFonts w:eastAsia="Times New Roman"/>
            <w:sz w:val="26"/>
            <w:szCs w:val="26"/>
            <w:rPrChange w:id="2691" w:author="TOANNM" w:date="2018-05-19T16:55:00Z">
              <w:rPr>
                <w:sz w:val="26"/>
                <w:szCs w:val="26"/>
              </w:rPr>
            </w:rPrChange>
          </w:rPr>
          <w:delInstrText xml:space="preserve"> REF _Ref513152574 \h  \* MERGEFORMAT </w:delInstrText>
        </w:r>
        <w:r w:rsidRPr="00FF6039" w:rsidDel="000C2CAF">
          <w:rPr>
            <w:rFonts w:eastAsia="Times New Roman"/>
            <w:sz w:val="26"/>
            <w:szCs w:val="26"/>
            <w:rPrChange w:id="2692" w:author="TOANNM" w:date="2018-05-19T16:55:00Z">
              <w:rPr>
                <w:rFonts w:eastAsia="Times New Roman"/>
                <w:sz w:val="26"/>
                <w:szCs w:val="26"/>
              </w:rPr>
            </w:rPrChange>
          </w:rPr>
        </w:r>
        <w:r w:rsidRPr="00FF6039" w:rsidDel="000C2CAF">
          <w:rPr>
            <w:rFonts w:eastAsia="Times New Roman"/>
            <w:sz w:val="26"/>
            <w:szCs w:val="26"/>
            <w:rPrChange w:id="2693" w:author="TOANNM" w:date="2018-05-19T16:55:00Z">
              <w:rPr>
                <w:sz w:val="26"/>
                <w:szCs w:val="26"/>
              </w:rPr>
            </w:rPrChange>
          </w:rPr>
          <w:fldChar w:fldCharType="end"/>
        </w:r>
        <w:r w:rsidRPr="00FF6039" w:rsidDel="000C2CAF">
          <w:rPr>
            <w:rFonts w:eastAsia="Times New Roman"/>
            <w:sz w:val="26"/>
            <w:szCs w:val="26"/>
            <w:rPrChange w:id="2694" w:author="TOANNM" w:date="2018-05-19T16:55:00Z">
              <w:rPr>
                <w:sz w:val="26"/>
                <w:szCs w:val="26"/>
              </w:rPr>
            </w:rPrChange>
          </w:rPr>
          <w:delText xml:space="preserve"> cho th thhef513152574 \h  \* MERGEFORMAT ẵn trong phần nh tất c</w:delText>
        </w:r>
      </w:del>
    </w:p>
    <w:p w14:paraId="4C74A802" w14:textId="77777777" w:rsidR="00F90D5E" w:rsidRPr="00C307BC" w:rsidRDefault="00F90D5E" w:rsidP="00660FB7">
      <w:pPr>
        <w:pStyle w:val="luanvananh"/>
        <w:pPrChange w:id="2695" w:author="Nguyen Toan" w:date="2018-05-19T18:16:00Z">
          <w:pPr>
            <w:keepNext/>
            <w:spacing w:before="120" w:line="288" w:lineRule="auto"/>
            <w:ind w:right="80" w:firstLine="567"/>
            <w:jc w:val="center"/>
          </w:pPr>
        </w:pPrChange>
      </w:pPr>
      <w:r w:rsidRPr="00CF7898">
        <w:drawing>
          <wp:inline distT="0" distB="0" distL="0" distR="0" wp14:anchorId="36AF3CA0" wp14:editId="7BB58955">
            <wp:extent cx="3780031" cy="384996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27">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p>
    <w:p w14:paraId="325E3982" w14:textId="1EB56FAE" w:rsidR="00F90D5E" w:rsidRPr="00C307BC" w:rsidRDefault="00F90D5E" w:rsidP="003E226A">
      <w:pPr>
        <w:pStyle w:val="luanvanImg"/>
        <w:rPr>
          <w:rFonts w:eastAsia="Times New Roman"/>
        </w:rPr>
      </w:pPr>
      <w:bookmarkStart w:id="2696" w:name="_Ref514515674"/>
      <w:bookmarkStart w:id="2697" w:name="_Toc514519776"/>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17</w:t>
      </w:r>
      <w:r w:rsidR="0037692A">
        <w:fldChar w:fldCharType="end"/>
      </w:r>
      <w:bookmarkEnd w:id="2696"/>
      <w:r w:rsidRPr="00C307BC">
        <w:t>: Quản lý plugins</w:t>
      </w:r>
      <w:bookmarkEnd w:id="2697"/>
    </w:p>
    <w:p w14:paraId="756E2A08" w14:textId="77777777" w:rsidR="00F90D5E" w:rsidRPr="00C307BC" w:rsidRDefault="00F90D5E" w:rsidP="00660FB7">
      <w:pPr>
        <w:pStyle w:val="luanvananh"/>
        <w:pPrChange w:id="2698" w:author="Nguyen Toan" w:date="2018-05-19T18:17:00Z">
          <w:pPr>
            <w:keepNext/>
            <w:spacing w:line="288" w:lineRule="auto"/>
            <w:ind w:firstLine="567"/>
            <w:jc w:val="center"/>
          </w:pPr>
        </w:pPrChange>
      </w:pPr>
      <w:r w:rsidRPr="00CF7898">
        <w:drawing>
          <wp:inline distT="0" distB="0" distL="0" distR="0" wp14:anchorId="7E627F75" wp14:editId="23C095D4">
            <wp:extent cx="4100050" cy="30956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28">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p>
    <w:p w14:paraId="1E4F7DF4" w14:textId="42A51822" w:rsidR="00F90D5E" w:rsidRPr="00C307BC" w:rsidRDefault="00F90D5E" w:rsidP="003E226A">
      <w:pPr>
        <w:pStyle w:val="luanvanImg"/>
      </w:pPr>
      <w:bookmarkStart w:id="2699" w:name="_Ref514515775"/>
      <w:bookmarkStart w:id="2700" w:name="_Toc514519777"/>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18</w:t>
      </w:r>
      <w:r w:rsidR="0037692A">
        <w:fldChar w:fldCharType="end"/>
      </w:r>
      <w:bookmarkEnd w:id="2699"/>
      <w:r w:rsidRPr="00C307BC">
        <w:t>: Thông tin hệ thống của Jenkins</w:t>
      </w:r>
      <w:bookmarkEnd w:id="2700"/>
    </w:p>
    <w:p w14:paraId="6A9FB5A8" w14:textId="77777777" w:rsidR="00F90D5E" w:rsidRPr="00C307BC" w:rsidRDefault="00F90D5E" w:rsidP="00660FB7">
      <w:pPr>
        <w:pStyle w:val="luanvanpara"/>
        <w:pPrChange w:id="2701" w:author="Nguyen Toan" w:date="2018-05-19T18:17:00Z">
          <w:pPr>
            <w:spacing w:after="120"/>
            <w:ind w:firstLine="567"/>
            <w:jc w:val="both"/>
          </w:pPr>
        </w:pPrChange>
      </w:pPr>
      <w:r w:rsidRPr="008A3511">
        <w:rPr>
          <w:b/>
        </w:rPr>
        <w:t>L Thông tin hệ t</w:t>
      </w:r>
      <w:r w:rsidRPr="008A3511">
        <w:rPr>
          <w:rPrChange w:id="2702" w:author="TOANNM" w:date="2018-05-19T16:55:00Z">
            <w:rPr>
              <w:rFonts w:eastAsia="Times New Roman"/>
              <w:b/>
              <w:sz w:val="26"/>
              <w:szCs w:val="26"/>
            </w:rPr>
          </w:rPrChange>
        </w:rPr>
        <w:t xml:space="preserve"> </w:t>
      </w:r>
      <w:r w:rsidRPr="00071A6D">
        <w:t>(System Log):</w:t>
      </w:r>
      <w:r w:rsidRPr="00C307BC">
        <w:t xml:space="preserve"> Màn hình System Log là cách thuRGEFORMAT ẵn trong php tin lịch sử Jenkins trong thời gian thực. Việc sử dụng chính của màn hình này là để tìm và khắc phục sự cố.</w:t>
      </w:r>
    </w:p>
    <w:p w14:paraId="0C08DAD5" w14:textId="77777777" w:rsidR="00F90D5E" w:rsidRPr="00C307BC" w:rsidRDefault="00F90D5E" w:rsidP="00660FB7">
      <w:pPr>
        <w:pStyle w:val="luanvanpara"/>
        <w:pPrChange w:id="2703" w:author="Nguyen Toan" w:date="2018-05-19T18:17:00Z">
          <w:pPr>
            <w:spacing w:after="120"/>
            <w:ind w:firstLine="567"/>
            <w:jc w:val="both"/>
          </w:pPr>
        </w:pPrChange>
      </w:pPr>
      <w:r w:rsidRPr="00972B31">
        <w:rPr>
          <w:b/>
        </w:rPr>
        <w:lastRenderedPageBreak/>
        <w:t>Thàn hình Sy</w:t>
      </w:r>
      <w:r w:rsidRPr="008A3511">
        <w:rPr>
          <w:rPrChange w:id="2704" w:author="TOANNM" w:date="2018-05-19T16:55:00Z">
            <w:rPr>
              <w:rFonts w:eastAsia="Times New Roman"/>
              <w:b/>
              <w:sz w:val="26"/>
              <w:szCs w:val="26"/>
            </w:rPr>
          </w:rPrChange>
        </w:rPr>
        <w:t xml:space="preserve"> </w:t>
      </w:r>
      <w:r w:rsidRPr="00C307BC">
        <w:t>(</w:t>
      </w:r>
      <w:r w:rsidRPr="00071A6D">
        <w:t>Load Statistics</w:t>
      </w:r>
      <w:r w:rsidRPr="00C307BC">
        <w:t>)</w:t>
      </w:r>
      <w:r w:rsidRPr="00071A6D">
        <w:t>:</w:t>
      </w:r>
      <w:r w:rsidRPr="00C307BC">
        <w:t xml:space="preserve"> Các trang này hiLog là cách thuRGEFORMAT ẵn trong php tin lịch sử Jenkins trong thời gian thực. Việc sử dụng chínhvà độ dài của hàng đợi biên dịch cho biết một dự án cần phải đợi bao lâu trước khi được thực thi. Những số liệu thống kê này có thể đưa ra ý tưởng tốt về việc liệu các công suất phụ hay các nút biên dịch bổ sung có được yêu cầu từ quan điểm cơ sở hạ tầng hay không.</w:t>
      </w:r>
    </w:p>
    <w:p w14:paraId="4ABFC6F7" w14:textId="77777777" w:rsidR="00F90D5E" w:rsidRPr="00C307BC" w:rsidRDefault="00F90D5E" w:rsidP="00660FB7">
      <w:pPr>
        <w:pStyle w:val="luanvanpara"/>
        <w:pPrChange w:id="2705" w:author="Nguyen Toan" w:date="2018-05-19T18:17:00Z">
          <w:pPr>
            <w:spacing w:after="120"/>
            <w:ind w:firstLine="567"/>
            <w:jc w:val="both"/>
          </w:pPr>
        </w:pPrChange>
      </w:pPr>
      <w:r w:rsidRPr="00A550EF">
        <w:rPr>
          <w:b/>
        </w:rPr>
        <w:t>TCác trang này hi</w:t>
      </w:r>
      <w:r w:rsidRPr="008A3511">
        <w:rPr>
          <w:rPrChange w:id="2706" w:author="TOANNM" w:date="2018-05-19T16:55:00Z">
            <w:rPr>
              <w:rFonts w:eastAsia="Times New Roman"/>
              <w:b/>
              <w:sz w:val="26"/>
              <w:szCs w:val="26"/>
            </w:rPr>
          </w:rPrChange>
        </w:rPr>
        <w:t xml:space="preserve"> (</w:t>
      </w:r>
      <w:r w:rsidRPr="00071A6D">
        <w:t>Script Console</w:t>
      </w:r>
      <w:r w:rsidRPr="00C307BC">
        <w:t>)</w:t>
      </w:r>
      <w:r w:rsidRPr="008A3511">
        <w:rPr>
          <w:rPrChange w:id="2707" w:author="TOANNM" w:date="2018-05-19T16:55:00Z">
            <w:rPr>
              <w:rFonts w:eastAsia="Times New Roman"/>
              <w:b/>
              <w:sz w:val="26"/>
              <w:szCs w:val="26"/>
            </w:rPr>
          </w:rPrChange>
        </w:rPr>
        <w:t xml:space="preserve">: </w:t>
      </w:r>
      <w:r w:rsidRPr="00C307BC">
        <w:t>Màn hình này cho phép chcách thuRGEFORMAT ẵn trong php tin lịch sử Jenkins trong thời gian thực. Việc sử dụng chínhvà độ dài của hàng đợi biên</w:t>
      </w:r>
    </w:p>
    <w:p w14:paraId="41F73476" w14:textId="3A40C44D" w:rsidR="00845CE0" w:rsidRPr="00F350F6" w:rsidRDefault="00F90D5E" w:rsidP="00660FB7">
      <w:pPr>
        <w:pStyle w:val="luanvanpara"/>
        <w:rPr>
          <w:rPrChange w:id="2708" w:author="TOANNM" w:date="2018-05-19T16:55:00Z">
            <w:rPr>
              <w:rFonts w:ascii="Arial" w:hAnsi="Arial" w:cs="Arial"/>
              <w:sz w:val="22"/>
              <w:szCs w:val="22"/>
            </w:rPr>
          </w:rPrChange>
        </w:rPr>
        <w:pPrChange w:id="2709" w:author="Nguyen Toan" w:date="2018-05-19T18:17:00Z">
          <w:pPr>
            <w:spacing w:after="120"/>
            <w:ind w:firstLine="567"/>
            <w:jc w:val="both"/>
          </w:pPr>
        </w:pPrChange>
      </w:pPr>
      <w:r w:rsidRPr="00F350F6">
        <w:rPr>
          <w:b/>
        </w:rPr>
        <w:t>Hàn hình nà</w:t>
      </w:r>
      <w:r w:rsidRPr="00071A6D">
        <w:t xml:space="preserve"> (Prepare for Shutdown):</w:t>
      </w:r>
      <w:r w:rsidRPr="00F350F6">
        <w:rPr>
          <w:rPrChange w:id="2710" w:author="TOANNM" w:date="2018-05-19T16:55:00Z">
            <w:rPr>
              <w:rFonts w:eastAsia="Times New Roman"/>
              <w:b/>
              <w:sz w:val="26"/>
              <w:szCs w:val="26"/>
            </w:rPr>
          </w:rPrChange>
        </w:rPr>
        <w:t xml:space="preserve"> </w:t>
      </w:r>
      <w:r w:rsidRPr="00C307BC">
        <w:t>N(Prepare for Shutdown):cách thiệt khi máy chủ Jenkins đang thực thi một phiên bản của dự án, có thể sử dụng tính năng “Prepare for Shutdown”. Cuối cùng, khi tất cả các bản thực thi hiện tại đã hoàn thành, Jenkins sẽ tự động tắt hệ thống</w:t>
      </w:r>
    </w:p>
    <w:p w14:paraId="34E44459" w14:textId="77777777" w:rsidR="0009672D" w:rsidRPr="00C307BC" w:rsidRDefault="0009672D" w:rsidP="00966627">
      <w:pPr>
        <w:pStyle w:val="Heading2"/>
        <w:numPr>
          <w:ilvl w:val="1"/>
          <w:numId w:val="12"/>
        </w:numPr>
        <w:spacing w:before="240"/>
        <w:ind w:left="431" w:hanging="431"/>
        <w:rPr>
          <w:rFonts w:ascii="Times New Roman" w:hAnsi="Times New Roman" w:cs="Times New Roman"/>
          <w:b/>
          <w:sz w:val="26"/>
          <w:szCs w:val="26"/>
        </w:rPr>
      </w:pPr>
      <w:bookmarkStart w:id="2711" w:name="_Toc514519743"/>
      <w:r w:rsidRPr="00C307BC">
        <w:rPr>
          <w:rFonts w:ascii="Times New Roman" w:hAnsi="Times New Roman" w:cs="Times New Roman"/>
          <w:b/>
          <w:sz w:val="26"/>
          <w:szCs w:val="26"/>
        </w:rPr>
        <w:t xml:space="preserve">Kiểm </w:t>
      </w:r>
      <w:r w:rsidRPr="00C307BC">
        <w:rPr>
          <w:rFonts w:ascii="Times New Roman" w:eastAsia="Times New Roman" w:hAnsi="Times New Roman" w:cs="Times New Roman"/>
          <w:b/>
          <w:sz w:val="26"/>
          <w:szCs w:val="26"/>
        </w:rPr>
        <w:t>thử</w:t>
      </w:r>
      <w:bookmarkEnd w:id="2711"/>
    </w:p>
    <w:p w14:paraId="341ED32A" w14:textId="5E8BE377" w:rsidR="0009672D" w:rsidRPr="00C307BC" w:rsidRDefault="003E5699" w:rsidP="00660FB7">
      <w:pPr>
        <w:pStyle w:val="luanvanpara"/>
        <w:pPrChange w:id="2712" w:author="Nguyen Toan" w:date="2018-05-19T18:17:00Z">
          <w:pPr>
            <w:spacing w:after="120"/>
            <w:ind w:firstLine="567"/>
            <w:jc w:val="both"/>
          </w:pPr>
        </w:pPrChange>
      </w:pPr>
      <w:r w:rsidRPr="00C307BC">
        <w:t>Mhửm pare for Shutdown):cách thiệt khi m phải trải qua giai đoạn kiểm thử để đảm bảo chất lượng sản phẩm. Vì vậy việc kiểm thử là một trong những giai đoạn quan trọng trong quá trình phát triển bất cứ một ứng dụng nào.</w:t>
      </w:r>
    </w:p>
    <w:p w14:paraId="6B3A23B0" w14:textId="6B887C84" w:rsidR="00A6368E" w:rsidRPr="00C307BC" w:rsidRDefault="002E529D" w:rsidP="00660FB7">
      <w:pPr>
        <w:pStyle w:val="luanvanpara"/>
        <w:pPrChange w:id="2713" w:author="Nguyen Toan" w:date="2018-05-19T18:17:00Z">
          <w:pPr>
            <w:spacing w:after="120"/>
            <w:ind w:firstLine="567"/>
            <w:jc w:val="both"/>
          </w:pPr>
        </w:pPrChange>
      </w:pPr>
      <w:r w:rsidRPr="00C307BC">
        <w:t xml:space="preserve">Kiửm pare for Shutdown):cách thiệt khi m phải trải qua giai đoạn kiểm thử để đảm bảo chất lượng sản phẩm. Vì vậy việc kiểm thử là một trong những giai đoạn quan trọng trong quá trình phát triển bất cứ một ứng dụng nào.ự động tắt </w:t>
      </w:r>
      <w:r w:rsidR="00694EDB" w:rsidRPr="00C307BC">
        <w:t>Miửm pare for Shutdown):cácmềm là tìm ra các lỗi hay khiếm khuyết nhằm đảm bảo chương trình hoạt động đạt được hiệu quả tối đa.</w:t>
      </w:r>
      <w:r w:rsidR="00FB4A8C" w:rsidRPr="00FB4A8C">
        <w:t xml:space="preserve"> </w:t>
      </w:r>
      <w:r w:rsidR="00725259" w:rsidRPr="00C307BC">
        <w:t xml:space="preserve">“Kim pare for Shutdown):cácmềm là tìm ra các lỗi hay khiếm khuyết nhằm đảm bảo </w:t>
      </w:r>
      <w:sdt>
        <w:sdtPr>
          <w:id w:val="1838810844"/>
          <w:citation/>
        </w:sdtPr>
        <w:sdtContent>
          <w:r w:rsidR="00725259" w:rsidRPr="00C307BC">
            <w:fldChar w:fldCharType="begin"/>
          </w:r>
          <w:r w:rsidR="00725259" w:rsidRPr="00C307BC">
            <w:instrText xml:space="preserve"> CITATION B4 \l 1033 </w:instrText>
          </w:r>
          <w:r w:rsidR="00725259" w:rsidRPr="00C307BC">
            <w:fldChar w:fldCharType="separate"/>
          </w:r>
          <w:r w:rsidR="003137DA">
            <w:t xml:space="preserve"> </w:t>
          </w:r>
          <w:r w:rsidR="003137DA" w:rsidRPr="003137DA">
            <w:t>[11]</w:t>
          </w:r>
          <w:r w:rsidR="00725259" w:rsidRPr="00C307BC">
            <w:fldChar w:fldCharType="end"/>
          </w:r>
        </w:sdtContent>
      </w:sdt>
      <w:r w:rsidR="00725259" w:rsidRPr="00C307BC">
        <w:t>.</w:t>
      </w:r>
    </w:p>
    <w:p w14:paraId="08B26220" w14:textId="52470306" w:rsidR="00A6368E" w:rsidRPr="00C307BC" w:rsidRDefault="00A6368E" w:rsidP="00660FB7">
      <w:pPr>
        <w:pStyle w:val="luanvanpara"/>
        <w:pPrChange w:id="2714" w:author="Nguyen Toan" w:date="2018-05-19T18:17:00Z">
          <w:pPr>
            <w:spacing w:after="120"/>
            <w:ind w:firstLine="567"/>
            <w:jc w:val="both"/>
          </w:pPr>
        </w:pPrChange>
      </w:pPr>
      <w:r w:rsidRPr="00C307BC">
        <w:t>Theo</w:t>
      </w:r>
      <w:r w:rsidR="00AE6D65" w:rsidRPr="00C307BC">
        <w:t xml:space="preserve"> </w:t>
      </w:r>
      <w:r w:rsidRPr="00C307BC">
        <w:t>bheoATION B4 \l 1033 n):cácmềm là tìm EEE Standard Glossary of Software Engineering Technology: “Kiểm thử phần mềm là quá trình khảo sát một hệ thống hay thành phần dưới những điều kiện xác định, quan sát và ghi lại các kết quả, và đánh gi</w:t>
      </w:r>
      <w:r w:rsidR="00B546B2" w:rsidRPr="00C307BC">
        <w:t>á</w:t>
      </w:r>
      <w:r w:rsidRPr="00C307BC">
        <w:t xml:space="preserve"> meoATION B4 \l 1033 n):cácmềm là tìm EEE Standard Glo</w:t>
      </w:r>
      <w:r w:rsidR="002641F5" w:rsidRPr="00C307BC">
        <w:t>ĐmeoATION B4 \l 1033 n):cácmềm là tìm EEE Standard Glossary of Software Engineering Technology: “Kiểm thử phần mềm là quá trình khảo s</w:t>
      </w:r>
      <w:del w:id="2715" w:author="Nguyen Toan" w:date="2018-05-19T17:54:00Z">
        <w:r w:rsidR="002641F5" w:rsidRPr="00C307BC" w:rsidDel="00D91419">
          <w:delText xml:space="preserve"> </w:delText>
        </w:r>
      </w:del>
      <w:r w:rsidR="002641F5" w:rsidRPr="00C307BC">
        <w:t>, soATION B4 \l 103</w:t>
      </w:r>
      <w:r w:rsidR="00D1584B">
        <w:t xml:space="preserve"> </w:t>
      </w:r>
      <w:r w:rsidR="0009672D" w:rsidRPr="00C307BC">
        <w:t>KisoATIO</w:t>
      </w:r>
      <w:sdt>
        <w:sdtPr>
          <w:id w:val="1866093241"/>
          <w:citation/>
        </w:sdtPr>
        <w:sdtContent>
          <w:r w:rsidR="00772073" w:rsidRPr="00C307BC">
            <w:fldChar w:fldCharType="begin"/>
          </w:r>
          <w:r w:rsidR="00772073" w:rsidRPr="00C307BC">
            <w:instrText xml:space="preserve"> CITATION A1 \l 1033 </w:instrText>
          </w:r>
          <w:r w:rsidR="00772073" w:rsidRPr="00C307BC">
            <w:fldChar w:fldCharType="separate"/>
          </w:r>
          <w:r w:rsidR="003137DA">
            <w:t xml:space="preserve"> </w:t>
          </w:r>
          <w:r w:rsidR="003137DA" w:rsidRPr="003137DA">
            <w:t>[12]</w:t>
          </w:r>
          <w:r w:rsidR="00772073" w:rsidRPr="00C307BC">
            <w:fldChar w:fldCharType="end"/>
          </w:r>
        </w:sdtContent>
      </w:sdt>
      <w:r w:rsidR="00663FEE" w:rsidRPr="00C307BC">
        <w:t xml:space="preserve"> </w:t>
      </w:r>
      <w:r w:rsidR="0009672D" w:rsidRPr="00C307BC">
        <w:t>là kATION A1 \l 1033 n):cácmềm là tìm EEE Standard Glossary onh. Đây là một phần con của hoạt động QA và là hoạt động chủ yếu của QA. Kiểm thử bao gồm hai phần</w:t>
      </w:r>
      <w:del w:id="2716" w:author="Nguyen Toan" w:date="2018-05-19T17:54:00Z">
        <w:r w:rsidR="0009672D" w:rsidRPr="00C307BC" w:rsidDel="00D91419">
          <w:delText xml:space="preserve"> </w:delText>
        </w:r>
      </w:del>
      <w:r w:rsidR="0009672D" w:rsidRPr="00C307BC">
        <w:t>: Verification (ki33 n):cácmềm là tìm EEE Standard Glossary onh. Đây là một phần con của hoạt động QA và là hoạt động chủ yếu của QA. Kiểm</w:t>
      </w:r>
      <w:del w:id="2717" w:author="Nguyen Toan" w:date="2018-05-19T17:54:00Z">
        <w:r w:rsidR="0009672D" w:rsidRPr="00C307BC" w:rsidDel="00D91419">
          <w:delText>”,</w:delText>
        </w:r>
      </w:del>
      <w:ins w:id="2718" w:author="Nguyen Toan" w:date="2018-05-19T17:54:00Z">
        <w:r w:rsidR="00D91419" w:rsidRPr="00C307BC">
          <w:t>”</w:t>
        </w:r>
      </w:ins>
      <w:r w:rsidR="0009672D" w:rsidRPr="00C307BC">
        <w:t xml:space="preserve"> mVerification ( ra lỗi lập trình so với thiết kế, đây là công việc của người phát triển. Hoạt động thẩm định (Validation) trả lời cho câu hỏi “Are you building the right thing?”</w:t>
      </w:r>
      <w:del w:id="2719" w:author="Nguyen Toan" w:date="2018-05-19T17:54:00Z">
        <w:r w:rsidR="0009672D" w:rsidRPr="00C307BC" w:rsidDel="00D91419">
          <w:delText>,</w:delText>
        </w:r>
      </w:del>
      <w:r w:rsidR="0009672D" w:rsidRPr="00C307BC">
        <w:t xml:space="preserve"> mVerification ( ra lỗi lập trình so vớ</w:t>
      </w:r>
    </w:p>
    <w:p w14:paraId="7E68985E" w14:textId="3308F4E7" w:rsidR="009567A2" w:rsidRPr="00C307BC" w:rsidRDefault="009567A2"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2720" w:name="_Toc514519744"/>
      <w:r w:rsidRPr="00C307BC">
        <w:rPr>
          <w:rFonts w:ascii="Times New Roman" w:eastAsia="Times New Roman" w:hAnsi="Times New Roman" w:cs="Times New Roman"/>
          <w:b/>
          <w:color w:val="auto"/>
          <w:sz w:val="26"/>
          <w:szCs w:val="26"/>
        </w:rPr>
        <w:lastRenderedPageBreak/>
        <w:t>Kiểm thử hộp đen</w:t>
      </w:r>
      <w:bookmarkEnd w:id="2720"/>
    </w:p>
    <w:p w14:paraId="3418EB51" w14:textId="471EFEBE" w:rsidR="00301CDE" w:rsidRPr="00C307BC" w:rsidRDefault="00F812C3" w:rsidP="00660FB7">
      <w:pPr>
        <w:pStyle w:val="luanvanpara"/>
        <w:pPrChange w:id="2721" w:author="Nguyen Toan" w:date="2018-05-19T18:17:00Z">
          <w:pPr>
            <w:spacing w:after="120"/>
            <w:ind w:firstLine="567"/>
            <w:jc w:val="both"/>
          </w:pPr>
        </w:pPrChange>
      </w:pPr>
      <w:r w:rsidRPr="00C307BC">
        <w:t>Kiểm thử hộp đen</w:t>
      </w:r>
      <w:r w:rsidRPr="00C307BC">
        <w:t xml:space="preserve"> xem chương trình như một hộp đen, kiểm thử viên không cần quan tâm đến việc cấu trúc và hoạt động bên trong của chương trình, thay vào đó, kiểm thử viên tập trung tìm các đặc điểm mà chương trình thực hiện không đúng như đặc tả của nó.</w:t>
      </w:r>
      <w:r w:rsidR="007757A9" w:rsidRPr="00C307BC">
        <w:t xml:space="preserve"> </w:t>
      </w:r>
      <w:r w:rsidR="00301CDE" w:rsidRPr="00C307BC">
        <w:t>Các ca king trình như một hộp đen, kiểm</w:t>
      </w:r>
      <w:r w:rsidR="00A87ED5" w:rsidRPr="00C307BC">
        <w:t xml:space="preserve">ngư ca king </w:t>
      </w:r>
      <w:r w:rsidR="003F420B">
        <w:t>u</w:t>
      </w:r>
      <w:r w:rsidR="00A87ED5" w:rsidRPr="00C307BC">
        <w:t>ser requirement)</w:t>
      </w:r>
      <w:r w:rsidR="00523C33" w:rsidRPr="00C307BC">
        <w:t xml:space="preserve"> </w:t>
      </w:r>
      <w:r w:rsidR="00301CDE" w:rsidRPr="00C307BC">
        <w:t>cer requirement)</w:t>
      </w:r>
      <w:r w:rsidR="0066636E" w:rsidRPr="00C307BC">
        <w:t>.</w:t>
      </w:r>
    </w:p>
    <w:p w14:paraId="3587224A" w14:textId="16D6EADE" w:rsidR="00286322" w:rsidRPr="00C307BC" w:rsidRDefault="00286322" w:rsidP="00660FB7">
      <w:pPr>
        <w:pStyle w:val="luanvanpara"/>
        <w:pPrChange w:id="2722" w:author="Nguyen Toan" w:date="2018-05-19T18:17:00Z">
          <w:pPr>
            <w:spacing w:after="120"/>
            <w:ind w:firstLine="567"/>
            <w:jc w:val="both"/>
          </w:pPr>
        </w:pPrChange>
      </w:pPr>
      <w:r w:rsidRPr="00C307BC">
        <w:t>Các phương pháp kinhư một hộp đe</w:t>
      </w:r>
      <w:r w:rsidR="00917EF6" w:rsidRPr="00C307BC">
        <w:t xml:space="preserve"> </w:t>
      </w:r>
      <w:r w:rsidR="00037894" w:rsidRPr="00C307BC">
        <w:t>bao ghư</w:t>
      </w:r>
      <w:r w:rsidR="00917EF6" w:rsidRPr="00C307BC">
        <w:t xml:space="preserve"> ki ghương pháp kinhư một hộp đen, kiểm thử viên không cần quan tâm đến việc cấu</w:t>
      </w:r>
      <w:r w:rsidR="00191AA8" w:rsidRPr="00C307BC">
        <w:t>Kii ghương pháp kinhư một hộp đen, kiểm thử viên không cần quan tâm đến việc cấu trúc và chỉ cần quan tâm đến việc một chức năng có hành xử đúng như đặc tả người dùng đưa ra.</w:t>
      </w:r>
      <w:r w:rsidR="00EB5737" w:rsidRPr="00C307BC">
        <w:t xml:space="preserve"> Do kiương pháp kinhư một hộp đen, kiểm thử viên không cần quan tâm đến việc cấu trúc và chỉ cần quan tâm đến việc một chức năng có hành xử đúng như đặc tả người</w:t>
      </w:r>
      <w:r w:rsidR="00C93426" w:rsidRPr="00C307BC">
        <w:t xml:space="preserve"> Ki kiươn hộp đen mang tính đánh giá khách quan nhưng theo chiều hướng thăm dò mù</w:t>
      </w:r>
      <w:r w:rsidR="00E00BC9" w:rsidRPr="00C307BC">
        <w:t>.</w:t>
      </w:r>
    </w:p>
    <w:p w14:paraId="082E3B67" w14:textId="32A28322" w:rsidR="00375F4B" w:rsidRPr="00C307BC" w:rsidRDefault="00375F4B"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2723" w:name="_Toc514519745"/>
      <w:r w:rsidRPr="00C307BC">
        <w:rPr>
          <w:rFonts w:ascii="Times New Roman" w:eastAsia="Times New Roman" w:hAnsi="Times New Roman" w:cs="Times New Roman"/>
          <w:b/>
          <w:color w:val="auto"/>
          <w:sz w:val="26"/>
          <w:szCs w:val="26"/>
        </w:rPr>
        <w:t>Kiểm thử hộp trắng</w:t>
      </w:r>
      <w:bookmarkEnd w:id="2723"/>
    </w:p>
    <w:p w14:paraId="70A986BA" w14:textId="43993106" w:rsidR="00375F4B" w:rsidRPr="00C307BC" w:rsidRDefault="00E00BC9" w:rsidP="00660FB7">
      <w:pPr>
        <w:pStyle w:val="luanvanpara"/>
        <w:pPrChange w:id="2724" w:author="Nguyen Toan" w:date="2018-05-19T18:17:00Z">
          <w:pPr>
            <w:spacing w:after="120"/>
            <w:ind w:firstLine="567"/>
            <w:jc w:val="both"/>
          </w:pPr>
        </w:pPrChange>
      </w:pPr>
      <w:r w:rsidRPr="00C307BC">
        <w:t>Kiểm thử hộp trắng</w:t>
      </w:r>
      <w:r w:rsidRPr="00C307BC">
        <w:t xml:space="preserve"> </w:t>
      </w:r>
      <w:r w:rsidR="00D87A2D" w:rsidRPr="00C307BC">
        <w:t>l</w:t>
      </w:r>
      <w:r w:rsidR="00375F4B" w:rsidRPr="00C307BC">
        <w:t>à mm thử hộp trắng</w:t>
      </w:r>
      <w:r w:rsidR="00375F4B" w:rsidRPr="00C307BC">
        <w:t>i mm thử hộp trắng</w:t>
      </w:r>
      <w:r w:rsidR="00375F4B" w:rsidRPr="00C307BC">
        <w:t xml:space="preserve"> ngư thử hộp trắng</w:t>
      </w:r>
      <w:r w:rsidR="00375F4B" w:rsidRPr="00C307BC">
        <w:t>ửngư thử hộp trắng</w:t>
      </w:r>
      <w:r w:rsidR="00375F4B" w:rsidRPr="00C307BC">
        <w:t>ửngư thử hộp</w:t>
      </w:r>
      <w:r w:rsidR="003E7E6D" w:rsidRPr="00C307BC">
        <w:t>cho phép khp trắng</w:t>
      </w:r>
      <w:r w:rsidR="003E7E6D" w:rsidRPr="00C307BC">
        <w:t>cho phép khp trắng</w:t>
      </w:r>
      <w:r w:rsidR="003E7E6D" w:rsidRPr="00C307BC">
        <w:t xml:space="preserve"> co phép khp trắng</w:t>
      </w:r>
      <w:r w:rsidR="003E7E6D" w:rsidRPr="00C307BC">
        <w:t xml:space="preserve"> Chipn lược này xuất phát từ dữ liệu kiểm thử bằng sự kiểm thử tính logic của chương trình.</w:t>
      </w:r>
      <w:r w:rsidR="000B544C">
        <w:t xml:space="preserve"> Ngưpn l</w:t>
      </w:r>
      <w:r w:rsidR="00104F52" w:rsidRPr="00C307BC">
        <w:t>iNgưpn lược này xuất phát từ dữ liệu kiểm thử bằng sự kiểm thử tính logic của chương trình.ỉ cần quan tâm đến việc một chứ</w:t>
      </w:r>
    </w:p>
    <w:p w14:paraId="5C0984C7" w14:textId="1210A3DC" w:rsidR="0060415E" w:rsidRPr="00C307BC" w:rsidRDefault="00413B10" w:rsidP="00660FB7">
      <w:pPr>
        <w:pStyle w:val="luanvanpara"/>
        <w:pPrChange w:id="2725" w:author="Nguyen Toan" w:date="2018-05-19T18:17:00Z">
          <w:pPr>
            <w:spacing w:after="120"/>
            <w:ind w:firstLine="567"/>
            <w:jc w:val="both"/>
          </w:pPr>
        </w:pPrChange>
      </w:pPr>
      <w:r w:rsidRPr="00C307BC">
        <w:t>Các lo lược này xuất phát từ dữ liệu</w:t>
      </w:r>
      <w:r w:rsidR="00211F9F" w:rsidRPr="00C307BC">
        <w:t xml:space="preserve"> kiểm thử</w:t>
      </w:r>
      <w:r w:rsidR="008B7E9B">
        <w:t xml:space="preserve"> giao diửợc này xuất phát từ dữ</w:t>
      </w:r>
      <w:r w:rsidR="00211F9F" w:rsidRPr="00C307BC">
        <w:t>API testing</w:t>
      </w:r>
      <w:r w:rsidR="008B7E9B">
        <w:t>)</w:t>
      </w:r>
      <w:r w:rsidR="00211F9F" w:rsidRPr="00C307BC">
        <w:t>, đây là phương pháp kiát từ dữ liệu kiểm thử bằng sự kiểm t</w:t>
      </w:r>
      <w:r w:rsidR="0041599E">
        <w:t>Kiđây là phương pháp kiát t</w:t>
      </w:r>
      <w:r w:rsidR="00211F9F" w:rsidRPr="00C307BC">
        <w:t>ode coverage</w:t>
      </w:r>
      <w:r w:rsidR="0041599E">
        <w:t>)</w:t>
      </w:r>
      <w:r w:rsidR="00211F9F" w:rsidRPr="00C307BC">
        <w:t xml:space="preserve"> te coverageơng pháp kiát từ dữ liệu kiểm thử bằng sự kiểm thử t</w:t>
      </w:r>
      <w:r w:rsidR="00F84FFF">
        <w:t>lte coverageơng pháp kiát từ dữ</w:t>
      </w:r>
      <w:r w:rsidR="00211F9F" w:rsidRPr="00C307BC">
        <w:t>Fault injection</w:t>
      </w:r>
      <w:r w:rsidR="00F84FFF">
        <w:t>)</w:t>
      </w:r>
      <w:r w:rsidR="00211F9F" w:rsidRPr="00C307BC">
        <w:t>, các phương pháp ki kiát từ dữ liệu k</w:t>
      </w:r>
      <w:r w:rsidR="00E415AA">
        <w:t xml:space="preserve"> </w:t>
      </w:r>
      <w:del w:id="2726" w:author="Nguyen Toan" w:date="2018-05-19T17:54:00Z">
        <w:r w:rsidR="00E415AA" w:rsidDel="004F0C40">
          <w:delText>(</w:delText>
        </w:r>
        <w:r w:rsidR="00211F9F" w:rsidRPr="00C307BC" w:rsidDel="004F0C40">
          <w:delText xml:space="preserve"> Mutation</w:delText>
        </w:r>
      </w:del>
      <w:ins w:id="2727" w:author="Nguyen Toan" w:date="2018-05-19T17:54:00Z">
        <w:r w:rsidR="004F0C40">
          <w:t>(</w:t>
        </w:r>
        <w:r w:rsidR="004F0C40" w:rsidRPr="00C307BC">
          <w:t>Mutation</w:t>
        </w:r>
      </w:ins>
      <w:r w:rsidR="00211F9F" w:rsidRPr="00C307BC">
        <w:t xml:space="preserve"> </w:t>
      </w:r>
      <w:r w:rsidR="004166F6">
        <w:t>testing methods</w:t>
      </w:r>
      <w:r w:rsidR="00E415AA">
        <w:t>)</w:t>
      </w:r>
      <w:r w:rsidR="004166F6">
        <w:t>, kiing methodsáp</w:t>
      </w:r>
      <w:r w:rsidR="00211F9F" w:rsidRPr="00C307BC">
        <w:t>static testing</w:t>
      </w:r>
      <w:r w:rsidR="004166F6">
        <w:t>)</w:t>
      </w:r>
      <w:r w:rsidR="00211F9F" w:rsidRPr="00C307BC">
        <w:t>.</w:t>
      </w:r>
    </w:p>
    <w:p w14:paraId="264A1D23" w14:textId="01084316" w:rsidR="00C014C3" w:rsidRPr="00C307BC" w:rsidRDefault="0066347E" w:rsidP="00660FB7">
      <w:pPr>
        <w:pStyle w:val="luanvanpara"/>
        <w:pPrChange w:id="2728" w:author="Nguyen Toan" w:date="2018-05-19T18:17:00Z">
          <w:pPr>
            <w:spacing w:after="120"/>
            <w:ind w:firstLine="567"/>
            <w:jc w:val="both"/>
          </w:pPr>
        </w:pPrChange>
      </w:pPr>
      <w:r w:rsidRPr="00C307BC">
        <w:t>Phương pháp kisáp ki</w:t>
      </w:r>
      <w:r w:rsidR="008407AB" w:rsidRPr="00C307BC">
        <w:t xml:space="preserve"> hương pháp kisáp ki kiát từ dữ </w:t>
      </w:r>
      <w:r w:rsidRPr="00C307BC">
        <w:t xml:space="preserve">ụhương pháp kisáp ki kiát từ dữ liệu kiểm thử bằng sự kiểm thử tính logic của chương trình. thử hộp đen. Điều này cho phép các nhóm phần mềm khảo sát các phần của một hệ thống ít khi được kiểm tra và đảm bảo rằng những điểm chức năng quan trọng </w:t>
      </w:r>
      <w:r w:rsidR="00052FC7" w:rsidRPr="00C307BC">
        <w:t>nhươn</w:t>
      </w:r>
      <w:r w:rsidRPr="00C307BC">
        <w:t>đã đưg pháp kisáp</w:t>
      </w:r>
    </w:p>
    <w:p w14:paraId="36722FD2" w14:textId="2D61FF1D" w:rsidR="00C014C3" w:rsidRPr="00C307BC" w:rsidRDefault="00C014C3"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2729" w:name="_Toc514519746"/>
      <w:r w:rsidRPr="00C307BC">
        <w:rPr>
          <w:rFonts w:ascii="Times New Roman" w:eastAsia="Times New Roman" w:hAnsi="Times New Roman" w:cs="Times New Roman"/>
          <w:b/>
          <w:color w:val="auto"/>
          <w:sz w:val="26"/>
          <w:szCs w:val="26"/>
        </w:rPr>
        <w:t>Kiểm thử hộp xám</w:t>
      </w:r>
      <w:bookmarkEnd w:id="2729"/>
    </w:p>
    <w:p w14:paraId="2774F69C" w14:textId="25976C01" w:rsidR="001C4CAF" w:rsidRPr="00C307BC" w:rsidRDefault="000B47F9" w:rsidP="00660FB7">
      <w:pPr>
        <w:pStyle w:val="luanvanpara"/>
        <w:pPrChange w:id="2730" w:author="Nguyen Toan" w:date="2018-05-19T18:17:00Z">
          <w:pPr>
            <w:spacing w:after="120"/>
            <w:ind w:firstLine="567"/>
            <w:jc w:val="both"/>
          </w:pPr>
        </w:pPrChange>
      </w:pPr>
      <w:r w:rsidRPr="00C307BC">
        <w:t>Kiểm thử hộp xám</w:t>
      </w:r>
      <w:r w:rsidRPr="00C307BC">
        <w:t xml:space="preserve"> đòi hhử hộp xám</w:t>
      </w:r>
      <w:r w:rsidRPr="00C307BC">
        <w:t xml:space="preserve"> sòi hhử hộp xám</w:t>
      </w:r>
      <w:r w:rsidRPr="00C307BC">
        <w:t xml:space="preserve"> còi hhử hộp xiệu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bởi vì đầu vào và đầu ra ở bên ngoài “hộp đen” chương trình</w:t>
      </w:r>
      <w:r w:rsidR="00A1776C" w:rsidRPr="00C307BC">
        <w:t xml:space="preserve">. </w:t>
      </w:r>
      <w:r w:rsidR="003C58ED" w:rsidRPr="00C307BC">
        <w:t>S òi hhử hộp xiệu</w:t>
      </w:r>
      <w:r w:rsidR="008959EB" w:rsidRPr="00C307BC">
        <w:t>đ</w:t>
      </w:r>
      <w:r w:rsidR="003C58ED" w:rsidRPr="00C307BC">
        <w:t>ặ òi hhử hộp xiệu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bởig bao gồm cả thiết kế đối chiếu để quyết định, ví dụ, giá trị biên không thay đổi</w:t>
      </w:r>
      <w:r w:rsidR="00B67097">
        <w:t>.</w:t>
      </w:r>
    </w:p>
    <w:p w14:paraId="0CF8F8FD" w14:textId="59E27962" w:rsidR="00A95B33" w:rsidRDefault="006E0B1C"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2731" w:name="_Toc514519747"/>
      <w:r w:rsidRPr="00C307BC">
        <w:rPr>
          <w:rFonts w:ascii="Times New Roman" w:eastAsia="Times New Roman" w:hAnsi="Times New Roman" w:cs="Times New Roman"/>
          <w:b/>
          <w:color w:val="auto"/>
          <w:sz w:val="26"/>
          <w:szCs w:val="26"/>
        </w:rPr>
        <w:lastRenderedPageBreak/>
        <w:t xml:space="preserve">Các </w:t>
      </w:r>
      <w:r w:rsidR="00266296" w:rsidRPr="00C307BC">
        <w:rPr>
          <w:rFonts w:ascii="Times New Roman" w:eastAsia="Times New Roman" w:hAnsi="Times New Roman" w:cs="Times New Roman"/>
          <w:b/>
          <w:color w:val="auto"/>
          <w:sz w:val="26"/>
          <w:szCs w:val="26"/>
        </w:rPr>
        <w:t>cấp độ</w:t>
      </w:r>
      <w:r w:rsidRPr="00C307BC">
        <w:rPr>
          <w:rFonts w:ascii="Times New Roman" w:eastAsia="Times New Roman" w:hAnsi="Times New Roman" w:cs="Times New Roman"/>
          <w:b/>
          <w:color w:val="auto"/>
          <w:sz w:val="26"/>
          <w:szCs w:val="26"/>
        </w:rPr>
        <w:t xml:space="preserve"> kiểm thử</w:t>
      </w:r>
      <w:bookmarkEnd w:id="2731"/>
    </w:p>
    <w:p w14:paraId="0FAF8E64" w14:textId="5CF64A73" w:rsidR="009E5FBA" w:rsidRPr="00CF7898" w:rsidRDefault="009E5FBA" w:rsidP="00660FB7">
      <w:pPr>
        <w:pStyle w:val="luanvanpara"/>
        <w:rPr>
          <w:rFonts w:ascii="Arial" w:hAnsi="Arial" w:cs="Arial"/>
          <w:sz w:val="22"/>
          <w:szCs w:val="22"/>
        </w:rPr>
        <w:pPrChange w:id="2732" w:author="Nguyen Toan" w:date="2018-05-19T18:17:00Z">
          <w:pPr/>
        </w:pPrChange>
      </w:pPr>
      <w:r w:rsidRPr="00C307BC">
        <w:t xml:space="preserve">Quá trình ki xiệu và giải thuật bên trong cho những mục đích thiết </w:t>
      </w:r>
      <w:r w:rsidRPr="00C307BC">
        <w:fldChar w:fldCharType="begin"/>
      </w:r>
      <w:r w:rsidRPr="00C307BC">
        <w:instrText xml:space="preserve"> REF _Ref512029124 \h  \* MERGEFORMAT </w:instrText>
      </w:r>
      <w:r w:rsidRPr="00C307BC">
        <w:fldChar w:fldCharType="separate"/>
      </w:r>
      <w:ins w:id="2733" w:author="Nguyen Toan" w:date="2018-05-19T18:34:00Z">
        <w:r w:rsidR="003E226A">
          <w:rPr>
            <w:b/>
            <w:bCs/>
          </w:rPr>
          <w:t>Error! Reference source not found.</w:t>
        </w:r>
      </w:ins>
      <w:del w:id="2734" w:author="Nguyen Toan" w:date="2018-05-19T18:34:00Z">
        <w:r w:rsidRPr="009A61C5" w:rsidDel="003E226A">
          <w:delText xml:space="preserve">Hình </w:delText>
        </w:r>
        <w:r w:rsidRPr="009A61C5" w:rsidDel="003E226A">
          <w:rPr>
            <w:noProof/>
          </w:rPr>
          <w:delText>1.19</w:delText>
        </w:r>
      </w:del>
      <w:r w:rsidRPr="00C307BC">
        <w:fldChar w:fldCharType="end"/>
      </w:r>
    </w:p>
    <w:p w14:paraId="50D25446" w14:textId="77777777" w:rsidR="00871F8A" w:rsidRDefault="009E5FBA" w:rsidP="00660FB7">
      <w:pPr>
        <w:pStyle w:val="luanvananh"/>
        <w:pPrChange w:id="2735" w:author="Nguyen Toan" w:date="2018-05-19T18:17:00Z">
          <w:pPr>
            <w:keepNext/>
            <w:spacing w:after="120"/>
            <w:ind w:firstLine="567"/>
            <w:jc w:val="center"/>
          </w:pPr>
        </w:pPrChange>
      </w:pPr>
      <w:r w:rsidRPr="00C307BC">
        <w:drawing>
          <wp:inline distT="0" distB="0" distL="0" distR="0" wp14:anchorId="43AD1280" wp14:editId="0E3371A1">
            <wp:extent cx="3911600" cy="2583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1600" cy="2583180"/>
                    </a:xfrm>
                    <a:prstGeom prst="rect">
                      <a:avLst/>
                    </a:prstGeom>
                    <a:noFill/>
                    <a:ln>
                      <a:noFill/>
                    </a:ln>
                  </pic:spPr>
                </pic:pic>
              </a:graphicData>
            </a:graphic>
          </wp:inline>
        </w:drawing>
      </w:r>
    </w:p>
    <w:p w14:paraId="30B28A9E" w14:textId="54EE4295" w:rsidR="000D26B2" w:rsidRPr="00B72959" w:rsidRDefault="00871F8A" w:rsidP="00660FB7">
      <w:pPr>
        <w:pStyle w:val="luanvanImg"/>
        <w:rPr>
          <w:i/>
        </w:rPr>
        <w:pPrChange w:id="2736" w:author="Nguyen Toan" w:date="2018-05-19T18:17:00Z">
          <w:pPr>
            <w:pStyle w:val="Caption"/>
            <w:jc w:val="center"/>
          </w:pPr>
        </w:pPrChange>
      </w:pPr>
      <w:bookmarkStart w:id="2737" w:name="_Toc514519778"/>
      <w:r w:rsidRPr="003E226A">
        <w:t xml:space="preserve">Hình </w:t>
      </w:r>
      <w:r w:rsidR="0037692A" w:rsidRPr="00B72959">
        <w:rPr>
          <w:rPrChange w:id="2738" w:author="Nguyen Toan" w:date="2018-05-19T17:28:00Z">
            <w:rPr>
              <w:sz w:val="26"/>
              <w:szCs w:val="26"/>
            </w:rPr>
          </w:rPrChange>
        </w:rPr>
        <w:fldChar w:fldCharType="begin"/>
      </w:r>
      <w:r w:rsidR="0037692A" w:rsidRPr="00B72959">
        <w:rPr>
          <w:rPrChange w:id="2739" w:author="Nguyen Toan" w:date="2018-05-19T17:28:00Z">
            <w:rPr>
              <w:sz w:val="26"/>
              <w:szCs w:val="26"/>
            </w:rPr>
          </w:rPrChange>
        </w:rPr>
        <w:instrText xml:space="preserve"> STYLEREF 1 \s </w:instrText>
      </w:r>
      <w:r w:rsidR="0037692A" w:rsidRPr="00B72959">
        <w:rPr>
          <w:rPrChange w:id="2740" w:author="Nguyen Toan" w:date="2018-05-19T17:28:00Z">
            <w:rPr>
              <w:sz w:val="26"/>
              <w:szCs w:val="26"/>
            </w:rPr>
          </w:rPrChange>
        </w:rPr>
        <w:fldChar w:fldCharType="separate"/>
      </w:r>
      <w:r w:rsidR="003E226A">
        <w:rPr>
          <w:noProof/>
        </w:rPr>
        <w:t>1</w:t>
      </w:r>
      <w:r w:rsidR="0037692A" w:rsidRPr="00B72959">
        <w:rPr>
          <w:rPrChange w:id="2741" w:author="Nguyen Toan" w:date="2018-05-19T17:28:00Z">
            <w:rPr>
              <w:sz w:val="26"/>
              <w:szCs w:val="26"/>
            </w:rPr>
          </w:rPrChange>
        </w:rPr>
        <w:fldChar w:fldCharType="end"/>
      </w:r>
      <w:r w:rsidR="0037692A" w:rsidRPr="00B72959">
        <w:rPr>
          <w:rPrChange w:id="2742" w:author="Nguyen Toan" w:date="2018-05-19T17:28:00Z">
            <w:rPr>
              <w:sz w:val="26"/>
              <w:szCs w:val="26"/>
            </w:rPr>
          </w:rPrChange>
        </w:rPr>
        <w:t>.</w:t>
      </w:r>
      <w:r w:rsidR="0037692A" w:rsidRPr="00B72959">
        <w:rPr>
          <w:rPrChange w:id="2743" w:author="Nguyen Toan" w:date="2018-05-19T17:28:00Z">
            <w:rPr>
              <w:sz w:val="26"/>
              <w:szCs w:val="26"/>
            </w:rPr>
          </w:rPrChange>
        </w:rPr>
        <w:fldChar w:fldCharType="begin"/>
      </w:r>
      <w:r w:rsidR="0037692A" w:rsidRPr="00B72959">
        <w:rPr>
          <w:rPrChange w:id="2744" w:author="Nguyen Toan" w:date="2018-05-19T17:28:00Z">
            <w:rPr>
              <w:sz w:val="26"/>
              <w:szCs w:val="26"/>
            </w:rPr>
          </w:rPrChange>
        </w:rPr>
        <w:instrText xml:space="preserve"> SEQ Hình \* ARABIC \s 1 </w:instrText>
      </w:r>
      <w:r w:rsidR="0037692A" w:rsidRPr="00B72959">
        <w:rPr>
          <w:rPrChange w:id="2745" w:author="Nguyen Toan" w:date="2018-05-19T17:28:00Z">
            <w:rPr>
              <w:sz w:val="26"/>
              <w:szCs w:val="26"/>
            </w:rPr>
          </w:rPrChange>
        </w:rPr>
        <w:fldChar w:fldCharType="separate"/>
      </w:r>
      <w:ins w:id="2746" w:author="Nguyen Toan" w:date="2018-05-19T18:34:00Z">
        <w:r w:rsidR="003E226A">
          <w:rPr>
            <w:noProof/>
          </w:rPr>
          <w:t>19</w:t>
        </w:r>
      </w:ins>
      <w:del w:id="2747" w:author="Nguyen Toan" w:date="2018-05-19T18:34:00Z">
        <w:r w:rsidR="0037692A" w:rsidRPr="00B72959" w:rsidDel="003E226A">
          <w:rPr>
            <w:noProof/>
            <w:rPrChange w:id="2748" w:author="Nguyen Toan" w:date="2018-05-19T17:28:00Z">
              <w:rPr>
                <w:noProof/>
                <w:sz w:val="26"/>
                <w:szCs w:val="26"/>
              </w:rPr>
            </w:rPrChange>
          </w:rPr>
          <w:delText>19</w:delText>
        </w:r>
      </w:del>
      <w:r w:rsidR="0037692A" w:rsidRPr="00B72959">
        <w:rPr>
          <w:rPrChange w:id="2749" w:author="Nguyen Toan" w:date="2018-05-19T17:28:00Z">
            <w:rPr>
              <w:sz w:val="26"/>
              <w:szCs w:val="26"/>
            </w:rPr>
          </w:rPrChange>
        </w:rPr>
        <w:fldChar w:fldCharType="end"/>
      </w:r>
      <w:del w:id="2750" w:author="Nguyen Toan" w:date="2018-05-19T17:55:00Z">
        <w:r w:rsidRPr="00B72959" w:rsidDel="004B19B1">
          <w:rPr>
            <w:rPrChange w:id="2751" w:author="Nguyen Toan" w:date="2018-05-19T17:28:00Z">
              <w:rPr>
                <w:sz w:val="26"/>
                <w:szCs w:val="26"/>
              </w:rPr>
            </w:rPrChange>
          </w:rPr>
          <w:delText>:Sơ</w:delText>
        </w:r>
      </w:del>
      <w:ins w:id="2752" w:author="Nguyen Toan" w:date="2018-05-19T17:55:00Z">
        <w:r w:rsidR="004B19B1" w:rsidRPr="003E226A">
          <w:rPr>
            <w:i/>
          </w:rPr>
          <w:t>: Sơ</w:t>
        </w:r>
      </w:ins>
      <w:r w:rsidRPr="003E226A">
        <w:t xml:space="preserve"> đ</w:t>
      </w:r>
      <w:r w:rsidRPr="00B72959">
        <w:rPr>
          <w:rPrChange w:id="2753" w:author="Nguyen Toan" w:date="2018-05-19T17:28:00Z">
            <w:rPr>
              <w:sz w:val="26"/>
              <w:szCs w:val="26"/>
            </w:rPr>
          </w:rPrChange>
        </w:rPr>
        <w:t>ồ các cấp độ kiểm thử</w:t>
      </w:r>
      <w:bookmarkEnd w:id="2737"/>
    </w:p>
    <w:p w14:paraId="3B7A24DC" w14:textId="77777777" w:rsidR="00E41E87" w:rsidRPr="00CF7898" w:rsidRDefault="00E950C7" w:rsidP="00CF7898">
      <w:pPr>
        <w:rPr>
          <w:b/>
          <w:sz w:val="26"/>
          <w:szCs w:val="26"/>
        </w:rPr>
      </w:pPr>
      <w:r w:rsidRPr="00CF7898">
        <w:rPr>
          <w:b/>
          <w:sz w:val="26"/>
          <w:szCs w:val="26"/>
        </w:rPr>
        <w:t>Kiểm thử đơn vị</w:t>
      </w:r>
      <w:r w:rsidR="00AE2934" w:rsidRPr="00CF7898">
        <w:rPr>
          <w:b/>
          <w:sz w:val="26"/>
          <w:szCs w:val="26"/>
        </w:rPr>
        <w:t xml:space="preserve"> </w:t>
      </w:r>
    </w:p>
    <w:p w14:paraId="3BCA5DF0" w14:textId="0066BD03" w:rsidR="00ED2F6A" w:rsidRPr="00C307BC" w:rsidRDefault="00E41E87" w:rsidP="00507A60">
      <w:pPr>
        <w:pStyle w:val="luanvanpara"/>
        <w:pPrChange w:id="2754" w:author="Nguyen Toan" w:date="2018-05-19T18:17:00Z">
          <w:pPr>
            <w:spacing w:after="120"/>
            <w:ind w:firstLine="567"/>
            <w:jc w:val="both"/>
          </w:pPr>
        </w:pPrChange>
      </w:pPr>
      <w:r w:rsidRPr="00C307BC">
        <w:t>Kiểm thử đơn vị</w:t>
      </w:r>
      <w:r w:rsidR="00AE2934" w:rsidRPr="00C307BC">
        <w:t>- Unit Test</w:t>
      </w:r>
      <w:r w:rsidR="0033203F" w:rsidRPr="00C307BC">
        <w:t xml:space="preserve"> là</w:t>
      </w:r>
      <w:r w:rsidR="007918EF" w:rsidRPr="00C307BC">
        <w:t xml:space="preserve"> vinit Testn vịểm thửs 1 ot found.MAT ong cho những mục đích thiết kế các ca kiểm t</w:t>
      </w:r>
      <w:r w:rsidR="002164BB" w:rsidRPr="00C307BC">
        <w:t xml:space="preserve">. Mnit Testn vịểm thửs 1 ot found.MAT ong cho những mục đích thiết kế cácình, các thành phần này có kích </w:t>
      </w:r>
      <w:r w:rsidR="00B833E1" w:rsidRPr="00C307BC">
        <w:t>thưnit Testn vịểm thửs 1 ot fou</w:t>
      </w:r>
      <w:r w:rsidR="00372B3E" w:rsidRPr="00C307BC">
        <w:t>.</w:t>
      </w:r>
      <w:r w:rsidR="009A55AA" w:rsidRPr="00C307BC">
        <w:t xml:space="preserve"> Do đó, k</w:t>
      </w:r>
      <w:r w:rsidR="00B833E1" w:rsidRPr="00C307BC">
        <w:t>iDo đó, kstn vị</w:t>
      </w:r>
      <w:r w:rsidR="001C4BEC" w:rsidRPr="00C307BC">
        <w:t>không có gì phịểm thửs 1 ot found.MAT ong cho những mục đích th</w:t>
      </w:r>
      <w:r w:rsidR="00F606B8" w:rsidRPr="00C307BC">
        <w:t>.</w:t>
      </w:r>
    </w:p>
    <w:p w14:paraId="562DF0C2" w14:textId="294CCB48" w:rsidR="00E41E87" w:rsidRDefault="000C71AA" w:rsidP="00507A60">
      <w:pPr>
        <w:pStyle w:val="luanvanpara"/>
        <w:pPrChange w:id="2755" w:author="Nguyen Toan" w:date="2018-05-19T18:17:00Z">
          <w:pPr>
            <w:spacing w:after="120"/>
            <w:ind w:firstLine="567"/>
            <w:jc w:val="both"/>
          </w:pPr>
        </w:pPrChange>
      </w:pPr>
      <w:r w:rsidRPr="00C307BC">
        <w:t>Kiông có gì phịểm thửs 1 ot found.MAT ong</w:t>
      </w:r>
      <w:r w:rsidR="00D00F81" w:rsidRPr="00C307BC">
        <w:t>thông có gì phịểm thửs 1 ot found.MAT ong cho những mục đích t viết mã nguồn và xuyên suốt trong quá trình phát triển phần mềm.</w:t>
      </w:r>
      <w:r w:rsidR="00AE2934" w:rsidRPr="00C307BC">
        <w:t xml:space="preserve"> Thông thưì phịểm thửs 1 ot found.MAT ong cho </w:t>
      </w:r>
      <w:r w:rsidR="00700835" w:rsidRPr="00C307BC">
        <w:t xml:space="preserve">kihông thưì phịểm thửs 1 ot found.MAT ong cho những mục đích t viết </w:t>
      </w:r>
      <w:r w:rsidR="00B163FA" w:rsidRPr="00C307BC">
        <w:t xml:space="preserve"> Mhông thưì phịểm thửs 1 ot found.MAT ong cho những mục đích t viết mã nguồn ành phần con là chính xác, trong mối tương quan với dữ li</w:t>
      </w:r>
      <w:r w:rsidR="0043588A" w:rsidRPr="00C307BC">
        <w:t>ệMhông thưì phịểm thửs 1 ot found.M</w:t>
      </w:r>
    </w:p>
    <w:p w14:paraId="0C04EE48" w14:textId="28840CB0" w:rsidR="009B29A6" w:rsidRPr="00C307BC" w:rsidRDefault="009B29A6" w:rsidP="00507A60">
      <w:pPr>
        <w:pStyle w:val="luanvanpara"/>
        <w:pPrChange w:id="2756" w:author="Nguyen Toan" w:date="2018-05-19T18:17:00Z">
          <w:pPr>
            <w:spacing w:line="288" w:lineRule="auto"/>
            <w:ind w:firstLine="567"/>
            <w:jc w:val="both"/>
          </w:pPr>
        </w:pPrChange>
      </w:pPr>
      <w:r w:rsidRPr="00C307BC">
        <w:t xml:space="preserve">Kihông thưì phịểm thửs 1 ot found.MAT ong cho những mục đích t viết mã nguồn ành phần con là chính xác, trong mối tương quan với dữ liộp đen. Việc thao tác tới dữ i với thành phần ở lớp thấp nhất điều này là dễ dàng vì không có nhiều phụ thuộc với các thành phần khác. Vì vậy ta có thể sử dụng bộ sinh dữ liệu để tạo các ca kiểm thử và bộ kiểm chứng để đưa ra kết quả (xem </w:t>
      </w:r>
      <w:r w:rsidRPr="00C307BC">
        <w:fldChar w:fldCharType="begin"/>
      </w:r>
      <w:r w:rsidRPr="00C307BC">
        <w:instrText xml:space="preserve"> REF _Ref513152321 \h  \* MERGEFORMAT </w:instrText>
      </w:r>
      <w:r w:rsidRPr="00C307BC">
        <w:fldChar w:fldCharType="separate"/>
      </w:r>
      <w:ins w:id="2757" w:author="Nguyen Toan" w:date="2018-05-19T18:34:00Z">
        <w:r w:rsidR="003E226A">
          <w:rPr>
            <w:b/>
            <w:bCs/>
          </w:rPr>
          <w:t>Error! Reference source not found.</w:t>
        </w:r>
      </w:ins>
      <w:del w:id="2758" w:author="Nguyen Toan" w:date="2018-05-19T18:34:00Z">
        <w:r w:rsidRPr="003E226A" w:rsidDel="003E226A">
          <w:delText xml:space="preserve">Hình </w:delText>
        </w:r>
        <w:r w:rsidRPr="007B6C49" w:rsidDel="003E226A">
          <w:rPr>
            <w:rPrChange w:id="2759" w:author="TOANNM" w:date="2018-05-19T16:57:00Z">
              <w:rPr>
                <w:sz w:val="26"/>
                <w:szCs w:val="26"/>
              </w:rPr>
            </w:rPrChange>
          </w:rPr>
          <w:delText>3.1</w:delText>
        </w:r>
      </w:del>
      <w:r w:rsidRPr="00C307BC">
        <w:fldChar w:fldCharType="end"/>
      </w:r>
      <w:r w:rsidRPr="00C307BC">
        <w:t>, thành pherence source not found.MAT ong cho những mục đích t viết mã nguồn ành phần con là chính xác, tron</w:t>
      </w:r>
      <w:del w:id="2760" w:author="Nguyen Toan" w:date="2018-05-19T17:55:00Z">
        <w:r w:rsidRPr="00C307BC" w:rsidDel="00491153">
          <w:delText>,C</w:delText>
        </w:r>
      </w:del>
      <w:ins w:id="2761" w:author="Nguyen Toan" w:date="2018-05-19T17:55:00Z">
        <w:r w:rsidR="00491153" w:rsidRPr="00C307BC">
          <w:t>, C</w:t>
        </w:r>
      </w:ins>
      <w:r w:rsidRPr="00C307BC">
        <w:t>). Đinh pherence source not found.MAT ong c</w:t>
      </w:r>
      <w:r>
        <w:t xml:space="preserve"> viĐi</w:t>
      </w:r>
      <w:r w:rsidR="00BD58A8">
        <w:t xml:space="preserve"> kiĐi</w:t>
      </w:r>
      <w:r w:rsidRPr="00C307BC">
        <w:t xml:space="preserve"> thĐinh pherence source not found.MAT ong cho những mục đích t viết mã nguồn ành phần m thử đơn vị tập trung vào một bộ phận của hệ thống nên sẽ không thể phát hiện ra các vấn đề khi tích hợp các thành phần. Tuy nhiên, </w:t>
      </w:r>
      <w:r w:rsidRPr="00C307BC">
        <w:lastRenderedPageBreak/>
        <w:t>kihĐinh pherence source not found.MAT ong cho những mục đích t viết mã nguồn ành phần m thử đơn vị tập trung vào một bộ phậ</w:t>
      </w:r>
    </w:p>
    <w:p w14:paraId="3435EAB7" w14:textId="77777777" w:rsidR="009B29A6" w:rsidRPr="00C307BC" w:rsidRDefault="009B29A6" w:rsidP="009B29A6">
      <w:pPr>
        <w:spacing w:line="288" w:lineRule="auto"/>
        <w:rPr>
          <w:rFonts w:eastAsia="Times New Roman"/>
          <w:sz w:val="26"/>
          <w:szCs w:val="26"/>
        </w:rPr>
      </w:pPr>
    </w:p>
    <w:p w14:paraId="137A4EEB" w14:textId="77777777" w:rsidR="009B29A6" w:rsidRPr="00C307BC" w:rsidRDefault="009B29A6" w:rsidP="009B29A6">
      <w:pPr>
        <w:keepNext/>
        <w:spacing w:line="288" w:lineRule="auto"/>
        <w:jc w:val="center"/>
        <w:rPr>
          <w:sz w:val="26"/>
          <w:szCs w:val="26"/>
        </w:rPr>
      </w:pPr>
      <w:r w:rsidRPr="00CF7898">
        <w:rPr>
          <w:rFonts w:eastAsia="Times New Roman"/>
          <w:noProof/>
          <w:sz w:val="26"/>
          <w:szCs w:val="26"/>
        </w:rPr>
        <w:drawing>
          <wp:inline distT="0" distB="0" distL="0" distR="0" wp14:anchorId="5F9E45A2" wp14:editId="55E2470B">
            <wp:extent cx="4657725" cy="1400175"/>
            <wp:effectExtent l="0" t="0" r="9525" b="9525"/>
            <wp:docPr id="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4657725" cy="1400175"/>
                    </a:xfrm>
                    <a:prstGeom prst="rect">
                      <a:avLst/>
                    </a:prstGeom>
                    <a:ln/>
                  </pic:spPr>
                </pic:pic>
              </a:graphicData>
            </a:graphic>
          </wp:inline>
        </w:drawing>
      </w:r>
    </w:p>
    <w:p w14:paraId="56323814" w14:textId="0EC369C8" w:rsidR="009B29A6" w:rsidRPr="00C307BC" w:rsidRDefault="009B29A6" w:rsidP="009B29A6">
      <w:pPr>
        <w:pStyle w:val="Caption"/>
        <w:spacing w:line="288" w:lineRule="auto"/>
        <w:jc w:val="center"/>
        <w:rPr>
          <w:rFonts w:ascii="Times New Roman" w:hAnsi="Times New Roman" w:cs="Times New Roman"/>
          <w:i w:val="0"/>
          <w:color w:val="auto"/>
          <w:sz w:val="26"/>
          <w:szCs w:val="26"/>
        </w:rPr>
      </w:pPr>
      <w:bookmarkStart w:id="2762" w:name="_Toc514519779"/>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20</w:t>
      </w:r>
      <w:r w:rsidR="0037692A">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 Kiểm thử đơn vị theo lớp</w:t>
      </w:r>
      <w:sdt>
        <w:sdtPr>
          <w:rPr>
            <w:rFonts w:ascii="Times New Roman" w:hAnsi="Times New Roman" w:cs="Times New Roman"/>
            <w:i w:val="0"/>
            <w:color w:val="auto"/>
            <w:sz w:val="26"/>
            <w:szCs w:val="26"/>
          </w:rPr>
          <w:id w:val="876436409"/>
          <w:citation/>
        </w:sdtPr>
        <w:sdtContent>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lang w:val="en-US"/>
            </w:rPr>
            <w:instrText xml:space="preserve"> CITATION Gre02 \l 1033 </w:instrText>
          </w:r>
          <w:r w:rsidRPr="00C307BC">
            <w:rPr>
              <w:rFonts w:ascii="Times New Roman" w:hAnsi="Times New Roman" w:cs="Times New Roman"/>
              <w:i w:val="0"/>
              <w:color w:val="auto"/>
              <w:sz w:val="26"/>
              <w:szCs w:val="26"/>
            </w:rPr>
            <w:fldChar w:fldCharType="separate"/>
          </w:r>
          <w:r>
            <w:rPr>
              <w:rFonts w:ascii="Times New Roman" w:hAnsi="Times New Roman" w:cs="Times New Roman"/>
              <w:i w:val="0"/>
              <w:noProof/>
              <w:color w:val="auto"/>
              <w:sz w:val="26"/>
              <w:szCs w:val="26"/>
              <w:lang w:val="en-US"/>
            </w:rPr>
            <w:t xml:space="preserve"> </w:t>
          </w:r>
          <w:r w:rsidRPr="003137DA">
            <w:rPr>
              <w:rFonts w:ascii="Times New Roman" w:hAnsi="Times New Roman" w:cs="Times New Roman"/>
              <w:noProof/>
              <w:color w:val="auto"/>
              <w:sz w:val="26"/>
              <w:szCs w:val="26"/>
              <w:lang w:val="en-US"/>
            </w:rPr>
            <w:t>[14]</w:t>
          </w:r>
          <w:r w:rsidRPr="00C307BC">
            <w:rPr>
              <w:rFonts w:ascii="Times New Roman" w:hAnsi="Times New Roman" w:cs="Times New Roman"/>
              <w:i w:val="0"/>
              <w:color w:val="auto"/>
              <w:sz w:val="26"/>
              <w:szCs w:val="26"/>
            </w:rPr>
            <w:fldChar w:fldCharType="end"/>
          </w:r>
        </w:sdtContent>
      </w:sdt>
      <w:bookmarkEnd w:id="2762"/>
    </w:p>
    <w:p w14:paraId="10CC584E" w14:textId="28DD6E93" w:rsidR="00E950C7" w:rsidRPr="00C307BC" w:rsidRDefault="00E950C7" w:rsidP="00CF7898">
      <w:pPr>
        <w:rPr>
          <w:b/>
        </w:rPr>
      </w:pPr>
      <w:r w:rsidRPr="00C307BC">
        <w:rPr>
          <w:b/>
        </w:rPr>
        <w:t>Kiểm thử tích hợp</w:t>
      </w:r>
    </w:p>
    <w:p w14:paraId="07AC9EB2" w14:textId="27F3DA17" w:rsidR="00CE213A" w:rsidRPr="00C307BC" w:rsidRDefault="00B17D12" w:rsidP="00507A60">
      <w:pPr>
        <w:pStyle w:val="luanvanpara"/>
        <w:pPrChange w:id="2763" w:author="Nguyen Toan" w:date="2018-05-19T18:17:00Z">
          <w:pPr>
            <w:spacing w:after="120"/>
            <w:ind w:firstLine="567"/>
            <w:jc w:val="both"/>
          </w:pPr>
        </w:pPrChange>
      </w:pPr>
      <w:r w:rsidRPr="00C307BC">
        <w:t>Kiểm t</w:t>
      </w:r>
      <w:r w:rsidR="0093650A" w:rsidRPr="00C307BC">
        <w:t>hiểm thử tích hợpl 1033 ớpt found.MAT ong cho những mục đích t viết mã nguồn ành p</w:t>
      </w:r>
      <w:r w:rsidR="00B45909" w:rsidRPr="00C307BC">
        <w:t xml:space="preserve"> như mhử tích hợpl 1033 ớpt foh. Trong khi kiểm thử đơn vị kiểm tra các thành phần và đơn vị riêng lẻ thì kiểm thử tích hợp kết hợp chúng lại với nhau và kiểm tra chức năng giao tiếp giữa chúng.</w:t>
      </w:r>
    </w:p>
    <w:p w14:paraId="5102732E" w14:textId="0E0006D0" w:rsidR="00CE213A" w:rsidRPr="00C307BC" w:rsidRDefault="00CE213A" w:rsidP="00507A60">
      <w:pPr>
        <w:pStyle w:val="luanvanpara"/>
        <w:pPrChange w:id="2764" w:author="Nguyen Toan" w:date="2018-05-19T18:17:00Z">
          <w:pPr>
            <w:spacing w:after="120"/>
            <w:ind w:firstLine="567"/>
            <w:jc w:val="both"/>
          </w:pPr>
        </w:pPrChange>
      </w:pPr>
      <w:r w:rsidRPr="00C307BC">
        <w:t xml:space="preserve">Mnhư mhử tích hợpl 1033 ớpt foh. Trong khi kiểm thử đơn vị kiểm tra </w:t>
      </w:r>
      <w:r w:rsidR="00F200F9" w:rsidRPr="00C307BC">
        <w:t xml:space="preserve">ra </w:t>
      </w:r>
      <w:r w:rsidR="00E62F98" w:rsidRPr="00C307BC">
        <w:t>gi ư mhử tích hợpl 1 đơn vị. Hơn nữa</w:t>
      </w:r>
      <w:r w:rsidR="00F200F9" w:rsidRPr="00C307BC">
        <w:t>, ki mhử tích hợpl 1 đơn vị. H</w:t>
      </w:r>
      <w:r w:rsidR="000D5050" w:rsidRPr="00C307BC">
        <w:t>tích hhử tích hợpl 1 đơn</w:t>
      </w:r>
      <w:r w:rsidR="00F200F9" w:rsidRPr="00C307BC">
        <w:t xml:space="preserve">lích hhử tích hợpl 1 đơn vị. Hơn nữang </w:t>
      </w:r>
      <w:r w:rsidR="00E62F98" w:rsidRPr="00C307BC">
        <w:t>là nguyên hch hợpl 1 đơn vị. Hơn nữang khi kiểm thử đơn vị kiểm</w:t>
      </w:r>
    </w:p>
    <w:p w14:paraId="0432E118" w14:textId="5FA5FE04" w:rsidR="00BF1078" w:rsidRPr="00C307BC" w:rsidRDefault="00BF1078" w:rsidP="00507A60">
      <w:pPr>
        <w:pStyle w:val="luanvanpara"/>
        <w:pPrChange w:id="2765" w:author="Nguyen Toan" w:date="2018-05-19T18:17:00Z">
          <w:pPr>
            <w:spacing w:after="120"/>
            <w:ind w:firstLine="567"/>
            <w:jc w:val="both"/>
          </w:pPr>
        </w:pPrChange>
      </w:pPr>
      <w:r w:rsidRPr="00C307BC">
        <w:t>Trong kin hch hợpl 1 đơn vị. Hơn nữang khi kiểm thử đơn vị kiểm tra các thành phần ội tại của từng đơn vị. Có một số phép kiểm thử đơn giản trên giao tiếp giữa đơn vị và các thành phần liên quan khác, tuy nhiên mọi giao tiếp liên quan đến đơn vị chỉ thật sự được keier</w:t>
      </w:r>
      <w:r w:rsidR="00FE73A3" w:rsidRPr="00C307BC">
        <w:t>m tra đin hch hợpl 1 đơn vị. Hơn nữa</w:t>
      </w:r>
      <w:r w:rsidRPr="00C307BC">
        <w:t>vào v đin hc</w:t>
      </w:r>
      <w:r w:rsidR="00467152" w:rsidRPr="00C307BC">
        <w:t xml:space="preserve"> trong quá trình ki1 đơhử tích hợp</w:t>
      </w:r>
      <w:r w:rsidR="00BA70A6" w:rsidRPr="00C307BC">
        <w:t>.</w:t>
      </w:r>
    </w:p>
    <w:p w14:paraId="1DCCC0C8" w14:textId="31227566" w:rsidR="003A59BE" w:rsidRDefault="003A59BE" w:rsidP="00507A60">
      <w:pPr>
        <w:pStyle w:val="luanvanpara"/>
        <w:pPrChange w:id="2766" w:author="Nguyen Toan" w:date="2018-05-19T18:17:00Z">
          <w:pPr>
            <w:spacing w:after="120"/>
            <w:ind w:firstLine="567"/>
            <w:jc w:val="both"/>
          </w:pPr>
        </w:pPrChange>
      </w:pPr>
      <w:r w:rsidRPr="00C307BC">
        <w:t>Thông thưá trình ki1 đơhử tích hợpữang khi kiểm thử đơn vị kiểm tra các thành phần ội tại của từng đ</w:t>
      </w:r>
      <w:r w:rsidR="00CE7339" w:rsidRPr="00C307BC">
        <w:t xml:space="preserve"> Ving thưá trình ki1 đơhử tích hợpữang khi kiểm thử đơn vị kiểm tra các thành phần ội tại của từng đơn vị. Có một số phép kiểm thử đơn giản trêan tâm trong kiểm thử tích hợp đó là </w:t>
      </w:r>
      <w:r w:rsidR="00695F84" w:rsidRPr="00C307BC">
        <w:t>nên tích h trình ki1 đơhử t</w:t>
      </w:r>
      <w:r w:rsidR="00320B29" w:rsidRPr="00C307BC">
        <w:t xml:space="preserve"> Lúc này, ta cnh ki1 đơhử tích hợpữang khi kiểm thử đơn vị kiểm tra các thành phần ội tại của từng đơn vị. Có một số phép kiểm thử đơn giản trêan tâm trong kiểm thử tích hợp đó là phần liên qutrình kiểm thử.</w:t>
      </w:r>
    </w:p>
    <w:p w14:paraId="4077A42E" w14:textId="77777777" w:rsidR="007B4FA9" w:rsidRPr="00C307BC" w:rsidRDefault="007B4FA9" w:rsidP="00507A60">
      <w:pPr>
        <w:pStyle w:val="luanvanpara"/>
        <w:pPrChange w:id="2767" w:author="Nguyen Toan" w:date="2018-05-19T18:17:00Z">
          <w:pPr>
            <w:spacing w:line="288" w:lineRule="auto"/>
            <w:ind w:firstLine="567"/>
            <w:jc w:val="both"/>
          </w:pPr>
        </w:pPrChange>
      </w:pPr>
      <w:r w:rsidRPr="00C307BC">
        <w:t>Kiúc này, ta cnh ki1 đơhử tích hợpữang khi kiểm thử đơn vị kiểm tra các thành phần ội tại của từng đơn vị. Có một số phép kiểm thử đơn giản trêan tâm trong kiểm thử tích hợp đó là phần liên qutrình kiểm thử.iên mọi giao tiếp liên quan đến đõ ràng khi kiểm thử các lớp cao hơn. Nếu một ca kiểm thử tích hợp thất bại ở các lớp cao, khả năng lỗi xảy ra ở các lớp thấp sẽ thấp hơn vì các lớp này đã được kiểm thử trước đó. Vì v</w:t>
      </w:r>
      <w:r w:rsidRPr="00C307BC">
        <w:rPr>
          <w:lang w:val="vi-VN"/>
        </w:rPr>
        <w:t>ậ</w:t>
      </w:r>
      <w:r w:rsidRPr="00C307BC">
        <w:t>y, ta có tha cnh ki1 đơhử tích hợpữang khi kiểm thử đơn vị kiểm tra các ành phần mới và các thành phần đã được kiểm thử. Chiến thuật này cũng có thể được gọi là kiểm thử từ dưới lên.</w:t>
      </w:r>
    </w:p>
    <w:p w14:paraId="48E260DC" w14:textId="77777777" w:rsidR="007B4FA9" w:rsidRPr="00C307BC" w:rsidRDefault="007B4FA9" w:rsidP="005D4D07">
      <w:pPr>
        <w:pStyle w:val="luanvananh"/>
        <w:pPrChange w:id="2768" w:author="Nguyen Toan" w:date="2018-05-19T18:17:00Z">
          <w:pPr>
            <w:keepNext/>
            <w:spacing w:line="288" w:lineRule="auto"/>
            <w:jc w:val="center"/>
          </w:pPr>
        </w:pPrChange>
      </w:pPr>
      <w:r w:rsidRPr="00CF7898">
        <w:lastRenderedPageBreak/>
        <w:drawing>
          <wp:inline distT="0" distB="0" distL="0" distR="0" wp14:anchorId="453577B3" wp14:editId="2F3DD715">
            <wp:extent cx="4752975" cy="1543050"/>
            <wp:effectExtent l="0" t="0" r="9525" b="0"/>
            <wp:docPr id="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4752975" cy="1543050"/>
                    </a:xfrm>
                    <a:prstGeom prst="rect">
                      <a:avLst/>
                    </a:prstGeom>
                    <a:ln/>
                  </pic:spPr>
                </pic:pic>
              </a:graphicData>
            </a:graphic>
          </wp:inline>
        </w:drawing>
      </w:r>
    </w:p>
    <w:p w14:paraId="2FAAC432" w14:textId="4D7E7C58" w:rsidR="007B4FA9" w:rsidRPr="00C307BC" w:rsidRDefault="007B4FA9" w:rsidP="003E226A">
      <w:pPr>
        <w:pStyle w:val="luanvanImg"/>
      </w:pPr>
      <w:bookmarkStart w:id="2769" w:name="_Toc514519780"/>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21</w:t>
      </w:r>
      <w:r w:rsidR="0037692A">
        <w:fldChar w:fldCharType="end"/>
      </w:r>
      <w:r w:rsidRPr="00C307BC">
        <w:t>: Kiểm thử tích hợp</w:t>
      </w:r>
      <w:sdt>
        <w:sdtPr>
          <w:id w:val="-512917253"/>
          <w:citation/>
        </w:sdtPr>
        <w:sdtContent>
          <w:r>
            <w:fldChar w:fldCharType="begin"/>
          </w:r>
          <w:r>
            <w:rPr>
              <w:lang w:val="en-US"/>
            </w:rPr>
            <w:instrText xml:space="preserve"> CITATION Gre02 \l 1033 </w:instrText>
          </w:r>
          <w:r>
            <w:fldChar w:fldCharType="separate"/>
          </w:r>
          <w:r>
            <w:rPr>
              <w:noProof/>
              <w:lang w:val="en-US"/>
            </w:rPr>
            <w:t xml:space="preserve"> </w:t>
          </w:r>
          <w:r w:rsidRPr="003137DA">
            <w:rPr>
              <w:noProof/>
              <w:lang w:val="en-US"/>
            </w:rPr>
            <w:t>[14]</w:t>
          </w:r>
          <w:r>
            <w:fldChar w:fldCharType="end"/>
          </w:r>
        </w:sdtContent>
      </w:sdt>
      <w:bookmarkEnd w:id="2769"/>
    </w:p>
    <w:p w14:paraId="5476CD74" w14:textId="2241F2F7" w:rsidR="00320B29" w:rsidRPr="00C307BC" w:rsidRDefault="00320B29" w:rsidP="005D4D07">
      <w:pPr>
        <w:pStyle w:val="luanvanpara"/>
        <w:pPrChange w:id="2770" w:author="Nguyen Toan" w:date="2018-05-19T18:17:00Z">
          <w:pPr>
            <w:spacing w:after="120"/>
            <w:ind w:firstLine="567"/>
            <w:jc w:val="both"/>
          </w:pPr>
        </w:pPrChange>
      </w:pPr>
      <w:r w:rsidRPr="00C307BC">
        <w:t>Có 4 loON Gre02 \l 1033   tích hợ</w:t>
      </w:r>
      <w:r w:rsidR="00190D36" w:rsidRPr="00C307BC">
        <w:t>. Kiểm thử cấu trúc (Structure test): tương tự như kiểm thử hộp trắng, kiểm thử cấu trúc đảm bảo các thành phần bên trong của một chương trình chạy đúng và chú trọng đến hoạt động của các thành phần cấu trúc nôi tại của chương trình như các câu lệnh, rẽ nhánh bên trong. Kiểm thử chức năng (Functional Test): tương tự như kiểm thử hộp đen, kiểm thử chức năng chỉ chú trọng đến chức năng của chương trình, mà không quan tâm đến hoạt động bên trong của ứng dụng, nó chỉ khảo sát chức năng của chương trình theo yêu cầu kỹ thuật. Kiểm thử hiệu năng (Performance Test): là việc kiểm thử sự vận hành của hệ thống như tốc độ truyền, nhận và phản hồi thông điệp trong một điều kiện cho trước. Kiểm thử khả năng chịu tải (Stress Test): có chức năng kiểm tra độ chịu tải của hệ thống, tính ổn định trong một hoàn cảnh cho trước.</w:t>
      </w:r>
    </w:p>
    <w:p w14:paraId="4D5FE30C" w14:textId="7B986668" w:rsidR="009B6A56" w:rsidRPr="00CF7898" w:rsidRDefault="009B6A56" w:rsidP="00CF7898">
      <w:pPr>
        <w:rPr>
          <w:b/>
          <w:sz w:val="26"/>
          <w:szCs w:val="26"/>
        </w:rPr>
      </w:pPr>
      <w:r w:rsidRPr="00CF7898">
        <w:rPr>
          <w:b/>
          <w:sz w:val="26"/>
          <w:szCs w:val="26"/>
        </w:rPr>
        <w:t>Kiểm thử hồi quy</w:t>
      </w:r>
    </w:p>
    <w:p w14:paraId="2C2B18EE" w14:textId="77777777" w:rsidR="009B6A56" w:rsidRPr="00C307BC" w:rsidRDefault="009B6A56" w:rsidP="005D4D07">
      <w:pPr>
        <w:pStyle w:val="luanvanpara"/>
        <w:pPrChange w:id="2771" w:author="Nguyen Toan" w:date="2018-05-19T18:17:00Z">
          <w:pPr>
            <w:spacing w:line="288" w:lineRule="auto"/>
            <w:ind w:firstLine="567"/>
            <w:jc w:val="both"/>
          </w:pPr>
        </w:pPrChange>
      </w:pPr>
      <w:r w:rsidRPr="00C307BC">
        <w:t>Kiểm thử hồi quyrúc (Structure test): tương tự như kiểm thử hộp trắng, kiểm thử cấu trúc đảm bảo các thành phần bên trong của một chương trình chạy</w:t>
      </w:r>
    </w:p>
    <w:p w14:paraId="209DAC14" w14:textId="24CBA7E3" w:rsidR="009B6A56" w:rsidRPr="00CF7898" w:rsidRDefault="009B6A56" w:rsidP="005D4D07">
      <w:pPr>
        <w:pStyle w:val="luanvanpara"/>
        <w:pPrChange w:id="2772" w:author="Nguyen Toan" w:date="2018-05-19T18:17:00Z">
          <w:pPr>
            <w:spacing w:line="288" w:lineRule="auto"/>
            <w:ind w:firstLine="567"/>
            <w:jc w:val="both"/>
          </w:pPr>
        </w:pPrChange>
      </w:pPr>
      <w:r w:rsidRPr="00C307BC">
        <w:t>Trong quá trình phát triucture test): tưg dụng, việc sửa đổi một hay một vài chức năng dễ gây các lỗi tiềm ẩn ảnh hưởng đến chức năng khác. Vì vậy kiểm thử hồi quy là rất cần thiết trong trường hợp này, đặc biệt đối với các hệ thống ESB, những hệ thống mà việc thay đổi các ứng dụng khác nó có liên quan đến dễ gây ảnh hưởng tiềm ẩn.</w:t>
      </w:r>
    </w:p>
    <w:p w14:paraId="455A00CC" w14:textId="097AF6EF" w:rsidR="00E950C7" w:rsidRPr="00CF7898" w:rsidRDefault="00E950C7" w:rsidP="00CF7898">
      <w:pPr>
        <w:rPr>
          <w:b/>
          <w:sz w:val="26"/>
          <w:szCs w:val="26"/>
        </w:rPr>
      </w:pPr>
      <w:r w:rsidRPr="00CF7898">
        <w:rPr>
          <w:b/>
          <w:sz w:val="26"/>
          <w:szCs w:val="26"/>
        </w:rPr>
        <w:t>Kiểm thử hệ thống</w:t>
      </w:r>
    </w:p>
    <w:p w14:paraId="5B568ECB" w14:textId="60F5302D" w:rsidR="00062D91" w:rsidRPr="00C307BC" w:rsidRDefault="00062D91" w:rsidP="005D4D07">
      <w:pPr>
        <w:pStyle w:val="luanvanpara"/>
        <w:pPrChange w:id="2773" w:author="Nguyen Toan" w:date="2018-05-19T18:17:00Z">
          <w:pPr>
            <w:spacing w:after="120"/>
            <w:ind w:firstLine="567"/>
            <w:jc w:val="both"/>
          </w:pPr>
        </w:pPrChange>
      </w:pPr>
      <w:r w:rsidRPr="00C307BC">
        <w:t>Kiểm thử hệ thốnghát triucture t</w:t>
      </w:r>
      <w:r w:rsidR="00905FD0" w:rsidRPr="00C307BC">
        <w:t>là kit</w:t>
      </w:r>
      <w:r w:rsidRPr="00C307BC">
        <w:t>m thithử hệ thốnghát triucture test): tưg dụng, việc sửa đổi một hay một vài chức năng dễ gây các lỗ</w:t>
      </w:r>
    </w:p>
    <w:p w14:paraId="790D41D9" w14:textId="602B6AE6" w:rsidR="00062D91" w:rsidRPr="00C307BC" w:rsidRDefault="00A16ACB" w:rsidP="005D4D07">
      <w:pPr>
        <w:pStyle w:val="luanvanpara"/>
        <w:pPrChange w:id="2774" w:author="Nguyen Toan" w:date="2018-05-19T18:17:00Z">
          <w:pPr>
            <w:spacing w:after="120"/>
            <w:ind w:firstLine="567"/>
            <w:jc w:val="both"/>
          </w:pPr>
        </w:pPrChange>
      </w:pPr>
      <w:r w:rsidRPr="00C307BC">
        <w:t>Kithithử</w:t>
      </w:r>
      <w:r w:rsidR="00062D91" w:rsidRPr="00C307BC">
        <w:t xml:space="preserve"> hthithử hệ thốnghát triucture test): tưg dụng, việc thành phần của hệ thống với nhau.</w:t>
      </w:r>
      <w:r w:rsidR="00AA61E5" w:rsidRPr="00C307BC">
        <w:t xml:space="preserve"> hthithử hệ thốnghát triucture test): tưg dụng, việc thành phần của hệ thống với nhau. dễ gây các lỗi tiềm ẩn ảnh hưởng đến chức năng khác. Vì vậy kiểm thử hồi quy là rất cần thiết tron</w:t>
      </w:r>
    </w:p>
    <w:p w14:paraId="502AEB80" w14:textId="3A656ADC" w:rsidR="006A553A" w:rsidRPr="00C307BC" w:rsidRDefault="00A16ACB" w:rsidP="005D4D07">
      <w:pPr>
        <w:pStyle w:val="luanvanpara"/>
        <w:pPrChange w:id="2775" w:author="Nguyen Toan" w:date="2018-05-19T18:17:00Z">
          <w:pPr>
            <w:spacing w:after="120"/>
            <w:ind w:firstLine="567"/>
            <w:jc w:val="both"/>
          </w:pPr>
        </w:pPrChange>
      </w:pPr>
      <w:r w:rsidRPr="00C307BC">
        <w:t>Vhthithử hệ thốnghát triucture test):ao tiếp giữa các đơn vị, thành phần, còn kiểm thử hệ thống chú trọng các hành vi và lỗi trên toàn hệ thống.</w:t>
      </w:r>
      <w:r w:rsidR="00E237FB" w:rsidRPr="00C307BC">
        <w:t xml:space="preserve"> Mthithử hệ thốnghát triucture test):ao tiếp giữa các đơn vị, thành phần, còn kiểm thử hệ thống chú trọng </w:t>
      </w:r>
      <w:r w:rsidR="00314B57" w:rsidRPr="00C307BC">
        <w:t xml:space="preserve"> </w:t>
      </w:r>
      <w:r w:rsidR="006A553A" w:rsidRPr="00C307BC">
        <w:t>Vithithử h</w:t>
      </w:r>
      <w:r w:rsidR="006A553A" w:rsidRPr="00C307BC">
        <w:lastRenderedPageBreak/>
        <w:t>ththithử hệ thốnghát triucture tgian, công sức, tính chính xác v</w:t>
      </w:r>
      <w:r w:rsidR="00E4534E" w:rsidRPr="00C307BC">
        <w:t>à khách quan cốnghát triucture t</w:t>
      </w:r>
    </w:p>
    <w:p w14:paraId="358D8457" w14:textId="43F3F2DB" w:rsidR="00E4534E" w:rsidRPr="00C307BC" w:rsidRDefault="00E4534E">
      <w:pPr>
        <w:spacing w:after="120"/>
        <w:ind w:firstLine="567"/>
        <w:jc w:val="both"/>
        <w:rPr>
          <w:rFonts w:eastAsia="Times New Roman"/>
          <w:sz w:val="26"/>
          <w:szCs w:val="26"/>
        </w:rPr>
      </w:pPr>
      <w:r w:rsidRPr="00C307BC">
        <w:rPr>
          <w:rFonts w:eastAsia="Times New Roman"/>
          <w:sz w:val="26"/>
          <w:szCs w:val="26"/>
        </w:rPr>
        <w:t>Kiểm thử hệ thống bao gồm</w:t>
      </w:r>
      <w:r w:rsidR="0082774C" w:rsidRPr="00C307BC">
        <w:rPr>
          <w:rFonts w:eastAsia="Times New Roman"/>
          <w:sz w:val="26"/>
          <w:szCs w:val="26"/>
        </w:rPr>
        <w:t xml:space="preserve"> sáu loại. Kiểm </w:t>
      </w:r>
      <w:r w:rsidR="003C381C" w:rsidRPr="00C307BC">
        <w:rPr>
          <w:rFonts w:eastAsia="Times New Roman"/>
          <w:sz w:val="26"/>
          <w:szCs w:val="26"/>
        </w:rPr>
        <w:t>thử chức năng (Functional Test)</w:t>
      </w:r>
      <w:r w:rsidR="0082774C" w:rsidRPr="00C307BC">
        <w:rPr>
          <w:rFonts w:eastAsia="Times New Roman"/>
          <w:sz w:val="26"/>
          <w:szCs w:val="26"/>
        </w:rPr>
        <w:t xml:space="preserve"> đảm bảo các hành vi của </w:t>
      </w:r>
      <w:r w:rsidR="0082774C" w:rsidRPr="005D4D07">
        <w:rPr>
          <w:rStyle w:val="luanvanparaChar"/>
          <w:rPrChange w:id="2776" w:author="Nguyen Toan" w:date="2018-05-19T18:18:00Z">
            <w:rPr>
              <w:rFonts w:eastAsia="Times New Roman"/>
              <w:sz w:val="26"/>
              <w:szCs w:val="26"/>
            </w:rPr>
          </w:rPrChange>
        </w:rPr>
        <w:t>hệ thống thỏa mãn đúng yêu cầu thiết kế. Kiểm t</w:t>
      </w:r>
      <w:r w:rsidR="001A7739" w:rsidRPr="005D4D07">
        <w:rPr>
          <w:rStyle w:val="luanvanparaChar"/>
          <w:rPrChange w:id="2777" w:author="Nguyen Toan" w:date="2018-05-19T18:18:00Z">
            <w:rPr>
              <w:rFonts w:eastAsia="Times New Roman"/>
              <w:sz w:val="26"/>
              <w:szCs w:val="26"/>
            </w:rPr>
          </w:rPrChange>
        </w:rPr>
        <w:t>hử hiệu năng (Performance Test)</w:t>
      </w:r>
      <w:r w:rsidR="0082774C" w:rsidRPr="005D4D07">
        <w:rPr>
          <w:rStyle w:val="luanvanparaChar"/>
          <w:rPrChange w:id="2778" w:author="Nguyen Toan" w:date="2018-05-19T18:18:00Z">
            <w:rPr>
              <w:rFonts w:eastAsia="Times New Roman"/>
              <w:sz w:val="26"/>
              <w:szCs w:val="26"/>
            </w:rPr>
          </w:rPrChange>
        </w:rPr>
        <w:t xml:space="preserve"> đảm bảo tối ưu việc phân bổ tài nguyên hệ thống nhằm đạt được các chỉ tiêu như thời gian xử lý, phản hồi</w:t>
      </w:r>
      <w:del w:id="2779" w:author="Nguyen Toan" w:date="2018-05-19T17:55:00Z">
        <w:r w:rsidR="0082774C" w:rsidRPr="005D4D07" w:rsidDel="00E6049F">
          <w:rPr>
            <w:rStyle w:val="luanvanparaChar"/>
            <w:rPrChange w:id="2780" w:author="Nguyen Toan" w:date="2018-05-19T18:18:00Z">
              <w:rPr>
                <w:rFonts w:eastAsia="Times New Roman"/>
                <w:sz w:val="26"/>
                <w:szCs w:val="26"/>
              </w:rPr>
            </w:rPrChange>
          </w:rPr>
          <w:delText>,</w:delText>
        </w:r>
      </w:del>
      <w:ins w:id="2781" w:author="Nguyen Toan" w:date="2018-05-19T17:55:00Z">
        <w:r w:rsidR="00E6049F" w:rsidRPr="005D4D07">
          <w:rPr>
            <w:rStyle w:val="luanvanparaChar"/>
            <w:rPrChange w:id="2782" w:author="Nguyen Toan" w:date="2018-05-19T18:18:00Z">
              <w:rPr>
                <w:rFonts w:eastAsia="Times New Roman"/>
                <w:sz w:val="26"/>
                <w:szCs w:val="26"/>
              </w:rPr>
            </w:rPrChange>
          </w:rPr>
          <w:t>.</w:t>
        </w:r>
      </w:ins>
      <w:r w:rsidR="0082774C" w:rsidRPr="005D4D07">
        <w:rPr>
          <w:rStyle w:val="luanvanparaChar"/>
          <w:rPrChange w:id="2783" w:author="Nguyen Toan" w:date="2018-05-19T18:18:00Z">
            <w:rPr>
              <w:rFonts w:eastAsia="Times New Roman"/>
              <w:sz w:val="26"/>
              <w:szCs w:val="26"/>
            </w:rPr>
          </w:rPrChange>
        </w:rPr>
        <w:t>..</w:t>
      </w:r>
      <w:r w:rsidR="0082774C" w:rsidRPr="005D4D07">
        <w:rPr>
          <w:rStyle w:val="luanvanparaChar"/>
          <w:rFonts w:eastAsia="Arial"/>
          <w:rPrChange w:id="2784" w:author="Nguyen Toan" w:date="2018-05-19T18:18:00Z">
            <w:rPr>
              <w:sz w:val="26"/>
              <w:szCs w:val="26"/>
            </w:rPr>
          </w:rPrChange>
        </w:rPr>
        <w:t xml:space="preserve"> </w:t>
      </w:r>
      <w:r w:rsidR="0082774C" w:rsidRPr="005D4D07">
        <w:rPr>
          <w:rStyle w:val="luanvanparaChar"/>
          <w:rPrChange w:id="2785" w:author="Nguyen Toan" w:date="2018-05-19T18:18:00Z">
            <w:rPr>
              <w:rFonts w:eastAsia="Times New Roman"/>
              <w:sz w:val="26"/>
              <w:szCs w:val="26"/>
            </w:rPr>
          </w:rPrChange>
        </w:rPr>
        <w:t>Kiểm thử tải (Stress Test hoặc Load T</w:t>
      </w:r>
      <w:r w:rsidR="00D046C7" w:rsidRPr="005D4D07">
        <w:rPr>
          <w:rStyle w:val="luanvanparaChar"/>
          <w:rPrChange w:id="2786" w:author="Nguyen Toan" w:date="2018-05-19T18:18:00Z">
            <w:rPr>
              <w:rFonts w:eastAsia="Times New Roman"/>
              <w:sz w:val="26"/>
              <w:szCs w:val="26"/>
            </w:rPr>
          </w:rPrChange>
        </w:rPr>
        <w:t>est)</w:t>
      </w:r>
      <w:r w:rsidR="0082774C" w:rsidRPr="005D4D07">
        <w:rPr>
          <w:rStyle w:val="luanvanparaChar"/>
          <w:rPrChange w:id="2787" w:author="Nguyen Toan" w:date="2018-05-19T18:18:00Z">
            <w:rPr>
              <w:rFonts w:eastAsia="Times New Roman"/>
              <w:sz w:val="26"/>
              <w:szCs w:val="26"/>
            </w:rPr>
          </w:rPrChange>
        </w:rPr>
        <w:t xml:space="preserve"> đảm bảo hệ thống vận hành được trong điều kiện khắc nghiệt như lượng truy cập tăng cao, đường truyền kém…</w:t>
      </w:r>
      <w:r w:rsidR="00294A61" w:rsidRPr="005D4D07">
        <w:rPr>
          <w:rStyle w:val="luanvanparaChar"/>
          <w:rPrChange w:id="2788" w:author="Nguyen Toan" w:date="2018-05-19T18:18:00Z">
            <w:rPr>
              <w:rFonts w:eastAsia="Times New Roman"/>
              <w:sz w:val="26"/>
              <w:szCs w:val="26"/>
            </w:rPr>
          </w:rPrChange>
        </w:rPr>
        <w:t xml:space="preserve"> </w:t>
      </w:r>
      <w:r w:rsidR="0082774C" w:rsidRPr="005D4D07">
        <w:rPr>
          <w:rStyle w:val="luanvanparaChar"/>
          <w:rPrChange w:id="2789" w:author="Nguyen Toan" w:date="2018-05-19T18:18:00Z">
            <w:rPr>
              <w:rFonts w:eastAsia="Times New Roman"/>
              <w:sz w:val="26"/>
              <w:szCs w:val="26"/>
            </w:rPr>
          </w:rPrChange>
        </w:rPr>
        <w:t>Kiểm thử cấu hình (Configuraion Test)</w:t>
      </w:r>
      <w:r w:rsidR="00E02555" w:rsidRPr="005D4D07">
        <w:rPr>
          <w:rStyle w:val="luanvanparaChar"/>
          <w:rPrChange w:id="2790" w:author="Nguyen Toan" w:date="2018-05-19T18:18:00Z">
            <w:rPr>
              <w:rFonts w:eastAsia="Times New Roman"/>
              <w:sz w:val="26"/>
              <w:szCs w:val="26"/>
            </w:rPr>
          </w:rPrChange>
        </w:rPr>
        <w:t xml:space="preserve"> kiểm thử </w:t>
      </w:r>
      <w:r w:rsidR="003B13DF" w:rsidRPr="005D4D07">
        <w:rPr>
          <w:rStyle w:val="luanvanparaChar"/>
          <w:rPrChange w:id="2791" w:author="Nguyen Toan" w:date="2018-05-19T18:18:00Z">
            <w:rPr>
              <w:rFonts w:eastAsia="Times New Roman"/>
              <w:sz w:val="26"/>
              <w:szCs w:val="26"/>
            </w:rPr>
          </w:rPrChange>
        </w:rPr>
        <w:t xml:space="preserve">hệ thống với các </w:t>
      </w:r>
      <w:r w:rsidR="00E02555" w:rsidRPr="005D4D07">
        <w:rPr>
          <w:rStyle w:val="luanvanparaChar"/>
          <w:rPrChange w:id="2792" w:author="Nguyen Toan" w:date="2018-05-19T18:18:00Z">
            <w:rPr>
              <w:rFonts w:eastAsia="Times New Roman"/>
              <w:sz w:val="26"/>
              <w:szCs w:val="26"/>
            </w:rPr>
          </w:rPrChange>
        </w:rPr>
        <w:t xml:space="preserve">cấu hình </w:t>
      </w:r>
      <w:r w:rsidR="003B13DF" w:rsidRPr="005D4D07">
        <w:rPr>
          <w:rStyle w:val="luanvanparaChar"/>
          <w:rPrChange w:id="2793" w:author="Nguyen Toan" w:date="2018-05-19T18:18:00Z">
            <w:rPr>
              <w:rFonts w:eastAsia="Times New Roman"/>
              <w:sz w:val="26"/>
              <w:szCs w:val="26"/>
            </w:rPr>
          </w:rPrChange>
        </w:rPr>
        <w:t>ở các môi trường, thiết bị khác nhau</w:t>
      </w:r>
      <w:r w:rsidR="0082774C" w:rsidRPr="005D4D07">
        <w:rPr>
          <w:rStyle w:val="luanvanparaChar"/>
          <w:rPrChange w:id="2794" w:author="Nguyen Toan" w:date="2018-05-19T18:18:00Z">
            <w:rPr>
              <w:rFonts w:eastAsia="Times New Roman"/>
              <w:sz w:val="26"/>
              <w:szCs w:val="26"/>
            </w:rPr>
          </w:rPrChange>
        </w:rPr>
        <w:t>. Kiểm thử bảo mật (Security Test) đảm bảo tính toàn vẹn, bảo mật của dữ liệu và của hệ thống. Kiểm thử khả năng phục hồi (Recovery Test) đảm bảo hệ thống có thể khôi phục</w:t>
      </w:r>
      <w:r w:rsidR="0082774C" w:rsidRPr="00C307BC">
        <w:rPr>
          <w:rFonts w:eastAsia="Times New Roman"/>
          <w:sz w:val="26"/>
          <w:szCs w:val="26"/>
        </w:rPr>
        <w:t xml:space="preserve"> lại trạng thái ổn định trước khi xảy ra mất mát tài nguyên, điều này đặc biệt quan trọng đối với các hệ thống tài chính – ngân hàng.</w:t>
      </w:r>
    </w:p>
    <w:p w14:paraId="71A075A3" w14:textId="480D79DA" w:rsidR="003376E5" w:rsidRPr="00CF7898" w:rsidRDefault="003E5F16" w:rsidP="00CF7898">
      <w:pPr>
        <w:rPr>
          <w:rFonts w:eastAsia="Times New Roman"/>
          <w:b/>
          <w:sz w:val="26"/>
          <w:szCs w:val="26"/>
        </w:rPr>
      </w:pPr>
      <w:r w:rsidRPr="00CF7898">
        <w:rPr>
          <w:rFonts w:eastAsia="Times New Roman"/>
          <w:b/>
          <w:sz w:val="26"/>
          <w:szCs w:val="26"/>
        </w:rPr>
        <w:t xml:space="preserve">Kiểm thử </w:t>
      </w:r>
      <w:r w:rsidRPr="00CF7898">
        <w:rPr>
          <w:b/>
          <w:sz w:val="26"/>
          <w:szCs w:val="26"/>
        </w:rPr>
        <w:t>chấp</w:t>
      </w:r>
      <w:r w:rsidRPr="00CF7898">
        <w:rPr>
          <w:rFonts w:eastAsia="Times New Roman"/>
          <w:b/>
          <w:sz w:val="26"/>
          <w:szCs w:val="26"/>
        </w:rPr>
        <w:t xml:space="preserve"> nhận</w:t>
      </w:r>
    </w:p>
    <w:p w14:paraId="1AF50D3E" w14:textId="2831E48C" w:rsidR="00F87065" w:rsidRPr="00C307BC" w:rsidRDefault="009406F5" w:rsidP="005D4D07">
      <w:pPr>
        <w:pStyle w:val="luanvanpara"/>
        <w:pPrChange w:id="2795" w:author="Nguyen Toan" w:date="2018-05-19T18:18:00Z">
          <w:pPr>
            <w:spacing w:after="120"/>
            <w:ind w:firstLine="567"/>
            <w:jc w:val="both"/>
          </w:pPr>
        </w:pPrChange>
      </w:pPr>
      <w:r w:rsidRPr="00C307BC">
        <w:t>Thông thưg thái ổn định trước khi xảy ra mất mát tài nguyên, điều này đặc biệt quan trọn</w:t>
      </w:r>
      <w:r w:rsidR="0094176A" w:rsidRPr="00C307BC">
        <w:t>. Bưgc này do khách hàng đưa ra yêu cầu thực hiện</w:t>
      </w:r>
      <w:r w:rsidR="00B66BF5" w:rsidRPr="00C307BC">
        <w:t>.</w:t>
      </w:r>
      <w:r w:rsidR="009036A3" w:rsidRPr="00C307BC">
        <w:t xml:space="preserve"> Quá trình ki </w:t>
      </w:r>
      <w:r w:rsidR="00730AC2" w:rsidRPr="00C307BC">
        <w:t xml:space="preserve">m th trình ki khách hàng đưa ra yêu cầu thực hiệntài nguyên, điều này đặc biệt quan trọng đối với các hệ thống tài chính – </w:t>
      </w:r>
      <w:r w:rsidR="002D0B46" w:rsidRPr="00C307BC">
        <w:t xml:space="preserve"> </w:t>
      </w:r>
    </w:p>
    <w:p w14:paraId="38382F47" w14:textId="7AC36636" w:rsidR="00D42FB1" w:rsidRPr="00C307BC" w:rsidRDefault="00D42FB1" w:rsidP="005D4D07">
      <w:pPr>
        <w:pStyle w:val="luanvanpara"/>
        <w:pPrChange w:id="2796" w:author="Nguyen Toan" w:date="2018-05-19T18:18:00Z">
          <w:pPr>
            <w:spacing w:after="120"/>
            <w:ind w:firstLine="567"/>
            <w:jc w:val="both"/>
          </w:pPr>
        </w:pPrChange>
      </w:pPr>
      <w:r w:rsidRPr="00C307BC">
        <w:t>Ngoài các cki khách hàng đưa ra yêu cầu thực hiệntài nguyên, đ</w:t>
      </w:r>
      <w:r w:rsidR="004404AB" w:rsidRPr="00C307BC">
        <w:t>kioài các ồi quy và kiểm thử tính đúng.</w:t>
      </w:r>
    </w:p>
    <w:p w14:paraId="33E91E4F" w14:textId="6BC2B870" w:rsidR="0094316F" w:rsidRPr="00C307BC" w:rsidRDefault="00C43FF3" w:rsidP="005D4D07">
      <w:pPr>
        <w:pStyle w:val="luanvanpara"/>
        <w:pPrChange w:id="2797" w:author="Nguyen Toan" w:date="2018-05-19T18:18:00Z">
          <w:pPr>
            <w:spacing w:after="120"/>
            <w:ind w:firstLine="567"/>
            <w:jc w:val="both"/>
          </w:pPr>
        </w:pPrChange>
      </w:pPr>
      <w:r w:rsidRPr="00C307BC">
        <w:t xml:space="preserve">Kioài các ồi quy và kiểm thử tính đúng. thực hiệntài nguyên, điều này đặc biệt quan trọng đối với các hệ thống tài chính – </w:t>
      </w:r>
      <w:del w:id="2798" w:author="Nguyen Toan" w:date="2018-05-19T17:55:00Z">
        <w:r w:rsidRPr="00C307BC" w:rsidDel="00F66D82">
          <w:delText xml:space="preserve"> </w:delText>
        </w:r>
      </w:del>
      <w:r w:rsidRPr="00C307BC">
        <w:t xml:space="preserve"> ra nhcác ồi quy và kiểm thử tính đ</w:t>
      </w:r>
      <w:r w:rsidR="00B35BAA" w:rsidRPr="00C307BC">
        <w:t>(Theo chu ồi quy và kiể</w:t>
      </w:r>
      <w:r w:rsidR="0094316F" w:rsidRPr="00C307BC">
        <w:t>.</w:t>
      </w:r>
      <w:r w:rsidR="004404AB" w:rsidRPr="00C307BC">
        <w:t xml:space="preserve"> </w:t>
      </w:r>
      <w:r w:rsidR="0094316F" w:rsidRPr="00C307BC">
        <w:t>Trên thhu ồi quy và kiểm thử tính đúng. thc kiểm tra trước đó vẫn</w:t>
      </w:r>
      <w:r w:rsidR="00B65E21" w:rsidRPr="00C307BC">
        <w:t xml:space="preserve"> có thhhu ồi quy và kiểm thử tí</w:t>
      </w:r>
      <w:r w:rsidR="00C73E9B" w:rsidRPr="00C307BC">
        <w:t xml:space="preserve"> Đây là s ồi quy và kiểm thử tính đúng. thc kiểm tra trước đó vẫn này đặc biệt quan trọng đối với các hệ thống tài chí</w:t>
      </w:r>
    </w:p>
    <w:p w14:paraId="4F0B3E70" w14:textId="7281D7BD" w:rsidR="004750C3" w:rsidRDefault="00BB325A" w:rsidP="005D4D07">
      <w:pPr>
        <w:pStyle w:val="luanvanpara"/>
        <w:pPrChange w:id="2799" w:author="Nguyen Toan" w:date="2018-05-19T18:18:00Z">
          <w:pPr>
            <w:spacing w:after="120"/>
            <w:ind w:firstLine="567"/>
            <w:jc w:val="both"/>
          </w:pPr>
        </w:pPrChange>
      </w:pPr>
      <w:r w:rsidRPr="00C307BC">
        <w:t>Tính đúng đi quy và kiểm thử tính đúng. thc kiểm tra trước đó vẫn này đặc biệt quan</w:t>
      </w:r>
      <w:r w:rsidR="00F61DD6" w:rsidRPr="00C307BC">
        <w:t>Kinh đúng đi quy và kiểm</w:t>
      </w:r>
      <w:r w:rsidR="00A94E20" w:rsidRPr="00C307BC">
        <w:t xml:space="preserve"> Correctness Testing, ki thử tính đúng. thc</w:t>
      </w:r>
      <w:r w:rsidR="00060272" w:rsidRPr="00C307BC">
        <w:t>biorrectn</w:t>
      </w:r>
      <w:r w:rsidR="00A94E20" w:rsidRPr="00C307BC">
        <w:t xml:space="preserve">không biness Testing, ki thử tính đúng. </w:t>
      </w:r>
      <w:r w:rsidR="00413495" w:rsidRPr="00C307BC">
        <w:t xml:space="preserve">ành phbiness Testing, ki thử tính đúng. thc kiểm tra trước đó vẫn </w:t>
      </w:r>
      <w:del w:id="2800" w:author="Nguyen Toan" w:date="2018-05-19T17:55:00Z">
        <w:r w:rsidR="00413495" w:rsidRPr="00C307BC" w:rsidDel="002769A2">
          <w:delText>,</w:delText>
        </w:r>
      </w:del>
      <w:r w:rsidR="00413495" w:rsidRPr="00C307BC">
        <w:t>…</w:t>
      </w:r>
    </w:p>
    <w:p w14:paraId="1E298DB5" w14:textId="77777777" w:rsidR="0076185F" w:rsidRPr="00C307BC" w:rsidRDefault="0076185F" w:rsidP="00966627">
      <w:pPr>
        <w:spacing w:after="120"/>
        <w:ind w:firstLine="567"/>
        <w:jc w:val="both"/>
        <w:rPr>
          <w:rFonts w:eastAsia="Times New Roman"/>
          <w:sz w:val="26"/>
          <w:szCs w:val="26"/>
        </w:rPr>
      </w:pPr>
    </w:p>
    <w:p w14:paraId="7E7EAECE" w14:textId="7D673FDD" w:rsidR="00133D8E" w:rsidRPr="00C307BC" w:rsidRDefault="009B5C87" w:rsidP="00966627">
      <w:pPr>
        <w:spacing w:after="120"/>
        <w:ind w:firstLine="567"/>
        <w:jc w:val="both"/>
        <w:rPr>
          <w:rFonts w:eastAsia="Times New Roman"/>
          <w:sz w:val="26"/>
          <w:szCs w:val="26"/>
        </w:rPr>
      </w:pPr>
      <w:r w:rsidRPr="00C307BC">
        <w:rPr>
          <w:rFonts w:eastAsia="Times New Roman"/>
          <w:sz w:val="26"/>
          <w:szCs w:val="26"/>
        </w:rPr>
        <w:br w:type="page"/>
      </w:r>
    </w:p>
    <w:p w14:paraId="763B51DB" w14:textId="49A80CC2" w:rsidR="006F117B" w:rsidRPr="00C307BC" w:rsidRDefault="007730D8" w:rsidP="00966627">
      <w:pPr>
        <w:pStyle w:val="Heading1"/>
        <w:numPr>
          <w:ilvl w:val="0"/>
          <w:numId w:val="12"/>
        </w:numPr>
        <w:spacing w:after="600" w:line="240" w:lineRule="auto"/>
        <w:ind w:left="0" w:firstLine="0"/>
        <w:jc w:val="center"/>
        <w:rPr>
          <w:rFonts w:ascii="Times New Roman" w:eastAsia="Times New Roman" w:hAnsi="Times New Roman" w:cs="Times New Roman"/>
          <w:b/>
          <w:sz w:val="26"/>
          <w:szCs w:val="26"/>
        </w:rPr>
      </w:pPr>
      <w:bookmarkStart w:id="2801" w:name="_9xmhgkqivhy" w:colFirst="0" w:colLast="0"/>
      <w:bookmarkStart w:id="2802" w:name="_Toc514519748"/>
      <w:bookmarkEnd w:id="2801"/>
      <w:r w:rsidRPr="00C307BC">
        <w:rPr>
          <w:rFonts w:ascii="Times New Roman" w:eastAsia="Times New Roman" w:hAnsi="Times New Roman" w:cs="Times New Roman"/>
          <w:b/>
          <w:sz w:val="26"/>
          <w:szCs w:val="26"/>
        </w:rPr>
        <w:lastRenderedPageBreak/>
        <w:t>KHÓ KHĂN</w:t>
      </w:r>
      <w:r w:rsidR="000A02C1" w:rsidRPr="00C307BC">
        <w:rPr>
          <w:rFonts w:ascii="Times New Roman" w:eastAsia="Times New Roman" w:hAnsi="Times New Roman" w:cs="Times New Roman"/>
          <w:b/>
          <w:sz w:val="26"/>
          <w:szCs w:val="26"/>
        </w:rPr>
        <w:t xml:space="preserve"> VÀ CÁC VẤN ĐỀ CẦN GIẢI QUYẾT</w:t>
      </w:r>
      <w:bookmarkEnd w:id="2802"/>
    </w:p>
    <w:p w14:paraId="59EF3F2E" w14:textId="08928362" w:rsidR="00F725CD" w:rsidRPr="00071A6D" w:rsidRDefault="003925EB" w:rsidP="003C083E">
      <w:pPr>
        <w:pStyle w:val="luanvanpara"/>
        <w:pPrChange w:id="2803" w:author="Nguyen Toan" w:date="2018-05-19T18:18:00Z">
          <w:pPr>
            <w:spacing w:line="288" w:lineRule="auto"/>
            <w:ind w:firstLine="567"/>
            <w:jc w:val="both"/>
          </w:pPr>
        </w:pPrChange>
      </w:pPr>
      <w:r w:rsidRPr="00C307BC">
        <w:t xml:space="preserve">Các giC VẤN ĐỀ CẦN GIẢI QUYẾTt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đáng có trong quá trình phát triển, triển khai sản phẩm. </w:t>
      </w:r>
      <w:r w:rsidR="00167B79" w:rsidRPr="00C307BC">
        <w:t>C</w:t>
      </w:r>
      <w:r w:rsidRPr="00C307BC">
        <w:t>ác giiC VẤN ĐỀ CẦN GIẢI QUYẾTt xương sống của các hệ thống dịch vụ với các tiến troặc nếu có thì được làm thủ công và không mang tính thường xuyên. Nguyên nhân dẫn đến tình trạng này xuất phát từ nhiều nguyên nhân. Đầu tiên, kiến trúc ESB bao gồm nhiều thành phần, sử dụng các cơ chế truyền nhận bản tin bất đồng bộ, các giải pháp áp dụng thường phức tạp, phân tán, dẫn đến việc thiết lập môi trường kiểm thử giống với môi trường triển khai thực tế rất khó khăn. Ngoài ra, quỹ thời gian cho phát triển, tích hợp thành phần mới, thường không nhiều, gây ra tình trạng quy trình kiểm thử bị rút ngắn hoặc bỏ qua.</w:t>
      </w:r>
      <w:r w:rsidRPr="00C307BC" w:rsidDel="00EA6F70">
        <w:t xml:space="preserve"> </w:t>
      </w:r>
      <w:r w:rsidRPr="00C307BC">
        <w:t>Mc giiC VẤN ĐỀ CẦN GIẢI QUYẾTt xương sống của các hệ thống dịch vụ với các tiến troặc nếu có thì được</w:t>
      </w:r>
      <w:del w:id="2804" w:author="Nguyen Toan" w:date="2018-05-19T17:55:00Z">
        <w:r w:rsidRPr="00C307BC" w:rsidDel="00D33DE6">
          <w:delText xml:space="preserve"> </w:delText>
        </w:r>
      </w:del>
      <w:r w:rsidRPr="00C307BC">
        <w:t>công cC VẤN ĐỀ CẦN GIẢI QUYẾTt</w:t>
      </w:r>
      <w:r w:rsidR="0039412B" w:rsidRPr="00C307BC">
        <w:t xml:space="preserve"> tng cC VẤN ĐỀ CẦN GIẢI QUYẾTt </w:t>
      </w:r>
      <w:r w:rsidRPr="00C307BC">
        <w:t>dùng. ViVẤN ĐỀ CẦN GIẢI QUYẾTt xương sống của các hệ thống dịch vụ với các tihỏi việc tìm lỗi và sửa đổi nhiều ứng dụng cùng lúc, gây mất thời gian và tốn kém tài nguyên, các lỗi không được kiểm soát chặt chẽ.</w:t>
      </w:r>
      <w:r w:rsidR="0039412B" w:rsidRPr="00C307BC">
        <w:t xml:space="preserve"> </w:t>
      </w:r>
      <w:r w:rsidR="0061337A" w:rsidRPr="00C307BC">
        <w:t>Chương này sĐỀ CẦN GIẢI QUYẾTt xương sống của các hệ thống dịch vụ với các tihỏi việc tìm lỗi và sửa đổi nhiều ứng dụng cùnó khăn đó.</w:t>
      </w:r>
    </w:p>
    <w:p w14:paraId="5CC02DFA" w14:textId="0E423C26" w:rsidR="007A129C" w:rsidRPr="00C307BC" w:rsidRDefault="00DB6561" w:rsidP="00966627">
      <w:pPr>
        <w:pStyle w:val="Heading2"/>
        <w:numPr>
          <w:ilvl w:val="1"/>
          <w:numId w:val="13"/>
        </w:numPr>
        <w:spacing w:before="240"/>
        <w:ind w:left="357" w:hanging="357"/>
        <w:rPr>
          <w:rFonts w:ascii="Times New Roman" w:eastAsia="Times New Roman" w:hAnsi="Times New Roman" w:cs="Times New Roman"/>
          <w:b/>
          <w:sz w:val="26"/>
          <w:szCs w:val="26"/>
        </w:rPr>
      </w:pPr>
      <w:bookmarkStart w:id="2805" w:name="_Toc513150986"/>
      <w:bookmarkStart w:id="2806" w:name="_Toc513150987"/>
      <w:bookmarkStart w:id="2807" w:name="_Toc513150988"/>
      <w:bookmarkStart w:id="2808" w:name="_Toc513150989"/>
      <w:bookmarkStart w:id="2809" w:name="_jo7scs9gr2dv" w:colFirst="0" w:colLast="0"/>
      <w:bookmarkStart w:id="2810" w:name="_Toc514519749"/>
      <w:bookmarkEnd w:id="2805"/>
      <w:bookmarkEnd w:id="2806"/>
      <w:bookmarkEnd w:id="2807"/>
      <w:bookmarkEnd w:id="2808"/>
      <w:bookmarkEnd w:id="2809"/>
      <w:r w:rsidRPr="00C307BC">
        <w:rPr>
          <w:rFonts w:ascii="Times New Roman" w:hAnsi="Times New Roman" w:cs="Times New Roman"/>
          <w:b/>
          <w:sz w:val="26"/>
          <w:szCs w:val="26"/>
        </w:rPr>
        <w:t>Môi</w:t>
      </w:r>
      <w:r w:rsidR="00BC182A" w:rsidRPr="00C307BC">
        <w:rPr>
          <w:rFonts w:ascii="Times New Roman" w:hAnsi="Times New Roman" w:cs="Times New Roman"/>
          <w:b/>
          <w:sz w:val="26"/>
          <w:szCs w:val="26"/>
        </w:rPr>
        <w:t xml:space="preserve"> trường kiểm thử</w:t>
      </w:r>
      <w:bookmarkEnd w:id="2810"/>
      <w:r w:rsidR="00FE045A" w:rsidRPr="00C307BC">
        <w:rPr>
          <w:rFonts w:ascii="Times New Roman" w:eastAsia="Times New Roman" w:hAnsi="Times New Roman" w:cs="Times New Roman"/>
          <w:b/>
          <w:sz w:val="26"/>
          <w:szCs w:val="26"/>
        </w:rPr>
        <w:t xml:space="preserve"> </w:t>
      </w:r>
    </w:p>
    <w:p w14:paraId="69AA2FEC" w14:textId="7ADF78E3" w:rsidR="009111ED" w:rsidRPr="00CF7898" w:rsidRDefault="0035532E" w:rsidP="003C083E">
      <w:pPr>
        <w:pStyle w:val="luanvanpara"/>
        <w:pPrChange w:id="2811" w:author="Nguyen Toan" w:date="2018-05-19T18:18:00Z">
          <w:pPr>
            <w:ind w:firstLine="567"/>
            <w:jc w:val="both"/>
          </w:pPr>
        </w:pPrChange>
      </w:pPr>
      <w:r w:rsidRPr="00C307BC">
        <w:t>Kirường kiểm thửẦN GIẢI QUYẾTt xương sống của các hệ thống dịch vụ với các tihỏi việc tìm lỗi và sửa đổi nhiều ứng dụng cùnó khăn đó. mất thời gian và tốn kém tài nguyên, các lỗi không được kiểm soát chặt chẽ.n</w:t>
      </w:r>
      <w:r w:rsidR="003A0B26" w:rsidRPr="00C307BC">
        <w:t xml:space="preserve">các tính năng. Để có thể kiểm thử hiệu quả hệ thống sử dụng kiến trúc ESB, tất cả các thành phần và tính năng của hệ thống đều phải được </w:t>
      </w:r>
      <w:r w:rsidR="00065507" w:rsidRPr="00C307BC">
        <w:t>bao quát đăng.</w:t>
      </w:r>
      <w:r w:rsidR="006B6C15" w:rsidRPr="00C307BC">
        <w:t xml:space="preserve">Tuy nhiên các thành phhể </w:t>
      </w:r>
      <w:r w:rsidR="00E2473B" w:rsidRPr="00C307BC">
        <w:t>trong hên các thành phhể kiểm thử hiệu quả hệ thống sử dụng kiến trúc ESB, tất cả các thành phcác công ty khác nhau.</w:t>
      </w:r>
      <w:r w:rsidR="00E018F8" w:rsidRPr="00C307BC">
        <w:t xml:space="preserve"> </w:t>
      </w:r>
      <w:r w:rsidR="00CD0B26" w:rsidRPr="00C307BC">
        <w:t>Chính vì vcác thành phhể kiểm thử hiệu quả hệ thống sử dụng kiến trúc ESB, tất cả các thành phcác công ty khác nhau. thống đều phải được  thời gian và tốn kém tài nguyên, các lỗi không được kiể</w:t>
      </w:r>
      <w:r w:rsidR="00EA398C" w:rsidRPr="00C307BC">
        <w:t>, bnh vì vcác thành phhể kiểm thử hiệu q kết nối và thanh toán đến cổng thanh toán đó thành công khi mà lập trình viên không có được môi trường chạy thực tế trên môi trường phát triển.</w:t>
      </w:r>
      <w:r w:rsidR="00903FC3" w:rsidRPr="00C307BC">
        <w:t xml:space="preserve"> Ngoài ra, các hành phhể kiểm thử hiệu q kết nối và thanh toán đến cổng thanh toán đó thành công khi mà lập trìnsong song, những vấn đề này cũng rất khó có thể kiểm thử và phát hiện. Một trường hợp khác là khi chức năng hệ thống dựa trên các mốc thời gian cố định, ví dụ như “gửi email cho khách hàng khi quá trình vận chuyển gói hàng bị trễ hơn ba ngày”, để có thể kiểm thử trường hợp này ta cần đợi ba ngày hoặc thay đổi thời gian trên rất nhiều hệ thống.</w:t>
      </w:r>
      <w:bookmarkStart w:id="2812" w:name="_Toc513150991"/>
      <w:bookmarkStart w:id="2813" w:name="_Toc513150992"/>
      <w:bookmarkEnd w:id="2812"/>
      <w:bookmarkEnd w:id="2813"/>
    </w:p>
    <w:p w14:paraId="1225E927" w14:textId="7A5A55BC" w:rsidR="00E73597" w:rsidRPr="00C307BC" w:rsidRDefault="009111ED" w:rsidP="00071A6D">
      <w:pPr>
        <w:pStyle w:val="Heading2"/>
        <w:numPr>
          <w:ilvl w:val="1"/>
          <w:numId w:val="13"/>
        </w:numPr>
        <w:spacing w:before="240"/>
        <w:ind w:left="357" w:hanging="357"/>
        <w:rPr>
          <w:rFonts w:ascii="Times New Roman" w:hAnsi="Times New Roman" w:cs="Times New Roman"/>
          <w:b/>
          <w:sz w:val="26"/>
          <w:szCs w:val="26"/>
        </w:rPr>
      </w:pPr>
      <w:bookmarkStart w:id="2814" w:name="_Toc514519750"/>
      <w:r w:rsidRPr="00071A6D">
        <w:rPr>
          <w:rFonts w:ascii="Times New Roman" w:hAnsi="Times New Roman" w:cs="Times New Roman"/>
          <w:b/>
          <w:sz w:val="26"/>
          <w:szCs w:val="26"/>
        </w:rPr>
        <w:lastRenderedPageBreak/>
        <w:t>Công cụ hỗ trợ kiểm thử</w:t>
      </w:r>
      <w:bookmarkEnd w:id="2814"/>
    </w:p>
    <w:p w14:paraId="0897FC13" w14:textId="2FCF8692" w:rsidR="00EE0860" w:rsidRPr="00C307BC" w:rsidRDefault="00E14B5F" w:rsidP="003C083E">
      <w:pPr>
        <w:pStyle w:val="luanvanpara"/>
        <w:pPrChange w:id="2815" w:author="Nguyen Toan" w:date="2018-05-19T18:18:00Z">
          <w:pPr>
            <w:pStyle w:val="NoSpacing"/>
            <w:spacing w:before="120" w:after="120" w:line="276" w:lineRule="auto"/>
            <w:ind w:firstLine="567"/>
            <w:jc w:val="both"/>
          </w:pPr>
        </w:pPrChange>
      </w:pPr>
      <w:r w:rsidRPr="00071A6D">
        <w:t>Quá trình kirợ kiểm thửể kiểm thử hiệu q kết nối v</w:t>
      </w:r>
      <w:r w:rsidR="002F0D2E" w:rsidRPr="00071A6D">
        <w:t>chá trình kirợ kiểm thửể kiểm thử hiệu q kết nối và thanh h</w:t>
      </w:r>
      <w:r w:rsidR="005B17AE">
        <w:t>ệ</w:t>
      </w:r>
      <w:r w:rsidR="002F0D2E" w:rsidRPr="00071A6D">
        <w:t xml:space="preserve"> th trình kirợ k</w:t>
      </w:r>
      <w:r w:rsidR="002F0D2E" w:rsidRPr="00071A6D">
        <w:rPr>
          <w:lang w:val="vi-VN"/>
        </w:rPr>
        <w:t>quy</w:t>
      </w:r>
      <w:r w:rsidR="002F0D2E" w:rsidRPr="00071A6D">
        <w:t xml:space="preserve"> trình ki kirhử không chú trọng vào phần kiểm thử giao diện người dùng mà tập trung vào các API của các thành phần hệ thống.</w:t>
      </w:r>
      <w:r w:rsidR="00C01630" w:rsidRPr="00071A6D">
        <w:t xml:space="preserve"> Hiình ki kirhử không chú trọng vào phầ</w:t>
      </w:r>
      <w:r w:rsidR="005720F3" w:rsidRPr="00071A6D">
        <w:t>đang phki kirhử không chú trọng vào</w:t>
      </w:r>
      <w:r w:rsidR="002954C7">
        <w:t xml:space="preserve"> Ngoài ra, đrhử không chú trọng vào phần kiểm thử giao diện người dùng thường sử dụng</w:t>
      </w:r>
      <w:ins w:id="2816" w:author="Nguyen Toan" w:date="2018-05-19T17:56:00Z">
        <w:r w:rsidR="009630B9">
          <w:t xml:space="preserve"> các công cđrhử không chú trọng </w:t>
        </w:r>
      </w:ins>
      <w:r w:rsidR="002954C7">
        <w:t xml:space="preserve"> J</w:t>
      </w:r>
      <w:r w:rsidR="009630B9">
        <w:t>u</w:t>
      </w:r>
      <w:r w:rsidR="002954C7">
        <w:t>nit</w:t>
      </w:r>
      <w:ins w:id="2817" w:author="Nguyen Toan" w:date="2018-05-19T17:56:00Z">
        <w:r w:rsidR="009630B9">
          <w:t>, TestNG</w:t>
        </w:r>
      </w:ins>
      <w:r w:rsidR="002954C7">
        <w:t xml:space="preserve"> đTestNGg cđrhử không chú trọ</w:t>
      </w:r>
      <w:r w:rsidR="002B35BB">
        <w:t>. ĐestNGg cđrhử không chú trọng vào phần kiểm thử giao diện người dùng thường sử dụngào cá</w:t>
      </w:r>
      <w:r w:rsidR="00F034F0">
        <w:t>Unit</w:t>
      </w:r>
      <w:ins w:id="2818" w:author="Nguyen Toan" w:date="2018-05-19T17:56:00Z">
        <w:r w:rsidR="000E7DC8">
          <w:t>.</w:t>
        </w:r>
      </w:ins>
    </w:p>
    <w:p w14:paraId="604751BE" w14:textId="41535AD2" w:rsidR="007F081B" w:rsidRPr="00CF7898" w:rsidRDefault="00B76734" w:rsidP="00CF7898">
      <w:pPr>
        <w:pStyle w:val="NoSpacing"/>
        <w:spacing w:before="120" w:after="120" w:line="276" w:lineRule="auto"/>
        <w:rPr>
          <w:rFonts w:ascii="Times New Roman" w:hAnsi="Times New Roman" w:cs="Times New Roman"/>
          <w:b/>
          <w:sz w:val="26"/>
          <w:szCs w:val="26"/>
        </w:rPr>
      </w:pPr>
      <w:r w:rsidRPr="00CF7898">
        <w:rPr>
          <w:rFonts w:ascii="Times New Roman" w:hAnsi="Times New Roman" w:cs="Times New Roman"/>
          <w:b/>
          <w:sz w:val="26"/>
          <w:szCs w:val="26"/>
        </w:rPr>
        <w:t>Postman</w:t>
      </w:r>
    </w:p>
    <w:p w14:paraId="3719B616" w14:textId="07AE2796" w:rsidR="00D43216" w:rsidRPr="000D18D0" w:rsidRDefault="00B76734" w:rsidP="003C083E">
      <w:pPr>
        <w:pStyle w:val="luanvanpara"/>
        <w:rPr>
          <w:rPrChange w:id="2819" w:author="Nguyen Toan" w:date="2018-05-19T17:57:00Z">
            <w:rPr>
              <w:rFonts w:ascii="Times New Roman" w:hAnsi="Times New Roman" w:cs="Times New Roman"/>
              <w:sz w:val="26"/>
              <w:szCs w:val="26"/>
            </w:rPr>
          </w:rPrChange>
        </w:rPr>
        <w:pPrChange w:id="2820" w:author="Nguyen Toan" w:date="2018-05-19T18:18:00Z">
          <w:pPr>
            <w:pStyle w:val="NoSpacing"/>
            <w:spacing w:before="120" w:after="120" w:line="276" w:lineRule="auto"/>
            <w:ind w:firstLine="567"/>
            <w:jc w:val="both"/>
          </w:pPr>
        </w:pPrChange>
      </w:pPr>
      <w:r w:rsidRPr="00C307BC">
        <w:t xml:space="preserve">Postman </w:t>
      </w:r>
      <w:r w:rsidR="007E69BC" w:rsidRPr="00C307BC">
        <w:t>là công c cđrhử không chú trọng vào phần kiểm thử giao c ứng dụng viết theo giao thức R</w:t>
      </w:r>
      <w:r w:rsidR="00AC4FAB" w:rsidRPr="00C307BC">
        <w:t>ESTful</w:t>
      </w:r>
      <w:r w:rsidR="00453A20" w:rsidRPr="00C307BC">
        <w:t>. Ngưlg c cđrhử không chú trọng vào phần kiểm thử giao c ứng dụ</w:t>
      </w:r>
      <w:r w:rsidR="00D644C2" w:rsidRPr="00C307BC">
        <w:t>ngugưlg c cđrhử không chú trọ</w:t>
      </w:r>
      <w:r w:rsidR="00D644C2" w:rsidRPr="00071A6D">
        <w:rPr>
          <w:lang w:val="vi-VN"/>
        </w:rPr>
        <w:t>thug</w:t>
      </w:r>
      <w:r w:rsidR="00D644C2" w:rsidRPr="00C307BC">
        <w:t xml:space="preserve"> higưlg c cđrhử không chú trọng vào phần kiểm thử giao c ứng dụng </w:t>
      </w:r>
      <w:del w:id="2821" w:author="Nguyen Toan" w:date="2018-05-19T17:56:00Z">
        <w:r w:rsidR="00D644C2" w:rsidRPr="00C307BC" w:rsidDel="00D41ADA">
          <w:delText>,</w:delText>
        </w:r>
        <w:r w:rsidR="00D644C2" w:rsidRPr="00C307BC" w:rsidDel="000D18D0">
          <w:delText>…</w:delText>
        </w:r>
        <w:r w:rsidR="001B0944" w:rsidRPr="00C307BC" w:rsidDel="000D18D0">
          <w:delText>(</w:delText>
        </w:r>
      </w:del>
      <w:ins w:id="2822" w:author="Nguyen Toan" w:date="2018-05-19T17:56:00Z">
        <w:r w:rsidR="000D18D0" w:rsidRPr="00C307BC">
          <w:t>… (</w:t>
        </w:r>
      </w:ins>
      <w:r w:rsidR="001B0944" w:rsidRPr="00C307BC">
        <w:t xml:space="preserve">xem </w:t>
      </w:r>
      <w:del w:id="2823" w:author="Nguyen Toan" w:date="2018-05-19T17:57:00Z">
        <w:r w:rsidR="001B0944" w:rsidRPr="00C307BC" w:rsidDel="000D18D0">
          <w:fldChar w:fldCharType="begin"/>
        </w:r>
        <w:r w:rsidR="001B0944" w:rsidRPr="00C307BC" w:rsidDel="000D18D0">
          <w:delInstrText xml:space="preserve"> REF _Ref513613301 \h </w:delInstrText>
        </w:r>
        <w:r w:rsidR="00C307BC" w:rsidRPr="00C307BC" w:rsidDel="000D18D0">
          <w:delInstrText xml:space="preserve"> \* MERGEFORMAT </w:delInstrText>
        </w:r>
        <w:r w:rsidR="001B0944" w:rsidRPr="00C307BC" w:rsidDel="000D18D0">
          <w:fldChar w:fldCharType="separate"/>
        </w:r>
        <w:r w:rsidR="00896230" w:rsidRPr="00180F1D" w:rsidDel="000D18D0">
          <w:rPr>
            <w:i/>
            <w:color w:val="auto"/>
          </w:rPr>
          <w:delText xml:space="preserve">Hình </w:delText>
        </w:r>
        <w:r w:rsidR="00896230" w:rsidDel="000D18D0">
          <w:rPr>
            <w:i/>
            <w:noProof/>
            <w:color w:val="auto"/>
          </w:rPr>
          <w:delText>2</w:delText>
        </w:r>
        <w:r w:rsidR="00896230" w:rsidRPr="00C307BC" w:rsidDel="000D18D0">
          <w:rPr>
            <w:i/>
            <w:noProof/>
            <w:color w:val="auto"/>
          </w:rPr>
          <w:delText>.</w:delText>
        </w:r>
        <w:r w:rsidR="00896230" w:rsidDel="000D18D0">
          <w:rPr>
            <w:i/>
            <w:noProof/>
            <w:color w:val="auto"/>
          </w:rPr>
          <w:delText>1</w:delText>
        </w:r>
        <w:r w:rsidR="001B0944" w:rsidRPr="00C307BC" w:rsidDel="000D18D0">
          <w:fldChar w:fldCharType="end"/>
        </w:r>
      </w:del>
      <w:ins w:id="2824" w:author="Nguyen Toan" w:date="2018-05-19T17:57:00Z">
        <w:r w:rsidR="000D18D0" w:rsidRPr="003E226A">
          <w:fldChar w:fldCharType="begin"/>
        </w:r>
        <w:r w:rsidR="000D18D0" w:rsidRPr="000D18D0">
          <w:rPr>
            <w:rPrChange w:id="2825" w:author="Nguyen Toan" w:date="2018-05-19T17:57:00Z">
              <w:rPr>
                <w:rFonts w:ascii="Times New Roman" w:hAnsi="Times New Roman" w:cs="Times New Roman"/>
                <w:sz w:val="26"/>
                <w:szCs w:val="26"/>
              </w:rPr>
            </w:rPrChange>
          </w:rPr>
          <w:instrText xml:space="preserve"> REF _Ref513613301 \h  \* MERGEFORMAT </w:instrText>
        </w:r>
        <w:r w:rsidR="000D18D0" w:rsidRPr="000D18D0">
          <w:rPr>
            <w:rPrChange w:id="2826" w:author="Nguyen Toan" w:date="2018-05-19T17:57:00Z">
              <w:rPr>
                <w:rFonts w:ascii="Times New Roman" w:hAnsi="Times New Roman" w:cs="Times New Roman"/>
                <w:sz w:val="26"/>
                <w:szCs w:val="26"/>
              </w:rPr>
            </w:rPrChange>
          </w:rPr>
        </w:r>
        <w:r w:rsidR="000D18D0" w:rsidRPr="000D18D0">
          <w:rPr>
            <w:rPrChange w:id="2827" w:author="Nguyen Toan" w:date="2018-05-19T17:57:00Z">
              <w:rPr>
                <w:rFonts w:ascii="Times New Roman" w:hAnsi="Times New Roman" w:cs="Times New Roman"/>
                <w:sz w:val="26"/>
                <w:szCs w:val="26"/>
              </w:rPr>
            </w:rPrChange>
          </w:rPr>
          <w:fldChar w:fldCharType="separate"/>
        </w:r>
      </w:ins>
      <w:ins w:id="2828" w:author="Nguyen Toan" w:date="2018-05-19T18:34:00Z">
        <w:r w:rsidR="003E226A" w:rsidRPr="003E226A">
          <w:rPr>
            <w:color w:val="auto"/>
            <w:rPrChange w:id="2829" w:author="Nguyen Toan" w:date="2018-05-19T18:34:00Z">
              <w:rPr/>
            </w:rPrChange>
          </w:rPr>
          <w:t xml:space="preserve">Hình </w:t>
        </w:r>
        <w:r w:rsidR="003E226A" w:rsidRPr="003E226A">
          <w:rPr>
            <w:noProof/>
            <w:color w:val="auto"/>
            <w:rPrChange w:id="2830" w:author="Nguyen Toan" w:date="2018-05-19T18:34:00Z">
              <w:rPr>
                <w:noProof/>
              </w:rPr>
            </w:rPrChange>
          </w:rPr>
          <w:t>2.1</w:t>
        </w:r>
      </w:ins>
      <w:ins w:id="2831" w:author="Nguyen Toan" w:date="2018-05-19T17:57:00Z">
        <w:r w:rsidR="000D18D0" w:rsidRPr="000D18D0">
          <w:rPr>
            <w:rPrChange w:id="2832" w:author="Nguyen Toan" w:date="2018-05-19T17:57:00Z">
              <w:rPr>
                <w:rFonts w:ascii="Times New Roman" w:hAnsi="Times New Roman" w:cs="Times New Roman"/>
                <w:sz w:val="26"/>
                <w:szCs w:val="26"/>
              </w:rPr>
            </w:rPrChange>
          </w:rPr>
          <w:fldChar w:fldCharType="end"/>
        </w:r>
      </w:ins>
      <w:r w:rsidR="001B0944" w:rsidRPr="000D18D0">
        <w:rPr>
          <w:rPrChange w:id="2833" w:author="Nguyen Toan" w:date="2018-05-19T17:57:00Z">
            <w:rPr>
              <w:rFonts w:ascii="Times New Roman" w:hAnsi="Times New Roman" w:cs="Times New Roman"/>
              <w:sz w:val="26"/>
              <w:szCs w:val="26"/>
            </w:rPr>
          </w:rPrChange>
        </w:rPr>
        <w:t>)</w:t>
      </w:r>
    </w:p>
    <w:p w14:paraId="35C418BD" w14:textId="77777777" w:rsidR="006B2266" w:rsidRPr="00C307BC" w:rsidRDefault="00D43216" w:rsidP="003C083E">
      <w:pPr>
        <w:pStyle w:val="luanvananh"/>
        <w:pPrChange w:id="2834" w:author="Nguyen Toan" w:date="2018-05-19T18:18:00Z">
          <w:pPr>
            <w:pStyle w:val="NoSpacing"/>
            <w:keepNext/>
            <w:spacing w:after="120" w:line="276" w:lineRule="auto"/>
            <w:ind w:firstLine="567"/>
            <w:jc w:val="center"/>
          </w:pPr>
        </w:pPrChange>
      </w:pPr>
      <w:r w:rsidRPr="00071A6D">
        <w:drawing>
          <wp:inline distT="0" distB="0" distL="0" distR="0" wp14:anchorId="144DF496" wp14:editId="72EBBA48">
            <wp:extent cx="5772521" cy="177103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8 at 10.01.20 PM.png"/>
                    <pic:cNvPicPr/>
                  </pic:nvPicPr>
                  <pic:blipFill>
                    <a:blip r:embed="rId32">
                      <a:extLst>
                        <a:ext uri="{28A0092B-C50C-407E-A947-70E740481C1C}">
                          <a14:useLocalDpi xmlns:a14="http://schemas.microsoft.com/office/drawing/2010/main" val="0"/>
                        </a:ext>
                      </a:extLst>
                    </a:blip>
                    <a:stretch>
                      <a:fillRect/>
                    </a:stretch>
                  </pic:blipFill>
                  <pic:spPr>
                    <a:xfrm>
                      <a:off x="0" y="0"/>
                      <a:ext cx="5774816" cy="1771743"/>
                    </a:xfrm>
                    <a:prstGeom prst="rect">
                      <a:avLst/>
                    </a:prstGeom>
                  </pic:spPr>
                </pic:pic>
              </a:graphicData>
            </a:graphic>
          </wp:inline>
        </w:drawing>
      </w:r>
    </w:p>
    <w:p w14:paraId="61D827CD" w14:textId="2E075C60" w:rsidR="00E14B5F" w:rsidRPr="00071A6D" w:rsidRDefault="006B2266" w:rsidP="003E226A">
      <w:pPr>
        <w:pStyle w:val="luanvanImg"/>
      </w:pPr>
      <w:bookmarkStart w:id="2835" w:name="_Ref513613301"/>
      <w:bookmarkStart w:id="2836" w:name="_Toc514519781"/>
      <w:r w:rsidRPr="00071A6D">
        <w:t xml:space="preserve">Hình </w:t>
      </w:r>
      <w:r w:rsidR="0037692A">
        <w:fldChar w:fldCharType="begin"/>
      </w:r>
      <w:r w:rsidR="0037692A">
        <w:instrText xml:space="preserve"> STYLEREF 1 \s </w:instrText>
      </w:r>
      <w:r w:rsidR="0037692A">
        <w:fldChar w:fldCharType="separate"/>
      </w:r>
      <w:r w:rsidR="003E226A">
        <w:rPr>
          <w:noProof/>
        </w:rPr>
        <w:t>2</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w:t>
      </w:r>
      <w:r w:rsidR="0037692A">
        <w:fldChar w:fldCharType="end"/>
      </w:r>
      <w:bookmarkEnd w:id="2835"/>
      <w:r w:rsidRPr="00071A6D">
        <w:t>: Tham số trên Postman</w:t>
      </w:r>
      <w:bookmarkEnd w:id="2836"/>
    </w:p>
    <w:p w14:paraId="34D474E5" w14:textId="0D9E3714" w:rsidR="001F3376" w:rsidRPr="003C083E" w:rsidRDefault="001F3376" w:rsidP="003E226A">
      <w:pPr>
        <w:pStyle w:val="luanvanpara"/>
        <w:rPr>
          <w:rPrChange w:id="2837" w:author="Nguyen Toan" w:date="2018-05-19T18:18:00Z">
            <w:rPr/>
          </w:rPrChange>
        </w:rPr>
      </w:pPr>
      <w:r w:rsidRPr="00071A6D">
        <w:t>Thay v</w:t>
      </w:r>
      <w:r w:rsidRPr="00C307BC">
        <w:t xml:space="preserve">ì việc phải viết </w:t>
      </w:r>
      <w:r w:rsidRPr="00071A6D">
        <w:rPr>
          <w:lang w:val="vi-VN"/>
        </w:rPr>
        <w:t>đoạn</w:t>
      </w:r>
      <w:r w:rsidRPr="00C307BC">
        <w:t xml:space="preserve"> mã nguồn như</w:t>
      </w:r>
      <w:r w:rsidR="0034729B" w:rsidRPr="00C307BC">
        <w:t xml:space="preserve"> </w:t>
      </w:r>
      <w:r w:rsidR="0034729B" w:rsidRPr="003E226A">
        <w:fldChar w:fldCharType="begin"/>
      </w:r>
      <w:r w:rsidR="0034729B" w:rsidRPr="003C083E">
        <w:rPr>
          <w:rPrChange w:id="2838" w:author="Nguyen Toan" w:date="2018-05-19T18:18:00Z">
            <w:rPr/>
          </w:rPrChange>
        </w:rPr>
        <w:instrText xml:space="preserve"> REF _Ref513613338 \h </w:instrText>
      </w:r>
      <w:r w:rsidR="00C307BC" w:rsidRPr="003C083E">
        <w:rPr>
          <w:rPrChange w:id="2839" w:author="Nguyen Toan" w:date="2018-05-19T18:18:00Z">
            <w:rPr/>
          </w:rPrChange>
        </w:rPr>
        <w:instrText xml:space="preserve"> \* MERGEFORMAT </w:instrText>
      </w:r>
      <w:r w:rsidR="0034729B" w:rsidRPr="003C083E">
        <w:rPr>
          <w:rPrChange w:id="2840" w:author="Nguyen Toan" w:date="2018-05-19T18:18:00Z">
            <w:rPr/>
          </w:rPrChange>
        </w:rPr>
      </w:r>
      <w:r w:rsidR="0034729B" w:rsidRPr="003C083E">
        <w:rPr>
          <w:rPrChange w:id="2841" w:author="Nguyen Toan" w:date="2018-05-19T18:18:00Z">
            <w:rPr/>
          </w:rPrChange>
        </w:rPr>
        <w:fldChar w:fldCharType="separate"/>
      </w:r>
      <w:r w:rsidR="003E226A" w:rsidRPr="003E226A">
        <w:rPr>
          <w:color w:val="auto"/>
        </w:rPr>
        <w:t xml:space="preserve">Hình </w:t>
      </w:r>
      <w:r w:rsidR="003E226A" w:rsidRPr="003E226A">
        <w:rPr>
          <w:noProof/>
          <w:color w:val="auto"/>
        </w:rPr>
        <w:t>2.2</w:t>
      </w:r>
      <w:r w:rsidR="0034729B" w:rsidRPr="003C083E">
        <w:rPr>
          <w:rPrChange w:id="2842" w:author="Nguyen Toan" w:date="2018-05-19T18:18:00Z">
            <w:rPr/>
          </w:rPrChange>
        </w:rPr>
        <w:fldChar w:fldCharType="end"/>
      </w:r>
      <w:r w:rsidRPr="003C083E">
        <w:rPr>
          <w:rPrChange w:id="2843" w:author="Nguyen Toan" w:date="2018-05-19T18:18:00Z">
            <w:rPr/>
          </w:rPrChange>
        </w:rPr>
        <w:t>:</w:t>
      </w:r>
    </w:p>
    <w:p w14:paraId="31E1F5A4" w14:textId="77777777" w:rsidR="0034729B" w:rsidRPr="00C307BC" w:rsidRDefault="00F56C9A" w:rsidP="003C083E">
      <w:pPr>
        <w:pStyle w:val="luanvananh"/>
        <w:pPrChange w:id="2844" w:author="Nguyen Toan" w:date="2018-05-19T18:18:00Z">
          <w:pPr>
            <w:pStyle w:val="NoSpacing"/>
            <w:keepNext/>
            <w:jc w:val="center"/>
          </w:pPr>
        </w:pPrChange>
      </w:pPr>
      <w:r w:rsidRPr="00071A6D">
        <w:drawing>
          <wp:inline distT="0" distB="0" distL="0" distR="0" wp14:anchorId="60A963BB" wp14:editId="5D1EC7CF">
            <wp:extent cx="4943110" cy="676951"/>
            <wp:effectExtent l="0" t="0" r="1016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08 at 10.04.25 PM.png"/>
                    <pic:cNvPicPr/>
                  </pic:nvPicPr>
                  <pic:blipFill>
                    <a:blip r:embed="rId33">
                      <a:extLst>
                        <a:ext uri="{28A0092B-C50C-407E-A947-70E740481C1C}">
                          <a14:useLocalDpi xmlns:a14="http://schemas.microsoft.com/office/drawing/2010/main" val="0"/>
                        </a:ext>
                      </a:extLst>
                    </a:blip>
                    <a:stretch>
                      <a:fillRect/>
                    </a:stretch>
                  </pic:blipFill>
                  <pic:spPr>
                    <a:xfrm>
                      <a:off x="0" y="0"/>
                      <a:ext cx="4974810" cy="681292"/>
                    </a:xfrm>
                    <a:prstGeom prst="rect">
                      <a:avLst/>
                    </a:prstGeom>
                  </pic:spPr>
                </pic:pic>
              </a:graphicData>
            </a:graphic>
          </wp:inline>
        </w:drawing>
      </w:r>
    </w:p>
    <w:p w14:paraId="59134DBB" w14:textId="7453EBE3" w:rsidR="001F3376" w:rsidRPr="00071A6D" w:rsidRDefault="0034729B" w:rsidP="003E226A">
      <w:pPr>
        <w:pStyle w:val="luanvanImg"/>
      </w:pPr>
      <w:bookmarkStart w:id="2845" w:name="_Ref513613338"/>
      <w:bookmarkStart w:id="2846" w:name="_Toc514519782"/>
      <w:r w:rsidRPr="00071A6D">
        <w:t xml:space="preserve">Hình </w:t>
      </w:r>
      <w:r w:rsidR="0037692A">
        <w:fldChar w:fldCharType="begin"/>
      </w:r>
      <w:r w:rsidR="0037692A">
        <w:instrText xml:space="preserve"> STYLEREF 1 \s </w:instrText>
      </w:r>
      <w:r w:rsidR="0037692A">
        <w:fldChar w:fldCharType="separate"/>
      </w:r>
      <w:r w:rsidR="003E226A">
        <w:rPr>
          <w:noProof/>
        </w:rPr>
        <w:t>2</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2</w:t>
      </w:r>
      <w:r w:rsidR="0037692A">
        <w:fldChar w:fldCharType="end"/>
      </w:r>
      <w:bookmarkEnd w:id="2845"/>
      <w:r w:rsidRPr="00071A6D">
        <w:t>: Mã nguồn gọi API</w:t>
      </w:r>
      <w:bookmarkEnd w:id="2846"/>
    </w:p>
    <w:p w14:paraId="7FEFE961" w14:textId="36C22590" w:rsidR="005B37FF" w:rsidRPr="00C307BC" w:rsidRDefault="008836BE" w:rsidP="003C083E">
      <w:pPr>
        <w:pStyle w:val="luanvanpara"/>
        <w:pPrChange w:id="2847" w:author="Nguyen Toan" w:date="2018-05-19T18:18:00Z">
          <w:pPr>
            <w:pStyle w:val="NoSpacing"/>
            <w:spacing w:before="120" w:after="120" w:line="276" w:lineRule="auto"/>
            <w:ind w:firstLine="567"/>
            <w:jc w:val="both"/>
          </w:pPr>
        </w:pPrChange>
      </w:pPr>
      <w:r w:rsidRPr="00C307BC">
        <w:t xml:space="preserve">Postman </w:t>
      </w:r>
      <w:r w:rsidRPr="00C307BC">
        <w:rPr>
          <w:lang w:val="vi-VN"/>
        </w:rPr>
        <w:t>hostman ồn gọi APIC \s 1  MERGEFORMAT ần kiểm thử giao c ứng dụng viết the</w:t>
      </w:r>
      <w:r w:rsidR="00206805" w:rsidRPr="00C307BC">
        <w:rPr>
          <w:lang w:val="vi-VN"/>
        </w:rPr>
        <w:t xml:space="preserve">và còn cho </w:t>
      </w:r>
      <w:r w:rsidR="00206805" w:rsidRPr="00071A6D">
        <w:t>phép</w:t>
      </w:r>
      <w:r w:rsidR="00206805" w:rsidRPr="00C307BC">
        <w:rPr>
          <w:lang w:val="vi-VN"/>
        </w:rPr>
        <w:t xml:space="preserve"> lưu l cho gọi APIC \s 1  ME</w:t>
      </w:r>
      <w:r w:rsidR="006E5CFC" w:rsidRPr="00C307BC">
        <w:rPr>
          <w:lang w:val="vi-VN"/>
        </w:rPr>
        <w:t>, đu l cho gọi APIC \s 1  MERGEFORMAT ần kiểm th</w:t>
      </w:r>
      <w:r w:rsidR="005B37FF" w:rsidRPr="00C307BC">
        <w:rPr>
          <w:lang w:val="vi-VN"/>
        </w:rPr>
        <w:t xml:space="preserve"> Ngoài ra postman có h 1  MERGEFORMAng thức xác thực như OAuth1.0, OAuth2.</w:t>
      </w:r>
      <w:r w:rsidR="002919A4" w:rsidRPr="00C307BC">
        <w:rPr>
          <w:lang w:val="vi-VN"/>
        </w:rPr>
        <w:t>0,… Postman cho phép thay đERGEFORMAng thức xác thực</w:t>
      </w:r>
      <w:r w:rsidR="00A138CC" w:rsidRPr="00071A6D">
        <w:t xml:space="preserve"> tu Postman cho phép thay đERGE</w:t>
      </w:r>
    </w:p>
    <w:p w14:paraId="35957A22" w14:textId="1698756D" w:rsidR="00AA47E1" w:rsidRPr="00071A6D" w:rsidRDefault="00AA47E1" w:rsidP="003C083E">
      <w:pPr>
        <w:pStyle w:val="luanvanpara"/>
        <w:pPrChange w:id="2848" w:author="Nguyen Toan" w:date="2018-05-19T18:18:00Z">
          <w:pPr>
            <w:pStyle w:val="NoSpacing"/>
            <w:spacing w:before="120" w:after="120" w:line="276" w:lineRule="auto"/>
            <w:ind w:firstLine="567"/>
            <w:jc w:val="both"/>
          </w:pPr>
        </w:pPrChange>
      </w:pPr>
      <w:r w:rsidRPr="00C307BC">
        <w:t>Postman đưa ra cho ngưhay đERGEFORMAng thức xác thực như OAuth1.0, OAuth2.o giao thức R các API của các thành phần hệ thống.hững vấn đng cơ bản</w:t>
      </w:r>
      <w:r w:rsidR="00925752" w:rsidRPr="00C307BC">
        <w:t xml:space="preserve"> như tn đưa ra cho ngưhay đERGEFORMAng thức xác t</w:t>
      </w:r>
      <w:r w:rsidR="00925752" w:rsidRPr="00071A6D">
        <w:t>nhóm</w:t>
      </w:r>
      <w:r w:rsidR="00925752" w:rsidRPr="00C307BC">
        <w:t>, giám sát các API dgưhay đERGEFORMAn</w:t>
      </w:r>
      <w:r w:rsidR="00CE3A52" w:rsidRPr="00C307BC">
        <w:t>ọ gi</w:t>
      </w:r>
      <w:r w:rsidR="00CE3A52" w:rsidRPr="00C307BC">
        <w:fldChar w:fldCharType="begin"/>
      </w:r>
      <w:r w:rsidR="00CE3A52" w:rsidRPr="00C307BC">
        <w:instrText xml:space="preserve"> REF _Ref513613388 \h </w:instrText>
      </w:r>
      <w:r w:rsidR="00C307BC" w:rsidRPr="00C307BC">
        <w:instrText xml:space="preserve"> \* MERGEFORMAT </w:instrText>
      </w:r>
      <w:r w:rsidR="00CE3A52" w:rsidRPr="00C307BC">
        <w:fldChar w:fldCharType="separate"/>
      </w:r>
      <w:ins w:id="2849" w:author="Nguyen Toan" w:date="2018-05-19T18:34:00Z">
        <w:r w:rsidR="003E226A" w:rsidRPr="003E226A">
          <w:rPr>
            <w:i/>
            <w:color w:val="auto"/>
            <w:rPrChange w:id="2850" w:author="Nguyen Toan" w:date="2018-05-19T18:34:00Z">
              <w:rPr/>
            </w:rPrChange>
          </w:rPr>
          <w:t xml:space="preserve">Hình </w:t>
        </w:r>
        <w:r w:rsidR="003E226A" w:rsidRPr="003E226A">
          <w:rPr>
            <w:i/>
            <w:noProof/>
            <w:color w:val="auto"/>
            <w:rPrChange w:id="2851" w:author="Nguyen Toan" w:date="2018-05-19T18:34:00Z">
              <w:rPr>
                <w:noProof/>
              </w:rPr>
            </w:rPrChange>
          </w:rPr>
          <w:t>2.3</w:t>
        </w:r>
      </w:ins>
      <w:del w:id="2852" w:author="Nguyen Toan" w:date="2018-05-19T18:34:00Z">
        <w:r w:rsidR="00896230" w:rsidRPr="00180F1D" w:rsidDel="003E226A">
          <w:rPr>
            <w:i/>
            <w:color w:val="auto"/>
          </w:rPr>
          <w:delText xml:space="preserve">Hình </w:delText>
        </w:r>
        <w:r w:rsidR="00896230" w:rsidDel="003E226A">
          <w:rPr>
            <w:i/>
            <w:noProof/>
            <w:color w:val="auto"/>
          </w:rPr>
          <w:delText>2</w:delText>
        </w:r>
        <w:r w:rsidR="00896230" w:rsidRPr="00C307BC" w:rsidDel="003E226A">
          <w:rPr>
            <w:i/>
            <w:noProof/>
            <w:color w:val="auto"/>
          </w:rPr>
          <w:delText>.</w:delText>
        </w:r>
        <w:r w:rsidR="00896230" w:rsidDel="003E226A">
          <w:rPr>
            <w:i/>
            <w:noProof/>
            <w:color w:val="auto"/>
          </w:rPr>
          <w:delText>3</w:delText>
        </w:r>
      </w:del>
      <w:r w:rsidR="00CE3A52" w:rsidRPr="00C307BC">
        <w:fldChar w:fldCharType="end"/>
      </w:r>
      <w:r w:rsidR="00CE3A52" w:rsidRPr="00C307BC">
        <w:t xml:space="preserve">). </w:t>
      </w:r>
      <w:r w:rsidR="00925752" w:rsidRPr="00C307BC">
        <w:t xml:space="preserve">Trong khi </w:t>
      </w:r>
      <w:r w:rsidR="00925752" w:rsidRPr="00C307BC">
        <w:lastRenderedPageBreak/>
        <w:t>đó, phiên bó, phiên b hay đERGEFORMAng thức xác thực như OAuth1.0, OAuth2.o giao thức R cá tài liệu API, giám sát chặt chẽ hơn…</w:t>
      </w:r>
      <w:r w:rsidR="00E05B49" w:rsidRPr="00C307BC">
        <w:t xml:space="preserve"> </w:t>
      </w:r>
    </w:p>
    <w:p w14:paraId="73B2BA98" w14:textId="77777777" w:rsidR="00F72BA9" w:rsidRPr="00C307BC" w:rsidRDefault="0033126A" w:rsidP="003C083E">
      <w:pPr>
        <w:pStyle w:val="luanvananh"/>
        <w:pPrChange w:id="2853" w:author="Nguyen Toan" w:date="2018-05-19T18:18:00Z">
          <w:pPr>
            <w:pStyle w:val="NoSpacing"/>
            <w:keepNext/>
            <w:jc w:val="center"/>
          </w:pPr>
        </w:pPrChange>
      </w:pPr>
      <w:r w:rsidRPr="00071A6D">
        <w:drawing>
          <wp:inline distT="0" distB="0" distL="0" distR="0" wp14:anchorId="15DD3E77" wp14:editId="64220885">
            <wp:extent cx="2429155" cy="28479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08 at 10.10.46 PM.png"/>
                    <pic:cNvPicPr/>
                  </pic:nvPicPr>
                  <pic:blipFill>
                    <a:blip r:embed="rId34">
                      <a:extLst>
                        <a:ext uri="{28A0092B-C50C-407E-A947-70E740481C1C}">
                          <a14:useLocalDpi xmlns:a14="http://schemas.microsoft.com/office/drawing/2010/main" val="0"/>
                        </a:ext>
                      </a:extLst>
                    </a:blip>
                    <a:stretch>
                      <a:fillRect/>
                    </a:stretch>
                  </pic:blipFill>
                  <pic:spPr>
                    <a:xfrm>
                      <a:off x="0" y="0"/>
                      <a:ext cx="2437249" cy="2857464"/>
                    </a:xfrm>
                    <a:prstGeom prst="rect">
                      <a:avLst/>
                    </a:prstGeom>
                  </pic:spPr>
                </pic:pic>
              </a:graphicData>
            </a:graphic>
          </wp:inline>
        </w:drawing>
      </w:r>
    </w:p>
    <w:p w14:paraId="305DF6DA" w14:textId="600F92EE" w:rsidR="0033126A" w:rsidRPr="00071A6D" w:rsidRDefault="00F72BA9" w:rsidP="003E226A">
      <w:pPr>
        <w:pStyle w:val="luanvanImg"/>
        <w:rPr>
          <w:lang w:val="vi-VN"/>
        </w:rPr>
      </w:pPr>
      <w:bookmarkStart w:id="2854" w:name="_Ref513613388"/>
      <w:bookmarkStart w:id="2855" w:name="_Toc514519783"/>
      <w:r w:rsidRPr="00071A6D">
        <w:t xml:space="preserve">Hình </w:t>
      </w:r>
      <w:r w:rsidR="0037692A">
        <w:fldChar w:fldCharType="begin"/>
      </w:r>
      <w:r w:rsidR="0037692A">
        <w:instrText xml:space="preserve"> STYLEREF 1 \s </w:instrText>
      </w:r>
      <w:r w:rsidR="0037692A">
        <w:fldChar w:fldCharType="separate"/>
      </w:r>
      <w:r w:rsidR="003E226A">
        <w:rPr>
          <w:noProof/>
        </w:rPr>
        <w:t>2</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3</w:t>
      </w:r>
      <w:r w:rsidR="0037692A">
        <w:fldChar w:fldCharType="end"/>
      </w:r>
      <w:bookmarkEnd w:id="2854"/>
      <w:r w:rsidRPr="00071A6D">
        <w:t>: Quản lý các lời gọi API</w:t>
      </w:r>
      <w:r w:rsidR="009F5F18">
        <w:t xml:space="preserve"> theo nhóm</w:t>
      </w:r>
      <w:bookmarkEnd w:id="2855"/>
    </w:p>
    <w:p w14:paraId="6336DA50" w14:textId="4A621E1B" w:rsidR="00FA77FD" w:rsidRPr="00CF7898" w:rsidRDefault="00FA77FD" w:rsidP="00CF7898">
      <w:pPr>
        <w:pStyle w:val="NoSpacing"/>
        <w:spacing w:before="120" w:after="120" w:line="276" w:lineRule="auto"/>
        <w:rPr>
          <w:rFonts w:ascii="Times New Roman" w:hAnsi="Times New Roman" w:cs="Times New Roman"/>
          <w:b/>
          <w:sz w:val="26"/>
          <w:szCs w:val="26"/>
        </w:rPr>
      </w:pPr>
      <w:r w:rsidRPr="00CF7898">
        <w:rPr>
          <w:rFonts w:ascii="Times New Roman" w:hAnsi="Times New Roman" w:cs="Times New Roman"/>
          <w:b/>
          <w:sz w:val="26"/>
          <w:szCs w:val="26"/>
        </w:rPr>
        <w:t>SOAPUI</w:t>
      </w:r>
    </w:p>
    <w:p w14:paraId="0589DC98" w14:textId="4130BB33" w:rsidR="006E6A6C" w:rsidRPr="00C307BC" w:rsidRDefault="005A58A4" w:rsidP="003E226A">
      <w:pPr>
        <w:pStyle w:val="luanvanpara"/>
        <w:rPr>
          <w:lang w:val="vi-VN"/>
        </w:rPr>
      </w:pPr>
      <w:r w:rsidRPr="00C307BC">
        <w:rPr>
          <w:lang w:val="vi-VN"/>
        </w:rPr>
        <w:t xml:space="preserve">Ngoài Postman, </w:t>
      </w:r>
      <w:r w:rsidR="00900055" w:rsidRPr="00C307BC">
        <w:rPr>
          <w:lang w:val="vi-VN"/>
        </w:rPr>
        <w:t>SOAPUI</w:t>
      </w:r>
      <w:r w:rsidR="00270D16" w:rsidRPr="00C307BC">
        <w:rPr>
          <w:lang w:val="vi-VN"/>
        </w:rPr>
        <w:t xml:space="preserve"> </w:t>
      </w:r>
      <w:sdt>
        <w:sdtPr>
          <w:rPr>
            <w:lang w:val="vi-VN"/>
          </w:rPr>
          <w:id w:val="100462440"/>
          <w:citation/>
        </w:sdtPr>
        <w:sdtContent>
          <w:r w:rsidR="00270D16" w:rsidRPr="00C307BC">
            <w:rPr>
              <w:lang w:val="vi-VN"/>
            </w:rPr>
            <w:fldChar w:fldCharType="begin"/>
          </w:r>
          <w:r w:rsidR="00270D16" w:rsidRPr="00C307BC">
            <w:rPr>
              <w:lang w:val="vi-VN"/>
            </w:rPr>
            <w:instrText xml:space="preserve"> CITATION Soa \l 1066 </w:instrText>
          </w:r>
          <w:r w:rsidR="00270D16" w:rsidRPr="00C307BC">
            <w:rPr>
              <w:lang w:val="vi-VN"/>
            </w:rPr>
            <w:fldChar w:fldCharType="separate"/>
          </w:r>
          <w:r w:rsidR="003137DA" w:rsidRPr="003137DA">
            <w:rPr>
              <w:noProof/>
              <w:lang w:val="vi-VN"/>
            </w:rPr>
            <w:t>[13]</w:t>
          </w:r>
          <w:r w:rsidR="00270D16" w:rsidRPr="00C307BC">
            <w:rPr>
              <w:lang w:val="vi-VN"/>
            </w:rPr>
            <w:fldChar w:fldCharType="end"/>
          </w:r>
        </w:sdtContent>
      </w:sdt>
      <w:r w:rsidR="00900055" w:rsidRPr="00C307BC">
        <w:rPr>
          <w:lang w:val="vi-VN"/>
        </w:rPr>
        <w:t xml:space="preserve"> cũng là công cụ hỗ trợ kiểm thử API được sử dụng phổ biến hiện nay. </w:t>
      </w:r>
      <w:r w:rsidR="00FF4AEE" w:rsidRPr="00C307BC">
        <w:rPr>
          <w:lang w:val="vi-VN"/>
        </w:rPr>
        <w:t>Đây là công cụ kiểm thử có nền tảng mã nguồn mở hàng đầu</w:t>
      </w:r>
      <w:r w:rsidR="00DF7559" w:rsidRPr="00C307BC">
        <w:rPr>
          <w:lang w:val="vi-VN"/>
        </w:rPr>
        <w:t xml:space="preserve"> cho phép kiểm thử viên thực hiện các loại kiểm thử như: kiểm thử chức năng, hồi quy, thử tải một cách tự động trên các Web API khác nhau.</w:t>
      </w:r>
      <w:r w:rsidR="0044091E" w:rsidRPr="00C307BC">
        <w:rPr>
          <w:lang w:val="vi-VN"/>
        </w:rPr>
        <w:t xml:space="preserve"> Hỗ trợ tất cả các giao thức chuẩn và công nghệ để kiểm </w:t>
      </w:r>
      <w:r w:rsidR="0044091E" w:rsidRPr="00071A6D">
        <w:t>thử</w:t>
      </w:r>
      <w:r w:rsidR="0044091E" w:rsidRPr="00C307BC">
        <w:rPr>
          <w:lang w:val="vi-VN"/>
        </w:rPr>
        <w:t xml:space="preserve"> các loại API</w:t>
      </w:r>
      <w:r w:rsidR="006041AD" w:rsidRPr="00C307BC">
        <w:rPr>
          <w:lang w:val="vi-VN"/>
        </w:rPr>
        <w:t xml:space="preserve">. Ngoài ra, </w:t>
      </w:r>
      <w:r w:rsidR="00B25FBC" w:rsidRPr="00C307BC">
        <w:rPr>
          <w:lang w:val="vi-VN"/>
        </w:rPr>
        <w:t xml:space="preserve">SOAPUI cung cấp giao diện đồ hoạ để người dùng không </w:t>
      </w:r>
      <w:r w:rsidR="00DA2013" w:rsidRPr="00C307BC">
        <w:rPr>
          <w:lang w:val="vi-VN"/>
        </w:rPr>
        <w:t>chuyên</w:t>
      </w:r>
      <w:r w:rsidR="00B25FBC" w:rsidRPr="00C307BC">
        <w:rPr>
          <w:lang w:val="vi-VN"/>
        </w:rPr>
        <w:t xml:space="preserve"> dễ dàng tương tác</w:t>
      </w:r>
      <w:r w:rsidR="008B2252" w:rsidRPr="003E226A">
        <w:t xml:space="preserve"> (</w:t>
      </w:r>
      <w:r w:rsidR="008B2252" w:rsidRPr="003C083E">
        <w:rPr>
          <w:rPrChange w:id="2856" w:author="Nguyen Toan" w:date="2018-05-19T18:18:00Z">
            <w:rPr/>
          </w:rPrChange>
        </w:rPr>
        <w:fldChar w:fldCharType="begin"/>
      </w:r>
      <w:r w:rsidR="008B2252" w:rsidRPr="003C083E">
        <w:rPr>
          <w:rPrChange w:id="2857" w:author="Nguyen Toan" w:date="2018-05-19T18:18:00Z">
            <w:rPr/>
          </w:rPrChange>
        </w:rPr>
        <w:instrText xml:space="preserve"> REF _Ref513613454 \h </w:instrText>
      </w:r>
      <w:r w:rsidR="00C307BC" w:rsidRPr="003C083E">
        <w:rPr>
          <w:rPrChange w:id="2858" w:author="Nguyen Toan" w:date="2018-05-19T18:18:00Z">
            <w:rPr/>
          </w:rPrChange>
        </w:rPr>
        <w:instrText xml:space="preserve"> \* MERGEFORMAT </w:instrText>
      </w:r>
      <w:r w:rsidR="008B2252" w:rsidRPr="003C083E">
        <w:rPr>
          <w:rPrChange w:id="2859" w:author="Nguyen Toan" w:date="2018-05-19T18:18:00Z">
            <w:rPr/>
          </w:rPrChange>
        </w:rPr>
      </w:r>
      <w:r w:rsidR="008B2252" w:rsidRPr="003C083E">
        <w:rPr>
          <w:rPrChange w:id="2860" w:author="Nguyen Toan" w:date="2018-05-19T18:18:00Z">
            <w:rPr/>
          </w:rPrChange>
        </w:rPr>
        <w:fldChar w:fldCharType="separate"/>
      </w:r>
      <w:r w:rsidR="003E226A" w:rsidRPr="003E226A">
        <w:rPr>
          <w:color w:val="auto"/>
        </w:rPr>
        <w:t xml:space="preserve">Hình </w:t>
      </w:r>
      <w:r w:rsidR="003E226A" w:rsidRPr="003E226A">
        <w:rPr>
          <w:noProof/>
          <w:color w:val="auto"/>
        </w:rPr>
        <w:t>2.4</w:t>
      </w:r>
      <w:r w:rsidR="008B2252" w:rsidRPr="003C083E">
        <w:rPr>
          <w:rPrChange w:id="2861" w:author="Nguyen Toan" w:date="2018-05-19T18:18:00Z">
            <w:rPr/>
          </w:rPrChange>
        </w:rPr>
        <w:fldChar w:fldCharType="end"/>
      </w:r>
      <w:r w:rsidR="008B2252" w:rsidRPr="003C083E">
        <w:rPr>
          <w:rPrChange w:id="2862" w:author="Nguyen Toan" w:date="2018-05-19T18:18:00Z">
            <w:rPr/>
          </w:rPrChange>
        </w:rPr>
        <w:t>)</w:t>
      </w:r>
      <w:r w:rsidR="00EB18CD" w:rsidRPr="003C083E">
        <w:rPr>
          <w:lang w:val="vi-VN"/>
          <w:rPrChange w:id="2863" w:author="Nguyen Toan" w:date="2018-05-19T18:18:00Z">
            <w:rPr>
              <w:lang w:val="vi-VN"/>
            </w:rPr>
          </w:rPrChange>
        </w:rPr>
        <w:t>.</w:t>
      </w:r>
      <w:r w:rsidR="00EB5376" w:rsidRPr="00C307BC">
        <w:rPr>
          <w:lang w:val="vi-VN"/>
        </w:rPr>
        <w:t xml:space="preserve"> </w:t>
      </w:r>
    </w:p>
    <w:p w14:paraId="35146170" w14:textId="77777777" w:rsidR="00E97E8C" w:rsidRPr="00C307BC" w:rsidRDefault="00C05232" w:rsidP="003C083E">
      <w:pPr>
        <w:pStyle w:val="luanvananh"/>
        <w:pPrChange w:id="2864" w:author="Nguyen Toan" w:date="2018-05-19T18:18:00Z">
          <w:pPr>
            <w:pStyle w:val="NoSpacing"/>
            <w:keepNext/>
            <w:ind w:firstLine="357"/>
            <w:jc w:val="center"/>
          </w:pPr>
        </w:pPrChange>
      </w:pPr>
      <w:r w:rsidRPr="00071A6D">
        <w:drawing>
          <wp:inline distT="0" distB="0" distL="0" distR="0" wp14:anchorId="65C5C41E" wp14:editId="208A7361">
            <wp:extent cx="5128428" cy="1678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sdl-request-gettingstarted_new.png"/>
                    <pic:cNvPicPr/>
                  </pic:nvPicPr>
                  <pic:blipFill>
                    <a:blip r:embed="rId35">
                      <a:extLst>
                        <a:ext uri="{28A0092B-C50C-407E-A947-70E740481C1C}">
                          <a14:useLocalDpi xmlns:a14="http://schemas.microsoft.com/office/drawing/2010/main" val="0"/>
                        </a:ext>
                      </a:extLst>
                    </a:blip>
                    <a:stretch>
                      <a:fillRect/>
                    </a:stretch>
                  </pic:blipFill>
                  <pic:spPr>
                    <a:xfrm>
                      <a:off x="0" y="0"/>
                      <a:ext cx="5130361" cy="1679573"/>
                    </a:xfrm>
                    <a:prstGeom prst="rect">
                      <a:avLst/>
                    </a:prstGeom>
                  </pic:spPr>
                </pic:pic>
              </a:graphicData>
            </a:graphic>
          </wp:inline>
        </w:drawing>
      </w:r>
    </w:p>
    <w:p w14:paraId="7EA825B5" w14:textId="4E9D7A98" w:rsidR="00C05232" w:rsidRPr="00071A6D" w:rsidRDefault="00E97E8C" w:rsidP="003E226A">
      <w:pPr>
        <w:pStyle w:val="luanvanImg"/>
        <w:rPr>
          <w:lang w:val="vi-VN"/>
        </w:rPr>
      </w:pPr>
      <w:bookmarkStart w:id="2865" w:name="_Ref513613454"/>
      <w:bookmarkStart w:id="2866" w:name="_Toc514519784"/>
      <w:r w:rsidRPr="00071A6D">
        <w:t xml:space="preserve">Hình </w:t>
      </w:r>
      <w:r w:rsidR="0037692A">
        <w:fldChar w:fldCharType="begin"/>
      </w:r>
      <w:r w:rsidR="0037692A">
        <w:instrText xml:space="preserve"> STYLEREF 1 \s </w:instrText>
      </w:r>
      <w:r w:rsidR="0037692A">
        <w:fldChar w:fldCharType="separate"/>
      </w:r>
      <w:r w:rsidR="003E226A">
        <w:rPr>
          <w:noProof/>
        </w:rPr>
        <w:t>2</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4</w:t>
      </w:r>
      <w:r w:rsidR="0037692A">
        <w:fldChar w:fldCharType="end"/>
      </w:r>
      <w:bookmarkEnd w:id="2865"/>
      <w:r w:rsidRPr="00071A6D">
        <w:t>: Lời gọi API trên SOAPUI</w:t>
      </w:r>
      <w:bookmarkEnd w:id="2866"/>
    </w:p>
    <w:p w14:paraId="414C02AD" w14:textId="7F5254E5" w:rsidR="00D71FC2" w:rsidRPr="00071A6D" w:rsidRDefault="00D71FC2" w:rsidP="003C083E">
      <w:pPr>
        <w:pStyle w:val="luanvanpara"/>
        <w:pPrChange w:id="2867" w:author="Nguyen Toan" w:date="2018-05-19T18:18:00Z">
          <w:pPr>
            <w:pStyle w:val="NoSpacing"/>
            <w:spacing w:before="120" w:after="120" w:line="276" w:lineRule="auto"/>
            <w:ind w:firstLine="567"/>
            <w:jc w:val="both"/>
          </w:pPr>
        </w:pPrChange>
      </w:pPr>
      <w:r w:rsidRPr="00C307BC">
        <w:rPr>
          <w:lang w:val="vi-VN"/>
        </w:rPr>
        <w:t>SOAPUI có thI tích hợp được với nhiều công cụ phổ biến như Apache Maven, HUDSON, JUnit, Apache Ant</w:t>
      </w:r>
      <w:r w:rsidR="00D23625" w:rsidRPr="00C307BC">
        <w:rPr>
          <w:lang w:val="vi-VN"/>
        </w:rPr>
        <w:t>… SOAPUI cung cích hợp được với nhiều công cụ phổ biến như Apache Maven, HUDSON, JUnit, Apache Antcách tự động trên các Web API k</w:t>
      </w:r>
      <w:r w:rsidR="00E10F00" w:rsidRPr="00C307BC">
        <w:rPr>
          <w:lang w:val="vi-VN"/>
        </w:rPr>
        <w:t xml:space="preserve">c SOAPUI cung </w:t>
      </w:r>
      <w:r w:rsidR="00E10F00" w:rsidRPr="00071A6D">
        <w:t xml:space="preserve">viên </w:t>
      </w:r>
      <w:r w:rsidR="00E10F00" w:rsidRPr="00071A6D">
        <w:lastRenderedPageBreak/>
        <w:t>viê</w:t>
      </w:r>
      <w:r w:rsidR="00734924" w:rsidRPr="00071A6D">
        <w:t>các giao thng cích hợp việc</w:t>
      </w:r>
      <w:r w:rsidR="00E10F00" w:rsidRPr="00071A6D">
        <w:t xml:space="preserve"> ch giao thng cích hợp việc với nhiều côn</w:t>
      </w:r>
      <w:r w:rsidR="00A33005" w:rsidRPr="00071A6D">
        <w:t xml:space="preserve"> Phiên b thng cích hợp việc với nhiều công cụ phổ biến như Apache Maven, HUDSON, JUn</w:t>
      </w:r>
    </w:p>
    <w:p w14:paraId="4CEF4222" w14:textId="1413F922" w:rsidR="004372AB" w:rsidRPr="00CF7898" w:rsidRDefault="00A33005" w:rsidP="003C083E">
      <w:pPr>
        <w:pStyle w:val="luanvanpara"/>
        <w:rPr>
          <w:b/>
        </w:rPr>
        <w:pPrChange w:id="2868" w:author="Nguyen Toan" w:date="2018-05-19T18:18:00Z">
          <w:pPr>
            <w:pStyle w:val="NoSpacing"/>
            <w:spacing w:before="120" w:after="120" w:line="276" w:lineRule="auto"/>
            <w:ind w:firstLine="567"/>
            <w:jc w:val="both"/>
          </w:pPr>
        </w:pPrChange>
      </w:pPr>
      <w:r w:rsidRPr="00071A6D">
        <w:t xml:space="preserve">Như vn b thng cích hợp việc với nhiều công cụ phổ biến như Apache Maven, HUDSON, JUnit, Apache Antcách tự động trên các Web Aì SoapUI là công cụ nâng cao hơn tập trung vào </w:t>
      </w:r>
      <w:r w:rsidR="00BF6451" w:rsidRPr="00071A6D">
        <w:t xml:space="preserve">thư vn b thng cích </w:t>
      </w:r>
      <w:r w:rsidR="00BF6451" w:rsidRPr="00C307BC">
        <w:rPr>
          <w:lang w:val="vi-VN"/>
        </w:rPr>
        <w:t xml:space="preserve">, tích h thng cích hợp việc với nhiều </w:t>
      </w:r>
      <w:r w:rsidR="00F715B4" w:rsidRPr="00C307BC">
        <w:rPr>
          <w:lang w:val="vi-VN"/>
        </w:rPr>
        <w:t>. Tuy nhiên tính năng xuiệc với nhiều công cụ phổ biến như Apache Maven, HUDSON, JUnit, Apache Antcách tự động trên các Web Aì SoapUI l</w:t>
      </w:r>
      <w:r w:rsidR="004D3814">
        <w:t xml:space="preserve"> </w:t>
      </w:r>
    </w:p>
    <w:p w14:paraId="11C8FD0D" w14:textId="77777777" w:rsidR="004372AB" w:rsidRPr="005D0D85" w:rsidRDefault="004372AB" w:rsidP="00CF7898">
      <w:pPr>
        <w:pStyle w:val="NoSpacing"/>
        <w:spacing w:before="120" w:after="120" w:line="276" w:lineRule="auto"/>
        <w:rPr>
          <w:rFonts w:ascii="Times New Roman" w:eastAsia="Times New Roman" w:hAnsi="Times New Roman" w:cs="Times New Roman"/>
          <w:b/>
          <w:sz w:val="26"/>
          <w:szCs w:val="26"/>
        </w:rPr>
      </w:pPr>
      <w:r w:rsidRPr="00CF7898">
        <w:rPr>
          <w:rFonts w:ascii="Times New Roman" w:hAnsi="Times New Roman" w:cs="Times New Roman"/>
          <w:b/>
          <w:sz w:val="26"/>
          <w:szCs w:val="26"/>
        </w:rPr>
        <w:t>JUnit</w:t>
      </w:r>
    </w:p>
    <w:p w14:paraId="66A0A85F" w14:textId="6270F183" w:rsidR="004372AB" w:rsidRPr="00C307BC" w:rsidDel="003B6B6C" w:rsidRDefault="004372AB" w:rsidP="003C083E">
      <w:pPr>
        <w:pStyle w:val="luanvanpara"/>
        <w:pPrChange w:id="2869" w:author="Nguyen Toan" w:date="2018-05-19T18:19:00Z">
          <w:pPr>
            <w:spacing w:after="120" w:line="288" w:lineRule="auto"/>
            <w:ind w:firstLine="567"/>
            <w:jc w:val="both"/>
          </w:pPr>
        </w:pPrChange>
      </w:pPr>
      <w:r w:rsidRPr="00C307BC">
        <w:t xml:space="preserve">JUnit là một bộ thư viện mã nguồn mở được sinh ra nhằm hỗ trợ việc viết và chạy các mã nguồn kiểm thử trên ngôn ngữ Java. Được phát triển đầu tiên bởi Erich Gamma và Kent Beck, JUnit là một bước tiến hóa quan trọng của phát triển hướng kiểm thử (Test Driven Development). JUnit cung cấp cả giao diện đồ họa và giao diện dòng lệnh giúp việc viết mã nguồn kiểm thử dễ dàng hơn. Lập trình viên có thể dùng JUnit để xây dựng tích lũy các bộ kiểm thử để đo lường tiến độ và phát hiện các ảnh hưởng không mong muốn. Các bộ kiểm thử có thể chạy được liên tục và cung cấp kết quả luôn tại màn hình. </w:t>
      </w:r>
      <w:ins w:id="2870" w:author="Nguyen Toan" w:date="2018-05-19T17:57:00Z">
        <w:r w:rsidR="00961124">
          <w:t xml:space="preserve"> </w:t>
        </w:r>
        <w:r w:rsidR="00961124">
          <w:fldChar w:fldCharType="begin"/>
        </w:r>
        <w:r w:rsidR="00961124">
          <w:instrText xml:space="preserve"> REF _Ref514515988 \h </w:instrText>
        </w:r>
      </w:ins>
      <w:r w:rsidR="00961124">
        <w:fldChar w:fldCharType="separate"/>
      </w:r>
      <w:ins w:id="2871" w:author="Nguyen Toan" w:date="2018-05-19T18:34:00Z">
        <w:r w:rsidR="003E226A" w:rsidRPr="00C307BC">
          <w:t xml:space="preserve">Hình </w:t>
        </w:r>
        <w:r w:rsidR="003E226A">
          <w:rPr>
            <w:noProof/>
          </w:rPr>
          <w:t>2</w:t>
        </w:r>
        <w:r w:rsidR="003E226A">
          <w:t>.</w:t>
        </w:r>
        <w:r w:rsidR="003E226A">
          <w:rPr>
            <w:noProof/>
          </w:rPr>
          <w:t>5</w:t>
        </w:r>
      </w:ins>
      <w:ins w:id="2872" w:author="Nguyen Toan" w:date="2018-05-19T17:57:00Z">
        <w:r w:rsidR="00961124">
          <w:fldChar w:fldCharType="end"/>
        </w:r>
      </w:ins>
      <w:r w:rsidRPr="00C307BC">
        <w:fldChar w:fldCharType="begin"/>
      </w:r>
      <w:r w:rsidRPr="00C307BC">
        <w:instrText xml:space="preserve"> REF _Ref514155949 \h  \* MERGEFORMAT </w:instrText>
      </w:r>
      <w:r w:rsidR="003E226A">
        <w:fldChar w:fldCharType="separate"/>
      </w:r>
      <w:ins w:id="2873" w:author="Nguyen Toan" w:date="2018-05-19T18:34:00Z">
        <w:r w:rsidR="003E226A">
          <w:rPr>
            <w:b/>
            <w:bCs/>
          </w:rPr>
          <w:t>Error! Reference source not found.</w:t>
        </w:r>
      </w:ins>
      <w:r w:rsidRPr="00C307BC">
        <w:fldChar w:fldCharType="end"/>
      </w:r>
      <w:r w:rsidR="003037B8">
        <w:t xml:space="preserve"> mô t! Reference source not</w:t>
      </w:r>
      <w:moveFromRangeStart w:id="2874" w:author="Nguyen Toan" w:date="2018-05-19T17:57:00Z" w:name="move514515999"/>
    </w:p>
    <w:p w14:paraId="3C683DBF" w14:textId="34EAFA79" w:rsidR="004372AB" w:rsidRPr="00C307BC" w:rsidDel="003B6B6C" w:rsidRDefault="004372AB" w:rsidP="003C083E">
      <w:pPr>
        <w:pStyle w:val="luanvanpara"/>
        <w:pPrChange w:id="2875" w:author="Nguyen Toan" w:date="2018-05-19T18:19:00Z">
          <w:pPr>
            <w:spacing w:after="120" w:line="288" w:lineRule="auto"/>
            <w:ind w:firstLine="567"/>
            <w:jc w:val="both"/>
          </w:pPr>
        </w:pPrChange>
      </w:pPr>
      <w:moveFrom w:id="2876" w:author="Nguyen Toan" w:date="2018-05-19T17:57:00Z">
        <w:r w:rsidRPr="00C307BC" w:rsidDel="003B6B6C">
          <w:t>JUnit cung cence source not found.MAT ược</w:t>
        </w:r>
        <w:r w:rsidR="00323874" w:rsidDel="003B6B6C">
          <w:t>kinit cung cence source not</w:t>
        </w:r>
        <w:r w:rsidRPr="00C307BC" w:rsidDel="003B6B6C">
          <w:t xml:space="preserve">hay s cung ceno gồm: Before, After, BeforeClass, AfterClass, Ignore, RunWith, Test. </w:t>
        </w:r>
        <w:r w:rsidR="00423E09" w:rsidDel="003B6B6C">
          <w:t>Ngoài ra,</w:t>
        </w:r>
        <w:r w:rsidR="00FA6A11" w:rsidDel="003B6B6C">
          <w:t xml:space="preserve"> </w:t>
        </w:r>
        <w:r w:rsidRPr="00C307BC" w:rsidDel="003B6B6C">
          <w:t>JUnit cũng cung cồm: Before, After, BeforeClass, Afte TestCase, TestResult, TestSuite.</w:t>
        </w:r>
      </w:moveFrom>
    </w:p>
    <w:p w14:paraId="06159E2F" w14:textId="2AB4BDEE" w:rsidR="004372AB" w:rsidDel="003B6B6C" w:rsidRDefault="004372AB" w:rsidP="003C083E">
      <w:pPr>
        <w:pStyle w:val="luanvanpara"/>
        <w:pPrChange w:id="2877" w:author="Nguyen Toan" w:date="2018-05-19T18:19:00Z">
          <w:pPr>
            <w:spacing w:after="120" w:line="288" w:lineRule="auto"/>
            <w:ind w:firstLine="567"/>
            <w:jc w:val="both"/>
          </w:pPr>
        </w:pPrChange>
      </w:pPr>
      <w:moveFrom w:id="2878" w:author="Nguyen Toan" w:date="2018-05-19T17:57:00Z">
        <w:r w:rsidRPr="00C307BC" w:rsidDel="003B6B6C">
          <w:t>Assert chg cung cồm: Before, After, BeforeClass, Afte TestCase, TestResult, TestSuite. ng thất bại mới được ghi nhận lại toàn bộ lịch sử chạy. Một vài phương thức quan trọng hay sử dụng trong lớp Assert như kiểm tra xem hai biến có bằng nhau hay không kể cả biến thuộc loại nguyên thủy hay biến loại đối tượng, kiểm tra xem một điều kiện là đúng, sai, bị rỗng, hay hai đối tượng có cùng trỏ tới một địa chỉ trùng nhau. Ngoài ra lớp này còn cung cấp phương thức so sánh hai mảng dữ liệu.</w:t>
        </w:r>
      </w:moveFrom>
    </w:p>
    <w:p w14:paraId="74071FE5" w14:textId="39A55765" w:rsidR="006404B2" w:rsidRPr="00C307BC" w:rsidDel="003B6B6C" w:rsidRDefault="006404B2" w:rsidP="003C083E">
      <w:pPr>
        <w:pStyle w:val="luanvanpara"/>
        <w:pPrChange w:id="2879" w:author="Nguyen Toan" w:date="2018-05-19T18:19:00Z">
          <w:pPr>
            <w:spacing w:after="120" w:line="288" w:lineRule="auto"/>
            <w:ind w:firstLine="567"/>
            <w:jc w:val="both"/>
          </w:pPr>
        </w:pPrChange>
      </w:pPr>
      <w:moveFrom w:id="2880" w:author="Nguyen Toan" w:date="2018-05-19T17:57:00Z">
        <w:r w:rsidRPr="00C307BC" w:rsidDel="003B6B6C">
          <w:t>TestCase kicung cồm: Before, After, BeforeClass, Afte TestCase, TestResult, TestSuite. ng thất bại mới được ghi nhm: countTestCase đếm số trường hợp kiểm tra bằng cách chạy, createTestResult tạo mới một đối tượng TestResult mặc định, getName lây tên của TestCase. Run là một phương thức chạy kiểm thử, thu thập kết quả với một đối tượng TestResult, setName cấu hình tên của một TestCase, setUp thiết lập các cấu hình ví dụ: mở kết nối…, tearDown khắc phục như: đóng kết nối…, toString trả về TestCase dưới dạng xâu.</w:t>
        </w:r>
      </w:moveFrom>
    </w:p>
    <w:p w14:paraId="66D0D1A2" w14:textId="6F35A516" w:rsidR="006404B2" w:rsidRPr="00C307BC" w:rsidRDefault="00F619A7" w:rsidP="003C083E">
      <w:pPr>
        <w:pStyle w:val="luanvanpara"/>
        <w:pPrChange w:id="2881" w:author="Nguyen Toan" w:date="2018-05-19T18:19:00Z">
          <w:pPr>
            <w:spacing w:after="120" w:line="288" w:lineRule="auto"/>
            <w:ind w:firstLine="567"/>
            <w:jc w:val="both"/>
          </w:pPr>
        </w:pPrChange>
      </w:pPr>
      <w:moveFrom w:id="2882" w:author="Nguyen Toan" w:date="2018-05-19T17:57:00Z">
        <w:r w:rsidRPr="00C307BC" w:rsidDel="003B6B6C">
          <w:t>TestResult thu thồm: Before, After, BeforeClass, Afte TestCase, TestResult, TestSuite. ng thất bại mới được ghCác khuôn khổ kiểm tra phân biệt giữa thất bại (fail) và sai sót (defect). Một thất bại được dự đoán và kiểm tra với khẳng định. Lỗi là vấn đề không lường trước được như việc truy cập quá số phần tử của mảng. Một số phương pháp quan trọng của lớp TestResult như addError thêm một lỗi vào danh sách các lỗi, addFailure thêm một thất bại đối với danh sách của những thất bại, endTest thông báo kết quả là một thử nghiệm đã được hoàn thành, errorCount đếm số lỗi được phát hiện, errors trả về một Enumeration cho các lỗi, failureCount đếm các số thất bại được phát hiện, run chạy một ca kiểm thử, runCount đếm số lượng các ca kiểm thử chạy, startTest thông báo kết quả là một thử nghiệm sẽ được bắt đầu, stop đánh dấu việc dừng kiểm thử.</w:t>
        </w:r>
      </w:moveFrom>
      <w:moveFromRangeEnd w:id="2874"/>
    </w:p>
    <w:p w14:paraId="066223BB" w14:textId="77777777" w:rsidR="004372AB" w:rsidRPr="00C307BC" w:rsidRDefault="004372AB" w:rsidP="003C083E">
      <w:pPr>
        <w:pStyle w:val="luanvananh"/>
        <w:pPrChange w:id="2883" w:author="Nguyen Toan" w:date="2018-05-19T18:19:00Z">
          <w:pPr>
            <w:pStyle w:val="NoSpacing"/>
            <w:jc w:val="center"/>
          </w:pPr>
        </w:pPrChange>
      </w:pPr>
      <w:r w:rsidRPr="00CF7898">
        <w:drawing>
          <wp:inline distT="0" distB="0" distL="0" distR="0" wp14:anchorId="35E2F9E6" wp14:editId="5F99C7AA">
            <wp:extent cx="4481546" cy="276817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p>
    <w:p w14:paraId="6A54E87A" w14:textId="0D9C1F26" w:rsidR="003B6B6C" w:rsidRPr="003C083E" w:rsidRDefault="004372AB" w:rsidP="003E226A">
      <w:pPr>
        <w:pStyle w:val="luanvanImg"/>
        <w:rPr>
          <w:rPrChange w:id="2884" w:author="Nguyen Toan" w:date="2018-05-19T18:19:00Z">
            <w:rPr>
              <w:rFonts w:eastAsia="Times New Roman"/>
            </w:rPr>
          </w:rPrChange>
        </w:rPr>
      </w:pPr>
      <w:bookmarkStart w:id="2885" w:name="_Ref514515988"/>
      <w:bookmarkStart w:id="2886" w:name="_Toc514519785"/>
      <w:r w:rsidRPr="00C307BC">
        <w:t xml:space="preserve">Hình </w:t>
      </w:r>
      <w:r w:rsidR="0037692A">
        <w:fldChar w:fldCharType="begin"/>
      </w:r>
      <w:r w:rsidR="0037692A">
        <w:instrText xml:space="preserve"> STYLEREF 1 \s </w:instrText>
      </w:r>
      <w:r w:rsidR="0037692A">
        <w:fldChar w:fldCharType="separate"/>
      </w:r>
      <w:r w:rsidR="003E226A">
        <w:rPr>
          <w:noProof/>
        </w:rPr>
        <w:t>2</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5</w:t>
      </w:r>
      <w:r w:rsidR="0037692A">
        <w:fldChar w:fldCharType="end"/>
      </w:r>
      <w:bookmarkEnd w:id="2885"/>
      <w:r w:rsidRPr="00C307BC">
        <w:t>: Kiến trúc J</w:t>
      </w:r>
      <w:r w:rsidR="003B6B6C" w:rsidRPr="00C307BC">
        <w:t>u</w:t>
      </w:r>
      <w:r w:rsidRPr="00C307BC">
        <w:t>nit</w:t>
      </w:r>
      <w:bookmarkEnd w:id="2886"/>
      <w:moveToRangeStart w:id="2887" w:author="Nguyen Toan" w:date="2018-05-19T17:57:00Z" w:name="move514515999"/>
    </w:p>
    <w:p w14:paraId="56678D3A" w14:textId="77777777" w:rsidR="003B6B6C" w:rsidRPr="00C307BC" w:rsidRDefault="003B6B6C" w:rsidP="003C083E">
      <w:pPr>
        <w:pStyle w:val="luanvanpara"/>
        <w:pPrChange w:id="2888" w:author="Nguyen Toan" w:date="2018-05-19T18:19:00Z">
          <w:pPr>
            <w:spacing w:after="120" w:line="288" w:lineRule="auto"/>
            <w:ind w:firstLine="567"/>
            <w:jc w:val="both"/>
          </w:pPr>
        </w:pPrChange>
      </w:pPr>
      <w:moveTo w:id="2889" w:author="Nguyen Toan" w:date="2018-05-19T17:57:00Z">
        <w:r w:rsidRPr="00C307BC">
          <w:t>JUnit cung cJARABIC \s 1 re, After, Befor</w:t>
        </w:r>
        <w:r>
          <w:t>kinit cung cJARABIC \s 1 re</w:t>
        </w:r>
        <w:r w:rsidRPr="00C307BC">
          <w:t>hay s cung cJARABIC \s 1 re, After, BeforeClass, Afte TestCase, TestResult, TestSuit</w:t>
        </w:r>
        <w:r>
          <w:t xml:space="preserve">Ngoài ra, </w:t>
        </w:r>
        <w:r w:rsidRPr="00C307BC">
          <w:t>JUnit cũng cung cIC \s 1 re, After, BeforeClass, Aft, TestCase, TestResult, TestSuite.</w:t>
        </w:r>
      </w:moveTo>
    </w:p>
    <w:p w14:paraId="5DA1BC0A" w14:textId="77777777" w:rsidR="003B6B6C" w:rsidRDefault="003B6B6C" w:rsidP="003C083E">
      <w:pPr>
        <w:pStyle w:val="luanvanpara"/>
        <w:pPrChange w:id="2890" w:author="Nguyen Toan" w:date="2018-05-19T18:19:00Z">
          <w:pPr>
            <w:spacing w:after="120" w:line="288" w:lineRule="auto"/>
            <w:ind w:firstLine="567"/>
            <w:jc w:val="both"/>
          </w:pPr>
        </w:pPrChange>
      </w:pPr>
      <w:moveTo w:id="2891" w:author="Nguyen Toan" w:date="2018-05-19T17:57:00Z">
        <w:r w:rsidRPr="00C307BC">
          <w:t xml:space="preserve">Assert chg cung cIC \s 1 re, After, BeforeClass, Aft, TestCase, TestResult, TestSuite. ng thất bại mới được ghCác khuôn khổ kiểm tra phân biệt giữa thất bại (fail) và sai sót (defect). Một thất bại được dự đoán và kiểm trai biến có bằng nhau hay không kể cả biến thuộc loại nguyên thủy hay biến loại đối tượng, kiểm tra xem một điều kiện là đúng, </w:t>
        </w:r>
        <w:r w:rsidRPr="00C307BC">
          <w:lastRenderedPageBreak/>
          <w:t>sai, b chg cung cIC \s 1 re, After, BeforeClass, Aft, TestCase, TestResult, TestSuite. ng thất bại mới được ghCác khuôn khổ kiểm t dữ liệu.</w:t>
        </w:r>
      </w:moveTo>
    </w:p>
    <w:p w14:paraId="20B7C0E6" w14:textId="77777777" w:rsidR="003B6B6C" w:rsidRPr="00C307BC" w:rsidRDefault="003B6B6C" w:rsidP="003C083E">
      <w:pPr>
        <w:pStyle w:val="luanvanpara"/>
        <w:pPrChange w:id="2892" w:author="Nguyen Toan" w:date="2018-05-19T18:19:00Z">
          <w:pPr>
            <w:spacing w:after="120" w:line="288" w:lineRule="auto"/>
            <w:ind w:firstLine="567"/>
            <w:jc w:val="both"/>
          </w:pPr>
        </w:pPrChange>
      </w:pPr>
      <w:moveTo w:id="2893" w:author="Nguyen Toan" w:date="2018-05-19T17:57:00Z">
        <w:r w:rsidRPr="00C307BC">
          <w:t>TestCase kicung cIC \s 1 re, After, BeforeClass, Aft, TestCase, TestResult, TestSuite. ng thất bại mới được ghCác khuôn khổ kiểm t dữ liệu.iệt giữa thất bại (fail) và sai sót (defect). Một thất bại được dự đoán và kiểm trai biến có bằng nhau hay tên của TestCase. Run là một phương thức chạy kiểm thử, thu thập kết quả với một đối tượng TestResult, setName cấu hình tên của một TestCase, setUp thiết lập các cấu hình ví dụ: mở kết nối…, tearDown khắc phục như: đóng kết nối…, toString trả về TestCase dưới dạng xâu.</w:t>
        </w:r>
      </w:moveTo>
    </w:p>
    <w:p w14:paraId="446FF54C" w14:textId="77C25998" w:rsidR="003B6B6C" w:rsidRPr="00C307BC" w:rsidDel="00EC7801" w:rsidRDefault="003B6B6C" w:rsidP="003C083E">
      <w:pPr>
        <w:pStyle w:val="luanvanpara"/>
        <w:rPr>
          <w:del w:id="2894" w:author="Nguyen Toan" w:date="2018-05-19T17:57:00Z"/>
        </w:rPr>
        <w:pPrChange w:id="2895" w:author="Nguyen Toan" w:date="2018-05-19T18:19:00Z">
          <w:pPr>
            <w:spacing w:after="120" w:line="288" w:lineRule="auto"/>
            <w:ind w:firstLine="567"/>
            <w:jc w:val="both"/>
          </w:pPr>
        </w:pPrChange>
      </w:pPr>
      <w:moveTo w:id="2896" w:author="Nguyen Toan" w:date="2018-05-19T17:57:00Z">
        <w:r w:rsidRPr="00C307BC">
          <w:t>TestResult thu thIC \s 1 re, After, BeforeClass, Aft, TestCase, TestResult, TestSuite. ng thất bại mới được ghCác khuôn khổ kiểm t dữ liệu.iệt giữa thất bại (fail) và sai sót (defect). Một thất bại được dự đoán và kiểm trai biến có bằng nhau  là vấn đề không lường trước được như việc truy cập quá số phần tử của mảng. Một số phương pháp quan trọng của lớp TestResult như addError thêm một lỗi vào danh sách các lỗi, addFailure thêm một thất bại đối với danh sách của những thất bại, endTest thông báo kết quả là một thử nghiệm đã được hoàn thành, errorCount đếm số lỗi được phát hiện, errors trả về một Enumeration cho các lỗi, failureCount đếm các số thất bại được phát hiện, run chạy một ca kiểm thử, runCount đếm số lượng các ca kiểm thử chạy, startTest thông báo kết quả là một thử nghiệm sẽ được bắt đầu, stop đánh dấu việc dừng kiểm thử.</w:t>
        </w:r>
      </w:moveTo>
    </w:p>
    <w:moveToRangeEnd w:id="2887"/>
    <w:p w14:paraId="780B4297" w14:textId="77777777" w:rsidR="003B6B6C" w:rsidRPr="003B6B6C" w:rsidRDefault="003B6B6C" w:rsidP="003C083E">
      <w:pPr>
        <w:pStyle w:val="luanvanpara"/>
        <w:rPr>
          <w:sz w:val="24"/>
          <w:szCs w:val="24"/>
          <w:lang w:val="en"/>
          <w:rPrChange w:id="2897" w:author="Nguyen Toan" w:date="2018-05-19T17:57:00Z">
            <w:rPr>
              <w:rFonts w:ascii="Times New Roman" w:hAnsi="Times New Roman" w:cs="Times New Roman"/>
              <w:sz w:val="26"/>
              <w:szCs w:val="26"/>
            </w:rPr>
          </w:rPrChange>
        </w:rPr>
        <w:pPrChange w:id="2898" w:author="Nguyen Toan" w:date="2018-05-19T18:19:00Z">
          <w:pPr>
            <w:pStyle w:val="Caption"/>
            <w:jc w:val="center"/>
          </w:pPr>
        </w:pPrChange>
      </w:pPr>
    </w:p>
    <w:p w14:paraId="1A655F7F" w14:textId="77777777" w:rsidR="004372AB" w:rsidRPr="00C307BC" w:rsidRDefault="004372AB" w:rsidP="003C083E">
      <w:pPr>
        <w:pStyle w:val="luanvanpara"/>
        <w:pPrChange w:id="2899" w:author="Nguyen Toan" w:date="2018-05-19T18:19:00Z">
          <w:pPr>
            <w:spacing w:after="120" w:line="288" w:lineRule="auto"/>
            <w:ind w:firstLine="567"/>
            <w:jc w:val="both"/>
          </w:pPr>
        </w:pPrChange>
      </w:pPr>
      <w:r w:rsidRPr="00C307BC">
        <w:t>MestResult thu thIC \s 1 re, After, BeforeClass, Aft, TestCase, TestResult, TestSuite. ng thất bại mới được ghCác khuôn khổ kiểm t dữ liệu.iệt giữa thất bại (fail) ột bộ thử nghiệm, addTestResult thêm các TestCase, countTestCase đếm số lượng trường hợp thử nghiệm, run chạy các ca kiểm thử và thu thập kết quả của chúng trong cùng một TestSuite, setName thiết lập tên cho phần mềm cần kiểm tra, testAt trả về kết quả kiểm tra ở một vị trí nhất định, testCount đếm số ca</w:t>
      </w:r>
      <w:r>
        <w:t xml:space="preserve"> kitR</w:t>
      </w:r>
      <w:r w:rsidRPr="00C307BC">
        <w:t xml:space="preserve"> thtResult thu thIC \s 1 re, After, BeforeClass, Aft, TestCase, TestResult, TestSuite. ng thất bại mới được ghCác khuôn khổ kiểm t dữ liệu.iệt giữa thất bại (fail) ột bộ thử nghiệm, addTestResult thêm cu, để chạy các gói này, JUnit cung cấp các chú thích</w:t>
      </w:r>
      <w:r>
        <w:t xml:space="preserve"> </w:t>
      </w:r>
      <w:r w:rsidRPr="00C307BC">
        <w:t xml:space="preserve">đthtResult thu </w:t>
      </w:r>
      <w:r>
        <w:t xml:space="preserve">quhtResult thu thIC \s </w:t>
      </w:r>
      <w:r w:rsidRPr="00C307BC">
        <w:t xml:space="preserve"> như:</w:t>
      </w:r>
    </w:p>
    <w:p w14:paraId="3E0D4B5A" w14:textId="77777777" w:rsidR="004372AB" w:rsidRPr="00C307BC" w:rsidRDefault="004372AB" w:rsidP="004372AB">
      <w:pPr>
        <w:pStyle w:val="NoSpacing"/>
        <w:ind w:left="1440"/>
        <w:rPr>
          <w:rStyle w:val="SubtleEmphasis"/>
          <w:rFonts w:ascii="Times New Roman" w:hAnsi="Times New Roman" w:cs="Times New Roman"/>
          <w:i w:val="0"/>
          <w:sz w:val="26"/>
          <w:szCs w:val="26"/>
        </w:rPr>
      </w:pPr>
      <w:r w:rsidRPr="00C307BC">
        <w:rPr>
          <w:rStyle w:val="SubtleEmphasis"/>
          <w:rFonts w:ascii="Times New Roman" w:hAnsi="Times New Roman" w:cs="Times New Roman"/>
          <w:i w:val="0"/>
          <w:sz w:val="26"/>
          <w:szCs w:val="26"/>
        </w:rPr>
        <w:t>@Runwith(Suite.class)</w:t>
      </w:r>
    </w:p>
    <w:p w14:paraId="1F1088B9" w14:textId="77777777" w:rsidR="004372AB" w:rsidRDefault="004372AB" w:rsidP="004372AB">
      <w:pPr>
        <w:pStyle w:val="NoSpacing"/>
        <w:ind w:left="1440"/>
        <w:rPr>
          <w:rStyle w:val="SubtleEmphasis"/>
          <w:rFonts w:ascii="Times New Roman" w:eastAsia="Calibri" w:hAnsi="Times New Roman" w:cs="Times New Roman"/>
          <w:i w:val="0"/>
          <w:sz w:val="26"/>
          <w:szCs w:val="26"/>
        </w:rPr>
      </w:pPr>
      <w:r w:rsidRPr="00C307BC">
        <w:rPr>
          <w:rStyle w:val="SubtleEmphasis"/>
          <w:rFonts w:ascii="Times New Roman" w:hAnsi="Times New Roman" w:cs="Times New Roman"/>
          <w:i w:val="0"/>
          <w:sz w:val="26"/>
          <w:szCs w:val="26"/>
        </w:rPr>
        <w:t>@SuiteClasses(test1.class,test2.class</w:t>
      </w:r>
      <w:r w:rsidRPr="00C307BC">
        <w:rPr>
          <w:rStyle w:val="SubtleEmphasis"/>
          <w:rFonts w:ascii="Times New Roman" w:eastAsia="Calibri" w:hAnsi="Times New Roman" w:cs="Times New Roman"/>
          <w:i w:val="0"/>
          <w:sz w:val="26"/>
          <w:szCs w:val="26"/>
        </w:rPr>
        <w:t>……) o</w:t>
      </w:r>
      <w:r w:rsidRPr="00C307BC">
        <w:rPr>
          <w:rStyle w:val="SubtleEmphasis"/>
          <w:rFonts w:ascii="Times New Roman" w:hAnsi="Times New Roman" w:cs="Times New Roman"/>
          <w:i w:val="0"/>
          <w:sz w:val="26"/>
          <w:szCs w:val="26"/>
        </w:rPr>
        <w:t>r</w:t>
      </w:r>
      <w:r w:rsidRPr="00C307BC">
        <w:rPr>
          <w:rStyle w:val="SubtleEmphasis"/>
          <w:rFonts w:ascii="Times New Roman" w:eastAsia="Calibri" w:hAnsi="Times New Roman" w:cs="Times New Roman"/>
          <w:i w:val="0"/>
          <w:sz w:val="26"/>
          <w:szCs w:val="26"/>
        </w:rPr>
        <w:t xml:space="preserve"> </w:t>
      </w:r>
    </w:p>
    <w:p w14:paraId="5859F08E" w14:textId="77777777" w:rsidR="004372AB" w:rsidRPr="00C307BC" w:rsidRDefault="004372AB" w:rsidP="004372AB">
      <w:pPr>
        <w:pStyle w:val="NoSpacing"/>
        <w:ind w:left="1440"/>
        <w:rPr>
          <w:rStyle w:val="SubtleEmphasis"/>
          <w:rFonts w:ascii="Times New Roman" w:hAnsi="Times New Roman" w:cs="Times New Roman"/>
          <w:i w:val="0"/>
          <w:sz w:val="26"/>
          <w:szCs w:val="26"/>
        </w:rPr>
      </w:pPr>
      <w:r w:rsidRPr="00C307BC">
        <w:rPr>
          <w:rStyle w:val="SubtleEmphasis"/>
          <w:rFonts w:ascii="Times New Roman" w:hAnsi="Times New Roman" w:cs="Times New Roman"/>
          <w:i w:val="0"/>
          <w:sz w:val="26"/>
          <w:szCs w:val="26"/>
        </w:rPr>
        <w:t>@Suite.SuiteClasses ({test1.class, test2.class</w:t>
      </w:r>
      <w:r w:rsidRPr="00C307BC">
        <w:rPr>
          <w:rStyle w:val="SubtleEmphasis"/>
          <w:rFonts w:ascii="Times New Roman" w:eastAsia="Calibri" w:hAnsi="Times New Roman" w:cs="Times New Roman"/>
          <w:i w:val="0"/>
          <w:sz w:val="26"/>
          <w:szCs w:val="26"/>
        </w:rPr>
        <w:t>……})</w:t>
      </w:r>
    </w:p>
    <w:p w14:paraId="0D6E5F24" w14:textId="77777777" w:rsidR="004372AB" w:rsidRPr="00CF7898" w:rsidRDefault="004372AB" w:rsidP="00CF7898">
      <w:pPr>
        <w:pStyle w:val="NoSpacing"/>
        <w:spacing w:before="120" w:after="120" w:line="276" w:lineRule="auto"/>
        <w:rPr>
          <w:rFonts w:ascii="Times New Roman" w:eastAsia="Times New Roman" w:hAnsi="Times New Roman" w:cs="Times New Roman"/>
          <w:b/>
          <w:sz w:val="26"/>
          <w:szCs w:val="26"/>
        </w:rPr>
      </w:pPr>
      <w:r w:rsidRPr="00CF7898">
        <w:rPr>
          <w:rFonts w:ascii="Times New Roman" w:hAnsi="Times New Roman" w:cs="Times New Roman"/>
          <w:b/>
          <w:sz w:val="26"/>
          <w:szCs w:val="26"/>
        </w:rPr>
        <w:t>MUnit</w:t>
      </w:r>
    </w:p>
    <w:p w14:paraId="5E449C9A" w14:textId="77777777" w:rsidR="004372AB" w:rsidRPr="00C307BC" w:rsidRDefault="004372AB" w:rsidP="007A0B76">
      <w:pPr>
        <w:pStyle w:val="luanvanpara"/>
        <w:pPrChange w:id="2900" w:author="Nguyen Toan" w:date="2018-05-19T18:19:00Z">
          <w:pPr>
            <w:spacing w:after="120" w:line="288" w:lineRule="auto"/>
            <w:ind w:firstLine="567"/>
            <w:jc w:val="both"/>
          </w:pPr>
        </w:pPrChange>
      </w:pPr>
      <w:r w:rsidRPr="00C307BC">
        <w:t>MUnit là bteClasses ({test1.class, ử trên ứng dụng Mule, cho phép xây dựng các ca kiểm thử tự động để kiểm thử việc tích hợp và API của ứng dụng ESB được phát triển trên nền tảng Mule.</w:t>
      </w:r>
    </w:p>
    <w:p w14:paraId="0938A673" w14:textId="77777777" w:rsidR="004372AB" w:rsidRPr="00C307BC" w:rsidRDefault="004372AB" w:rsidP="007A0B76">
      <w:pPr>
        <w:pStyle w:val="luanvanpara"/>
        <w:pPrChange w:id="2901" w:author="Nguyen Toan" w:date="2018-05-19T18:19:00Z">
          <w:pPr>
            <w:spacing w:after="120" w:line="288" w:lineRule="auto"/>
            <w:ind w:firstLine="567"/>
            <w:jc w:val="both"/>
          </w:pPr>
        </w:pPrChange>
      </w:pPr>
      <w:r w:rsidRPr="00C307BC">
        <w:t xml:space="preserve">MUnit có theClasses ({test1.class, ử trên ứng dụng Mule, cho phép xây dựng các ca kiểm thử tự động để kiểmểm thử bằng việc sử dụng Mule code hoặc java, vô hiệu hoá các </w:t>
      </w:r>
      <w:r w:rsidRPr="00C307BC">
        <w:lastRenderedPageBreak/>
        <w:t xml:space="preserve">đinit có theClasses ({test1.class, ử trên ứng dụng Mule, cho phép xây dựng các ca kiểm thử tự động để kiểmểm thử bằng việc sử dụng Mule code hoặc java, vô hiệu hoá các n nền tảng Mule.dTestResul thử đơn vị bao gồm cả các kiểm thử tích hợp tại môi trường local. MUnit cho phép gọi một máy chủ FPT/SFTP, DB hay mail. </w:t>
      </w:r>
    </w:p>
    <w:p w14:paraId="5D564FD5" w14:textId="3B448E17" w:rsidR="004372AB" w:rsidRPr="00C307BC" w:rsidRDefault="000C5C50" w:rsidP="007A0B76">
      <w:pPr>
        <w:pStyle w:val="luanvanpara"/>
        <w:pPrChange w:id="2902" w:author="Nguyen Toan" w:date="2018-05-19T18:19:00Z">
          <w:pPr>
            <w:spacing w:line="288" w:lineRule="auto"/>
            <w:ind w:firstLine="567"/>
            <w:jc w:val="both"/>
          </w:pPr>
        </w:pPrChange>
      </w:pPr>
      <w:r w:rsidRPr="003E226A">
        <w:fldChar w:fldCharType="begin"/>
      </w:r>
      <w:r w:rsidRPr="007A0B76">
        <w:rPr>
          <w:rPrChange w:id="2903" w:author="Nguyen Toan" w:date="2018-05-19T18:19:00Z">
            <w:rPr>
              <w:rFonts w:eastAsia="Times New Roman"/>
              <w:sz w:val="26"/>
              <w:szCs w:val="26"/>
            </w:rPr>
          </w:rPrChange>
        </w:rPr>
        <w:instrText xml:space="preserve"> REF _Ref514446747 \h </w:instrText>
      </w:r>
      <w:r w:rsidRPr="007A0B76">
        <w:rPr>
          <w:rPrChange w:id="2904" w:author="Nguyen Toan" w:date="2018-05-19T18:19:00Z">
            <w:rPr>
              <w:rFonts w:eastAsia="Times New Roman"/>
              <w:sz w:val="26"/>
              <w:szCs w:val="26"/>
            </w:rPr>
          </w:rPrChange>
        </w:rPr>
      </w:r>
      <w:r w:rsidR="00162BDF" w:rsidRPr="007A0B76">
        <w:rPr>
          <w:rPrChange w:id="2905" w:author="Nguyen Toan" w:date="2018-05-19T18:19:00Z">
            <w:rPr>
              <w:rFonts w:eastAsia="Times New Roman"/>
              <w:i/>
              <w:sz w:val="26"/>
              <w:szCs w:val="26"/>
            </w:rPr>
          </w:rPrChange>
        </w:rPr>
        <w:instrText xml:space="preserve"> \* MERGEFORMAT </w:instrText>
      </w:r>
      <w:r w:rsidRPr="007A0B76">
        <w:rPr>
          <w:rPrChange w:id="2906" w:author="Nguyen Toan" w:date="2018-05-19T18:19:00Z">
            <w:rPr>
              <w:rFonts w:eastAsia="Times New Roman"/>
              <w:sz w:val="26"/>
              <w:szCs w:val="26"/>
            </w:rPr>
          </w:rPrChange>
        </w:rPr>
        <w:fldChar w:fldCharType="separate"/>
      </w:r>
      <w:ins w:id="2907" w:author="Nguyen Toan" w:date="2018-05-19T18:34:00Z">
        <w:r w:rsidR="003E226A" w:rsidRPr="00C307BC">
          <w:t xml:space="preserve">Hình </w:t>
        </w:r>
        <w:r w:rsidR="003E226A">
          <w:rPr>
            <w:noProof/>
          </w:rPr>
          <w:t>2.6</w:t>
        </w:r>
      </w:ins>
      <w:del w:id="2908" w:author="Nguyen Toan" w:date="2018-05-19T18:34:00Z">
        <w:r w:rsidRPr="007A0B76" w:rsidDel="003E226A">
          <w:rPr>
            <w:rPrChange w:id="2909" w:author="Nguyen Toan" w:date="2018-05-19T18:19:00Z">
              <w:rPr>
                <w:i/>
                <w:sz w:val="26"/>
                <w:szCs w:val="26"/>
              </w:rPr>
            </w:rPrChange>
          </w:rPr>
          <w:delText xml:space="preserve">Hình </w:delText>
        </w:r>
        <w:r w:rsidRPr="007A0B76" w:rsidDel="003E226A">
          <w:rPr>
            <w:noProof/>
            <w:rPrChange w:id="2910" w:author="Nguyen Toan" w:date="2018-05-19T18:19:00Z">
              <w:rPr>
                <w:i/>
                <w:noProof/>
                <w:sz w:val="26"/>
                <w:szCs w:val="26"/>
              </w:rPr>
            </w:rPrChange>
          </w:rPr>
          <w:delText>2</w:delText>
        </w:r>
        <w:r w:rsidRPr="007A0B76" w:rsidDel="003E226A">
          <w:rPr>
            <w:rPrChange w:id="2911" w:author="Nguyen Toan" w:date="2018-05-19T18:19:00Z">
              <w:rPr>
                <w:i/>
                <w:sz w:val="26"/>
                <w:szCs w:val="26"/>
              </w:rPr>
            </w:rPrChange>
          </w:rPr>
          <w:delText>.</w:delText>
        </w:r>
        <w:r w:rsidRPr="007A0B76" w:rsidDel="003E226A">
          <w:rPr>
            <w:noProof/>
            <w:rPrChange w:id="2912" w:author="Nguyen Toan" w:date="2018-05-19T18:19:00Z">
              <w:rPr>
                <w:i/>
                <w:noProof/>
                <w:sz w:val="26"/>
                <w:szCs w:val="26"/>
              </w:rPr>
            </w:rPrChange>
          </w:rPr>
          <w:delText>6</w:delText>
        </w:r>
      </w:del>
      <w:r w:rsidRPr="007A0B76">
        <w:rPr>
          <w:rPrChange w:id="2913" w:author="Nguyen Toan" w:date="2018-05-19T18:19:00Z">
            <w:rPr>
              <w:rFonts w:eastAsia="Times New Roman"/>
              <w:sz w:val="26"/>
              <w:szCs w:val="26"/>
            </w:rPr>
          </w:rPrChange>
        </w:rPr>
        <w:fldChar w:fldCharType="end"/>
      </w:r>
      <w:r w:rsidR="004372AB" w:rsidRPr="00C307BC">
        <w:fldChar w:fldCharType="begin"/>
      </w:r>
      <w:r w:rsidR="004372AB" w:rsidRPr="00C307BC">
        <w:instrText xml:space="preserve"> REF _Ref513152381 \h  \* MERGEFORMAT </w:instrText>
      </w:r>
      <w:r w:rsidR="003E226A">
        <w:fldChar w:fldCharType="separate"/>
      </w:r>
      <w:ins w:id="2914" w:author="Nguyen Toan" w:date="2018-05-19T18:34:00Z">
        <w:r w:rsidR="003E226A">
          <w:rPr>
            <w:b/>
            <w:bCs/>
          </w:rPr>
          <w:t>Error! Reference source not found.</w:t>
        </w:r>
      </w:ins>
      <w:r w:rsidR="004372AB" w:rsidRPr="00C307BC">
        <w:fldChar w:fldCharType="end"/>
      </w:r>
      <w:r w:rsidR="004372AB" w:rsidRPr="00C307BC">
        <w:t xml:space="preserve"> mô t! Reference source not found.MAT rên ứ kiểm thử một luồng trong MuleESB</w:t>
      </w:r>
    </w:p>
    <w:p w14:paraId="53419836" w14:textId="77777777" w:rsidR="004372AB" w:rsidRPr="00C307BC" w:rsidRDefault="004372AB" w:rsidP="007A0B76">
      <w:pPr>
        <w:pStyle w:val="luanvananh"/>
        <w:pPrChange w:id="2915" w:author="Nguyen Toan" w:date="2018-05-19T18:19:00Z">
          <w:pPr>
            <w:pStyle w:val="Caption"/>
            <w:jc w:val="center"/>
          </w:pPr>
        </w:pPrChange>
      </w:pPr>
      <w:r w:rsidRPr="00CF7898">
        <w:drawing>
          <wp:inline distT="0" distB="0" distL="0" distR="0" wp14:anchorId="298DC02B" wp14:editId="3E11EB51">
            <wp:extent cx="3857625" cy="2047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37">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p>
    <w:p w14:paraId="167936CC" w14:textId="35E920FD" w:rsidR="004372AB" w:rsidRPr="00C307BC" w:rsidRDefault="004372AB" w:rsidP="003E226A">
      <w:pPr>
        <w:pStyle w:val="luanvanImg"/>
      </w:pPr>
      <w:bookmarkStart w:id="2916" w:name="_Ref514446747"/>
      <w:bookmarkStart w:id="2917" w:name="_Toc514519786"/>
      <w:r w:rsidRPr="00C307BC">
        <w:t xml:space="preserve">Hình </w:t>
      </w:r>
      <w:r w:rsidR="0037692A">
        <w:fldChar w:fldCharType="begin"/>
      </w:r>
      <w:r w:rsidR="0037692A">
        <w:instrText xml:space="preserve"> STYLEREF 1 \s </w:instrText>
      </w:r>
      <w:r w:rsidR="0037692A">
        <w:fldChar w:fldCharType="separate"/>
      </w:r>
      <w:r w:rsidR="003E226A">
        <w:rPr>
          <w:noProof/>
        </w:rPr>
        <w:t>2</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6</w:t>
      </w:r>
      <w:r w:rsidR="0037692A">
        <w:fldChar w:fldCharType="end"/>
      </w:r>
      <w:bookmarkEnd w:id="2916"/>
      <w:r w:rsidRPr="00C307BC">
        <w:t>: MUnit Code</w:t>
      </w:r>
      <w:bookmarkEnd w:id="2917"/>
    </w:p>
    <w:p w14:paraId="4337E828" w14:textId="731E980C" w:rsidR="004372AB" w:rsidRPr="00C307BC" w:rsidRDefault="000C5C50" w:rsidP="007A0B76">
      <w:pPr>
        <w:pStyle w:val="luanvanpara"/>
        <w:pPrChange w:id="2918" w:author="Nguyen Toan" w:date="2018-05-19T18:19:00Z">
          <w:pPr>
            <w:spacing w:after="120" w:line="288" w:lineRule="auto"/>
            <w:ind w:firstLine="567"/>
            <w:jc w:val="both"/>
          </w:pPr>
        </w:pPrChange>
      </w:pPr>
      <w:r>
        <w:fldChar w:fldCharType="begin"/>
      </w:r>
      <w:r>
        <w:instrText xml:space="preserve"> REF _Ref514446763 \h </w:instrText>
      </w:r>
      <w:r>
        <w:fldChar w:fldCharType="separate"/>
      </w:r>
      <w:ins w:id="2919" w:author="Nguyen Toan" w:date="2018-05-19T18:34:00Z">
        <w:r w:rsidR="003E226A" w:rsidRPr="00C307BC">
          <w:t xml:space="preserve">Hình </w:t>
        </w:r>
        <w:r w:rsidR="003E226A">
          <w:rPr>
            <w:noProof/>
          </w:rPr>
          <w:t>2</w:t>
        </w:r>
        <w:r w:rsidR="003E226A">
          <w:t>.</w:t>
        </w:r>
        <w:r w:rsidR="003E226A">
          <w:rPr>
            <w:noProof/>
          </w:rPr>
          <w:t>7</w:t>
        </w:r>
      </w:ins>
      <w:del w:id="2920" w:author="Nguyen Toan" w:date="2018-05-19T18:34:00Z">
        <w:r w:rsidRPr="00C307BC" w:rsidDel="003E226A">
          <w:delText xml:space="preserve">Hình </w:delText>
        </w:r>
        <w:r w:rsidDel="003E226A">
          <w:rPr>
            <w:noProof/>
          </w:rPr>
          <w:delText>2</w:delText>
        </w:r>
        <w:r w:rsidDel="003E226A">
          <w:delText>.</w:delText>
        </w:r>
        <w:r w:rsidDel="003E226A">
          <w:rPr>
            <w:noProof/>
          </w:rPr>
          <w:delText>7</w:delText>
        </w:r>
      </w:del>
      <w:r>
        <w:fldChar w:fldCharType="end"/>
      </w:r>
      <w:r w:rsidR="004372AB" w:rsidRPr="00C307BC">
        <w:fldChar w:fldCharType="begin"/>
      </w:r>
      <w:r w:rsidR="004372AB" w:rsidRPr="00C307BC">
        <w:instrText xml:space="preserve"> REF _Ref513152394 \h  \* MERGEFORMAT </w:instrText>
      </w:r>
      <w:r w:rsidR="003E226A">
        <w:fldChar w:fldCharType="separate"/>
      </w:r>
      <w:ins w:id="2921" w:author="Nguyen Toan" w:date="2018-05-19T18:34:00Z">
        <w:r w:rsidR="003E226A">
          <w:rPr>
            <w:b/>
            <w:bCs/>
          </w:rPr>
          <w:t>Error! Reference source not found.</w:t>
        </w:r>
      </w:ins>
      <w:r w:rsidR="004372AB" w:rsidRPr="00C307BC">
        <w:fldChar w:fldCharType="end"/>
      </w:r>
      <w:r w:rsidR="004372AB" w:rsidRPr="00C307BC">
        <w:t xml:space="preserve"> mô t! Reference source not found.MAT rên ứ kiểm </w:t>
      </w:r>
    </w:p>
    <w:p w14:paraId="52D21B46" w14:textId="77777777" w:rsidR="004372AB" w:rsidRPr="00C307BC" w:rsidRDefault="004372AB" w:rsidP="007A0B76">
      <w:pPr>
        <w:pStyle w:val="luanvananh"/>
        <w:pPrChange w:id="2922" w:author="Nguyen Toan" w:date="2018-05-19T18:19:00Z">
          <w:pPr>
            <w:keepNext/>
            <w:ind w:firstLine="720"/>
          </w:pPr>
        </w:pPrChange>
      </w:pPr>
      <w:r w:rsidRPr="00CF7898">
        <w:drawing>
          <wp:inline distT="0" distB="0" distL="0" distR="0" wp14:anchorId="507D5705" wp14:editId="7380376D">
            <wp:extent cx="5972175" cy="1744345"/>
            <wp:effectExtent l="0" t="0" r="952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38">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p>
    <w:p w14:paraId="616D36FA" w14:textId="2A5AD9E8" w:rsidR="004372AB" w:rsidRPr="00071A6D" w:rsidRDefault="004372AB" w:rsidP="003E226A">
      <w:pPr>
        <w:pStyle w:val="luanvanImg"/>
        <w:rPr>
          <w:rFonts w:eastAsia="Times New Roman"/>
          <w:b/>
        </w:rPr>
      </w:pPr>
      <w:bookmarkStart w:id="2923" w:name="_Ref514446763"/>
      <w:bookmarkStart w:id="2924" w:name="_Toc514519787"/>
      <w:r w:rsidRPr="00C307BC">
        <w:t xml:space="preserve">Hình </w:t>
      </w:r>
      <w:r w:rsidR="0037692A">
        <w:fldChar w:fldCharType="begin"/>
      </w:r>
      <w:r w:rsidR="0037692A">
        <w:instrText xml:space="preserve"> STYLEREF 1 \s </w:instrText>
      </w:r>
      <w:r w:rsidR="0037692A">
        <w:fldChar w:fldCharType="separate"/>
      </w:r>
      <w:r w:rsidR="003E226A">
        <w:rPr>
          <w:noProof/>
        </w:rPr>
        <w:t>2</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7</w:t>
      </w:r>
      <w:r w:rsidR="0037692A">
        <w:fldChar w:fldCharType="end"/>
      </w:r>
      <w:bookmarkEnd w:id="2923"/>
      <w:r w:rsidRPr="00C307BC">
        <w:t>: MUnit viết trên Java</w:t>
      </w:r>
      <w:bookmarkEnd w:id="2924"/>
    </w:p>
    <w:p w14:paraId="58126827" w14:textId="77777777" w:rsidR="004372AB" w:rsidRPr="00071A6D" w:rsidRDefault="004372AB" w:rsidP="00071A6D">
      <w:pPr>
        <w:pStyle w:val="NoSpacing"/>
        <w:spacing w:before="120" w:after="120" w:line="276" w:lineRule="auto"/>
        <w:ind w:firstLine="567"/>
        <w:jc w:val="both"/>
        <w:rPr>
          <w:rFonts w:ascii="Times New Roman" w:hAnsi="Times New Roman" w:cs="Times New Roman"/>
          <w:sz w:val="26"/>
          <w:szCs w:val="26"/>
          <w:lang w:val="vi-VN"/>
        </w:rPr>
      </w:pPr>
    </w:p>
    <w:p w14:paraId="46B7B07D" w14:textId="19D701E0" w:rsidR="005A58A4" w:rsidRPr="00C307BC" w:rsidRDefault="001152C3" w:rsidP="00071A6D">
      <w:pPr>
        <w:pStyle w:val="NoSpacing"/>
        <w:rPr>
          <w:rFonts w:ascii="Times New Roman" w:hAnsi="Times New Roman" w:cs="Times New Roman"/>
          <w:sz w:val="26"/>
          <w:szCs w:val="26"/>
        </w:rPr>
      </w:pPr>
      <w:r w:rsidRPr="00C307BC">
        <w:rPr>
          <w:rFonts w:ascii="Times New Roman" w:hAnsi="Times New Roman" w:cs="Times New Roman"/>
          <w:sz w:val="26"/>
          <w:szCs w:val="26"/>
        </w:rPr>
        <w:br w:type="page"/>
      </w:r>
    </w:p>
    <w:p w14:paraId="6C06B9D0" w14:textId="77777777" w:rsidR="001F3376" w:rsidRPr="00C307BC" w:rsidRDefault="001F3376" w:rsidP="00071A6D">
      <w:pPr>
        <w:pStyle w:val="NoSpacing"/>
        <w:rPr>
          <w:rFonts w:ascii="Times New Roman" w:hAnsi="Times New Roman" w:cs="Times New Roman"/>
          <w:sz w:val="26"/>
          <w:szCs w:val="26"/>
        </w:rPr>
      </w:pPr>
    </w:p>
    <w:p w14:paraId="25742408" w14:textId="686FA239" w:rsidR="006F117B" w:rsidRPr="00C307BC" w:rsidRDefault="00F241CD" w:rsidP="00966627">
      <w:pPr>
        <w:pStyle w:val="Heading1"/>
        <w:numPr>
          <w:ilvl w:val="0"/>
          <w:numId w:val="12"/>
        </w:numPr>
        <w:spacing w:before="360" w:after="360"/>
        <w:ind w:left="357" w:hanging="357"/>
        <w:jc w:val="center"/>
        <w:rPr>
          <w:rFonts w:ascii="Times New Roman" w:eastAsia="Times New Roman" w:hAnsi="Times New Roman" w:cs="Times New Roman"/>
          <w:b/>
          <w:sz w:val="26"/>
          <w:szCs w:val="26"/>
        </w:rPr>
      </w:pPr>
      <w:bookmarkStart w:id="2925" w:name="_Toc514519751"/>
      <w:r w:rsidRPr="00C307BC">
        <w:rPr>
          <w:rFonts w:ascii="Times New Roman" w:eastAsia="Times New Roman" w:hAnsi="Times New Roman" w:cs="Times New Roman"/>
          <w:b/>
          <w:sz w:val="26"/>
          <w:szCs w:val="26"/>
        </w:rPr>
        <w:t>QUY TRÌNH KIỂM THỬ CHO ỨNG DỤNG ESB</w:t>
      </w:r>
      <w:bookmarkEnd w:id="2925"/>
    </w:p>
    <w:p w14:paraId="0864C993" w14:textId="0EA27E45" w:rsidR="002E5EB4" w:rsidRPr="003E226A" w:rsidRDefault="004B4E8E" w:rsidP="009C4A63">
      <w:pPr>
        <w:pStyle w:val="luanvanpara"/>
        <w:pPrChange w:id="2926" w:author="Nguyen Toan" w:date="2018-05-19T18:02:00Z">
          <w:pPr>
            <w:ind w:firstLine="567"/>
            <w:jc w:val="both"/>
          </w:pPr>
        </w:pPrChange>
      </w:pPr>
      <w:r w:rsidRPr="00071A6D">
        <w:t>HiY TRÌNH KIỂM THỬ CHO ỨNG DỤNG ESBAT rên ứ kiểm thử một luồng trong MuleESBác ca kiểm thử tự động để kiểmểm thử bằng v</w:t>
      </w:r>
      <w:r w:rsidR="002E5EB4" w:rsidRPr="00C307BC">
        <w:t>:</w:t>
      </w:r>
      <w:r w:rsidR="000D5A37" w:rsidRPr="00C307BC">
        <w:t xml:space="preserve"> k</w:t>
      </w:r>
      <w:r w:rsidR="002E5EB4" w:rsidRPr="00071A6D">
        <w:t>ikY TRÌNH KIỂM</w:t>
      </w:r>
      <w:r w:rsidR="000D5A37" w:rsidRPr="00C307BC">
        <w:t>, k</w:t>
      </w:r>
      <w:r w:rsidR="002E5EB4" w:rsidRPr="00071A6D">
        <w:t>i k TRÌNH KIỂM T</w:t>
      </w:r>
      <w:r w:rsidR="000D5A37" w:rsidRPr="00C307BC">
        <w:t xml:space="preserve"> và k</w:t>
      </w:r>
      <w:r w:rsidR="002E5EB4" w:rsidRPr="00071A6D">
        <w:t>ivà khử hồi quy</w:t>
      </w:r>
      <w:r w:rsidR="000D5A37" w:rsidRPr="00C307BC">
        <w:t>.</w:t>
      </w:r>
    </w:p>
    <w:p w14:paraId="693543E4" w14:textId="3A8FB15D" w:rsidR="000C5C3A" w:rsidRPr="00C307BC" w:rsidRDefault="000C5C3A" w:rsidP="009C4A63">
      <w:pPr>
        <w:pStyle w:val="luanvanpara"/>
        <w:pPrChange w:id="2927" w:author="Nguyen Toan" w:date="2018-05-19T18:02:00Z">
          <w:pPr>
            <w:spacing w:line="288" w:lineRule="auto"/>
            <w:ind w:firstLine="567"/>
            <w:jc w:val="both"/>
          </w:pPr>
        </w:pPrChange>
      </w:pPr>
      <w:r w:rsidRPr="0055034D">
        <w:rPr>
          <w:rStyle w:val="luanvanparaChar"/>
          <w:rPrChange w:id="2928" w:author="Nguyen Toan" w:date="2018-05-19T18:00:00Z">
            <w:rPr>
              <w:sz w:val="26"/>
              <w:szCs w:val="26"/>
            </w:rPr>
          </w:rPrChange>
        </w:rPr>
        <w:t>Vvà khử hồi quyTHỬ CHO ỨNG DỤNG ESBAT rên ứ kiểm thử một luồng trong MuleESBác ca kiểm thử tự động để kiểmểm thử bằng việc sử dụng Mule code hoặc java, vô hiệu hoá các n nền tảng Mule.dTestResul</w:t>
      </w:r>
      <w:r w:rsidR="00CA458F" w:rsidRPr="0055034D">
        <w:rPr>
          <w:rStyle w:val="luanvanparaChar"/>
          <w:rPrChange w:id="2929" w:author="Nguyen Toan" w:date="2018-05-19T18:00:00Z">
            <w:rPr>
              <w:sz w:val="26"/>
              <w:szCs w:val="26"/>
            </w:rPr>
          </w:rPrChange>
        </w:rPr>
        <w:t xml:space="preserve"> (kikhử hồi quyTHỬ</w:t>
      </w:r>
      <w:r w:rsidRPr="0055034D">
        <w:rPr>
          <w:rStyle w:val="luanvanparaChar"/>
          <w:rPrChange w:id="2930" w:author="Nguyen Toan" w:date="2018-05-19T18:00:00Z">
            <w:rPr>
              <w:sz w:val="26"/>
              <w:szCs w:val="26"/>
            </w:rPr>
          </w:rPrChange>
        </w:rPr>
        <w:t xml:space="preserve"> tkikhử hồi quyTHỬ CHO ỨNG DỤNG  tốt nhằm tránh các lỗi gây ra bởi các thành phần không phải thành phần kiểm thử trong ca kiểm thử. Ta cần đảm bảo được rằng khi tích hợp một thành phần vào tập hợp các thành phần đã được kiểm thử thì khả năng lỗi xảy ra sẽ rơi vào thành phần mới được tích hợp chứ không phải các thành phần đã được kiểm thử</w:t>
      </w:r>
      <w:r w:rsidRPr="00C307BC">
        <w:t>.</w:t>
      </w:r>
    </w:p>
    <w:p w14:paraId="1271BAC3" w14:textId="7CA20F95" w:rsidR="000C5C3A" w:rsidRPr="00C307BC" w:rsidRDefault="000C5C3A" w:rsidP="009C4A63">
      <w:pPr>
        <w:pStyle w:val="luanvanpara"/>
        <w:pPrChange w:id="2931" w:author="Nguyen Toan" w:date="2018-05-19T18:02:00Z">
          <w:pPr>
            <w:spacing w:line="288" w:lineRule="auto"/>
            <w:ind w:firstLine="567"/>
            <w:jc w:val="both"/>
          </w:pPr>
        </w:pPrChange>
      </w:pPr>
      <w:r w:rsidRPr="00C307BC">
        <w:t>Sau khi đã đquy</w:t>
      </w:r>
      <w:r w:rsidRPr="003E226A">
        <w:t>bau</w:t>
      </w:r>
      <w:r w:rsidRPr="00C307BC">
        <w:t xml:space="preserve"> các ch đã đquyTHỬ CHO ỨNG DỤNG  tốt nhằm tránh các lỗi gây ra bởi các thành phần không phải thành phần kiểm thử trong ca kiểm thử. Ta cần đảm bảo được rằng khi tích hợp một thành phần  cứ thành phần nào</w:t>
      </w:r>
      <w:r w:rsidR="00947ED3" w:rsidRPr="00C307BC">
        <w:t xml:space="preserve"> (ki ch đã đquyTHỬ </w:t>
      </w:r>
      <w:r w:rsidRPr="00C307BC">
        <w:t xml:space="preserve">. </w:t>
      </w:r>
      <w:r w:rsidR="00F10C45" w:rsidRPr="00C307BC">
        <w:t>Trong chương này, lu ỨNG DỤNG  tốt nhằm tr</w:t>
      </w:r>
      <w:r w:rsidR="00D40309" w:rsidRPr="00C307BC">
        <w:t xml:space="preserve"> </w:t>
      </w:r>
      <w:r w:rsidR="00264E46">
        <w:t>quy trình</w:t>
      </w:r>
      <w:r w:rsidR="00D40309" w:rsidRPr="00C307BC">
        <w:t xml:space="preserve"> ki trình̛ơ</w:t>
      </w:r>
      <w:r w:rsidR="00F10C45" w:rsidRPr="00C307BC">
        <w:t xml:space="preserve"> xây dình̛ơng này, lu ỨNG DỤNG  tốt nhằm tránh các lỗi gây ra bởi</w:t>
      </w:r>
      <w:r w:rsidR="00F10C45" w:rsidRPr="003E226A">
        <w:t>thây</w:t>
      </w:r>
      <w:r w:rsidR="00F10C45" w:rsidRPr="00C307BC">
        <w:t xml:space="preserve"> xây dình̛ơng này, lu ỨNG DỤNG  tốt nhằm tránh các lỗi gây ra bởi các</w:t>
      </w:r>
    </w:p>
    <w:p w14:paraId="73970D90" w14:textId="67A66EF7" w:rsidR="00E14157" w:rsidRPr="00C307BC" w:rsidRDefault="00CE4637"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6"/>
          <w:szCs w:val="26"/>
        </w:rPr>
      </w:pPr>
      <w:bookmarkStart w:id="2932" w:name="_Toc514519752"/>
      <w:r>
        <w:rPr>
          <w:rFonts w:ascii="Times New Roman" w:eastAsia="Times New Roman" w:hAnsi="Times New Roman" w:cs="Times New Roman"/>
          <w:b/>
          <w:sz w:val="26"/>
          <w:szCs w:val="26"/>
        </w:rPr>
        <w:t>Quy</w:t>
      </w:r>
      <w:r w:rsidR="00DD3F1C" w:rsidRPr="00C307BC">
        <w:rPr>
          <w:rFonts w:ascii="Times New Roman" w:eastAsia="Times New Roman" w:hAnsi="Times New Roman" w:cs="Times New Roman"/>
          <w:b/>
          <w:sz w:val="26"/>
          <w:szCs w:val="26"/>
        </w:rPr>
        <w:t xml:space="preserve"> </w:t>
      </w:r>
      <w:r w:rsidR="003274D7" w:rsidRPr="00C307BC">
        <w:rPr>
          <w:rFonts w:ascii="Times New Roman" w:eastAsia="Times New Roman" w:hAnsi="Times New Roman" w:cs="Times New Roman"/>
          <w:b/>
          <w:sz w:val="26"/>
          <w:szCs w:val="26"/>
        </w:rPr>
        <w:t>trình</w:t>
      </w:r>
      <w:r w:rsidR="00E14157" w:rsidRPr="00C307BC">
        <w:rPr>
          <w:rFonts w:ascii="Times New Roman" w:eastAsia="Times New Roman" w:hAnsi="Times New Roman" w:cs="Times New Roman"/>
          <w:b/>
          <w:sz w:val="26"/>
          <w:szCs w:val="26"/>
        </w:rPr>
        <w:t xml:space="preserve"> kiểm thử </w:t>
      </w:r>
      <w:r>
        <w:rPr>
          <w:rFonts w:ascii="Times New Roman" w:eastAsia="Times New Roman" w:hAnsi="Times New Roman" w:cs="Times New Roman"/>
          <w:b/>
          <w:sz w:val="26"/>
          <w:szCs w:val="26"/>
        </w:rPr>
        <w:t>ứng dụng ESB</w:t>
      </w:r>
      <w:bookmarkEnd w:id="2932"/>
    </w:p>
    <w:p w14:paraId="43B39083" w14:textId="38743CBE" w:rsidR="00FF3170" w:rsidRPr="00C307BC" w:rsidRDefault="009F6491" w:rsidP="009C4A63">
      <w:pPr>
        <w:pStyle w:val="luanvanpara"/>
        <w:pPrChange w:id="2933" w:author="Nguyen Toan" w:date="2018-05-19T18:02:00Z">
          <w:pPr>
            <w:ind w:firstLine="360"/>
            <w:jc w:val="both"/>
          </w:pPr>
        </w:pPrChange>
      </w:pPr>
      <w:r w:rsidRPr="00C307BC">
        <w:fldChar w:fldCharType="begin"/>
      </w:r>
      <w:r w:rsidRPr="00C307BC">
        <w:instrText xml:space="preserve"> REF _Ref511971256 \h </w:instrText>
      </w:r>
      <w:r w:rsidR="004A17D3" w:rsidRPr="00C307BC">
        <w:instrText xml:space="preserve"> \* MERGEFORMAT </w:instrText>
      </w:r>
      <w:r w:rsidRPr="00C307BC">
        <w:fldChar w:fldCharType="separate"/>
      </w:r>
      <w:ins w:id="2934" w:author="Nguyen Toan" w:date="2018-05-19T18:34:00Z">
        <w:r w:rsidR="003E226A" w:rsidRPr="003E226A">
          <w:rPr>
            <w:rPrChange w:id="2935" w:author="Nguyen Toan" w:date="2018-05-19T18:34:00Z">
              <w:rPr>
                <w:i/>
                <w:sz w:val="26"/>
                <w:szCs w:val="26"/>
              </w:rPr>
            </w:rPrChange>
          </w:rPr>
          <w:t xml:space="preserve">Hình </w:t>
        </w:r>
        <w:r w:rsidR="003E226A" w:rsidRPr="003E226A">
          <w:rPr>
            <w:noProof/>
            <w:rPrChange w:id="2936" w:author="Nguyen Toan" w:date="2018-05-19T18:34:00Z">
              <w:rPr>
                <w:i/>
                <w:noProof/>
                <w:sz w:val="26"/>
                <w:szCs w:val="26"/>
              </w:rPr>
            </w:rPrChange>
          </w:rPr>
          <w:t>3.1</w:t>
        </w:r>
      </w:ins>
      <w:del w:id="2937" w:author="Nguyen Toan" w:date="2018-05-19T18:34:00Z">
        <w:r w:rsidR="00896230" w:rsidRPr="00CF7898" w:rsidDel="003E226A">
          <w:delText xml:space="preserve">Hình </w:delText>
        </w:r>
        <w:r w:rsidR="00896230" w:rsidRPr="00CF7898" w:rsidDel="003E226A">
          <w:rPr>
            <w:noProof/>
          </w:rPr>
          <w:delText>3.3</w:delText>
        </w:r>
      </w:del>
      <w:r w:rsidRPr="00C307BC">
        <w:fldChar w:fldCharType="end"/>
      </w:r>
      <w:r w:rsidRPr="00C307BC">
        <w:t xml:space="preserve"> </w:t>
      </w:r>
      <w:r w:rsidR="00FF3170" w:rsidRPr="00C307BC">
        <w:t>th3h ERGE</w:t>
      </w:r>
      <w:r w:rsidR="00C754E6" w:rsidRPr="00C307BC">
        <w:t>quy trình</w:t>
      </w:r>
      <w:r w:rsidR="00EF3A9B" w:rsidRPr="00C307BC">
        <w:t xml:space="preserve"> đy trìn</w:t>
      </w:r>
      <w:r w:rsidR="00FF3170" w:rsidRPr="00C307BC">
        <w:t xml:space="preserve"> ki trìnhFORMAT 56 \h  ỨNG DỤNG  tố</w:t>
      </w:r>
    </w:p>
    <w:p w14:paraId="5ABBBACB" w14:textId="77777777" w:rsidR="001306B4" w:rsidRPr="00C307BC" w:rsidRDefault="003946FD" w:rsidP="009C4A63">
      <w:pPr>
        <w:pStyle w:val="luanvanpara"/>
        <w:jc w:val="center"/>
        <w:pPrChange w:id="2938" w:author="Nguyen Toan" w:date="2018-05-19T18:02:00Z">
          <w:pPr>
            <w:keepNext/>
            <w:spacing w:line="288" w:lineRule="auto"/>
            <w:jc w:val="center"/>
          </w:pPr>
        </w:pPrChange>
      </w:pPr>
      <w:r w:rsidRPr="00C307BC">
        <w:rPr>
          <w:noProof/>
        </w:rPr>
        <w:drawing>
          <wp:inline distT="0" distB="0" distL="0" distR="0" wp14:anchorId="4179ECCB" wp14:editId="293A2AB0">
            <wp:extent cx="4928506" cy="2545730"/>
            <wp:effectExtent l="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28506" cy="2545730"/>
                    </a:xfrm>
                    <a:prstGeom prst="rect">
                      <a:avLst/>
                    </a:prstGeom>
                  </pic:spPr>
                </pic:pic>
              </a:graphicData>
            </a:graphic>
          </wp:inline>
        </w:drawing>
      </w:r>
    </w:p>
    <w:p w14:paraId="6EF9E957" w14:textId="16CC2933" w:rsidR="00003EB5" w:rsidRPr="00C307BC" w:rsidRDefault="001306B4" w:rsidP="00A54A30">
      <w:pPr>
        <w:pStyle w:val="Caption"/>
        <w:spacing w:line="288" w:lineRule="auto"/>
        <w:jc w:val="center"/>
        <w:rPr>
          <w:rFonts w:ascii="Times New Roman" w:hAnsi="Times New Roman" w:cs="Times New Roman"/>
          <w:i w:val="0"/>
          <w:color w:val="auto"/>
          <w:sz w:val="26"/>
          <w:szCs w:val="26"/>
        </w:rPr>
      </w:pPr>
      <w:bookmarkStart w:id="2939" w:name="_Ref511971256"/>
      <w:bookmarkStart w:id="2940" w:name="_Toc511320660"/>
      <w:bookmarkStart w:id="2941" w:name="_Toc511326641"/>
      <w:bookmarkStart w:id="2942" w:name="_Toc511991199"/>
      <w:bookmarkStart w:id="2943" w:name="_Toc514519788"/>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3</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bookmarkEnd w:id="2939"/>
      <w:r w:rsidR="00362752" w:rsidRPr="00C307BC">
        <w:rPr>
          <w:rFonts w:ascii="Times New Roman" w:hAnsi="Times New Roman" w:cs="Times New Roman"/>
          <w:i w:val="0"/>
          <w:color w:val="auto"/>
          <w:sz w:val="26"/>
          <w:szCs w:val="26"/>
        </w:rPr>
        <w:t>.</w:t>
      </w:r>
      <w:r w:rsidR="008F4528" w:rsidRPr="00C307BC">
        <w:rPr>
          <w:rFonts w:ascii="Times New Roman" w:hAnsi="Times New Roman" w:cs="Times New Roman"/>
          <w:i w:val="0"/>
          <w:color w:val="auto"/>
          <w:sz w:val="26"/>
          <w:szCs w:val="26"/>
        </w:rPr>
        <w:t xml:space="preserve"> Quy trình kiểm thử hệ thống ESB</w:t>
      </w:r>
      <w:bookmarkEnd w:id="2940"/>
      <w:bookmarkEnd w:id="2941"/>
      <w:bookmarkEnd w:id="2942"/>
      <w:bookmarkEnd w:id="2943"/>
    </w:p>
    <w:p w14:paraId="0BC69AB8" w14:textId="2C86CAD1" w:rsidR="001C57BB" w:rsidRDefault="00D71BA7" w:rsidP="009C4A63">
      <w:pPr>
        <w:pStyle w:val="luanvanpara"/>
        <w:rPr>
          <w:color w:val="auto"/>
        </w:rPr>
        <w:pPrChange w:id="2944" w:author="Nguyen Toan" w:date="2018-05-19T18:02:00Z">
          <w:pPr>
            <w:pStyle w:val="Caption"/>
            <w:spacing w:before="120" w:line="276" w:lineRule="auto"/>
            <w:ind w:firstLine="567"/>
            <w:jc w:val="both"/>
          </w:pPr>
        </w:pPrChange>
      </w:pPr>
      <w:r w:rsidRPr="00C307BC">
        <w:t>ĐQuy trình kiểm thử hệ thống ESng cụ Jenkins, sử dụng một kích (trigger) có chức năng kích hoạt quá trình chạy tự động mỗi khi có thay đổi trên kho mã nguồn SVN hoặc git. Khi có sự thay đổi mã nguồn, Jenkins thực hiện lấy mã nguồn về máy ch</w:t>
      </w:r>
      <w:r w:rsidR="00EC4E12">
        <w:t>ủ</w:t>
      </w:r>
      <w:r w:rsidR="0048521E">
        <w:t xml:space="preserve"> và</w:t>
      </w:r>
      <w:r w:rsidRPr="00C307BC">
        <w:t xml:space="preserve"> gày trình kiểm thử </w:t>
      </w:r>
      <w:r w:rsidRPr="00C307BC">
        <w:lastRenderedPageBreak/>
        <w:t xml:space="preserve">mã kitrình kiểm thử hệ g công cụ. </w:t>
      </w:r>
      <w:r w:rsidR="001C57BB" w:rsidRPr="00C307BC">
        <w:rPr>
          <w:color w:val="auto"/>
        </w:rPr>
        <w:t>Sau khi sinh mã ngu hệ g công cụ. cụ Jenkins, sử dụng một kích (trigger) có chức năn</w:t>
      </w:r>
      <w:r w:rsidR="0048521E">
        <w:rPr>
          <w:color w:val="auto"/>
        </w:rPr>
        <w:t>chu khi sinh mã ngu hệ</w:t>
      </w:r>
      <w:r w:rsidR="001C57BB" w:rsidRPr="00C307BC">
        <w:rPr>
          <w:color w:val="auto"/>
        </w:rPr>
        <w:t>đóng gói và tri ngu hệ g công cụ. cụ Jenkin</w:t>
      </w:r>
      <w:r w:rsidR="001C57BB">
        <w:rPr>
          <w:color w:val="auto"/>
        </w:rPr>
        <w:t>biên dói và t</w:t>
      </w:r>
      <w:r w:rsidR="001C57BB" w:rsidRPr="00C307BC">
        <w:rPr>
          <w:color w:val="auto"/>
        </w:rPr>
        <w:t xml:space="preserve">đóng gói và tri ngu hệ g công cụ. cụ Jenkins, sử dụng một kích (trigger) có chức năn mở để quản lý </w:t>
      </w:r>
      <w:r w:rsidR="001C57BB">
        <w:rPr>
          <w:color w:val="auto"/>
        </w:rPr>
        <w:t xml:space="preserve">các thư vià tri ngu hệ g công cụ. cụ Jenkins, sử dụng một kích (trigger) có chức </w:t>
      </w:r>
      <w:r w:rsidR="001C57BB" w:rsidRPr="00C307BC">
        <w:rPr>
          <w:color w:val="auto"/>
        </w:rPr>
        <w:t xml:space="preserve">. </w:t>
      </w:r>
      <w:r w:rsidR="001C57BB" w:rsidRPr="00071A6D">
        <w:t>Maven</w:t>
      </w:r>
      <w:r w:rsidR="001C57BB" w:rsidRPr="00C307BC">
        <w:rPr>
          <w:color w:val="auto"/>
        </w:rPr>
        <w:t xml:space="preserve"> kích hovià tri ngu hệ g công cụ. cụ Jenkins, sử dụng một kích (trigger) có chức năn mở để quản lý  trình chạy tự động mỗi khi có thay đổi trê</w:t>
      </w:r>
      <w:r w:rsidR="001C57BB">
        <w:rPr>
          <w:color w:val="auto"/>
        </w:rPr>
        <w:t>đóng gói</w:t>
      </w:r>
      <w:r w:rsidR="001C57BB" w:rsidRPr="00C307BC">
        <w:rPr>
          <w:color w:val="auto"/>
        </w:rPr>
        <w:t xml:space="preserve"> óng dụng lên thư mục cài đặt sẵn. Từ đó, công cụ Jenkins sẽ triển khai ứng dụng lên máy chủ.</w:t>
      </w:r>
    </w:p>
    <w:p w14:paraId="17721B82" w14:textId="77777777" w:rsidR="001E2D86" w:rsidRDefault="00D71BA7" w:rsidP="00F5584B">
      <w:pPr>
        <w:pStyle w:val="luanvanpara"/>
        <w:pPrChange w:id="2945" w:author="Nguyen Toan" w:date="2018-05-19T18:02:00Z">
          <w:pPr>
            <w:pStyle w:val="Caption"/>
            <w:spacing w:before="120" w:line="276" w:lineRule="auto"/>
            <w:ind w:firstLine="567"/>
            <w:jc w:val="both"/>
          </w:pPr>
        </w:pPrChange>
      </w:pPr>
      <w:r w:rsidRPr="00C307BC">
        <w:t>Do h dụng l</w:t>
      </w:r>
      <w:r w:rsidR="006A400E">
        <w:t xml:space="preserve"> d h dụng lên thư m</w:t>
      </w:r>
      <w:r w:rsidRPr="00C307BC">
        <w:t xml:space="preserve"> </w:t>
      </w:r>
      <w:r w:rsidR="007A6ED0">
        <w:t>tr h dụng lên</w:t>
      </w:r>
      <w:r w:rsidRPr="00C307BC">
        <w:t xml:space="preserve"> chh dụng lên thư mục cài đặt sẵn. Từ đó, công cụ Jenkins sẽ triển khai ứng dụ</w:t>
      </w:r>
      <w:r w:rsidR="003302C3">
        <w:t>bchh dụng</w:t>
      </w:r>
      <w:r w:rsidRPr="00C307BC">
        <w:t>gây tdụng lên thư mục cài đặt sẵnến thiếu sót. Vì vậy,</w:t>
      </w:r>
      <w:r w:rsidR="001C57BB">
        <w:t xml:space="preserve"> đy tdụng lên thư mục cài đặt sẵnến t</w:t>
      </w:r>
      <w:r w:rsidRPr="00C307BC">
        <w:t xml:space="preserve"> lu tdụng lên thư mục cài đặt sẵnến thiếu sót. Vì vậy,ins sẽ triển khai ứng dụng lên máy chủ.ản lý  trìn</w:t>
      </w:r>
      <w:r w:rsidR="005E575E">
        <w:t xml:space="preserve"> xây dụng lên thư mục cài đ</w:t>
      </w:r>
      <w:r w:rsidRPr="00C307BC">
        <w:t xml:space="preserve"> </w:t>
      </w:r>
      <w:r w:rsidR="005E575E">
        <w:t>Mule</w:t>
      </w:r>
      <w:r w:rsidRPr="00C307BC">
        <w:t>ESB, công cên thư mục cài đặt sẵnến thiếu sót. Vì vậy,ins sẽ tng trên nền tảng Java, có chức năng quét mã nguồn và danh sách các ca kiểm thử, từ đó sinh ra bộ mã nguồn kiểm thử tự động cho ứng dụng</w:t>
      </w:r>
      <w:r w:rsidR="001E2D86">
        <w:t>.</w:t>
      </w:r>
    </w:p>
    <w:p w14:paraId="7B578419" w14:textId="5B78BB8A" w:rsidR="00912A0F" w:rsidRPr="00D80453" w:rsidRDefault="0005595E" w:rsidP="00D9118D">
      <w:pPr>
        <w:pStyle w:val="luanvanpara"/>
        <w:pPrChange w:id="2946" w:author="Nguyen Toan" w:date="2018-05-19T18:02:00Z">
          <w:pPr>
            <w:pStyle w:val="Caption"/>
            <w:spacing w:before="120" w:line="276" w:lineRule="auto"/>
            <w:ind w:firstLine="567"/>
            <w:jc w:val="both"/>
          </w:pPr>
        </w:pPrChange>
      </w:pPr>
      <w:r w:rsidRPr="00D80453">
        <w:t xml:space="preserve">Như vcông </w:t>
      </w:r>
      <w:r w:rsidR="0032406D" w:rsidRPr="00D80453">
        <w:t>oàn bcông cên thư</w:t>
      </w:r>
      <w:r w:rsidR="0032406D" w:rsidRPr="00CF7898">
        <w:t xml:space="preserve">kin </w:t>
      </w:r>
      <w:r w:rsidR="0032406D" w:rsidRPr="00D80453">
        <w:t xml:space="preserve"> th bcôn</w:t>
      </w:r>
      <w:r w:rsidR="0032406D" w:rsidRPr="003E226A">
        <w:t>tri b</w:t>
      </w:r>
      <w:r w:rsidR="0032406D" w:rsidRPr="00D80453">
        <w:t xml:space="preserve"> khai </w:t>
      </w:r>
      <w:r w:rsidR="00ED70A7" w:rsidRPr="00D80453">
        <w:t>này đưông cên thư mục cài đặt sẵ</w:t>
      </w:r>
      <w:r w:rsidR="0032406D" w:rsidRPr="00D80453">
        <w:t xml:space="preserve">viy </w:t>
      </w:r>
      <w:r w:rsidR="00ED70A7" w:rsidRPr="00D80453">
        <w:t xml:space="preserve"> </w:t>
      </w:r>
      <w:r w:rsidR="0032406D" w:rsidRPr="00D80453">
        <w:t>tích hô</w:t>
      </w:r>
      <w:r w:rsidR="00ED70A7" w:rsidRPr="00D80453">
        <w:t xml:space="preserve">p các công cn thư mục cài: </w:t>
      </w:r>
      <w:r w:rsidR="0032406D" w:rsidRPr="00D80453">
        <w:t>Jenkins, Maven, JUnit, M</w:t>
      </w:r>
      <w:r w:rsidR="00915743" w:rsidRPr="00D80453">
        <w:t>U</w:t>
      </w:r>
      <w:r w:rsidR="0032406D" w:rsidRPr="00D80453">
        <w:t>nit</w:t>
      </w:r>
      <w:r w:rsidR="00915743" w:rsidRPr="00D80453">
        <w:t>, Subversion</w:t>
      </w:r>
      <w:r w:rsidR="003F16DB" w:rsidRPr="00D80453">
        <w:t xml:space="preserve"> và công conen, JUni</w:t>
      </w:r>
      <w:r w:rsidR="00143A1E" w:rsidRPr="00D80453">
        <w:t xml:space="preserve">kià công </w:t>
      </w:r>
      <w:r w:rsidR="003F16DB" w:rsidRPr="00D80453">
        <w:t>tià công conen, JUnit</w:t>
      </w:r>
      <w:r w:rsidR="003D267B" w:rsidRPr="00D80453">
        <w:t>.</w:t>
      </w:r>
      <w:bookmarkStart w:id="2947" w:name="_cavy32t40hgt" w:colFirst="0" w:colLast="0"/>
      <w:bookmarkStart w:id="2948" w:name="_Toc513584098"/>
      <w:bookmarkStart w:id="2949" w:name="_Toc513613722"/>
      <w:bookmarkStart w:id="2950" w:name="_Toc514156404"/>
      <w:bookmarkStart w:id="2951" w:name="_Toc514156462"/>
      <w:bookmarkStart w:id="2952" w:name="_Toc514157649"/>
      <w:bookmarkStart w:id="2953" w:name="_Toc514277640"/>
      <w:bookmarkStart w:id="2954" w:name="_Toc514278038"/>
      <w:bookmarkEnd w:id="2947"/>
      <w:bookmarkEnd w:id="2948"/>
      <w:bookmarkEnd w:id="2949"/>
      <w:bookmarkEnd w:id="2950"/>
      <w:bookmarkEnd w:id="2951"/>
      <w:bookmarkEnd w:id="2952"/>
      <w:bookmarkEnd w:id="2953"/>
      <w:bookmarkEnd w:id="2954"/>
    </w:p>
    <w:p w14:paraId="23015B95" w14:textId="77777777" w:rsidR="00F20145" w:rsidRPr="00C307BC" w:rsidRDefault="00F20145" w:rsidP="00966627">
      <w:pPr>
        <w:pStyle w:val="ListParagraph"/>
        <w:numPr>
          <w:ilvl w:val="1"/>
          <w:numId w:val="5"/>
        </w:numPr>
        <w:spacing w:before="240" w:after="120" w:line="288" w:lineRule="auto"/>
        <w:ind w:left="0" w:firstLine="0"/>
        <w:contextualSpacing w:val="0"/>
        <w:outlineLvl w:val="1"/>
        <w:rPr>
          <w:rFonts w:ascii="Times New Roman" w:eastAsia="Times New Roman" w:hAnsi="Times New Roman" w:cs="Times New Roman"/>
          <w:b/>
          <w:sz w:val="26"/>
          <w:szCs w:val="26"/>
        </w:rPr>
      </w:pPr>
      <w:bookmarkStart w:id="2955" w:name="_Toc514519753"/>
      <w:r w:rsidRPr="00C307BC">
        <w:rPr>
          <w:rFonts w:ascii="Times New Roman" w:eastAsia="Times New Roman" w:hAnsi="Times New Roman" w:cs="Times New Roman"/>
          <w:b/>
          <w:sz w:val="26"/>
          <w:szCs w:val="26"/>
        </w:rPr>
        <w:t xml:space="preserve">Xây dựng ứng dụng </w:t>
      </w:r>
      <w:r w:rsidR="006C4E17" w:rsidRPr="00C307BC">
        <w:rPr>
          <w:rFonts w:ascii="Times New Roman" w:eastAsia="Times New Roman" w:hAnsi="Times New Roman" w:cs="Times New Roman"/>
          <w:b/>
          <w:sz w:val="26"/>
          <w:szCs w:val="26"/>
        </w:rPr>
        <w:t>AsenAPIDriver</w:t>
      </w:r>
      <w:bookmarkEnd w:id="2955"/>
      <w:r w:rsidR="006C4E17" w:rsidRPr="00C307BC">
        <w:rPr>
          <w:rFonts w:ascii="Times New Roman" w:hAnsi="Times New Roman" w:cs="Times New Roman"/>
          <w:b/>
          <w:sz w:val="26"/>
          <w:szCs w:val="26"/>
          <w:lang w:val="en-US"/>
        </w:rPr>
        <w:t xml:space="preserve"> </w:t>
      </w:r>
    </w:p>
    <w:p w14:paraId="0E00B671" w14:textId="77777777" w:rsidR="0037692A" w:rsidRPr="00C307BC" w:rsidRDefault="0037692A" w:rsidP="00717CB6">
      <w:pPr>
        <w:pStyle w:val="luanvanpara"/>
        <w:pPrChange w:id="2956" w:author="Nguyen Toan" w:date="2018-05-19T18:02:00Z">
          <w:pPr>
            <w:spacing w:after="120" w:line="288" w:lineRule="auto"/>
            <w:ind w:firstLine="567"/>
            <w:jc w:val="both"/>
          </w:pPr>
        </w:pPrChange>
      </w:pPr>
      <w:r w:rsidRPr="00071A6D">
        <w:t>AsenAPIDriver</w:t>
      </w:r>
      <w:r w:rsidRPr="00C307BC">
        <w:t xml:space="preserve"> </w:t>
      </w:r>
      <w:r w:rsidRPr="00071A6D">
        <w:t xml:space="preserve">được xây dựng trên nền tảng Java. </w:t>
      </w:r>
      <w:r w:rsidRPr="00C307BC">
        <w:t>Mược xây dựng trên nề</w:t>
      </w:r>
      <w:r>
        <w:t>sinh ra các ca kitrên nền tảng Java. ếu sót. Vì vy dựng dựa</w:t>
      </w:r>
      <w:r w:rsidRPr="00C307BC">
        <w:t xml:space="preserve"> trên n các ca kitrên nê</w:t>
      </w:r>
    </w:p>
    <w:p w14:paraId="4C63C552" w14:textId="77777777" w:rsidR="0037692A" w:rsidRDefault="0037692A" w:rsidP="00717CB6">
      <w:pPr>
        <w:pStyle w:val="luanvanpara"/>
        <w:pPrChange w:id="2957" w:author="Nguyen Toan" w:date="2018-05-19T18:02:00Z">
          <w:pPr>
            <w:spacing w:after="120" w:line="288" w:lineRule="auto"/>
            <w:ind w:firstLine="567"/>
            <w:jc w:val="both"/>
          </w:pPr>
        </w:pPrChange>
      </w:pPr>
      <w:r w:rsidRPr="00C307BC">
        <w:t>Các n n các c</w:t>
      </w:r>
      <w:r>
        <w:t>xây d n các ca kit</w:t>
      </w:r>
      <w:r w:rsidRPr="00C307BC">
        <w:t>MuleESB đác ca kitrên nền tảng Java. ếu sót. Vì vy dựng dựatng trên nền tảng Java, có chức năng quét mã nguồn và danh sách các ca kiểm thử, từ đó sinh ra bộ mã nguồn kiểm thử tự động cho ứủa các thành phần trong ứng dụng.</w:t>
      </w:r>
    </w:p>
    <w:p w14:paraId="2A95C471" w14:textId="5CEFFF8B" w:rsidR="0037692A" w:rsidRPr="00C307BC" w:rsidRDefault="003E226A" w:rsidP="00717CB6">
      <w:pPr>
        <w:pStyle w:val="luanvanpara"/>
        <w:pPrChange w:id="2958" w:author="Nguyen Toan" w:date="2018-05-19T18:02:00Z">
          <w:pPr>
            <w:spacing w:after="120" w:line="288" w:lineRule="auto"/>
            <w:ind w:firstLine="567"/>
            <w:jc w:val="both"/>
          </w:pPr>
        </w:pPrChange>
      </w:pPr>
      <w:ins w:id="2959" w:author="Nguyen Toan" w:date="2018-05-19T18:34:00Z">
        <w:r w:rsidRPr="003E226A">
          <w:rPr>
            <w:rPrChange w:id="2960" w:author="Nguyen Toan" w:date="2018-05-19T18:34:00Z">
              <w:rPr/>
            </w:rPrChange>
          </w:rPr>
          <w:fldChar w:fldCharType="begin"/>
        </w:r>
        <w:r w:rsidRPr="003E226A">
          <w:rPr>
            <w:rPrChange w:id="2961" w:author="Nguyen Toan" w:date="2018-05-19T18:34:00Z">
              <w:rPr/>
            </w:rPrChange>
          </w:rPr>
          <w:instrText xml:space="preserve"> REF _Ref514518203 \h </w:instrText>
        </w:r>
        <w:r w:rsidRPr="003E226A">
          <w:rPr>
            <w:rPrChange w:id="2962" w:author="Nguyen Toan" w:date="2018-05-19T18:34:00Z">
              <w:rPr/>
            </w:rPrChange>
          </w:rPr>
        </w:r>
      </w:ins>
      <w:r w:rsidRPr="003E226A">
        <w:rPr>
          <w:rPrChange w:id="2963" w:author="Nguyen Toan" w:date="2018-05-19T18:34:00Z">
            <w:rPr>
              <w:i/>
            </w:rPr>
          </w:rPrChange>
        </w:rPr>
        <w:instrText xml:space="preserve"> \* MERGEFORMAT </w:instrText>
      </w:r>
      <w:r w:rsidRPr="003E226A">
        <w:rPr>
          <w:rPrChange w:id="2964" w:author="Nguyen Toan" w:date="2018-05-19T18:34:00Z">
            <w:rPr/>
          </w:rPrChange>
        </w:rPr>
        <w:fldChar w:fldCharType="separate"/>
      </w:r>
      <w:ins w:id="2965" w:author="Nguyen Toan" w:date="2018-05-19T18:34:00Z">
        <w:r w:rsidRPr="003E226A">
          <w:rPr>
            <w:color w:val="auto"/>
            <w:rPrChange w:id="2966" w:author="Nguyen Toan" w:date="2018-05-19T18:34:00Z">
              <w:rPr>
                <w:i/>
                <w:sz w:val="26"/>
                <w:szCs w:val="26"/>
              </w:rPr>
            </w:rPrChange>
          </w:rPr>
          <w:t xml:space="preserve">Hình </w:t>
        </w:r>
        <w:r w:rsidRPr="003E226A">
          <w:rPr>
            <w:noProof/>
            <w:color w:val="auto"/>
            <w:rPrChange w:id="2967" w:author="Nguyen Toan" w:date="2018-05-19T18:34:00Z">
              <w:rPr>
                <w:i/>
                <w:noProof/>
                <w:sz w:val="26"/>
                <w:szCs w:val="26"/>
              </w:rPr>
            </w:rPrChange>
          </w:rPr>
          <w:t>3</w:t>
        </w:r>
        <w:r w:rsidRPr="003E226A">
          <w:rPr>
            <w:color w:val="auto"/>
            <w:rPrChange w:id="2968" w:author="Nguyen Toan" w:date="2018-05-19T18:34:00Z">
              <w:rPr>
                <w:i/>
                <w:sz w:val="26"/>
                <w:szCs w:val="26"/>
              </w:rPr>
            </w:rPrChange>
          </w:rPr>
          <w:t>.</w:t>
        </w:r>
        <w:r w:rsidRPr="003E226A">
          <w:rPr>
            <w:noProof/>
            <w:color w:val="auto"/>
            <w:rPrChange w:id="2969" w:author="Nguyen Toan" w:date="2018-05-19T18:34:00Z">
              <w:rPr>
                <w:i/>
                <w:noProof/>
                <w:sz w:val="26"/>
                <w:szCs w:val="26"/>
              </w:rPr>
            </w:rPrChange>
          </w:rPr>
          <w:t>2</w:t>
        </w:r>
        <w:r w:rsidRPr="003E226A">
          <w:rPr>
            <w:rPrChange w:id="2970" w:author="Nguyen Toan" w:date="2018-05-19T18:34:00Z">
              <w:rPr/>
            </w:rPrChange>
          </w:rPr>
          <w:fldChar w:fldCharType="end"/>
        </w:r>
        <w:r w:rsidRPr="003E226A">
          <w:rPr>
            <w:rPrChange w:id="2971" w:author="Nguyen Toan" w:date="2018-05-19T18:34:00Z">
              <w:rPr/>
            </w:rPrChange>
          </w:rPr>
          <w:t xml:space="preserve"> </w:t>
        </w:r>
      </w:ins>
      <w:del w:id="2972" w:author="Nguyen Toan" w:date="2018-05-19T18:34:00Z">
        <w:r w:rsidR="0037692A" w:rsidRPr="00C307BC" w:rsidDel="003E226A">
          <w:fldChar w:fldCharType="begin"/>
        </w:r>
        <w:r w:rsidR="0037692A" w:rsidRPr="00C307BC" w:rsidDel="003E226A">
          <w:delInstrText xml:space="preserve"> REF _Ref513152646 \h  \* MERGEFORMAT </w:delInstrText>
        </w:r>
        <w:r w:rsidR="0037692A" w:rsidRPr="00C307BC" w:rsidDel="003E226A">
          <w:fldChar w:fldCharType="separate"/>
        </w:r>
        <w:r w:rsidR="0037692A" w:rsidRPr="00CB6D43" w:rsidDel="003E226A">
          <w:delText xml:space="preserve">Hình </w:delText>
        </w:r>
        <w:r w:rsidR="0037692A" w:rsidDel="003E226A">
          <w:rPr>
            <w:i/>
            <w:noProof/>
          </w:rPr>
          <w:delText>3</w:delText>
        </w:r>
        <w:r w:rsidR="0037692A" w:rsidRPr="00C307BC" w:rsidDel="003E226A">
          <w:rPr>
            <w:i/>
            <w:noProof/>
          </w:rPr>
          <w:delText>.</w:delText>
        </w:r>
        <w:r w:rsidR="0037692A" w:rsidDel="003E226A">
          <w:rPr>
            <w:i/>
            <w:noProof/>
          </w:rPr>
          <w:delText>5</w:delText>
        </w:r>
        <w:r w:rsidR="0037692A" w:rsidRPr="00C307BC" w:rsidDel="003E226A">
          <w:fldChar w:fldCharType="end"/>
        </w:r>
        <w:r w:rsidR="0037692A" w:rsidRPr="00C307BC" w:rsidDel="003E226A">
          <w:delText xml:space="preserve">  </w:delText>
        </w:r>
      </w:del>
      <w:r w:rsidR="0037692A" w:rsidRPr="00C307BC">
        <w:t>mô t _Ref513152646 \h  \* MERGEFORMAT  ếu sót. Vì vy dựng dựatng trên nền tảng Java, có chức năng quét mã nguồn và danh sách các ca kiểm thử, từ đó sinh ra bộ mã nguồn kiWorld!</w:t>
      </w:r>
      <w:del w:id="2973" w:author="Nguyen Toan" w:date="2018-05-19T18:02:00Z">
        <w:r w:rsidR="0037692A" w:rsidRPr="00C307BC" w:rsidDel="00717CB6">
          <w:delText>”.</w:delText>
        </w:r>
      </w:del>
      <w:ins w:id="2974" w:author="Nguyen Toan" w:date="2018-05-19T18:02:00Z">
        <w:r w:rsidR="00717CB6" w:rsidRPr="00C307BC">
          <w:t>”</w:t>
        </w:r>
      </w:ins>
    </w:p>
    <w:p w14:paraId="4E9DDADF" w14:textId="77777777" w:rsidR="0037692A" w:rsidRPr="00C307BC" w:rsidRDefault="0037692A" w:rsidP="002B00C0">
      <w:pPr>
        <w:pStyle w:val="luanvanpara"/>
        <w:ind w:firstLine="0"/>
        <w:jc w:val="center"/>
        <w:pPrChange w:id="2975" w:author="Nguyen Toan" w:date="2018-05-19T18:03:00Z">
          <w:pPr>
            <w:keepNext/>
            <w:spacing w:before="120" w:line="288" w:lineRule="auto"/>
            <w:ind w:right="80" w:firstLine="567"/>
          </w:pPr>
        </w:pPrChange>
      </w:pPr>
      <w:r w:rsidRPr="00D80453">
        <w:rPr>
          <w:noProof/>
        </w:rPr>
        <w:drawing>
          <wp:inline distT="0" distB="0" distL="0" distR="0" wp14:anchorId="1890C0EC" wp14:editId="0445E871">
            <wp:extent cx="5974715" cy="131699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4715" cy="1316990"/>
                    </a:xfrm>
                    <a:prstGeom prst="rect">
                      <a:avLst/>
                    </a:prstGeom>
                    <a:noFill/>
                  </pic:spPr>
                </pic:pic>
              </a:graphicData>
            </a:graphic>
          </wp:inline>
        </w:drawing>
      </w:r>
    </w:p>
    <w:p w14:paraId="18E28337" w14:textId="0CB885EA" w:rsidR="0037692A" w:rsidRPr="00C307BC" w:rsidRDefault="0037692A" w:rsidP="0037692A">
      <w:pPr>
        <w:pStyle w:val="Caption"/>
        <w:jc w:val="center"/>
        <w:rPr>
          <w:rFonts w:ascii="Times New Roman" w:hAnsi="Times New Roman" w:cs="Times New Roman"/>
          <w:i w:val="0"/>
          <w:color w:val="auto"/>
          <w:sz w:val="26"/>
          <w:szCs w:val="26"/>
        </w:rPr>
      </w:pPr>
      <w:bookmarkStart w:id="2976" w:name="_Ref514518203"/>
      <w:bookmarkStart w:id="2977" w:name="_Toc514519789"/>
      <w:r w:rsidRPr="00C307BC">
        <w:rPr>
          <w:rFonts w:ascii="Times New Roman" w:hAnsi="Times New Roman" w:cs="Times New Roman"/>
          <w:i w:val="0"/>
          <w:color w:val="auto"/>
          <w:sz w:val="26"/>
          <w:szCs w:val="26"/>
        </w:rPr>
        <w:t xml:space="preserve">Hình </w:t>
      </w:r>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STYLEREF 1 \s </w:instrText>
      </w:r>
      <w:r>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3</w:t>
      </w:r>
      <w:r>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w:t>
      </w:r>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SEQ Hình \* ARABIC \s 1 </w:instrText>
      </w:r>
      <w:r>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2</w:t>
      </w:r>
      <w:r>
        <w:rPr>
          <w:rFonts w:ascii="Times New Roman" w:hAnsi="Times New Roman" w:cs="Times New Roman"/>
          <w:i w:val="0"/>
          <w:color w:val="auto"/>
          <w:sz w:val="26"/>
          <w:szCs w:val="26"/>
        </w:rPr>
        <w:fldChar w:fldCharType="end"/>
      </w:r>
      <w:bookmarkEnd w:id="2976"/>
      <w:r w:rsidRPr="00C307BC">
        <w:rPr>
          <w:rFonts w:ascii="Times New Roman" w:hAnsi="Times New Roman" w:cs="Times New Roman"/>
          <w:i w:val="0"/>
          <w:color w:val="auto"/>
          <w:sz w:val="26"/>
          <w:szCs w:val="26"/>
        </w:rPr>
        <w:t>. Ví dụ tệp XML cấu hình ứng dụng MuleESB</w:t>
      </w:r>
      <w:bookmarkEnd w:id="2977"/>
    </w:p>
    <w:p w14:paraId="44D0A587" w14:textId="7A2219C4" w:rsidR="0037692A" w:rsidRPr="00C307BC" w:rsidRDefault="003E226A" w:rsidP="002B00C0">
      <w:pPr>
        <w:pStyle w:val="luanvanpara"/>
        <w:pPrChange w:id="2978" w:author="Nguyen Toan" w:date="2018-05-19T18:03:00Z">
          <w:pPr>
            <w:spacing w:after="120" w:line="288" w:lineRule="auto"/>
            <w:ind w:firstLine="567"/>
            <w:jc w:val="both"/>
          </w:pPr>
        </w:pPrChange>
      </w:pPr>
      <w:ins w:id="2979" w:author="Nguyen Toan" w:date="2018-05-19T18:35:00Z">
        <w:r>
          <w:fldChar w:fldCharType="begin"/>
        </w:r>
        <w:r>
          <w:instrText xml:space="preserve"> REF _Ref514518234 \h </w:instrText>
        </w:r>
      </w:ins>
      <w:r>
        <w:fldChar w:fldCharType="separate"/>
      </w:r>
      <w:ins w:id="2980" w:author="Nguyen Toan" w:date="2018-05-19T18:35:00Z">
        <w:r w:rsidRPr="00C307BC">
          <w:t xml:space="preserve">Hình </w:t>
        </w:r>
        <w:r>
          <w:rPr>
            <w:noProof/>
          </w:rPr>
          <w:t>3</w:t>
        </w:r>
        <w:r>
          <w:t>.</w:t>
        </w:r>
        <w:r>
          <w:rPr>
            <w:noProof/>
          </w:rPr>
          <w:t>3</w:t>
        </w:r>
        <w:r>
          <w:fldChar w:fldCharType="end"/>
        </w:r>
        <w:r w:rsidR="00DA2EFE">
          <w:t xml:space="preserve">  </w:t>
        </w:r>
      </w:ins>
      <w:del w:id="2981" w:author="Nguyen Toan" w:date="2018-05-19T18:34:00Z">
        <w:r w:rsidR="0037692A" w:rsidRPr="00C307BC" w:rsidDel="003E226A">
          <w:fldChar w:fldCharType="begin"/>
        </w:r>
        <w:r w:rsidR="0037692A" w:rsidRPr="00C307BC" w:rsidDel="003E226A">
          <w:delInstrText xml:space="preserve"> REF _Ref513152658 \h  \* MERGEFORMAT </w:delInstrText>
        </w:r>
        <w:r w:rsidR="0037692A" w:rsidRPr="00C307BC" w:rsidDel="003E226A">
          <w:fldChar w:fldCharType="separate"/>
        </w:r>
        <w:r w:rsidR="0037692A" w:rsidRPr="00CB6D43" w:rsidDel="003E226A">
          <w:delText xml:space="preserve">Hình </w:delText>
        </w:r>
        <w:r w:rsidR="0037692A" w:rsidDel="003E226A">
          <w:rPr>
            <w:i/>
            <w:noProof/>
          </w:rPr>
          <w:delText>3</w:delText>
        </w:r>
        <w:r w:rsidR="0037692A" w:rsidRPr="00C307BC" w:rsidDel="003E226A">
          <w:rPr>
            <w:i/>
            <w:noProof/>
          </w:rPr>
          <w:delText>.</w:delText>
        </w:r>
        <w:r w:rsidR="0037692A" w:rsidDel="003E226A">
          <w:rPr>
            <w:i/>
            <w:noProof/>
          </w:rPr>
          <w:delText>6</w:delText>
        </w:r>
        <w:r w:rsidR="0037692A" w:rsidRPr="00C307BC" w:rsidDel="003E226A">
          <w:fldChar w:fldCharType="end"/>
        </w:r>
        <w:r w:rsidR="0037692A" w:rsidRPr="00C307BC" w:rsidDel="003E226A">
          <w:delText xml:space="preserve"> </w:delText>
        </w:r>
      </w:del>
      <w:r w:rsidR="0037692A" w:rsidRPr="00C307BC">
        <w:t>mô t _Ref513152658 \h  \* MERGEFORMAT ESB sót. Vì vy dựng dựatng trên nền tảng Java, có chức n</w:t>
      </w:r>
    </w:p>
    <w:p w14:paraId="136B1000" w14:textId="77777777" w:rsidR="0037692A" w:rsidRPr="00C307BC" w:rsidRDefault="0037692A" w:rsidP="0037692A">
      <w:pPr>
        <w:pStyle w:val="Caption"/>
        <w:keepNext/>
        <w:jc w:val="center"/>
        <w:rPr>
          <w:rFonts w:ascii="Times New Roman" w:hAnsi="Times New Roman" w:cs="Times New Roman"/>
          <w:sz w:val="26"/>
          <w:szCs w:val="26"/>
        </w:rPr>
      </w:pPr>
      <w:r w:rsidRPr="00D80453">
        <w:rPr>
          <w:rFonts w:ascii="Times New Roman" w:hAnsi="Times New Roman" w:cs="Times New Roman"/>
          <w:noProof/>
          <w:sz w:val="26"/>
          <w:szCs w:val="26"/>
          <w:lang w:val="en-US"/>
        </w:rPr>
        <w:lastRenderedPageBreak/>
        <w:drawing>
          <wp:inline distT="0" distB="0" distL="0" distR="0" wp14:anchorId="08F2EE34" wp14:editId="3771E673">
            <wp:extent cx="4600575" cy="2176476"/>
            <wp:effectExtent l="114300" t="114300" r="104775" b="147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Xml.PNG"/>
                    <pic:cNvPicPr/>
                  </pic:nvPicPr>
                  <pic:blipFill>
                    <a:blip r:embed="rId41">
                      <a:extLst>
                        <a:ext uri="{28A0092B-C50C-407E-A947-70E740481C1C}">
                          <a14:useLocalDpi xmlns:a14="http://schemas.microsoft.com/office/drawing/2010/main" val="0"/>
                        </a:ext>
                      </a:extLst>
                    </a:blip>
                    <a:stretch>
                      <a:fillRect/>
                    </a:stretch>
                  </pic:blipFill>
                  <pic:spPr>
                    <a:xfrm>
                      <a:off x="0" y="0"/>
                      <a:ext cx="4627948" cy="2189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518F51" w14:textId="6BF47BF1" w:rsidR="0037692A" w:rsidRPr="00C307BC" w:rsidRDefault="0037692A" w:rsidP="003E226A">
      <w:pPr>
        <w:pStyle w:val="luanvanImg"/>
      </w:pPr>
      <w:bookmarkStart w:id="2982" w:name="_Ref514518234"/>
      <w:bookmarkStart w:id="2983" w:name="_Toc514519790"/>
      <w:r w:rsidRPr="00C307BC">
        <w:t xml:space="preserve">Hình </w:t>
      </w:r>
      <w:r>
        <w:fldChar w:fldCharType="begin"/>
      </w:r>
      <w:r>
        <w:instrText xml:space="preserve"> STYLEREF 1 \s </w:instrText>
      </w:r>
      <w:r>
        <w:fldChar w:fldCharType="separate"/>
      </w:r>
      <w:r w:rsidR="003E226A">
        <w:rPr>
          <w:noProof/>
        </w:rPr>
        <w:t>3</w:t>
      </w:r>
      <w:r>
        <w:fldChar w:fldCharType="end"/>
      </w:r>
      <w:r>
        <w:t>.</w:t>
      </w:r>
      <w:r>
        <w:fldChar w:fldCharType="begin"/>
      </w:r>
      <w:r>
        <w:instrText xml:space="preserve"> SEQ Hình \* ARABIC \s 1 </w:instrText>
      </w:r>
      <w:r>
        <w:fldChar w:fldCharType="separate"/>
      </w:r>
      <w:r w:rsidR="003E226A">
        <w:rPr>
          <w:noProof/>
        </w:rPr>
        <w:t>3</w:t>
      </w:r>
      <w:r>
        <w:fldChar w:fldCharType="end"/>
      </w:r>
      <w:bookmarkEnd w:id="2982"/>
      <w:r w:rsidRPr="00C307BC">
        <w:t>. Các nút trong tệp xml</w:t>
      </w:r>
      <w:bookmarkEnd w:id="2983"/>
    </w:p>
    <w:p w14:paraId="0CF3DC90" w14:textId="77777777" w:rsidR="0037692A" w:rsidRPr="00C307BC" w:rsidRDefault="0037692A" w:rsidP="000C1DD2">
      <w:pPr>
        <w:pStyle w:val="luanvanpara"/>
        <w:pPrChange w:id="2984" w:author="Nguyen Toan" w:date="2018-05-19T18:04:00Z">
          <w:pPr>
            <w:spacing w:after="120" w:line="288" w:lineRule="auto"/>
            <w:ind w:firstLine="567"/>
            <w:jc w:val="both"/>
          </w:pPr>
        </w:pPrChange>
      </w:pPr>
      <w:r>
        <w:t>D Các nút trong tệp xml1  M</w:t>
      </w:r>
      <w:r w:rsidRPr="00C307BC">
        <w:t xml:space="preserve"> dCác nút trong tệp xml1  MERGEFORMAT ESB sót. Vì vy dựng dựatng trên nền tảng Java, có chức năng quét mã nguồn và danh sách các ca kiểm thử, từ đó sinhmã nguồn kiểm thử.</w:t>
      </w:r>
    </w:p>
    <w:p w14:paraId="02613464" w14:textId="77777777" w:rsidR="0037692A" w:rsidRPr="00C307BC" w:rsidRDefault="0037692A" w:rsidP="000C1DD2">
      <w:pPr>
        <w:pStyle w:val="luanvanpara"/>
        <w:pPrChange w:id="2985" w:author="Nguyen Toan" w:date="2018-05-19T18:04:00Z">
          <w:pPr>
            <w:spacing w:after="120" w:line="288" w:lineRule="auto"/>
            <w:ind w:firstLine="567"/>
            <w:jc w:val="both"/>
          </w:pPr>
        </w:pPrChange>
      </w:pPr>
      <w:r w:rsidRPr="00C307BC">
        <w:t>ViCác nút trong tệp xml1  MERGEFORMAT ESB sót. Vì vy dựng dựatng trên nền tảng Java, có chức năng quét mã nguồn và danh sách các ca kiểm thử, từ đó sinhmã nguồn kiểm thử.World! tự động cho ứủa</w:t>
      </w:r>
    </w:p>
    <w:p w14:paraId="66239D05" w14:textId="5227586A" w:rsidR="0037692A" w:rsidRPr="00C307BC" w:rsidRDefault="00E40CAC" w:rsidP="004E0BC4">
      <w:pPr>
        <w:pStyle w:val="luanvanpara"/>
        <w:pPrChange w:id="2986" w:author="Nguyen Toan" w:date="2018-05-19T18:05:00Z">
          <w:pPr>
            <w:spacing w:after="120" w:line="288" w:lineRule="auto"/>
            <w:ind w:firstLine="567"/>
            <w:jc w:val="both"/>
          </w:pPr>
        </w:pPrChange>
      </w:pPr>
      <w:ins w:id="2987" w:author="Nguyen Toan" w:date="2018-05-19T18:39:00Z">
        <w:r>
          <w:rPr>
            <w:rStyle w:val="luanvanparaChar"/>
          </w:rPr>
          <w:fldChar w:fldCharType="begin"/>
        </w:r>
        <w:r>
          <w:rPr>
            <w:rStyle w:val="luanvanparaChar"/>
          </w:rPr>
          <w:instrText xml:space="preserve"> REF _Ref514518486 \h </w:instrText>
        </w:r>
        <w:r>
          <w:rPr>
            <w:rStyle w:val="luanvanparaChar"/>
          </w:rPr>
        </w:r>
      </w:ins>
      <w:r>
        <w:rPr>
          <w:rStyle w:val="luanvanparaChar"/>
        </w:rPr>
        <w:fldChar w:fldCharType="separate"/>
      </w:r>
      <w:ins w:id="2988" w:author="Nguyen Toan" w:date="2018-05-19T18:39:00Z">
        <w:r w:rsidRPr="00C307BC">
          <w:t xml:space="preserve">Hình </w:t>
        </w:r>
        <w:r>
          <w:rPr>
            <w:noProof/>
          </w:rPr>
          <w:t>3</w:t>
        </w:r>
        <w:r>
          <w:t>.</w:t>
        </w:r>
        <w:r>
          <w:rPr>
            <w:noProof/>
          </w:rPr>
          <w:t>4</w:t>
        </w:r>
        <w:r>
          <w:rPr>
            <w:rStyle w:val="luanvanparaChar"/>
          </w:rPr>
          <w:fldChar w:fldCharType="end"/>
        </w:r>
        <w:r>
          <w:rPr>
            <w:rStyle w:val="luanvanparaChar"/>
          </w:rPr>
          <w:t xml:space="preserve"> </w:t>
        </w:r>
      </w:ins>
      <w:del w:id="2989" w:author="Nguyen Toan" w:date="2018-05-19T18:39:00Z">
        <w:r w:rsidR="0037692A" w:rsidRPr="000C1DD2" w:rsidDel="00E40CAC">
          <w:rPr>
            <w:rStyle w:val="luanvanparaChar"/>
            <w:rPrChange w:id="2990" w:author="Nguyen Toan" w:date="2018-05-19T18:04:00Z">
              <w:rPr>
                <w:rFonts w:eastAsia="Times New Roman"/>
                <w:sz w:val="26"/>
                <w:szCs w:val="26"/>
              </w:rPr>
            </w:rPrChange>
          </w:rPr>
          <w:fldChar w:fldCharType="begin"/>
        </w:r>
        <w:r w:rsidR="0037692A" w:rsidRPr="000C1DD2" w:rsidDel="00E40CAC">
          <w:rPr>
            <w:rStyle w:val="luanvanparaChar"/>
            <w:rPrChange w:id="2991" w:author="Nguyen Toan" w:date="2018-05-19T18:04:00Z">
              <w:rPr>
                <w:rFonts w:eastAsia="Times New Roman"/>
                <w:sz w:val="26"/>
                <w:szCs w:val="26"/>
              </w:rPr>
            </w:rPrChange>
          </w:rPr>
          <w:delInstrText xml:space="preserve"> REF _Ref513152622 \h  \* MERGEFORMAT </w:delInstrText>
        </w:r>
        <w:r w:rsidR="0037692A" w:rsidRPr="000C1DD2" w:rsidDel="00E40CAC">
          <w:rPr>
            <w:rStyle w:val="luanvanparaChar"/>
            <w:rPrChange w:id="2992" w:author="Nguyen Toan" w:date="2018-05-19T18:04:00Z">
              <w:rPr>
                <w:rFonts w:eastAsia="Times New Roman"/>
                <w:sz w:val="26"/>
                <w:szCs w:val="26"/>
              </w:rPr>
            </w:rPrChange>
          </w:rPr>
          <w:fldChar w:fldCharType="separate"/>
        </w:r>
      </w:del>
      <w:del w:id="2993" w:author="Nguyen Toan" w:date="2018-05-19T18:34:00Z">
        <w:r w:rsidR="0037692A" w:rsidRPr="000C1DD2" w:rsidDel="003E226A">
          <w:rPr>
            <w:rStyle w:val="luanvanparaChar"/>
            <w:rPrChange w:id="2994" w:author="Nguyen Toan" w:date="2018-05-19T18:04:00Z">
              <w:rPr>
                <w:sz w:val="26"/>
                <w:szCs w:val="26"/>
              </w:rPr>
            </w:rPrChange>
          </w:rPr>
          <w:delText>Hình 3.4</w:delText>
        </w:r>
      </w:del>
      <w:del w:id="2995" w:author="Nguyen Toan" w:date="2018-05-19T18:39:00Z">
        <w:r w:rsidR="0037692A" w:rsidRPr="000C1DD2" w:rsidDel="00E40CAC">
          <w:rPr>
            <w:rStyle w:val="luanvanparaChar"/>
            <w:rPrChange w:id="2996" w:author="Nguyen Toan" w:date="2018-05-19T18:04:00Z">
              <w:rPr>
                <w:rFonts w:eastAsia="Times New Roman"/>
                <w:i/>
                <w:sz w:val="26"/>
                <w:szCs w:val="26"/>
              </w:rPr>
            </w:rPrChange>
          </w:rPr>
          <w:fldChar w:fldCharType="end"/>
        </w:r>
        <w:r w:rsidR="0037692A" w:rsidRPr="000C1DD2" w:rsidDel="00E40CAC">
          <w:rPr>
            <w:rStyle w:val="luanvanparaChar"/>
            <w:rPrChange w:id="2997" w:author="Nguyen Toan" w:date="2018-05-19T18:04:00Z">
              <w:rPr>
                <w:rFonts w:eastAsia="Times New Roman"/>
                <w:sz w:val="26"/>
                <w:szCs w:val="26"/>
              </w:rPr>
            </w:rPrChange>
          </w:rPr>
          <w:delText xml:space="preserve"> </w:delText>
        </w:r>
      </w:del>
      <w:r w:rsidR="00633138" w:rsidRPr="000C1DD2">
        <w:rPr>
          <w:rStyle w:val="luanvanparaChar"/>
          <w:rPrChange w:id="2998" w:author="Nguyen Toan" w:date="2018-05-19T18:04:00Z">
            <w:rPr>
              <w:rFonts w:eastAsia="Times New Roman"/>
              <w:sz w:val="26"/>
              <w:szCs w:val="26"/>
            </w:rPr>
          </w:rPrChange>
        </w:rPr>
        <w:t xml:space="preserve">và </w:t>
      </w:r>
      <w:r w:rsidR="00633138" w:rsidRPr="000C1DD2">
        <w:rPr>
          <w:rStyle w:val="luanvanparaChar"/>
          <w:rPrChange w:id="2999" w:author="Nguyen Toan" w:date="2018-05-19T18:04:00Z">
            <w:rPr>
              <w:rFonts w:eastAsia="Times New Roman"/>
              <w:sz w:val="26"/>
              <w:szCs w:val="26"/>
            </w:rPr>
          </w:rPrChange>
        </w:rPr>
        <w:fldChar w:fldCharType="begin"/>
      </w:r>
      <w:r w:rsidR="00633138" w:rsidRPr="000C1DD2">
        <w:rPr>
          <w:rStyle w:val="luanvanparaChar"/>
          <w:rPrChange w:id="3000" w:author="Nguyen Toan" w:date="2018-05-19T18:04:00Z">
            <w:rPr>
              <w:rFonts w:eastAsia="Times New Roman"/>
              <w:sz w:val="26"/>
              <w:szCs w:val="26"/>
            </w:rPr>
          </w:rPrChange>
        </w:rPr>
        <w:instrText xml:space="preserve"> REF _Ref514507228 \h </w:instrText>
      </w:r>
      <w:r w:rsidR="00633138" w:rsidRPr="000C1DD2">
        <w:rPr>
          <w:rStyle w:val="luanvanparaChar"/>
          <w:rPrChange w:id="3001" w:author="Nguyen Toan" w:date="2018-05-19T18:04:00Z">
            <w:rPr>
              <w:rFonts w:eastAsia="Times New Roman"/>
              <w:sz w:val="26"/>
              <w:szCs w:val="26"/>
            </w:rPr>
          </w:rPrChange>
        </w:rPr>
      </w:r>
      <w:r w:rsidR="000C1DD2">
        <w:rPr>
          <w:rStyle w:val="luanvanparaChar"/>
        </w:rPr>
        <w:instrText xml:space="preserve"> \* MERGEFORMAT </w:instrText>
      </w:r>
      <w:r w:rsidR="00633138" w:rsidRPr="000C1DD2">
        <w:rPr>
          <w:rStyle w:val="luanvanparaChar"/>
          <w:rPrChange w:id="3002" w:author="Nguyen Toan" w:date="2018-05-19T18:04:00Z">
            <w:rPr>
              <w:rFonts w:eastAsia="Times New Roman"/>
              <w:sz w:val="26"/>
              <w:szCs w:val="26"/>
            </w:rPr>
          </w:rPrChange>
        </w:rPr>
        <w:fldChar w:fldCharType="separate"/>
      </w:r>
      <w:ins w:id="3003" w:author="Nguyen Toan" w:date="2018-05-19T18:34:00Z">
        <w:r w:rsidR="003E226A" w:rsidRPr="003E226A">
          <w:rPr>
            <w:rStyle w:val="luanvanparaChar"/>
            <w:rPrChange w:id="3004" w:author="Nguyen Toan" w:date="2018-05-19T18:34:00Z">
              <w:rPr/>
            </w:rPrChange>
          </w:rPr>
          <w:t>Hình 3.5</w:t>
        </w:r>
      </w:ins>
      <w:del w:id="3005" w:author="Nguyen Toan" w:date="2018-05-19T18:34:00Z">
        <w:r w:rsidR="00CB2DD1" w:rsidRPr="000C1DD2" w:rsidDel="003E226A">
          <w:rPr>
            <w:rStyle w:val="luanvanparaChar"/>
            <w:rPrChange w:id="3006" w:author="Nguyen Toan" w:date="2018-05-19T18:04:00Z">
              <w:rPr>
                <w:sz w:val="26"/>
                <w:szCs w:val="26"/>
              </w:rPr>
            </w:rPrChange>
          </w:rPr>
          <w:delText>h</w:delText>
        </w:r>
        <w:r w:rsidR="00633138" w:rsidRPr="000C1DD2" w:rsidDel="003E226A">
          <w:rPr>
            <w:rStyle w:val="luanvanparaChar"/>
            <w:rPrChange w:id="3007" w:author="Nguyen Toan" w:date="2018-05-19T18:04:00Z">
              <w:rPr>
                <w:sz w:val="26"/>
                <w:szCs w:val="26"/>
              </w:rPr>
            </w:rPrChange>
          </w:rPr>
          <w:delText>ình 3.5</w:delText>
        </w:r>
      </w:del>
      <w:r w:rsidR="00633138" w:rsidRPr="000C1DD2">
        <w:rPr>
          <w:rStyle w:val="luanvanparaChar"/>
          <w:rPrChange w:id="3008" w:author="Nguyen Toan" w:date="2018-05-19T18:04:00Z">
            <w:rPr>
              <w:rFonts w:eastAsia="Times New Roman"/>
              <w:sz w:val="26"/>
              <w:szCs w:val="26"/>
            </w:rPr>
          </w:rPrChange>
        </w:rPr>
        <w:fldChar w:fldCharType="end"/>
      </w:r>
      <w:r w:rsidR="00633138">
        <w:t xml:space="preserve"> </w:t>
      </w:r>
      <w:r w:rsidR="0037692A" w:rsidRPr="00C307BC">
        <w:t xml:space="preserve">mô t3.55EFORMAT 28 \h  \* MERGEFORMAT ESB sót. Vì vy dựng dựatng trên </w:t>
      </w:r>
      <w:del w:id="3009" w:author="Nguyen Toan" w:date="2018-05-19T18:49:00Z">
        <w:r w:rsidR="0037692A" w:rsidRPr="00C307BC" w:rsidDel="007F62B4">
          <w:delText xml:space="preserve">package </w:delText>
        </w:r>
      </w:del>
      <w:ins w:id="3010" w:author="Nguyen Toan" w:date="2018-05-19T18:49:00Z">
        <w:r w:rsidR="007F62B4">
          <w:t>gói (package)</w:t>
        </w:r>
        <w:r w:rsidR="007F62B4" w:rsidRPr="00C307BC">
          <w:t xml:space="preserve"> </w:t>
        </w:r>
      </w:ins>
      <w:r w:rsidR="0037692A" w:rsidRPr="00C307BC">
        <w:t>chính. Package model ch\* MERGEFORMAT ESB sót. Vì vy dựng dựatng trên nền tảng Java, có chức năng quét mã nguồn và dan</w:t>
      </w:r>
      <w:r w:rsidR="0037692A">
        <w:t>generator</w:t>
      </w:r>
      <w:r w:rsidR="0037692A" w:rsidRPr="00C307BC">
        <w:t xml:space="preserve"> cheracác lớp thực hiện các chức năng chính của ứng dụng là trích xuất đối tượng từ file XML, đọc thông tin các ca kiểm thử từ file excel và sinh ra các ca kiểm thử.</w:t>
      </w:r>
      <w:r w:rsidR="0037692A">
        <w:t xml:space="preserve"> Theo đó, thông tin cện các chức năng chính của ứng dụng là trích xuất đối tượng từ file XML, đọcng. Thông tin mỗi luồng sẽ được thể hiện tại lớp MuleFlow, bao gồm các thông tin cơ bản như tên, id, payload, cấu hình HttpListener. Lớp TestCase là nơi lưu thông tin của các ca kiểm thử, bao gồm thông tin đầu vào, đầu ra của từng ca. Lớp DomParser là lớp thực thi đọc nội dung tệp tin cấu hình xml với đầu ra là một MuleApp với đầy đủ thông tin. Lớp ExcelReader là lớp đọc nội dung tệp excel bao gồm thông tin các ca kiểm thử, đầu ra là một danh sách các TestCase. Lớp CodeGenerator có nhiệm vụ sinh ra các ca kiểm thử từ các thông tin ca kiểm thử và thông tin của luồng. Sau đó, nghiệp vụ chính của chương trình sẽ được thực thi tại lớp AsenAPIDriver.</w:t>
      </w:r>
    </w:p>
    <w:p w14:paraId="7F4BA799" w14:textId="77777777" w:rsidR="0037692A" w:rsidRPr="00C307BC" w:rsidRDefault="0037692A" w:rsidP="0037692A">
      <w:pPr>
        <w:spacing w:after="120" w:line="288" w:lineRule="auto"/>
        <w:ind w:firstLine="567"/>
        <w:jc w:val="both"/>
        <w:rPr>
          <w:rFonts w:eastAsia="Times New Roman"/>
          <w:sz w:val="26"/>
          <w:szCs w:val="26"/>
        </w:rPr>
      </w:pPr>
    </w:p>
    <w:p w14:paraId="1469A72C" w14:textId="77777777" w:rsidR="0037692A" w:rsidRPr="00C307BC" w:rsidRDefault="0037692A" w:rsidP="0037692A">
      <w:pPr>
        <w:keepNext/>
        <w:spacing w:before="120" w:line="288" w:lineRule="auto"/>
        <w:ind w:right="80" w:firstLine="567"/>
        <w:jc w:val="center"/>
        <w:rPr>
          <w:sz w:val="26"/>
          <w:szCs w:val="26"/>
        </w:rPr>
      </w:pPr>
      <w:r w:rsidRPr="00D80453">
        <w:rPr>
          <w:rFonts w:eastAsia="Times New Roman"/>
          <w:noProof/>
          <w:sz w:val="26"/>
          <w:szCs w:val="26"/>
        </w:rPr>
        <w:lastRenderedPageBreak/>
        <w:drawing>
          <wp:inline distT="0" distB="0" distL="0" distR="0" wp14:anchorId="6CE7A083" wp14:editId="0D05A22D">
            <wp:extent cx="5972175" cy="219456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PNG"/>
                    <pic:cNvPicPr/>
                  </pic:nvPicPr>
                  <pic:blipFill>
                    <a:blip r:embed="rId42">
                      <a:extLst>
                        <a:ext uri="{28A0092B-C50C-407E-A947-70E740481C1C}">
                          <a14:useLocalDpi xmlns:a14="http://schemas.microsoft.com/office/drawing/2010/main" val="0"/>
                        </a:ext>
                      </a:extLst>
                    </a:blip>
                    <a:stretch>
                      <a:fillRect/>
                    </a:stretch>
                  </pic:blipFill>
                  <pic:spPr>
                    <a:xfrm>
                      <a:off x="0" y="0"/>
                      <a:ext cx="5984547" cy="2199106"/>
                    </a:xfrm>
                    <a:prstGeom prst="rect">
                      <a:avLst/>
                    </a:prstGeom>
                  </pic:spPr>
                </pic:pic>
              </a:graphicData>
            </a:graphic>
          </wp:inline>
        </w:drawing>
      </w:r>
    </w:p>
    <w:p w14:paraId="343F0FF0" w14:textId="6C0449A7" w:rsidR="0037692A" w:rsidRPr="00C307BC" w:rsidRDefault="0037692A" w:rsidP="003E226A">
      <w:pPr>
        <w:pStyle w:val="luanvanImg"/>
      </w:pPr>
      <w:bookmarkStart w:id="3011" w:name="_Ref514518486"/>
      <w:bookmarkStart w:id="3012" w:name="_Toc514519791"/>
      <w:r w:rsidRPr="00C307BC">
        <w:t xml:space="preserve">Hình </w:t>
      </w:r>
      <w:r>
        <w:fldChar w:fldCharType="begin"/>
      </w:r>
      <w:r>
        <w:instrText xml:space="preserve"> STYLEREF 1 \s </w:instrText>
      </w:r>
      <w:r>
        <w:fldChar w:fldCharType="separate"/>
      </w:r>
      <w:r w:rsidR="003E226A">
        <w:rPr>
          <w:noProof/>
        </w:rPr>
        <w:t>3</w:t>
      </w:r>
      <w:r>
        <w:fldChar w:fldCharType="end"/>
      </w:r>
      <w:r>
        <w:t>.</w:t>
      </w:r>
      <w:r>
        <w:fldChar w:fldCharType="begin"/>
      </w:r>
      <w:r>
        <w:instrText xml:space="preserve"> SEQ Hình \* ARABIC \s 1 </w:instrText>
      </w:r>
      <w:r>
        <w:fldChar w:fldCharType="separate"/>
      </w:r>
      <w:r w:rsidR="003E226A">
        <w:rPr>
          <w:noProof/>
        </w:rPr>
        <w:t>4</w:t>
      </w:r>
      <w:r>
        <w:fldChar w:fldCharType="end"/>
      </w:r>
      <w:bookmarkEnd w:id="3011"/>
      <w:r w:rsidRPr="00C307BC">
        <w:t xml:space="preserve">. Biểu đồ </w:t>
      </w:r>
      <w:r>
        <w:t>gói model</w:t>
      </w:r>
      <w:r w:rsidRPr="00C307BC">
        <w:t xml:space="preserve"> AsenAPIDriver</w:t>
      </w:r>
      <w:bookmarkEnd w:id="3012"/>
    </w:p>
    <w:p w14:paraId="303D48D1" w14:textId="77777777" w:rsidR="0037692A" w:rsidRDefault="0037692A">
      <w:pPr>
        <w:keepNext/>
        <w:spacing w:after="120" w:line="288" w:lineRule="auto"/>
        <w:ind w:firstLine="567"/>
        <w:jc w:val="both"/>
      </w:pPr>
      <w:r w:rsidRPr="00D80453">
        <w:rPr>
          <w:rFonts w:eastAsia="Times New Roman"/>
          <w:noProof/>
          <w:sz w:val="26"/>
          <w:szCs w:val="26"/>
        </w:rPr>
        <w:drawing>
          <wp:inline distT="0" distB="0" distL="0" distR="0" wp14:anchorId="2C2B5112" wp14:editId="14D1E646">
            <wp:extent cx="5972175" cy="28409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nerator.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2840990"/>
                    </a:xfrm>
                    <a:prstGeom prst="rect">
                      <a:avLst/>
                    </a:prstGeom>
                  </pic:spPr>
                </pic:pic>
              </a:graphicData>
            </a:graphic>
          </wp:inline>
        </w:drawing>
      </w:r>
    </w:p>
    <w:p w14:paraId="72533291" w14:textId="610EA948" w:rsidR="0037692A" w:rsidRPr="00D80453" w:rsidRDefault="0037692A" w:rsidP="003E226A">
      <w:pPr>
        <w:pStyle w:val="luanvanImg"/>
      </w:pPr>
      <w:bookmarkStart w:id="3013" w:name="_Ref514507228"/>
      <w:bookmarkStart w:id="3014" w:name="_Toc514519792"/>
      <w:r w:rsidRPr="00D80453">
        <w:t xml:space="preserve">Hình </w:t>
      </w:r>
      <w:r w:rsidRPr="00D80453">
        <w:fldChar w:fldCharType="begin"/>
      </w:r>
      <w:r w:rsidRPr="00D80453">
        <w:instrText xml:space="preserve"> STYLEREF 1 \s </w:instrText>
      </w:r>
      <w:r w:rsidRPr="00D80453">
        <w:fldChar w:fldCharType="separate"/>
      </w:r>
      <w:r w:rsidR="003E226A">
        <w:rPr>
          <w:noProof/>
        </w:rPr>
        <w:t>3</w:t>
      </w:r>
      <w:r w:rsidRPr="00D80453">
        <w:fldChar w:fldCharType="end"/>
      </w:r>
      <w:r w:rsidRPr="00D80453">
        <w:t>.</w:t>
      </w:r>
      <w:r w:rsidRPr="00D80453">
        <w:fldChar w:fldCharType="begin"/>
      </w:r>
      <w:r w:rsidRPr="00D80453">
        <w:instrText xml:space="preserve"> SEQ Hình \* ARABIC \s 1 </w:instrText>
      </w:r>
      <w:r w:rsidRPr="00D80453">
        <w:fldChar w:fldCharType="separate"/>
      </w:r>
      <w:r w:rsidR="003E226A">
        <w:rPr>
          <w:noProof/>
        </w:rPr>
        <w:t>5</w:t>
      </w:r>
      <w:r w:rsidRPr="00D80453">
        <w:fldChar w:fldCharType="end"/>
      </w:r>
      <w:bookmarkEnd w:id="3013"/>
      <w:r w:rsidRPr="00D80453">
        <w:t>: Biểu đồ gói sinh mã</w:t>
      </w:r>
      <w:bookmarkEnd w:id="3014"/>
    </w:p>
    <w:p w14:paraId="730312B9" w14:textId="46280FA4" w:rsidR="006C4E17" w:rsidRPr="00C307BC" w:rsidRDefault="006C4E17" w:rsidP="00164C23">
      <w:pPr>
        <w:pStyle w:val="luanvanpara"/>
        <w:rPr>
          <w:lang w:val="vi-VN"/>
        </w:rPr>
        <w:pPrChange w:id="3015" w:author="Nguyen Toan" w:date="2018-05-19T18:05:00Z">
          <w:pPr>
            <w:spacing w:after="120" w:line="288" w:lineRule="auto"/>
            <w:ind w:firstLine="567"/>
            <w:jc w:val="both"/>
          </w:pPr>
        </w:pPrChange>
      </w:pPr>
      <w:r w:rsidRPr="00C307BC">
        <w:rPr>
          <w:lang w:val="vi-VN"/>
        </w:rPr>
        <w:t>Các bư đồ gói sinh mãs 1 ác chức năng chính của ứng dụng là trích xuất</w:t>
      </w:r>
      <w:del w:id="3016" w:author="Nguyen Toan" w:date="2018-05-19T18:05:00Z">
        <w:r w:rsidRPr="00C307BC" w:rsidDel="00164C23">
          <w:rPr>
            <w:lang w:val="vi-VN"/>
          </w:rPr>
          <w:delText>x</w:delText>
        </w:r>
        <w:r w:rsidRPr="003E226A" w:rsidDel="00164C23">
          <w:rPr>
            <w:lang w:val="vi-VN"/>
          </w:rPr>
          <w:delText>e</w:delText>
        </w:r>
        <w:r w:rsidRPr="00164C23" w:rsidDel="00164C23">
          <w:rPr>
            <w:lang w:val="vi-VN"/>
            <w:rPrChange w:id="3017" w:author="Nguyen Toan" w:date="2018-05-19T18:05:00Z">
              <w:rPr>
                <w:lang w:val="vi-VN"/>
              </w:rPr>
            </w:rPrChange>
          </w:rPr>
          <w:delText xml:space="preserve">m </w:delText>
        </w:r>
      </w:del>
      <w:r w:rsidR="00216141" w:rsidRPr="00164C23">
        <w:rPr>
          <w:lang w:val="vi-VN"/>
          <w:rPrChange w:id="3018" w:author="Nguyen Toan" w:date="2018-05-19T18:05:00Z">
            <w:rPr>
              <w:lang w:val="vi-VN"/>
            </w:rPr>
          </w:rPrChange>
        </w:rPr>
        <w:fldChar w:fldCharType="begin"/>
      </w:r>
      <w:r w:rsidR="00216141" w:rsidRPr="00164C23">
        <w:rPr>
          <w:lang w:val="vi-VN"/>
          <w:rPrChange w:id="3019" w:author="Nguyen Toan" w:date="2018-05-19T18:05:00Z">
            <w:rPr>
              <w:lang w:val="vi-VN"/>
            </w:rPr>
          </w:rPrChange>
        </w:rPr>
        <w:instrText xml:space="preserve"> REF _Ref513152676 \h </w:instrText>
      </w:r>
      <w:r w:rsidR="00C307BC" w:rsidRPr="00164C23">
        <w:rPr>
          <w:lang w:val="vi-VN"/>
          <w:rPrChange w:id="3020" w:author="Nguyen Toan" w:date="2018-05-19T18:05:00Z">
            <w:rPr>
              <w:lang w:val="vi-VN"/>
            </w:rPr>
          </w:rPrChange>
        </w:rPr>
        <w:instrText xml:space="preserve"> \* MERGEFORMAT </w:instrText>
      </w:r>
      <w:r w:rsidR="00216141" w:rsidRPr="00164C23">
        <w:rPr>
          <w:lang w:val="vi-VN"/>
          <w:rPrChange w:id="3021" w:author="Nguyen Toan" w:date="2018-05-19T18:05:00Z">
            <w:rPr>
              <w:lang w:val="vi-VN"/>
            </w:rPr>
          </w:rPrChange>
        </w:rPr>
      </w:r>
      <w:r w:rsidR="00216141" w:rsidRPr="00164C23">
        <w:rPr>
          <w:lang w:val="vi-VN"/>
          <w:rPrChange w:id="3022" w:author="Nguyen Toan" w:date="2018-05-19T18:05:00Z">
            <w:rPr>
              <w:lang w:val="vi-VN"/>
            </w:rPr>
          </w:rPrChange>
        </w:rPr>
        <w:fldChar w:fldCharType="separate"/>
      </w:r>
      <w:ins w:id="3023" w:author="Nguyen Toan" w:date="2018-05-19T18:34:00Z">
        <w:r w:rsidR="003E226A" w:rsidRPr="003E226A">
          <w:rPr>
            <w:color w:val="000000" w:themeColor="text1"/>
            <w:rPrChange w:id="3024" w:author="Nguyen Toan" w:date="2018-05-19T18:34:00Z">
              <w:rPr/>
            </w:rPrChange>
          </w:rPr>
          <w:t xml:space="preserve">Hình </w:t>
        </w:r>
        <w:r w:rsidR="003E226A" w:rsidRPr="003E226A">
          <w:rPr>
            <w:noProof/>
            <w:color w:val="000000" w:themeColor="text1"/>
            <w:rPrChange w:id="3025" w:author="Nguyen Toan" w:date="2018-05-19T18:34:00Z">
              <w:rPr>
                <w:noProof/>
              </w:rPr>
            </w:rPrChange>
          </w:rPr>
          <w:t>3.6</w:t>
        </w:r>
      </w:ins>
      <w:del w:id="3026" w:author="Nguyen Toan" w:date="2018-05-19T18:34:00Z">
        <w:r w:rsidR="00896230" w:rsidRPr="00164C23" w:rsidDel="003E226A">
          <w:rPr>
            <w:color w:val="000000" w:themeColor="text1"/>
            <w:rPrChange w:id="3027" w:author="Nguyen Toan" w:date="2018-05-19T18:05:00Z">
              <w:rPr>
                <w:color w:val="000000" w:themeColor="text1"/>
              </w:rPr>
            </w:rPrChange>
          </w:rPr>
          <w:delText xml:space="preserve">Hình </w:delText>
        </w:r>
        <w:r w:rsidR="00896230" w:rsidRPr="00164C23" w:rsidDel="003E226A">
          <w:rPr>
            <w:noProof/>
            <w:color w:val="000000" w:themeColor="text1"/>
            <w:rPrChange w:id="3028" w:author="Nguyen Toan" w:date="2018-05-19T18:05:00Z">
              <w:rPr>
                <w:i/>
                <w:noProof/>
                <w:color w:val="000000" w:themeColor="text1"/>
              </w:rPr>
            </w:rPrChange>
          </w:rPr>
          <w:delText>3.7</w:delText>
        </w:r>
      </w:del>
      <w:r w:rsidR="00216141" w:rsidRPr="00164C23">
        <w:rPr>
          <w:lang w:val="vi-VN"/>
          <w:rPrChange w:id="3029" w:author="Nguyen Toan" w:date="2018-05-19T18:05:00Z">
            <w:rPr>
              <w:lang w:val="vi-VN"/>
            </w:rPr>
          </w:rPrChange>
        </w:rPr>
        <w:fldChar w:fldCharType="end"/>
      </w:r>
      <w:r w:rsidR="00C8177C" w:rsidRPr="00164C23">
        <w:rPr>
          <w:lang w:val="vi-VN"/>
          <w:rPrChange w:id="3030" w:author="Nguyen Toan" w:date="2018-05-19T18:05:00Z">
            <w:rPr>
              <w:lang w:val="vi-VN"/>
            </w:rPr>
          </w:rPrChange>
        </w:rPr>
        <w:t>)</w:t>
      </w:r>
    </w:p>
    <w:p w14:paraId="57F22AD5" w14:textId="77777777" w:rsidR="006C4E17" w:rsidRPr="00C307BC" w:rsidRDefault="006C4E17" w:rsidP="00D91008">
      <w:pPr>
        <w:pStyle w:val="luanvananh"/>
        <w:pPrChange w:id="3031" w:author="Nguyen Toan" w:date="2018-05-19T18:06:00Z">
          <w:pPr>
            <w:keepNext/>
            <w:spacing w:line="288" w:lineRule="auto"/>
            <w:ind w:firstLine="426"/>
          </w:pPr>
        </w:pPrChange>
      </w:pPr>
      <w:r w:rsidRPr="00C307BC">
        <w:drawing>
          <wp:inline distT="0" distB="0" distL="0" distR="0" wp14:anchorId="3A868D55" wp14:editId="74CDADEC">
            <wp:extent cx="5972175" cy="5993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30 at 12.38.54 AM.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599358"/>
                    </a:xfrm>
                    <a:prstGeom prst="rect">
                      <a:avLst/>
                    </a:prstGeom>
                  </pic:spPr>
                </pic:pic>
              </a:graphicData>
            </a:graphic>
          </wp:inline>
        </w:drawing>
      </w:r>
    </w:p>
    <w:p w14:paraId="00620F50" w14:textId="4AA19C55" w:rsidR="006C4E17" w:rsidRPr="00C307BC" w:rsidRDefault="006C4E17" w:rsidP="003E226A">
      <w:pPr>
        <w:pStyle w:val="luanvanImg"/>
        <w:rPr>
          <w:lang w:val="vi-VN"/>
        </w:rPr>
      </w:pPr>
      <w:bookmarkStart w:id="3032" w:name="_Ref513152676"/>
      <w:bookmarkStart w:id="3033" w:name="_Toc514519793"/>
      <w:r w:rsidRPr="00C307BC">
        <w:t xml:space="preserve">Hình </w:t>
      </w:r>
      <w:r w:rsidR="0037692A">
        <w:fldChar w:fldCharType="begin"/>
      </w:r>
      <w:r w:rsidR="0037692A">
        <w:instrText xml:space="preserve"> STYLEREF 1 \s </w:instrText>
      </w:r>
      <w:r w:rsidR="0037692A">
        <w:fldChar w:fldCharType="separate"/>
      </w:r>
      <w:r w:rsidR="003E226A">
        <w:rPr>
          <w:noProof/>
        </w:rPr>
        <w:t>3</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6</w:t>
      </w:r>
      <w:r w:rsidR="0037692A">
        <w:fldChar w:fldCharType="end"/>
      </w:r>
      <w:bookmarkEnd w:id="3032"/>
      <w:r w:rsidRPr="00C307BC">
        <w:t xml:space="preserve">: </w:t>
      </w:r>
      <w:r w:rsidRPr="00C307BC">
        <w:rPr>
          <w:lang w:val="vi-VN"/>
        </w:rPr>
        <w:t>Các bước sinh mã kiểm thử tự động</w:t>
      </w:r>
      <w:bookmarkEnd w:id="3033"/>
    </w:p>
    <w:p w14:paraId="2E8E8F30" w14:textId="10477739" w:rsidR="004D450C" w:rsidRPr="00C307BC" w:rsidRDefault="006C4E17" w:rsidP="00C021A6">
      <w:pPr>
        <w:pStyle w:val="luanvanpara"/>
        <w:rPr>
          <w:b/>
        </w:rPr>
        <w:pPrChange w:id="3034" w:author="Nguyen Toan" w:date="2018-05-19T18:06:00Z">
          <w:pPr>
            <w:spacing w:after="120" w:line="288" w:lineRule="auto"/>
            <w:ind w:firstLine="567"/>
            <w:jc w:val="both"/>
          </w:pPr>
        </w:pPrChange>
      </w:pPr>
      <w:r w:rsidRPr="00C307BC">
        <w:rPr>
          <w:b/>
        </w:rPr>
        <w:t>Bưc bư</w:t>
      </w:r>
      <w:r w:rsidRPr="00C307BC">
        <w:t>: Thư vi sinh mã kiểm thử tự độngnăng chính của ứng dụng là trích xuất đối tượng từ file XML, đọcng. Thông tin mỗi luồng sẽ được thể hiện tại lớp MuleFlow, bao gồm các thông tin cơ bản</w:t>
      </w:r>
      <w:r w:rsidR="00FE4698" w:rsidRPr="0004218C">
        <w:rPr>
          <w:rPrChange w:id="3035" w:author="Nguyen Toan" w:date="2018-05-19T18:49:00Z">
            <w:rPr/>
          </w:rPrChange>
        </w:rPr>
        <w:fldChar w:fldCharType="begin"/>
      </w:r>
      <w:r w:rsidR="00FE4698" w:rsidRPr="0004218C">
        <w:rPr>
          <w:rPrChange w:id="3036" w:author="Nguyen Toan" w:date="2018-05-19T18:49:00Z">
            <w:rPr/>
          </w:rPrChange>
        </w:rPr>
        <w:instrText xml:space="preserve"> REF _Ref513406442 \h </w:instrText>
      </w:r>
      <w:r w:rsidR="00C307BC" w:rsidRPr="0004218C">
        <w:rPr>
          <w:rPrChange w:id="3037" w:author="Nguyen Toan" w:date="2018-05-19T18:49:00Z">
            <w:rPr/>
          </w:rPrChange>
        </w:rPr>
        <w:instrText xml:space="preserve"> \* MERGEFORMAT </w:instrText>
      </w:r>
      <w:r w:rsidR="00FE4698" w:rsidRPr="0004218C">
        <w:rPr>
          <w:rPrChange w:id="3038" w:author="Nguyen Toan" w:date="2018-05-19T18:49:00Z">
            <w:rPr/>
          </w:rPrChange>
        </w:rPr>
      </w:r>
      <w:r w:rsidR="00FE4698" w:rsidRPr="0004218C">
        <w:rPr>
          <w:rPrChange w:id="3039" w:author="Nguyen Toan" w:date="2018-05-19T18:49:00Z">
            <w:rPr/>
          </w:rPrChange>
        </w:rPr>
        <w:fldChar w:fldCharType="separate"/>
      </w:r>
      <w:ins w:id="3040" w:author="Nguyen Toan" w:date="2018-05-19T18:34:00Z">
        <w:r w:rsidR="003E226A" w:rsidRPr="0004218C">
          <w:rPr>
            <w:color w:val="000000" w:themeColor="text1"/>
            <w:rPrChange w:id="3041" w:author="Nguyen Toan" w:date="2018-05-19T18:49:00Z">
              <w:rPr/>
            </w:rPrChange>
          </w:rPr>
          <w:t xml:space="preserve">Hình </w:t>
        </w:r>
        <w:r w:rsidR="003E226A" w:rsidRPr="0004218C">
          <w:rPr>
            <w:noProof/>
            <w:color w:val="000000" w:themeColor="text1"/>
            <w:rPrChange w:id="3042" w:author="Nguyen Toan" w:date="2018-05-19T18:49:00Z">
              <w:rPr>
                <w:noProof/>
              </w:rPr>
            </w:rPrChange>
          </w:rPr>
          <w:t>3.7</w:t>
        </w:r>
      </w:ins>
      <w:del w:id="3043" w:author="Nguyen Toan" w:date="2018-05-19T18:34:00Z">
        <w:r w:rsidR="00896230" w:rsidRPr="0004218C" w:rsidDel="003E226A">
          <w:rPr>
            <w:color w:val="000000" w:themeColor="text1"/>
            <w:rPrChange w:id="3044" w:author="Nguyen Toan" w:date="2018-05-19T18:49:00Z">
              <w:rPr>
                <w:color w:val="000000" w:themeColor="text1"/>
              </w:rPr>
            </w:rPrChange>
          </w:rPr>
          <w:delText xml:space="preserve">Hình </w:delText>
        </w:r>
        <w:r w:rsidR="00896230" w:rsidRPr="0004218C" w:rsidDel="003E226A">
          <w:rPr>
            <w:noProof/>
            <w:color w:val="000000" w:themeColor="text1"/>
            <w:rPrChange w:id="3045" w:author="Nguyen Toan" w:date="2018-05-19T18:49:00Z">
              <w:rPr>
                <w:i/>
                <w:noProof/>
                <w:color w:val="000000" w:themeColor="text1"/>
              </w:rPr>
            </w:rPrChange>
          </w:rPr>
          <w:delText>3.8</w:delText>
        </w:r>
      </w:del>
      <w:r w:rsidR="00FE4698" w:rsidRPr="0004218C">
        <w:rPr>
          <w:rPrChange w:id="3046" w:author="Nguyen Toan" w:date="2018-05-19T18:49:00Z">
            <w:rPr/>
          </w:rPrChange>
        </w:rPr>
        <w:fldChar w:fldCharType="end"/>
      </w:r>
      <w:r w:rsidR="009C3F22" w:rsidRPr="00C307BC">
        <w:t xml:space="preserve"> </w:t>
      </w:r>
      <w:r w:rsidRPr="00C307BC">
        <w:t>hi8h ERGEFORMAT 42 \h thử tự độngnăng chính của ứng dụng là trích xuất đối tượng từ file XML, đọcng. Thông tin mỗi luồng sẽ được thể hiệ</w:t>
      </w:r>
      <w:r w:rsidR="004D450C" w:rsidRPr="00C307BC">
        <w:rPr>
          <w:b/>
        </w:rPr>
        <w:t xml:space="preserve"> </w:t>
      </w:r>
    </w:p>
    <w:p w14:paraId="1C5DA8BA" w14:textId="4DE11C36" w:rsidR="004D450C" w:rsidRPr="00C307BC" w:rsidRDefault="004D450C" w:rsidP="00BB34DE">
      <w:pPr>
        <w:pStyle w:val="luanvanpara"/>
        <w:pPrChange w:id="3047" w:author="Nguyen Toan" w:date="2018-05-19T18:07:00Z">
          <w:pPr>
            <w:spacing w:after="120" w:line="288" w:lineRule="auto"/>
            <w:ind w:firstLine="567"/>
            <w:jc w:val="both"/>
          </w:pPr>
        </w:pPrChange>
      </w:pPr>
      <w:r w:rsidRPr="00C307BC">
        <w:rPr>
          <w:b/>
        </w:rPr>
        <w:t>Bư8h E</w:t>
      </w:r>
      <w:r w:rsidRPr="00C307BC">
        <w:t>: th ERGEFORMAT 42 \h thử tự độngnăng chính của ứng dụng là trích xuất đối tượng từ file XML, đọcng. Thông tinồng, đường dẫn gọi vào từng luồng cụ thể. (</w:t>
      </w:r>
      <w:del w:id="3048" w:author="Nguyen Toan" w:date="2018-05-19T18:06:00Z">
        <w:r w:rsidRPr="003E226A" w:rsidDel="003157A3">
          <w:delText>xem</w:delText>
        </w:r>
        <w:r w:rsidRPr="00126854" w:rsidDel="003157A3">
          <w:rPr>
            <w:rPrChange w:id="3049" w:author="Nguyen Toan" w:date="2018-05-19T18:06:00Z">
              <w:rPr>
                <w:sz w:val="26"/>
                <w:szCs w:val="26"/>
              </w:rPr>
            </w:rPrChange>
          </w:rPr>
          <w:delText xml:space="preserve"> </w:delText>
        </w:r>
      </w:del>
      <w:r w:rsidRPr="00126854">
        <w:rPr>
          <w:rPrChange w:id="3050" w:author="Nguyen Toan" w:date="2018-05-19T18:06:00Z">
            <w:rPr>
              <w:sz w:val="26"/>
              <w:szCs w:val="26"/>
            </w:rPr>
          </w:rPrChange>
        </w:rPr>
        <w:fldChar w:fldCharType="begin"/>
      </w:r>
      <w:r w:rsidRPr="00126854">
        <w:rPr>
          <w:rPrChange w:id="3051" w:author="Nguyen Toan" w:date="2018-05-19T18:06:00Z">
            <w:rPr>
              <w:sz w:val="26"/>
              <w:szCs w:val="26"/>
            </w:rPr>
          </w:rPrChange>
        </w:rPr>
        <w:instrText xml:space="preserve"> REF _Ref513152706 \h </w:instrText>
      </w:r>
      <w:r w:rsidR="00C307BC" w:rsidRPr="00126854">
        <w:rPr>
          <w:rPrChange w:id="3052" w:author="Nguyen Toan" w:date="2018-05-19T18:06:00Z">
            <w:rPr>
              <w:sz w:val="26"/>
              <w:szCs w:val="26"/>
            </w:rPr>
          </w:rPrChange>
        </w:rPr>
        <w:instrText xml:space="preserve"> \* MERGEFORMAT </w:instrText>
      </w:r>
      <w:r w:rsidRPr="00126854">
        <w:rPr>
          <w:rPrChange w:id="3053" w:author="Nguyen Toan" w:date="2018-05-19T18:06:00Z">
            <w:rPr>
              <w:sz w:val="26"/>
              <w:szCs w:val="26"/>
            </w:rPr>
          </w:rPrChange>
        </w:rPr>
      </w:r>
      <w:r w:rsidRPr="00126854">
        <w:rPr>
          <w:rPrChange w:id="3054" w:author="Nguyen Toan" w:date="2018-05-19T18:06:00Z">
            <w:rPr>
              <w:sz w:val="26"/>
              <w:szCs w:val="26"/>
            </w:rPr>
          </w:rPrChange>
        </w:rPr>
        <w:fldChar w:fldCharType="separate"/>
      </w:r>
      <w:ins w:id="3055" w:author="Nguyen Toan" w:date="2018-05-19T18:34:00Z">
        <w:r w:rsidR="003E226A" w:rsidRPr="003E226A">
          <w:rPr>
            <w:color w:val="000000" w:themeColor="text1"/>
            <w:rPrChange w:id="3056" w:author="Nguyen Toan" w:date="2018-05-19T18:34:00Z">
              <w:rPr/>
            </w:rPrChange>
          </w:rPr>
          <w:t xml:space="preserve">Hình </w:t>
        </w:r>
        <w:r w:rsidR="003E226A" w:rsidRPr="003E226A">
          <w:rPr>
            <w:noProof/>
            <w:color w:val="000000" w:themeColor="text1"/>
            <w:rPrChange w:id="3057" w:author="Nguyen Toan" w:date="2018-05-19T18:34:00Z">
              <w:rPr>
                <w:noProof/>
              </w:rPr>
            </w:rPrChange>
          </w:rPr>
          <w:t>3.7</w:t>
        </w:r>
      </w:ins>
      <w:del w:id="3058" w:author="Nguyen Toan" w:date="2018-05-19T18:34:00Z">
        <w:r w:rsidR="00896230" w:rsidRPr="00126854" w:rsidDel="003E226A">
          <w:rPr>
            <w:color w:val="000000" w:themeColor="text1"/>
            <w:rPrChange w:id="3059" w:author="Nguyen Toan" w:date="2018-05-19T18:06:00Z">
              <w:rPr>
                <w:color w:val="000000" w:themeColor="text1"/>
                <w:sz w:val="26"/>
                <w:szCs w:val="26"/>
              </w:rPr>
            </w:rPrChange>
          </w:rPr>
          <w:delText xml:space="preserve">Hình </w:delText>
        </w:r>
        <w:r w:rsidR="00896230" w:rsidRPr="00126854" w:rsidDel="003E226A">
          <w:rPr>
            <w:noProof/>
            <w:color w:val="000000" w:themeColor="text1"/>
            <w:rPrChange w:id="3060" w:author="Nguyen Toan" w:date="2018-05-19T18:06:00Z">
              <w:rPr>
                <w:i/>
                <w:noProof/>
                <w:color w:val="000000" w:themeColor="text1"/>
                <w:sz w:val="26"/>
                <w:szCs w:val="26"/>
              </w:rPr>
            </w:rPrChange>
          </w:rPr>
          <w:delText>3.8</w:delText>
        </w:r>
      </w:del>
      <w:r w:rsidRPr="00126854">
        <w:rPr>
          <w:rPrChange w:id="3061" w:author="Nguyen Toan" w:date="2018-05-19T18:06:00Z">
            <w:rPr>
              <w:sz w:val="26"/>
              <w:szCs w:val="26"/>
            </w:rPr>
          </w:rPrChange>
        </w:rPr>
        <w:fldChar w:fldCharType="end"/>
      </w:r>
      <w:r w:rsidRPr="00C307BC">
        <w:t>).</w:t>
      </w:r>
    </w:p>
    <w:p w14:paraId="501E9B1F" w14:textId="6BF61934" w:rsidR="004D450C" w:rsidRPr="00C307BC" w:rsidRDefault="004D450C" w:rsidP="00BB34DE">
      <w:pPr>
        <w:pStyle w:val="luanvanpara"/>
        <w:pPrChange w:id="3062" w:author="Nguyen Toan" w:date="2018-05-19T18:07:00Z">
          <w:pPr>
            <w:spacing w:after="120" w:line="288" w:lineRule="auto"/>
            <w:ind w:firstLine="567"/>
            <w:jc w:val="both"/>
          </w:pPr>
        </w:pPrChange>
      </w:pPr>
      <w:r w:rsidRPr="00C307BC">
        <w:rPr>
          <w:b/>
        </w:rPr>
        <w:lastRenderedPageBreak/>
        <w:t>Bư8h E</w:t>
      </w:r>
      <w:r w:rsidRPr="00C307BC">
        <w:t>: Vh ERGEFORMAT 06 \h thử tự độngnăng chính của ứng dụng là trích xu</w:t>
      </w:r>
      <w:del w:id="3063" w:author="Nguyen Toan" w:date="2018-05-19T18:50:00Z">
        <w:r w:rsidRPr="00C307BC" w:rsidDel="00E11D6B">
          <w:delText xml:space="preserve">excel </w:delText>
        </w:r>
      </w:del>
      <w:ins w:id="3064" w:author="Nguyen Toan" w:date="2018-05-19T18:50:00Z">
        <w:r w:rsidR="00E11D6B">
          <w:t>theo đRGEFORMAT 06 \h thử tự excel chứa</w:t>
        </w:r>
        <w:r w:rsidR="00E11D6B" w:rsidRPr="00C307BC">
          <w:t xml:space="preserve"> </w:t>
        </w:r>
      </w:ins>
      <w:r w:rsidRPr="00C307BC">
        <w:t>ca kiđRGEFORMAT 06 \h thử tự excel chứahính của ứng dụng là trích xuất đối t thử (test/resources) của ứng dụng.</w:t>
      </w:r>
    </w:p>
    <w:p w14:paraId="4CF2330C" w14:textId="34009386" w:rsidR="006C4E17" w:rsidRPr="00C307BC" w:rsidRDefault="004D450C" w:rsidP="00DE0BF5">
      <w:pPr>
        <w:pStyle w:val="luanvanpara"/>
        <w:rPr>
          <w:lang w:val="vi-VN"/>
        </w:rPr>
        <w:pPrChange w:id="3065" w:author="Nguyen Toan" w:date="2018-05-19T18:07:00Z">
          <w:pPr>
            <w:spacing w:after="120" w:line="288" w:lineRule="auto"/>
            <w:ind w:firstLine="567"/>
            <w:jc w:val="both"/>
          </w:pPr>
        </w:pPrChange>
      </w:pPr>
      <w:r w:rsidRPr="00C307BC">
        <w:rPr>
          <w:b/>
        </w:rPr>
        <w:t>Bư kiđ</w:t>
      </w:r>
      <w:r w:rsidRPr="00C307BC">
        <w:t xml:space="preserve">: TrưđRGEFORMAT 06 \h thử tự excel chứahính của ứng dụng là trích xuất đối t thử (test/resources) </w:t>
      </w:r>
      <w:r w:rsidR="00085428">
        <w:t>.</w:t>
      </w:r>
    </w:p>
    <w:p w14:paraId="029D3C0A" w14:textId="77777777" w:rsidR="006C4E17" w:rsidRPr="00C307BC" w:rsidRDefault="006C4E17" w:rsidP="00DE0BF5">
      <w:pPr>
        <w:pStyle w:val="luanvananh"/>
        <w:pPrChange w:id="3066" w:author="Nguyen Toan" w:date="2018-05-19T18:07:00Z">
          <w:pPr>
            <w:keepNext/>
            <w:spacing w:line="288" w:lineRule="auto"/>
            <w:ind w:firstLine="720"/>
            <w:jc w:val="center"/>
          </w:pPr>
        </w:pPrChange>
      </w:pPr>
      <w:r w:rsidRPr="00C307BC">
        <w:drawing>
          <wp:inline distT="0" distB="0" distL="0" distR="0" wp14:anchorId="38B86295" wp14:editId="26C3B318">
            <wp:extent cx="4722525" cy="2872179"/>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30 at 1.04.43 AM.png"/>
                    <pic:cNvPicPr/>
                  </pic:nvPicPr>
                  <pic:blipFill>
                    <a:blip r:embed="rId45">
                      <a:extLst>
                        <a:ext uri="{28A0092B-C50C-407E-A947-70E740481C1C}">
                          <a14:useLocalDpi xmlns:a14="http://schemas.microsoft.com/office/drawing/2010/main" val="0"/>
                        </a:ext>
                      </a:extLst>
                    </a:blip>
                    <a:stretch>
                      <a:fillRect/>
                    </a:stretch>
                  </pic:blipFill>
                  <pic:spPr>
                    <a:xfrm>
                      <a:off x="0" y="0"/>
                      <a:ext cx="4741801" cy="2883902"/>
                    </a:xfrm>
                    <a:prstGeom prst="rect">
                      <a:avLst/>
                    </a:prstGeom>
                  </pic:spPr>
                </pic:pic>
              </a:graphicData>
            </a:graphic>
          </wp:inline>
        </w:drawing>
      </w:r>
    </w:p>
    <w:p w14:paraId="651503FA" w14:textId="6AB627B7" w:rsidR="006C4E17" w:rsidRPr="00C307BC" w:rsidRDefault="006C4E17" w:rsidP="003E226A">
      <w:pPr>
        <w:pStyle w:val="luanvanImg"/>
        <w:rPr>
          <w:lang w:val="en-US"/>
        </w:rPr>
      </w:pPr>
      <w:bookmarkStart w:id="3067" w:name="_Ref513406442"/>
      <w:bookmarkStart w:id="3068" w:name="_Ref513152706"/>
      <w:bookmarkStart w:id="3069" w:name="_Toc514519794"/>
      <w:r w:rsidRPr="00C307BC">
        <w:t xml:space="preserve">Hình </w:t>
      </w:r>
      <w:r w:rsidR="0037692A">
        <w:fldChar w:fldCharType="begin"/>
      </w:r>
      <w:r w:rsidR="0037692A">
        <w:instrText xml:space="preserve"> STYLEREF 1 \s </w:instrText>
      </w:r>
      <w:r w:rsidR="0037692A">
        <w:fldChar w:fldCharType="separate"/>
      </w:r>
      <w:r w:rsidR="003E226A">
        <w:rPr>
          <w:noProof/>
        </w:rPr>
        <w:t>3</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7</w:t>
      </w:r>
      <w:r w:rsidR="0037692A">
        <w:fldChar w:fldCharType="end"/>
      </w:r>
      <w:bookmarkEnd w:id="3067"/>
      <w:bookmarkEnd w:id="3068"/>
      <w:r w:rsidRPr="00C307BC">
        <w:t>: Cấu hình khởi tạo của ứng dụng</w:t>
      </w:r>
      <w:bookmarkEnd w:id="3069"/>
    </w:p>
    <w:p w14:paraId="17E763D9" w14:textId="6DAE3273" w:rsidR="006C4E17" w:rsidRPr="00C307BC" w:rsidRDefault="006C4E17" w:rsidP="00966627">
      <w:pPr>
        <w:spacing w:after="120" w:line="288" w:lineRule="auto"/>
        <w:ind w:firstLine="567"/>
        <w:jc w:val="both"/>
        <w:rPr>
          <w:sz w:val="26"/>
          <w:szCs w:val="26"/>
          <w:lang w:val="vi-VN"/>
        </w:rPr>
      </w:pPr>
      <w:r w:rsidRPr="00C307BC">
        <w:rPr>
          <w:b/>
          <w:sz w:val="26"/>
          <w:szCs w:val="26"/>
        </w:rPr>
        <w:t>Bước 5</w:t>
      </w:r>
      <w:r w:rsidRPr="00C307BC">
        <w:rPr>
          <w:sz w:val="26"/>
          <w:szCs w:val="26"/>
        </w:rPr>
        <w:t>: Từ các luồng xác định và danh sách các ca kiểm thử, công cụ thực hiện sinh ra các mã nguồn kiểm thử tương</w:t>
      </w:r>
      <w:r w:rsidRPr="00DE0BF5">
        <w:rPr>
          <w:rStyle w:val="luanvanparaChar"/>
          <w:rFonts w:eastAsia="Arial"/>
          <w:rPrChange w:id="3070" w:author="Nguyen Toan" w:date="2018-05-19T18:07:00Z">
            <w:rPr>
              <w:sz w:val="26"/>
              <w:szCs w:val="26"/>
            </w:rPr>
          </w:rPrChange>
        </w:rPr>
        <w:t xml:space="preserve"> </w:t>
      </w:r>
      <w:r w:rsidRPr="00C307BC">
        <w:rPr>
          <w:sz w:val="26"/>
          <w:szCs w:val="26"/>
        </w:rPr>
        <w:t xml:space="preserve">ứng. Mỗi một luồng sẽ có một tập tin mã nguồn kiểm thử, số lượng phương thức và cách thức chạy ca kiểm thử phụ thuộc vào số lượng các ca kiểm thử, tuỳ vào từng luồng cụ thể. </w:t>
      </w:r>
      <w:r w:rsidR="00FC17A8" w:rsidRPr="00C307BC">
        <w:rPr>
          <w:sz w:val="26"/>
          <w:szCs w:val="26"/>
        </w:rPr>
        <w:fldChar w:fldCharType="begin"/>
      </w:r>
      <w:r w:rsidR="00FC17A8" w:rsidRPr="00C307BC">
        <w:rPr>
          <w:sz w:val="26"/>
          <w:szCs w:val="26"/>
        </w:rPr>
        <w:instrText xml:space="preserve"> REF _Ref513152722 \h </w:instrText>
      </w:r>
      <w:r w:rsidR="00C307BC" w:rsidRPr="00C307BC">
        <w:rPr>
          <w:sz w:val="26"/>
          <w:szCs w:val="26"/>
        </w:rPr>
        <w:instrText xml:space="preserve"> \* MERGEFORMAT </w:instrText>
      </w:r>
      <w:r w:rsidR="00FC17A8" w:rsidRPr="00C307BC">
        <w:rPr>
          <w:sz w:val="26"/>
          <w:szCs w:val="26"/>
        </w:rPr>
      </w:r>
      <w:r w:rsidR="00FC17A8" w:rsidRPr="00C307BC">
        <w:rPr>
          <w:sz w:val="26"/>
          <w:szCs w:val="26"/>
        </w:rPr>
        <w:fldChar w:fldCharType="separate"/>
      </w:r>
      <w:ins w:id="3071" w:author="Nguyen Toan" w:date="2018-05-19T18:34:00Z">
        <w:r w:rsidR="003E226A" w:rsidRPr="003E226A">
          <w:rPr>
            <w:color w:val="000000" w:themeColor="text1"/>
            <w:sz w:val="26"/>
            <w:szCs w:val="26"/>
            <w:rPrChange w:id="3072" w:author="Nguyen Toan" w:date="2018-05-19T18:34:00Z">
              <w:rPr/>
            </w:rPrChange>
          </w:rPr>
          <w:t xml:space="preserve">Hình </w:t>
        </w:r>
        <w:r w:rsidR="003E226A" w:rsidRPr="003E226A">
          <w:rPr>
            <w:noProof/>
            <w:color w:val="000000" w:themeColor="text1"/>
            <w:sz w:val="26"/>
            <w:szCs w:val="26"/>
            <w:rPrChange w:id="3073" w:author="Nguyen Toan" w:date="2018-05-19T18:34:00Z">
              <w:rPr>
                <w:noProof/>
              </w:rPr>
            </w:rPrChange>
          </w:rPr>
          <w:t>3.8</w:t>
        </w:r>
      </w:ins>
      <w:del w:id="3074" w:author="Nguyen Toan" w:date="2018-05-19T18:34:00Z">
        <w:r w:rsidR="00896230" w:rsidRPr="00C307BC" w:rsidDel="003E226A">
          <w:rPr>
            <w:color w:val="000000" w:themeColor="text1"/>
            <w:sz w:val="26"/>
            <w:szCs w:val="26"/>
          </w:rPr>
          <w:delText xml:space="preserve">Hình </w:delText>
        </w:r>
        <w:r w:rsidR="00896230" w:rsidDel="003E226A">
          <w:rPr>
            <w:noProof/>
            <w:color w:val="000000" w:themeColor="text1"/>
            <w:sz w:val="26"/>
            <w:szCs w:val="26"/>
          </w:rPr>
          <w:delText>3</w:delText>
        </w:r>
        <w:r w:rsidR="00896230" w:rsidRPr="00C307BC" w:rsidDel="003E226A">
          <w:rPr>
            <w:noProof/>
            <w:color w:val="000000" w:themeColor="text1"/>
            <w:sz w:val="26"/>
            <w:szCs w:val="26"/>
          </w:rPr>
          <w:delText>.</w:delText>
        </w:r>
        <w:r w:rsidR="00896230" w:rsidDel="003E226A">
          <w:rPr>
            <w:noProof/>
            <w:color w:val="000000" w:themeColor="text1"/>
            <w:sz w:val="26"/>
            <w:szCs w:val="26"/>
          </w:rPr>
          <w:delText>9</w:delText>
        </w:r>
      </w:del>
      <w:r w:rsidR="00FC17A8" w:rsidRPr="00C307BC">
        <w:rPr>
          <w:sz w:val="26"/>
          <w:szCs w:val="26"/>
        </w:rPr>
        <w:fldChar w:fldCharType="end"/>
      </w:r>
      <w:r w:rsidR="00FC17A8" w:rsidRPr="00C307BC">
        <w:rPr>
          <w:sz w:val="26"/>
          <w:szCs w:val="26"/>
        </w:rPr>
        <w:t xml:space="preserve"> </w:t>
      </w:r>
      <w:r w:rsidRPr="00C307BC">
        <w:rPr>
          <w:sz w:val="26"/>
          <w:szCs w:val="26"/>
        </w:rPr>
        <w:t>hiển thị một lớp kiểm thử được sinh tự động từ công cụ AsenAPIDriver.</w:t>
      </w:r>
    </w:p>
    <w:p w14:paraId="22EE46FD" w14:textId="77777777" w:rsidR="006C4E17" w:rsidRPr="00C307BC" w:rsidRDefault="006C4E17" w:rsidP="00DE0BF5">
      <w:pPr>
        <w:pStyle w:val="luanvananh"/>
        <w:pPrChange w:id="3075" w:author="Nguyen Toan" w:date="2018-05-19T18:07:00Z">
          <w:pPr>
            <w:keepNext/>
            <w:spacing w:line="288" w:lineRule="auto"/>
            <w:ind w:firstLine="720"/>
            <w:jc w:val="center"/>
          </w:pPr>
        </w:pPrChange>
      </w:pPr>
      <w:r w:rsidRPr="00C307BC">
        <w:drawing>
          <wp:inline distT="0" distB="0" distL="0" distR="0" wp14:anchorId="7564B6AB" wp14:editId="1DE4CA73">
            <wp:extent cx="4949211" cy="1688152"/>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30 at 1.20.45 AM.png"/>
                    <pic:cNvPicPr/>
                  </pic:nvPicPr>
                  <pic:blipFill>
                    <a:blip r:embed="rId46">
                      <a:extLst>
                        <a:ext uri="{28A0092B-C50C-407E-A947-70E740481C1C}">
                          <a14:useLocalDpi xmlns:a14="http://schemas.microsoft.com/office/drawing/2010/main" val="0"/>
                        </a:ext>
                      </a:extLst>
                    </a:blip>
                    <a:stretch>
                      <a:fillRect/>
                    </a:stretch>
                  </pic:blipFill>
                  <pic:spPr>
                    <a:xfrm>
                      <a:off x="0" y="0"/>
                      <a:ext cx="4974021" cy="1696615"/>
                    </a:xfrm>
                    <a:prstGeom prst="rect">
                      <a:avLst/>
                    </a:prstGeom>
                  </pic:spPr>
                </pic:pic>
              </a:graphicData>
            </a:graphic>
          </wp:inline>
        </w:drawing>
      </w:r>
    </w:p>
    <w:p w14:paraId="2A261281" w14:textId="2241C696" w:rsidR="006C4E17" w:rsidRPr="00C307BC" w:rsidRDefault="006C4E17" w:rsidP="003E226A">
      <w:pPr>
        <w:pStyle w:val="luanvanImg"/>
        <w:rPr>
          <w:lang w:val="vi-VN"/>
        </w:rPr>
      </w:pPr>
      <w:bookmarkStart w:id="3076" w:name="_Ref513152722"/>
      <w:bookmarkStart w:id="3077" w:name="_Toc514519795"/>
      <w:r w:rsidRPr="00C307BC">
        <w:t xml:space="preserve">Hình </w:t>
      </w:r>
      <w:r w:rsidR="0037692A">
        <w:fldChar w:fldCharType="begin"/>
      </w:r>
      <w:r w:rsidR="0037692A">
        <w:instrText xml:space="preserve"> STYLEREF 1 \s </w:instrText>
      </w:r>
      <w:r w:rsidR="0037692A">
        <w:fldChar w:fldCharType="separate"/>
      </w:r>
      <w:r w:rsidR="003E226A">
        <w:rPr>
          <w:noProof/>
        </w:rPr>
        <w:t>3</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8</w:t>
      </w:r>
      <w:r w:rsidR="0037692A">
        <w:fldChar w:fldCharType="end"/>
      </w:r>
      <w:bookmarkEnd w:id="3076"/>
      <w:r w:rsidRPr="00C307BC">
        <w:t>: M</w:t>
      </w:r>
      <w:r w:rsidRPr="00C307BC">
        <w:rPr>
          <w:lang w:val="vi-VN"/>
        </w:rPr>
        <w:t>ã nguồn kiểm thử bằng phương pháp sinh tự động</w:t>
      </w:r>
      <w:bookmarkEnd w:id="3077"/>
    </w:p>
    <w:p w14:paraId="11A0BA5B" w14:textId="62E343D8" w:rsidR="006C4E17" w:rsidRPr="00935EF0" w:rsidRDefault="006C4E17" w:rsidP="00DE0BF5">
      <w:pPr>
        <w:pStyle w:val="luanvanpara"/>
        <w:rPr>
          <w:rPrChange w:id="3078" w:author="TOANNM" w:date="2018-05-19T16:58:00Z">
            <w:rPr>
              <w:color w:val="000000" w:themeColor="text1"/>
              <w:sz w:val="26"/>
              <w:szCs w:val="26"/>
              <w:lang w:val="vi-VN"/>
            </w:rPr>
          </w:rPrChange>
        </w:rPr>
        <w:pPrChange w:id="3079" w:author="Nguyen Toan" w:date="2018-05-19T18:07:00Z">
          <w:pPr>
            <w:spacing w:before="120" w:after="120" w:line="288" w:lineRule="auto"/>
            <w:ind w:firstLine="567"/>
            <w:jc w:val="both"/>
          </w:pPr>
        </w:pPrChange>
      </w:pPr>
      <w:r w:rsidRPr="00935EF0">
        <w:rPr>
          <w:rPrChange w:id="3080" w:author="TOANNM" w:date="2018-05-19T16:58:00Z">
            <w:rPr>
              <w:color w:val="000000" w:themeColor="text1"/>
              <w:sz w:val="26"/>
              <w:szCs w:val="26"/>
              <w:lang w:val="vi-VN"/>
            </w:rPr>
          </w:rPrChange>
        </w:rPr>
        <w:t>Mã ngun kiểm thử bằng  sinh bởi AsenAPIDriver là mã nguồn sử dụng MUnit để gọi các luồng và truyền vào các tham số cho trước. Kết quả trả ra được so sánh với kết quả đầu ra mong đợi lấy từ</w:t>
      </w:r>
      <w:r w:rsidR="00B1133A" w:rsidRPr="00935EF0">
        <w:rPr>
          <w:rPrChange w:id="3081" w:author="TOANNM" w:date="2018-05-19T16:58:00Z">
            <w:rPr>
              <w:color w:val="000000" w:themeColor="text1"/>
              <w:sz w:val="26"/>
              <w:szCs w:val="26"/>
              <w:lang w:val="vi-VN"/>
            </w:rPr>
          </w:rPrChange>
        </w:rPr>
        <w:t xml:space="preserve"> thư mn </w:t>
      </w:r>
      <w:r w:rsidRPr="00935EF0">
        <w:rPr>
          <w:rPrChange w:id="3082" w:author="TOANNM" w:date="2018-05-19T16:58:00Z">
            <w:rPr>
              <w:color w:val="000000" w:themeColor="text1"/>
              <w:sz w:val="26"/>
              <w:szCs w:val="26"/>
              <w:lang w:val="vi-VN"/>
            </w:rPr>
          </w:rPrChange>
        </w:rPr>
        <w:t xml:space="preserve"> test/resources.</w:t>
      </w:r>
    </w:p>
    <w:p w14:paraId="264F55D1" w14:textId="16320C76" w:rsidR="00940218" w:rsidRPr="00C307BC" w:rsidRDefault="006C4E17" w:rsidP="00DE0BF5">
      <w:pPr>
        <w:pStyle w:val="luanvanpara"/>
        <w:rPr>
          <w:color w:val="000000" w:themeColor="text1"/>
          <w:lang w:val="vi-VN"/>
        </w:rPr>
        <w:pPrChange w:id="3083" w:author="Nguyen Toan" w:date="2018-05-19T18:07:00Z">
          <w:pPr>
            <w:spacing w:before="120" w:after="240"/>
            <w:ind w:firstLine="720"/>
            <w:jc w:val="both"/>
          </w:pPr>
        </w:pPrChange>
      </w:pPr>
      <w:r w:rsidRPr="00935EF0">
        <w:rPr>
          <w:rPrChange w:id="3084" w:author="TOANNM" w:date="2018-05-19T16:58:00Z">
            <w:rPr>
              <w:color w:val="000000" w:themeColor="text1"/>
              <w:sz w:val="26"/>
              <w:szCs w:val="26"/>
              <w:lang w:val="vi-VN"/>
            </w:rPr>
          </w:rPrChange>
        </w:rPr>
        <w:lastRenderedPageBreak/>
        <w:t>Các đoresources. bằng  sinh bởi AsenAPIDriver là mã nguồn sử dụngủa JUnit, quá trình chạy các đoạn mã nguồn kiểm thử cho ra kết quả ngay tại màn hình IDE và được xuất thành báo cáo.</w:t>
      </w:r>
      <w:r w:rsidR="00940218" w:rsidRPr="00C307BC">
        <w:rPr>
          <w:color w:val="000000" w:themeColor="text1"/>
          <w:lang w:val="vi-VN"/>
        </w:rPr>
        <w:br w:type="page"/>
      </w:r>
    </w:p>
    <w:p w14:paraId="1914BC66" w14:textId="77777777" w:rsidR="006C4E17" w:rsidRPr="00C307BC" w:rsidRDefault="006C4E17" w:rsidP="00966627">
      <w:pPr>
        <w:ind w:firstLine="720"/>
        <w:jc w:val="both"/>
        <w:rPr>
          <w:rFonts w:eastAsia="Times New Roman"/>
          <w:sz w:val="26"/>
          <w:szCs w:val="26"/>
        </w:rPr>
      </w:pPr>
    </w:p>
    <w:p w14:paraId="4AAAD2A9" w14:textId="2EC600E8" w:rsidR="00FA72CD" w:rsidRPr="00C307BC" w:rsidRDefault="00940218" w:rsidP="00071A6D">
      <w:pPr>
        <w:pStyle w:val="Heading1"/>
        <w:numPr>
          <w:ilvl w:val="0"/>
          <w:numId w:val="12"/>
        </w:numPr>
        <w:spacing w:before="360" w:after="360"/>
        <w:ind w:left="357" w:hanging="357"/>
        <w:jc w:val="center"/>
        <w:rPr>
          <w:rFonts w:ascii="Times New Roman" w:eastAsia="Times New Roman" w:hAnsi="Times New Roman" w:cs="Times New Roman"/>
          <w:b/>
          <w:sz w:val="26"/>
          <w:szCs w:val="26"/>
        </w:rPr>
      </w:pPr>
      <w:bookmarkStart w:id="3085" w:name="_Toc514519754"/>
      <w:r w:rsidRPr="00C307BC">
        <w:rPr>
          <w:rFonts w:ascii="Times New Roman" w:eastAsia="Times New Roman" w:hAnsi="Times New Roman" w:cs="Times New Roman"/>
          <w:b/>
          <w:sz w:val="26"/>
          <w:szCs w:val="26"/>
        </w:rPr>
        <w:t>THỰC NGHIỆM</w:t>
      </w:r>
      <w:bookmarkEnd w:id="3085"/>
    </w:p>
    <w:p w14:paraId="166068DA" w14:textId="45E2315D" w:rsidR="00FA72CD" w:rsidRPr="00C307BC" w:rsidRDefault="00E65D8C" w:rsidP="0059484E">
      <w:pPr>
        <w:pStyle w:val="luanvanpara"/>
        <w:pPrChange w:id="3086" w:author="Nguyen Toan" w:date="2018-05-19T18:08:00Z">
          <w:pPr>
            <w:spacing w:after="120" w:line="288" w:lineRule="auto"/>
            <w:ind w:firstLine="567"/>
            <w:jc w:val="both"/>
          </w:pPr>
        </w:pPrChange>
      </w:pPr>
      <w:r w:rsidRPr="00C307BC">
        <w:t xml:space="preserve">Trong </w:t>
      </w:r>
      <w:r w:rsidR="00541C4E" w:rsidRPr="00C307BC">
        <w:t>chương</w:t>
      </w:r>
      <w:r w:rsidRPr="00C307BC">
        <w:t xml:space="preserve"> này, luIỆMrces. bằng  sinh bởi AsenAPIDriver là mã nguồn sử dụngủa JUnit, quá trình chạy các đoạn mã nguồn kiểm rình thực hiện ở phần trước, luận văn sẽ đưa ra cách thức cài đặt, sinh mã kiểm thử và </w:t>
      </w:r>
      <w:r w:rsidR="00B34028" w:rsidRPr="00C307BC">
        <w:t>tích hlu</w:t>
      </w:r>
      <w:r w:rsidRPr="00C307BC">
        <w:t xml:space="preserve"> liên tuIỆMrces. bằng  sinh bởi AsenAPIDriver là mã nguồn sử dụngủa JUnit, quá trình chạy các đoạn mã nguồn kiểm rình thực hiện ở </w:t>
      </w:r>
      <w:r w:rsidR="00D8292A" w:rsidRPr="00C307BC">
        <w:t>s</w:t>
      </w:r>
      <w:r w:rsidRPr="00C307BC">
        <w:t>ung.</w:t>
      </w:r>
    </w:p>
    <w:p w14:paraId="51784D7B" w14:textId="402B6502" w:rsidR="00A47E08" w:rsidRPr="00071A6D" w:rsidRDefault="000C1557" w:rsidP="00071A6D">
      <w:pPr>
        <w:pStyle w:val="Heading2"/>
        <w:numPr>
          <w:ilvl w:val="1"/>
          <w:numId w:val="48"/>
        </w:numPr>
        <w:ind w:left="0" w:firstLine="0"/>
        <w:rPr>
          <w:rFonts w:ascii="Times New Roman" w:eastAsia="Times New Roman" w:hAnsi="Times New Roman" w:cs="Times New Roman"/>
          <w:b/>
          <w:sz w:val="26"/>
          <w:szCs w:val="26"/>
        </w:rPr>
      </w:pPr>
      <w:bookmarkStart w:id="3087" w:name="_Toc514519755"/>
      <w:r w:rsidRPr="00071A6D">
        <w:rPr>
          <w:rFonts w:ascii="Times New Roman" w:eastAsia="Times New Roman" w:hAnsi="Times New Roman" w:cs="Times New Roman"/>
          <w:b/>
          <w:sz w:val="26"/>
          <w:szCs w:val="26"/>
        </w:rPr>
        <w:t>Ứng dụng MuleESB</w:t>
      </w:r>
      <w:r w:rsidR="00B135CD" w:rsidRPr="00C307BC">
        <w:rPr>
          <w:rFonts w:ascii="Times New Roman" w:eastAsia="Times New Roman" w:hAnsi="Times New Roman" w:cs="Times New Roman"/>
          <w:b/>
          <w:sz w:val="26"/>
          <w:szCs w:val="26"/>
        </w:rPr>
        <w:t xml:space="preserve"> mẫu</w:t>
      </w:r>
      <w:bookmarkEnd w:id="3087"/>
    </w:p>
    <w:p w14:paraId="79C2BE68" w14:textId="52A81E4D" w:rsidR="001B2570" w:rsidRPr="00C307BC" w:rsidRDefault="00582529" w:rsidP="0059484E">
      <w:pPr>
        <w:pStyle w:val="luanvanpara"/>
        <w:pPrChange w:id="3088" w:author="Nguyen Toan" w:date="2018-05-19T18:08:00Z">
          <w:pPr>
            <w:spacing w:after="120" w:line="288" w:lineRule="auto"/>
            <w:ind w:firstLine="567"/>
            <w:jc w:val="both"/>
          </w:pPr>
        </w:pPrChange>
      </w:pPr>
      <w:r w:rsidRPr="00C307BC">
        <w:t xml:space="preserve">Đmẫuiểm tra thực nghiệm quy trình kiểm thử ở </w:t>
      </w:r>
      <w:r w:rsidR="00475B95" w:rsidRPr="00C307BC">
        <w:t>chương</w:t>
      </w:r>
      <w:r w:rsidRPr="00C307BC">
        <w:t xml:space="preserve"> trưngm tra thực nghiệm quy trình kiểm thử ở  là mã nguồn sử dụngủa JUnit, quá trì</w:t>
      </w:r>
      <w:r w:rsidR="00101A1F" w:rsidRPr="00C307BC">
        <w:t>IB-ESB</w:t>
      </w:r>
      <w:r w:rsidRPr="00C307BC">
        <w:t>,</w:t>
      </w:r>
      <w:r w:rsidR="003F35E6" w:rsidRPr="00C307BC">
        <w:t xml:space="preserve"> là mBm tra thực nghiệm quy trình </w:t>
      </w:r>
      <w:r w:rsidR="00EC776F" w:rsidRPr="00C307BC">
        <w:t>,</w:t>
      </w:r>
      <w:r w:rsidRPr="00C307BC">
        <w:t xml:space="preserve"> có chm tra thực nghiệm quy trì</w:t>
      </w:r>
      <w:r w:rsidR="00A27757" w:rsidRPr="00C307BC">
        <w:t>dcó chm</w:t>
      </w:r>
      <w:ins w:id="3089" w:author="Nguyen Toan" w:date="2018-05-19T18:08:00Z">
        <w:r w:rsidR="0059484E">
          <w:t xml:space="preserve"> </w:t>
        </w:r>
      </w:ins>
      <w:r w:rsidRPr="00C307BC">
        <w:t>(end-point) cho các iệm quy trình kiểm thử ở  l: tra cứu thông tin doanh nghiệp, tra cứu thông tin người dùng, chuyển khoản trong hệ thống, vấn tin tài khoản.</w:t>
      </w:r>
      <w:r w:rsidR="003C6A4E">
        <w:t xml:space="preserve"> </w:t>
      </w:r>
      <w:r w:rsidR="003C6A4E" w:rsidRPr="00071A6D">
        <w:fldChar w:fldCharType="begin"/>
      </w:r>
      <w:r w:rsidR="003C6A4E" w:rsidRPr="00071A6D">
        <w:instrText xml:space="preserve"> REF _Ref514070288 \h </w:instrText>
      </w:r>
      <w:r w:rsidR="003C6A4E" w:rsidRPr="00C307BC">
        <w:instrText xml:space="preserve"> \* MERGEFORMAT </w:instrText>
      </w:r>
      <w:r w:rsidR="003C6A4E" w:rsidRPr="00071A6D">
        <w:fldChar w:fldCharType="separate"/>
      </w:r>
      <w:ins w:id="3090" w:author="Nguyen Toan" w:date="2018-05-19T18:34:00Z">
        <w:r w:rsidR="003E226A" w:rsidRPr="00071A6D">
          <w:t xml:space="preserve">Hình </w:t>
        </w:r>
        <w:r w:rsidR="003E226A">
          <w:rPr>
            <w:noProof/>
          </w:rPr>
          <w:t>4.1</w:t>
        </w:r>
      </w:ins>
      <w:del w:id="3091" w:author="Nguyen Toan" w:date="2018-05-19T18:34:00Z">
        <w:r w:rsidR="003C6A4E" w:rsidRPr="00CF7898" w:rsidDel="003E226A">
          <w:delText xml:space="preserve">Hình </w:delText>
        </w:r>
        <w:r w:rsidR="003C6A4E" w:rsidRPr="00CF7898" w:rsidDel="003E226A">
          <w:rPr>
            <w:noProof/>
          </w:rPr>
          <w:delText>4.1</w:delText>
        </w:r>
      </w:del>
      <w:r w:rsidR="003C6A4E" w:rsidRPr="00071A6D">
        <w:fldChar w:fldCharType="end"/>
      </w:r>
      <w:r w:rsidR="003C6A4E" w:rsidRPr="00071A6D">
        <w:t xml:space="preserve"> mô tERG</w:t>
      </w:r>
      <w:r w:rsidR="003C6A4E" w:rsidRPr="00C307BC">
        <w:t>umô tERGEF</w:t>
      </w:r>
      <w:r w:rsidR="003C6A4E" w:rsidRPr="00071A6D">
        <w:t xml:space="preserve"> mô tERGEFORMAT 8</w:t>
      </w:r>
    </w:p>
    <w:p w14:paraId="720140C6" w14:textId="5FE009E7" w:rsidR="00FE7DB2" w:rsidRPr="00C307BC" w:rsidRDefault="00415577" w:rsidP="0059484E">
      <w:pPr>
        <w:pStyle w:val="luanvanpara"/>
        <w:pPrChange w:id="3092" w:author="Nguyen Toan" w:date="2018-05-19T18:08:00Z">
          <w:pPr>
            <w:spacing w:after="120" w:line="288" w:lineRule="auto"/>
            <w:ind w:firstLine="567"/>
            <w:jc w:val="both"/>
          </w:pPr>
        </w:pPrChange>
      </w:pPr>
      <w:r w:rsidRPr="00C307BC">
        <w:t>Chô tERGEFORMAT 88 \h m quy trình kiểm t</w:t>
      </w:r>
      <w:r w:rsidR="002E0FCB" w:rsidRPr="00C307BC">
        <w:t xml:space="preserve"> có đERGEFORMAT 88ng tin định danh của doanh nghiệp trong ngân hàng (cifno), từ thông tin cifno, hệ thống vấn tin vào </w:t>
      </w:r>
      <w:r w:rsidR="005534B3" w:rsidRPr="00C307BC">
        <w:t>hcó đERGEFORMAT 88ng tin địn</w:t>
      </w:r>
      <w:r w:rsidR="002E0FCB" w:rsidRPr="00C307BC">
        <w:t>corebank</w:t>
      </w:r>
      <w:r w:rsidR="005534B3" w:rsidRPr="00C307BC">
        <w:t>)</w:t>
      </w:r>
      <w:r w:rsidR="002E0FCB" w:rsidRPr="00C307BC">
        <w:t>, kebankEFORMAT 88ng tin định danh của doanh nghiệp trong</w:t>
      </w:r>
      <w:r w:rsidR="00C96E04" w:rsidRPr="00C307BC">
        <w:t xml:space="preserve"> trên cơ sORMAT 88ng tin định danh </w:t>
      </w:r>
      <w:r w:rsidR="002E0FCB" w:rsidRPr="00C307BC">
        <w:t>, rên cơ sO</w:t>
      </w:r>
      <w:r w:rsidR="00101A1F" w:rsidRPr="00C307BC">
        <w:t xml:space="preserve">IB-ESB </w:t>
      </w:r>
      <w:r w:rsidR="002E0FCB" w:rsidRPr="00C307BC">
        <w:t>sB-ESB ơ  thông tin doanh nghiệp bao gồm:  Số cifno, tên doanh nghiệp, địa chỉ, mã số thuế, ngày đăng ký dịch vụ ngân hàng điện tử, trạng thái đăng ký dịch vụ.</w:t>
      </w:r>
    </w:p>
    <w:p w14:paraId="5C36E92E" w14:textId="7BCB54A3" w:rsidR="00393402" w:rsidRPr="00C307BC" w:rsidRDefault="00B93714" w:rsidP="0059484E">
      <w:pPr>
        <w:pStyle w:val="luanvanpara"/>
        <w:pPrChange w:id="3093" w:author="Nguyen Toan" w:date="2018-05-19T18:08:00Z">
          <w:pPr>
            <w:spacing w:after="120" w:line="288" w:lineRule="auto"/>
            <w:ind w:firstLine="567"/>
            <w:jc w:val="both"/>
          </w:pPr>
        </w:pPrChange>
      </w:pPr>
      <w:r w:rsidRPr="00C307BC">
        <w:t>Ch-ESB ơ  t</w:t>
      </w:r>
      <w:r w:rsidR="00393402" w:rsidRPr="00C307BC">
        <w:t>ra cSB ơ  thông tin doanh nghiệp bao gồm:  Số cifno, tên doanh nghiệp, địa chỉ, mã số</w:t>
      </w:r>
      <w:r w:rsidR="00757660" w:rsidRPr="00C307BC">
        <w:t xml:space="preserve">, </w:t>
      </w:r>
      <w:r w:rsidR="00393402" w:rsidRPr="00C307BC">
        <w:t xml:space="preserve">t  cSB ng dụng </w:t>
      </w:r>
      <w:r w:rsidR="003B0838" w:rsidRPr="00C307BC">
        <w:t>tr cSB ng dụng  tin doanh nghiệp bao gồm:  Số cifno, tên doanh nghiệp, địa chỉ, mã số thuế, ngày đăng ký dịch vụ ngân hàng điện tử, trạ</w:t>
      </w:r>
      <w:r w:rsidR="00DE5D10" w:rsidRPr="00C307BC">
        <w:t>sr cSB ng dụng  tin doan</w:t>
      </w:r>
      <w:r w:rsidR="00BA0720" w:rsidRPr="00C307BC">
        <w:t xml:space="preserve">ngày đăng ký và trn doanh nghiệp bao gồm:  Số cifno, </w:t>
      </w:r>
    </w:p>
    <w:p w14:paraId="202F34D2" w14:textId="4B1B17D6" w:rsidR="0032402C" w:rsidRPr="00C307BC" w:rsidRDefault="009C3CCA" w:rsidP="0059484E">
      <w:pPr>
        <w:pStyle w:val="luanvanpara"/>
        <w:pPrChange w:id="3094" w:author="Nguyen Toan" w:date="2018-05-19T18:08:00Z">
          <w:pPr>
            <w:spacing w:after="120" w:line="288" w:lineRule="auto"/>
            <w:ind w:firstLine="567"/>
            <w:jc w:val="both"/>
          </w:pPr>
        </w:pPrChange>
      </w:pPr>
      <w:r w:rsidRPr="00C307BC">
        <w:t>Chày đăng k</w:t>
      </w:r>
      <w:r w:rsidR="0032402C" w:rsidRPr="00C307BC">
        <w:t>huyy đăng ký và trn doanng cho phép khách hàng thực hiện chuyển tiền vào tài khoản mở cùng ngân hàng, đầu vào yêu cầu của dịch vụ bao gồm: tài khoản chuyển, số tiền chuyển, tài khoản nhận, tên tài khoản nhận và nội dung giao dịch. Đầu ra của dịch vụ xác nhận khách hàng chuyển khoản thành công cùng thông tin phí hoặc các thông báo lỗi tương ứng.</w:t>
      </w:r>
    </w:p>
    <w:p w14:paraId="046BE926" w14:textId="1F81CDD1" w:rsidR="00C553ED" w:rsidRPr="00C307BC" w:rsidRDefault="00A93D27" w:rsidP="0059484E">
      <w:pPr>
        <w:pStyle w:val="luanvanpara"/>
        <w:pPrChange w:id="3095" w:author="Nguyen Toan" w:date="2018-05-19T18:08:00Z">
          <w:pPr>
            <w:spacing w:after="120" w:line="288" w:lineRule="auto"/>
            <w:ind w:firstLine="567"/>
            <w:jc w:val="both"/>
          </w:pPr>
        </w:pPrChange>
      </w:pPr>
      <w:r w:rsidRPr="00C307BC">
        <w:t>Vuyy đăng ký và trn doann</w:t>
      </w:r>
      <w:r w:rsidR="0058185B" w:rsidRPr="00C307BC">
        <w:t xml:space="preserve">thông tin sý và trn doanng cho phép khách hàng thực hiện chuyển tiền vào tài khoản mở cùng ngân hàng, đầu vào yêu cầu của dịch vụ </w:t>
      </w:r>
      <w:r w:rsidR="00C553ED" w:rsidRPr="00C307BC">
        <w:t>.</w:t>
      </w:r>
    </w:p>
    <w:p w14:paraId="2807DB4D" w14:textId="77777777" w:rsidR="00B51406" w:rsidRPr="00C307BC" w:rsidRDefault="00B51406" w:rsidP="0059484E">
      <w:pPr>
        <w:pStyle w:val="luanvananh"/>
        <w:pPrChange w:id="3096" w:author="Nguyen Toan" w:date="2018-05-19T18:08:00Z">
          <w:pPr>
            <w:keepNext/>
            <w:spacing w:after="120" w:line="288" w:lineRule="auto"/>
            <w:ind w:firstLine="567"/>
            <w:jc w:val="center"/>
          </w:pPr>
        </w:pPrChange>
      </w:pPr>
      <w:r w:rsidRPr="00071A6D">
        <w:lastRenderedPageBreak/>
        <w:drawing>
          <wp:inline distT="0" distB="0" distL="0" distR="0" wp14:anchorId="393A49C8" wp14:editId="041BE173">
            <wp:extent cx="3227705" cy="2908300"/>
            <wp:effectExtent l="0" t="0" r="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 hinh IB.PNG"/>
                    <pic:cNvPicPr/>
                  </pic:nvPicPr>
                  <pic:blipFill rotWithShape="1">
                    <a:blip r:embed="rId47" cstate="print">
                      <a:extLst>
                        <a:ext uri="{28A0092B-C50C-407E-A947-70E740481C1C}">
                          <a14:useLocalDpi xmlns:a14="http://schemas.microsoft.com/office/drawing/2010/main" val="0"/>
                        </a:ext>
                      </a:extLst>
                    </a:blip>
                    <a:srcRect b="13808"/>
                    <a:stretch/>
                  </pic:blipFill>
                  <pic:spPr bwMode="auto">
                    <a:xfrm>
                      <a:off x="0" y="0"/>
                      <a:ext cx="3228282" cy="2908820"/>
                    </a:xfrm>
                    <a:prstGeom prst="rect">
                      <a:avLst/>
                    </a:prstGeom>
                    <a:ln>
                      <a:noFill/>
                    </a:ln>
                    <a:extLst>
                      <a:ext uri="{53640926-AAD7-44D8-BBD7-CCE9431645EC}">
                        <a14:shadowObscured xmlns:a14="http://schemas.microsoft.com/office/drawing/2010/main"/>
                      </a:ext>
                    </a:extLst>
                  </pic:spPr>
                </pic:pic>
              </a:graphicData>
            </a:graphic>
          </wp:inline>
        </w:drawing>
      </w:r>
    </w:p>
    <w:p w14:paraId="7F60D186" w14:textId="05726C19" w:rsidR="005320E1" w:rsidRPr="00C307BC" w:rsidRDefault="00B51406" w:rsidP="003E226A">
      <w:pPr>
        <w:pStyle w:val="luanvanImg"/>
      </w:pPr>
      <w:bookmarkStart w:id="3097" w:name="_Ref514070288"/>
      <w:bookmarkStart w:id="3098" w:name="_Ref514070283"/>
      <w:bookmarkStart w:id="3099" w:name="_Toc514519796"/>
      <w:r w:rsidRPr="00071A6D">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w:t>
      </w:r>
      <w:r w:rsidR="0037692A">
        <w:fldChar w:fldCharType="end"/>
      </w:r>
      <w:bookmarkEnd w:id="3097"/>
      <w:r w:rsidRPr="00071A6D">
        <w:t>: Sơ đồ tuần tự ứng dụng IB-ESB</w:t>
      </w:r>
      <w:bookmarkEnd w:id="3098"/>
      <w:bookmarkEnd w:id="3099"/>
    </w:p>
    <w:p w14:paraId="5921F7A9" w14:textId="0726FD84" w:rsidR="00296BE7" w:rsidRPr="00071A6D" w:rsidRDefault="00296BE7" w:rsidP="00CF7898">
      <w:pPr>
        <w:rPr>
          <w:rFonts w:eastAsia="Times New Roman"/>
          <w:b/>
          <w:sz w:val="26"/>
          <w:szCs w:val="26"/>
        </w:rPr>
      </w:pPr>
      <w:r w:rsidRPr="00071A6D">
        <w:rPr>
          <w:rFonts w:eastAsia="Times New Roman"/>
          <w:b/>
          <w:sz w:val="26"/>
          <w:szCs w:val="26"/>
        </w:rPr>
        <w:t>Cách thức tổ chức mã nguồn của ứng dụng mẫu</w:t>
      </w:r>
    </w:p>
    <w:p w14:paraId="6F2F3DD3" w14:textId="03569FE3" w:rsidR="008D4ACA" w:rsidRPr="00C307BC" w:rsidRDefault="00825F62" w:rsidP="0059484E">
      <w:pPr>
        <w:pStyle w:val="luanvanpara"/>
        <w:pPrChange w:id="3100" w:author="Nguyen Toan" w:date="2018-05-19T18:08:00Z">
          <w:pPr>
            <w:spacing w:before="120" w:after="120"/>
            <w:ind w:firstLine="567"/>
          </w:pPr>
        </w:pPrChange>
      </w:pPr>
      <w:r w:rsidRPr="00C307BC">
        <w:t>Mã nguhức tổ chức mã nguồn của ứng dụng mẫu</w:t>
      </w:r>
      <w:r w:rsidRPr="00C307BC">
        <w:t>ác</w:t>
      </w:r>
      <w:r w:rsidR="00552ACF" w:rsidRPr="00C307BC">
        <w:t xml:space="preserve"> gói (</w:t>
      </w:r>
      <w:r w:rsidRPr="00C307BC">
        <w:t>package</w:t>
      </w:r>
      <w:r w:rsidR="00552ACF" w:rsidRPr="00C307BC">
        <w:t>)</w:t>
      </w:r>
      <w:r w:rsidRPr="00C307BC">
        <w:t>, các thư mổ chức mã nguồn của ứng dụng mẫu</w:t>
      </w:r>
      <w:r w:rsidRPr="00C307BC">
        <w:t>ã ngu thư mổ chức mã nguồn của</w:t>
      </w:r>
      <w:r w:rsidRPr="003E226A">
        <w:t xml:space="preserve"> </w:t>
      </w:r>
      <w:del w:id="3101" w:author="Nguyen Toan" w:date="2018-05-19T18:08:00Z">
        <w:r w:rsidR="002E6B89" w:rsidRPr="0059484E" w:rsidDel="0059484E">
          <w:rPr>
            <w:rPrChange w:id="3102" w:author="Nguyen Toan" w:date="2018-05-19T18:08:00Z">
              <w:rPr/>
            </w:rPrChange>
          </w:rPr>
          <w:fldChar w:fldCharType="begin"/>
        </w:r>
        <w:r w:rsidR="002E6B89" w:rsidRPr="0059484E" w:rsidDel="0059484E">
          <w:rPr>
            <w:rPrChange w:id="3103" w:author="Nguyen Toan" w:date="2018-05-19T18:08:00Z">
              <w:rPr/>
            </w:rPrChange>
          </w:rPr>
          <w:delInstrText xml:space="preserve"> REF _Ref514181328 \h </w:delInstrText>
        </w:r>
        <w:r w:rsidR="00C307BC" w:rsidRPr="0059484E" w:rsidDel="0059484E">
          <w:rPr>
            <w:rPrChange w:id="3104" w:author="Nguyen Toan" w:date="2018-05-19T18:08:00Z">
              <w:rPr/>
            </w:rPrChange>
          </w:rPr>
          <w:delInstrText xml:space="preserve"> \* MERGEFORMAT </w:delInstrText>
        </w:r>
        <w:r w:rsidR="002E6B89" w:rsidRPr="0059484E" w:rsidDel="0059484E">
          <w:rPr>
            <w:rPrChange w:id="3105" w:author="Nguyen Toan" w:date="2018-05-19T18:08:00Z">
              <w:rPr/>
            </w:rPrChange>
          </w:rPr>
        </w:r>
        <w:r w:rsidR="002E6B89" w:rsidRPr="0059484E" w:rsidDel="0059484E">
          <w:rPr>
            <w:rPrChange w:id="3106" w:author="Nguyen Toan" w:date="2018-05-19T18:08:00Z">
              <w:rPr/>
            </w:rPrChange>
          </w:rPr>
          <w:fldChar w:fldCharType="separate"/>
        </w:r>
        <w:r w:rsidR="00896230" w:rsidRPr="0059484E" w:rsidDel="0059484E">
          <w:rPr>
            <w:rPrChange w:id="3107" w:author="Nguyen Toan" w:date="2018-05-19T18:08:00Z">
              <w:rPr>
                <w:i/>
              </w:rPr>
            </w:rPrChange>
          </w:rPr>
          <w:delText xml:space="preserve">Hình </w:delText>
        </w:r>
        <w:r w:rsidR="00896230" w:rsidRPr="0059484E" w:rsidDel="0059484E">
          <w:rPr>
            <w:noProof/>
            <w:rPrChange w:id="3108" w:author="Nguyen Toan" w:date="2018-05-19T18:08:00Z">
              <w:rPr>
                <w:i/>
                <w:noProof/>
              </w:rPr>
            </w:rPrChange>
          </w:rPr>
          <w:delText>4.2</w:delText>
        </w:r>
        <w:r w:rsidR="002E6B89" w:rsidRPr="0059484E" w:rsidDel="0059484E">
          <w:rPr>
            <w:rPrChange w:id="3109" w:author="Nguyen Toan" w:date="2018-05-19T18:08:00Z">
              <w:rPr/>
            </w:rPrChange>
          </w:rPr>
          <w:fldChar w:fldCharType="end"/>
        </w:r>
      </w:del>
      <w:ins w:id="3110" w:author="Nguyen Toan" w:date="2018-05-19T18:08:00Z">
        <w:r w:rsidR="0059484E" w:rsidRPr="0059484E">
          <w:rPr>
            <w:rPrChange w:id="3111" w:author="Nguyen Toan" w:date="2018-05-19T18:08:00Z">
              <w:rPr/>
            </w:rPrChange>
          </w:rPr>
          <w:fldChar w:fldCharType="begin"/>
        </w:r>
        <w:r w:rsidR="0059484E" w:rsidRPr="0059484E">
          <w:rPr>
            <w:rPrChange w:id="3112" w:author="Nguyen Toan" w:date="2018-05-19T18:08:00Z">
              <w:rPr/>
            </w:rPrChange>
          </w:rPr>
          <w:instrText xml:space="preserve"> REF _Ref514181328 \h  \* MERGEFORMAT </w:instrText>
        </w:r>
        <w:r w:rsidR="0059484E" w:rsidRPr="0059484E">
          <w:rPr>
            <w:rPrChange w:id="3113" w:author="Nguyen Toan" w:date="2018-05-19T18:08:00Z">
              <w:rPr/>
            </w:rPrChange>
          </w:rPr>
        </w:r>
        <w:r w:rsidR="0059484E" w:rsidRPr="0059484E">
          <w:rPr>
            <w:rPrChange w:id="3114" w:author="Nguyen Toan" w:date="2018-05-19T18:08:00Z">
              <w:rPr/>
            </w:rPrChange>
          </w:rPr>
          <w:fldChar w:fldCharType="separate"/>
        </w:r>
      </w:ins>
      <w:ins w:id="3115" w:author="Nguyen Toan" w:date="2018-05-19T18:34:00Z">
        <w:r w:rsidR="003E226A" w:rsidRPr="00C307BC">
          <w:t xml:space="preserve">Hình </w:t>
        </w:r>
        <w:r w:rsidR="003E226A">
          <w:rPr>
            <w:noProof/>
          </w:rPr>
          <w:t>4.2</w:t>
        </w:r>
      </w:ins>
      <w:ins w:id="3116" w:author="Nguyen Toan" w:date="2018-05-19T18:08:00Z">
        <w:r w:rsidR="0059484E" w:rsidRPr="0059484E">
          <w:rPr>
            <w:rPrChange w:id="3117" w:author="Nguyen Toan" w:date="2018-05-19T18:08:00Z">
              <w:rPr/>
            </w:rPrChange>
          </w:rPr>
          <w:fldChar w:fldCharType="end"/>
        </w:r>
      </w:ins>
    </w:p>
    <w:p w14:paraId="379A1761" w14:textId="77777777" w:rsidR="007B1CDB" w:rsidRPr="00C307BC" w:rsidRDefault="00C41B39" w:rsidP="00A8048A">
      <w:pPr>
        <w:pStyle w:val="luanvananh"/>
        <w:pPrChange w:id="3118" w:author="Nguyen Toan" w:date="2018-05-19T18:08:00Z">
          <w:pPr>
            <w:keepNext/>
            <w:jc w:val="center"/>
          </w:pPr>
        </w:pPrChange>
      </w:pPr>
      <w:r w:rsidRPr="00071A6D">
        <w:drawing>
          <wp:inline distT="0" distB="0" distL="0" distR="0" wp14:anchorId="47EE6AA2" wp14:editId="3514A592">
            <wp:extent cx="2483126" cy="2284474"/>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ct.PNG"/>
                    <pic:cNvPicPr/>
                  </pic:nvPicPr>
                  <pic:blipFill>
                    <a:blip r:embed="rId48">
                      <a:extLst>
                        <a:ext uri="{28A0092B-C50C-407E-A947-70E740481C1C}">
                          <a14:useLocalDpi xmlns:a14="http://schemas.microsoft.com/office/drawing/2010/main" val="0"/>
                        </a:ext>
                      </a:extLst>
                    </a:blip>
                    <a:stretch>
                      <a:fillRect/>
                    </a:stretch>
                  </pic:blipFill>
                  <pic:spPr>
                    <a:xfrm>
                      <a:off x="0" y="0"/>
                      <a:ext cx="2488696" cy="2289599"/>
                    </a:xfrm>
                    <a:prstGeom prst="rect">
                      <a:avLst/>
                    </a:prstGeom>
                  </pic:spPr>
                </pic:pic>
              </a:graphicData>
            </a:graphic>
          </wp:inline>
        </w:drawing>
      </w:r>
    </w:p>
    <w:p w14:paraId="671CE598" w14:textId="231A6323" w:rsidR="00825F62" w:rsidRPr="00C307BC" w:rsidRDefault="007B1CDB" w:rsidP="003E226A">
      <w:pPr>
        <w:pStyle w:val="luanvanImg"/>
      </w:pPr>
      <w:bookmarkStart w:id="3119" w:name="_Ref514181328"/>
      <w:bookmarkStart w:id="3120" w:name="_Ref514181322"/>
      <w:bookmarkStart w:id="3121" w:name="_Toc514519797"/>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2</w:t>
      </w:r>
      <w:r w:rsidR="0037692A">
        <w:fldChar w:fldCharType="end"/>
      </w:r>
      <w:bookmarkEnd w:id="3119"/>
      <w:r w:rsidRPr="00C307BC">
        <w:t>: Cách phân chia thư mục trên ứng dụng MuleESB</w:t>
      </w:r>
      <w:bookmarkEnd w:id="3120"/>
      <w:bookmarkEnd w:id="3121"/>
    </w:p>
    <w:p w14:paraId="6575F226" w14:textId="434DCF22" w:rsidR="00CD4777" w:rsidRPr="00C307BC" w:rsidRDefault="009D5FB8" w:rsidP="00366213">
      <w:pPr>
        <w:pStyle w:val="luanvanpara"/>
        <w:pPrChange w:id="3122" w:author="Nguyen Toan" w:date="2018-05-19T18:08:00Z">
          <w:pPr>
            <w:spacing w:before="120" w:after="120"/>
            <w:ind w:firstLine="567"/>
            <w:jc w:val="both"/>
          </w:pPr>
        </w:pPrChange>
      </w:pPr>
      <w:r w:rsidRPr="00C307BC">
        <w:t>Theo đó, mã ngua thư mục trên ứng dụng MuleESB thực hiện chuyển tiền vào tài khoản mở cù</w:t>
      </w:r>
      <w:r w:rsidR="00B31F2D">
        <w:fldChar w:fldCharType="begin"/>
      </w:r>
      <w:r w:rsidR="00B31F2D">
        <w:instrText xml:space="preserve"> HYPERLINK "https://github.com/Loandt1/TestMuleESB.git" </w:instrText>
      </w:r>
      <w:r w:rsidR="00B31F2D">
        <w:fldChar w:fldCharType="separate"/>
      </w:r>
      <w:r w:rsidRPr="00C307BC">
        <w:rPr>
          <w:rStyle w:val="Hyperlink"/>
        </w:rPr>
        <w:t>https://github.com/Loandt1/TestMuleESB.git</w:t>
      </w:r>
      <w:r w:rsidR="00B31F2D">
        <w:rPr>
          <w:rStyle w:val="Hyperlink"/>
        </w:rPr>
        <w:fldChar w:fldCharType="end"/>
      </w:r>
      <w:r w:rsidRPr="00C307BC">
        <w:t>. Các thư viub.com/Loandt1/TestMuleESB.gittMuleESB.git"  chuy</w:t>
      </w:r>
      <w:r w:rsidR="00C91103" w:rsidRPr="00C307BC">
        <w:t>.</w:t>
      </w:r>
    </w:p>
    <w:p w14:paraId="3C139A14" w14:textId="360FDA46" w:rsidR="00864FF3" w:rsidRPr="00071A6D" w:rsidRDefault="00C826F7" w:rsidP="00071A6D">
      <w:pPr>
        <w:pStyle w:val="Heading2"/>
        <w:numPr>
          <w:ilvl w:val="1"/>
          <w:numId w:val="48"/>
        </w:numPr>
        <w:ind w:left="0" w:firstLine="0"/>
        <w:rPr>
          <w:rFonts w:ascii="Times New Roman" w:eastAsia="Times New Roman" w:hAnsi="Times New Roman" w:cs="Times New Roman"/>
          <w:b/>
          <w:sz w:val="26"/>
          <w:szCs w:val="26"/>
        </w:rPr>
      </w:pPr>
      <w:bookmarkStart w:id="3123" w:name="_Toc514519756"/>
      <w:r>
        <w:rPr>
          <w:rFonts w:ascii="Times New Roman" w:eastAsia="Times New Roman" w:hAnsi="Times New Roman" w:cs="Times New Roman"/>
          <w:b/>
          <w:sz w:val="26"/>
          <w:szCs w:val="26"/>
        </w:rPr>
        <w:t>Tích hợp quy trình</w:t>
      </w:r>
      <w:r w:rsidR="005F72B1">
        <w:rPr>
          <w:rFonts w:ascii="Times New Roman" w:eastAsia="Times New Roman" w:hAnsi="Times New Roman" w:cs="Times New Roman"/>
          <w:b/>
          <w:sz w:val="26"/>
          <w:szCs w:val="26"/>
        </w:rPr>
        <w:t xml:space="preserve"> kiểm thử</w:t>
      </w:r>
      <w:bookmarkEnd w:id="3123"/>
    </w:p>
    <w:p w14:paraId="4A0C6166" w14:textId="27144468" w:rsidR="004328BA" w:rsidRPr="00C307BC" w:rsidRDefault="004328BA" w:rsidP="007E1C3B">
      <w:pPr>
        <w:pStyle w:val="luanvanpara"/>
        <w:pPrChange w:id="3124" w:author="Nguyen Toan" w:date="2018-05-19T18:08:00Z">
          <w:pPr>
            <w:spacing w:after="120" w:line="288" w:lineRule="auto"/>
            <w:ind w:firstLine="567"/>
            <w:jc w:val="both"/>
          </w:pPr>
        </w:pPrChange>
      </w:pPr>
      <w:r w:rsidRPr="00C307BC">
        <w:rPr>
          <w:b/>
        </w:rPr>
        <w:t xml:space="preserve">Bưiểm </w:t>
      </w:r>
      <w:r w:rsidRPr="00C307BC">
        <w:t>: Tại màn hình chính, chọn “New Item”</w:t>
      </w:r>
    </w:p>
    <w:p w14:paraId="58015135" w14:textId="77777777" w:rsidR="004328BA" w:rsidRPr="00C307BC" w:rsidRDefault="004328BA" w:rsidP="000F7771">
      <w:pPr>
        <w:pStyle w:val="luanvananh"/>
        <w:pPrChange w:id="3125" w:author="Nguyen Toan" w:date="2018-05-19T18:08:00Z">
          <w:pPr>
            <w:keepNext/>
            <w:tabs>
              <w:tab w:val="num" w:pos="1440"/>
            </w:tabs>
            <w:spacing w:line="288" w:lineRule="auto"/>
            <w:ind w:firstLine="567"/>
            <w:jc w:val="center"/>
          </w:pPr>
        </w:pPrChange>
      </w:pPr>
      <w:r w:rsidRPr="00071A6D">
        <w:lastRenderedPageBreak/>
        <w:drawing>
          <wp:inline distT="0" distB="0" distL="0" distR="0" wp14:anchorId="66C915EA" wp14:editId="4B5AA506">
            <wp:extent cx="3833448" cy="31715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p>
    <w:p w14:paraId="45953F36" w14:textId="4C59FADD" w:rsidR="004328BA" w:rsidRPr="00C307BC" w:rsidRDefault="004328BA" w:rsidP="003E226A">
      <w:pPr>
        <w:pStyle w:val="luanvanImg"/>
        <w:rPr>
          <w:rFonts w:eastAsia="Times New Roman"/>
          <w:bCs/>
          <w:lang w:val="en-US"/>
        </w:rPr>
      </w:pPr>
      <w:bookmarkStart w:id="3126" w:name="_Toc514519798"/>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3</w:t>
      </w:r>
      <w:r w:rsidR="0037692A">
        <w:fldChar w:fldCharType="end"/>
      </w:r>
      <w:r w:rsidRPr="00C307BC">
        <w:t>: Màn hình quản lý của Jenkins</w:t>
      </w:r>
      <w:bookmarkEnd w:id="3126"/>
    </w:p>
    <w:p w14:paraId="09A6D61C" w14:textId="15E92B61" w:rsidR="004328BA" w:rsidRPr="00C307BC" w:rsidRDefault="004328BA" w:rsidP="003D6E18">
      <w:pPr>
        <w:pStyle w:val="luanvanpara"/>
        <w:pPrChange w:id="3127" w:author="Nguyen Toan" w:date="2018-05-19T18:08:00Z">
          <w:pPr>
            <w:spacing w:after="120" w:line="288" w:lineRule="auto"/>
            <w:ind w:firstLine="567"/>
            <w:jc w:val="both"/>
          </w:pPr>
        </w:pPrChange>
      </w:pPr>
      <w:r w:rsidRPr="00C307BC">
        <w:rPr>
          <w:b/>
        </w:rPr>
        <w:t xml:space="preserve">BưMàn </w:t>
      </w:r>
      <w:r w:rsidRPr="00C307BC">
        <w:t xml:space="preserve">: </w:t>
      </w:r>
      <w:r w:rsidR="009F57AF">
        <w:t>C</w:t>
      </w:r>
      <w:r w:rsidRPr="00C307BC">
        <w:t>h Màn hình quản lý của Jenkinsw Item”B.git</w:t>
      </w:r>
      <w:r w:rsidR="001D6CCD">
        <w:t xml:space="preserve">ta </w:t>
      </w:r>
      <w:r w:rsidRPr="00C307BC">
        <w:t>ch àn hình quản lý c</w:t>
      </w:r>
      <w:r w:rsidR="001D6CCD">
        <w:t xml:space="preserve"> </w:t>
      </w:r>
      <w:r w:rsidR="001D6CCD" w:rsidRPr="00C307BC">
        <w:t>th àn hình quản lý của</w:t>
      </w:r>
      <w:r w:rsidR="001D6CCD" w:rsidRPr="00C307BC">
        <w:fldChar w:fldCharType="begin"/>
      </w:r>
      <w:r w:rsidR="001D6CCD" w:rsidRPr="00C307BC">
        <w:instrText xml:space="preserve"> REF _Ref514157144 \h  \* MERGEFORMAT </w:instrText>
      </w:r>
      <w:r w:rsidR="001D6CCD" w:rsidRPr="00C307BC">
        <w:fldChar w:fldCharType="separate"/>
      </w:r>
      <w:ins w:id="3128" w:author="Nguyen Toan" w:date="2018-05-19T18:34:00Z">
        <w:r w:rsidR="003E226A" w:rsidRPr="00C307BC">
          <w:t xml:space="preserve">Hình </w:t>
        </w:r>
        <w:r w:rsidR="003E226A">
          <w:rPr>
            <w:noProof/>
          </w:rPr>
          <w:t>4.4</w:t>
        </w:r>
      </w:ins>
      <w:del w:id="3129" w:author="Nguyen Toan" w:date="2018-05-19T18:34:00Z">
        <w:r w:rsidR="001D6CCD" w:rsidRPr="00CF7898" w:rsidDel="003E226A">
          <w:delText xml:space="preserve">Hình </w:delText>
        </w:r>
        <w:r w:rsidR="001D6CCD" w:rsidRPr="00D80453" w:rsidDel="003E226A">
          <w:rPr>
            <w:noProof/>
          </w:rPr>
          <w:delText>4.4</w:delText>
        </w:r>
      </w:del>
      <w:r w:rsidR="001D6CCD" w:rsidRPr="00C307BC">
        <w:fldChar w:fldCharType="end"/>
      </w:r>
      <w:r w:rsidR="001D6CCD">
        <w:t>)</w:t>
      </w:r>
      <w:r w:rsidR="00FA7800">
        <w:t>.</w:t>
      </w:r>
    </w:p>
    <w:p w14:paraId="60709B54" w14:textId="77777777" w:rsidR="004328BA" w:rsidRPr="00C307BC" w:rsidRDefault="004328BA" w:rsidP="000F09FC">
      <w:pPr>
        <w:pStyle w:val="luanvananh"/>
        <w:pPrChange w:id="3130" w:author="Nguyen Toan" w:date="2018-05-19T18:08:00Z">
          <w:pPr>
            <w:keepNext/>
            <w:tabs>
              <w:tab w:val="num" w:pos="1440"/>
            </w:tabs>
            <w:spacing w:line="288" w:lineRule="auto"/>
            <w:ind w:firstLine="567"/>
            <w:jc w:val="center"/>
          </w:pPr>
        </w:pPrChange>
      </w:pPr>
      <w:r w:rsidRPr="00071A6D">
        <w:drawing>
          <wp:inline distT="0" distB="0" distL="0" distR="0" wp14:anchorId="6F79AA0C" wp14:editId="297D8A84">
            <wp:extent cx="3944495" cy="402082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p>
    <w:p w14:paraId="5B03D755" w14:textId="2380F184" w:rsidR="004328BA" w:rsidRPr="00C307BC" w:rsidRDefault="004328BA" w:rsidP="003E226A">
      <w:pPr>
        <w:pStyle w:val="luanvanImg"/>
      </w:pPr>
      <w:bookmarkStart w:id="3131" w:name="_Ref514157144"/>
      <w:bookmarkStart w:id="3132" w:name="_Toc514519799"/>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4</w:t>
      </w:r>
      <w:r w:rsidR="0037692A">
        <w:fldChar w:fldCharType="end"/>
      </w:r>
      <w:bookmarkEnd w:id="3131"/>
      <w:r w:rsidRPr="00C307BC">
        <w:t>: Tạo một tác vụ trên Jenkins</w:t>
      </w:r>
      <w:bookmarkEnd w:id="3132"/>
    </w:p>
    <w:p w14:paraId="3D68AE59" w14:textId="6EE9715B" w:rsidR="004328BA" w:rsidRPr="00C307BC" w:rsidRDefault="004328BA" w:rsidP="00886A7B">
      <w:pPr>
        <w:pStyle w:val="luanvanpara"/>
        <w:pPrChange w:id="3133" w:author="Nguyen Toan" w:date="2018-05-19T18:09:00Z">
          <w:pPr>
            <w:spacing w:after="120" w:line="288" w:lineRule="auto"/>
            <w:ind w:firstLine="567"/>
            <w:jc w:val="both"/>
          </w:pPr>
        </w:pPrChange>
      </w:pPr>
      <w:r w:rsidRPr="00C307BC">
        <w:rPr>
          <w:b/>
        </w:rPr>
        <w:lastRenderedPageBreak/>
        <w:t>BưTạo m</w:t>
      </w:r>
      <w:r w:rsidRPr="00C307BC">
        <w:t xml:space="preserve"> nhạo một tác vụ trên JenkinsGEFORMAT .gittMuleESB</w:t>
      </w:r>
      <w:r w:rsidRPr="00C307BC">
        <w:rPr>
          <w:b/>
        </w:rPr>
        <w:t xml:space="preserve"> </w:t>
      </w:r>
      <w:r w:rsidRPr="00C307BC">
        <w:t>mã ngumột tác vụ trên JenkinsGEFORMAT .g</w:t>
      </w:r>
      <w:del w:id="3134" w:author="Nguyen Toan" w:date="2018-05-19T18:09:00Z">
        <w:r w:rsidRPr="00C307BC" w:rsidDel="00384082">
          <w:delText>,</w:delText>
        </w:r>
      </w:del>
      <w:r w:rsidRPr="00C307BC">
        <w:t>… (</w:t>
      </w:r>
      <w:r w:rsidR="00FF551C" w:rsidRPr="00C307BC">
        <w:fldChar w:fldCharType="begin"/>
      </w:r>
      <w:r w:rsidR="00FF551C" w:rsidRPr="00C307BC">
        <w:instrText xml:space="preserve"> REF _Ref514157133 \h </w:instrText>
      </w:r>
      <w:r w:rsidR="00C307BC" w:rsidRPr="00C307BC">
        <w:instrText xml:space="preserve"> \* MERGEFORMAT </w:instrText>
      </w:r>
      <w:r w:rsidR="00FF551C" w:rsidRPr="00C307BC">
        <w:fldChar w:fldCharType="separate"/>
      </w:r>
      <w:ins w:id="3135" w:author="Nguyen Toan" w:date="2018-05-19T18:34:00Z">
        <w:r w:rsidR="003E226A" w:rsidRPr="00C307BC">
          <w:t xml:space="preserve">Hình </w:t>
        </w:r>
        <w:r w:rsidR="003E226A">
          <w:rPr>
            <w:noProof/>
          </w:rPr>
          <w:t>4.5</w:t>
        </w:r>
      </w:ins>
      <w:del w:id="3136" w:author="Nguyen Toan" w:date="2018-05-19T18:34:00Z">
        <w:r w:rsidR="00896230" w:rsidRPr="00CF7898" w:rsidDel="003E226A">
          <w:delText xml:space="preserve">Hình </w:delText>
        </w:r>
        <w:r w:rsidR="00896230" w:rsidRPr="00D80453" w:rsidDel="003E226A">
          <w:rPr>
            <w:noProof/>
          </w:rPr>
          <w:delText>4.5</w:delText>
        </w:r>
      </w:del>
      <w:r w:rsidR="00FF551C" w:rsidRPr="00C307BC">
        <w:fldChar w:fldCharType="end"/>
      </w:r>
      <w:r w:rsidRPr="00C307BC">
        <w:t>)</w:t>
      </w:r>
      <w:r w:rsidR="00DA404C">
        <w:t>.</w:t>
      </w:r>
    </w:p>
    <w:p w14:paraId="73F55755" w14:textId="77777777" w:rsidR="004328BA" w:rsidRPr="00C307BC" w:rsidRDefault="004328BA" w:rsidP="00674FA7">
      <w:pPr>
        <w:pStyle w:val="luanvananh"/>
        <w:pPrChange w:id="3137" w:author="Nguyen Toan" w:date="2018-05-19T18:09:00Z">
          <w:pPr>
            <w:keepNext/>
            <w:spacing w:before="100" w:beforeAutospacing="1" w:after="100" w:afterAutospacing="1"/>
            <w:jc w:val="center"/>
          </w:pPr>
        </w:pPrChange>
      </w:pPr>
      <w:r w:rsidRPr="00071A6D">
        <w:drawing>
          <wp:inline distT="0" distB="0" distL="0" distR="0" wp14:anchorId="5037C30B" wp14:editId="064255B7">
            <wp:extent cx="3785713" cy="2755661"/>
            <wp:effectExtent l="0" t="0" r="571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0">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p>
    <w:p w14:paraId="26245144" w14:textId="6F5CE9BB" w:rsidR="004328BA" w:rsidRPr="00C307BC" w:rsidRDefault="004328BA" w:rsidP="003E226A">
      <w:pPr>
        <w:pStyle w:val="luanvanImg"/>
        <w:rPr>
          <w:rFonts w:eastAsia="Times New Roman"/>
          <w:lang w:val="en-US"/>
        </w:rPr>
      </w:pPr>
      <w:bookmarkStart w:id="3138" w:name="_Ref514157133"/>
      <w:bookmarkStart w:id="3139" w:name="_Toc514519800"/>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5</w:t>
      </w:r>
      <w:r w:rsidR="0037692A">
        <w:fldChar w:fldCharType="end"/>
      </w:r>
      <w:bookmarkEnd w:id="3138"/>
      <w:r w:rsidRPr="00C307BC">
        <w:t>: Thông tin chi tiết cấu hình tác vụ</w:t>
      </w:r>
      <w:bookmarkEnd w:id="3139"/>
      <w:r w:rsidRPr="00C307BC">
        <w:t xml:space="preserve"> </w:t>
      </w:r>
    </w:p>
    <w:p w14:paraId="5A4E5B11" w14:textId="475DB1A0" w:rsidR="004328BA" w:rsidRPr="00C307BC" w:rsidRDefault="004328BA" w:rsidP="002932BC">
      <w:pPr>
        <w:pStyle w:val="luanvanpara"/>
        <w:pPrChange w:id="3140" w:author="Nguyen Toan" w:date="2018-05-19T18:09:00Z">
          <w:pPr>
            <w:spacing w:after="120" w:line="288" w:lineRule="auto"/>
            <w:ind w:firstLine="567"/>
            <w:jc w:val="both"/>
          </w:pPr>
        </w:pPrChange>
      </w:pPr>
      <w:r w:rsidRPr="00C307BC">
        <w:t>T Thông tin chi tiết cấ</w:t>
      </w:r>
      <w:r w:rsidRPr="00C307BC">
        <w:fldChar w:fldCharType="begin"/>
      </w:r>
      <w:r w:rsidRPr="00C307BC">
        <w:instrText xml:space="preserve"> REF _Ref513324646 \h </w:instrText>
      </w:r>
      <w:r w:rsidR="00C307BC" w:rsidRPr="00C307BC">
        <w:instrText xml:space="preserve"> \* MERGEFORMAT </w:instrText>
      </w:r>
      <w:r w:rsidRPr="00C307BC">
        <w:fldChar w:fldCharType="separate"/>
      </w:r>
      <w:ins w:id="3141" w:author="Nguyen Toan" w:date="2018-05-19T18:34:00Z">
        <w:r w:rsidR="003E226A" w:rsidRPr="00C307BC">
          <w:t xml:space="preserve">Hình </w:t>
        </w:r>
        <w:r w:rsidR="003E226A">
          <w:rPr>
            <w:noProof/>
          </w:rPr>
          <w:t>4.6</w:t>
        </w:r>
      </w:ins>
      <w:del w:id="3142" w:author="Nguyen Toan" w:date="2018-05-19T18:34:00Z">
        <w:r w:rsidR="00896230" w:rsidRPr="00CF7898" w:rsidDel="003E226A">
          <w:delText xml:space="preserve">Hình </w:delText>
        </w:r>
        <w:r w:rsidR="00896230" w:rsidRPr="00D80453" w:rsidDel="003E226A">
          <w:rPr>
            <w:noProof/>
          </w:rPr>
          <w:delText>4.6</w:delText>
        </w:r>
      </w:del>
      <w:r w:rsidRPr="00C307BC">
        <w:fldChar w:fldCharType="end"/>
      </w:r>
      <w:r w:rsidRPr="00C307BC">
        <w:t>), Jenkins cho phép c ấu hình tác vụT .gittMuleESB.git"  chuyển tiền vào tài khoả</w:t>
      </w:r>
      <w:r w:rsidR="0060634E">
        <w:t xml:space="preserve">, </w:t>
      </w:r>
      <w:r w:rsidR="000E1EAF">
        <w:t>Windows</w:t>
      </w:r>
      <w:r w:rsidR="00165BC0">
        <w:t xml:space="preserve"> </w:t>
      </w:r>
      <w:r w:rsidR="00F67834">
        <w:t>b</w:t>
      </w:r>
      <w:r w:rsidR="00165BC0">
        <w:t>atch</w:t>
      </w:r>
      <w:r w:rsidR="000E1EAF">
        <w:t xml:space="preserve"> command.</w:t>
      </w:r>
      <w:r w:rsidR="0060634E">
        <w:t>..</w:t>
      </w:r>
    </w:p>
    <w:p w14:paraId="0B089251" w14:textId="77777777" w:rsidR="004328BA" w:rsidRPr="00C307BC" w:rsidRDefault="004328BA" w:rsidP="002932BC">
      <w:pPr>
        <w:pStyle w:val="luanvananh"/>
        <w:pPrChange w:id="3143" w:author="Nguyen Toan" w:date="2018-05-19T18:09:00Z">
          <w:pPr>
            <w:keepNext/>
            <w:spacing w:after="120" w:line="288" w:lineRule="auto"/>
            <w:ind w:firstLine="567"/>
            <w:jc w:val="both"/>
          </w:pPr>
        </w:pPrChange>
      </w:pPr>
      <w:r w:rsidRPr="00071A6D">
        <w:drawing>
          <wp:inline distT="0" distB="0" distL="0" distR="0" wp14:anchorId="39DF035B" wp14:editId="3B90848A">
            <wp:extent cx="4847590" cy="3380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p>
    <w:p w14:paraId="62E1D98F" w14:textId="0B1250DF" w:rsidR="004328BA" w:rsidRPr="00C307BC" w:rsidRDefault="004328BA" w:rsidP="003E226A">
      <w:pPr>
        <w:pStyle w:val="luanvanImg"/>
        <w:rPr>
          <w:rFonts w:eastAsia="Times New Roman"/>
          <w:lang w:val="en-US"/>
        </w:rPr>
      </w:pPr>
      <w:bookmarkStart w:id="3144" w:name="_Ref513324646"/>
      <w:bookmarkStart w:id="3145" w:name="_Ref513324630"/>
      <w:bookmarkStart w:id="3146" w:name="_Toc514519801"/>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6</w:t>
      </w:r>
      <w:r w:rsidR="0037692A">
        <w:fldChar w:fldCharType="end"/>
      </w:r>
      <w:bookmarkEnd w:id="3144"/>
      <w:r w:rsidRPr="00C307BC">
        <w:t xml:space="preserve">: Tùy chọn tác vụ xử lý qua </w:t>
      </w:r>
      <w:r w:rsidR="005C419D">
        <w:t>Windows command</w:t>
      </w:r>
      <w:r w:rsidR="006210CB">
        <w:t>.</w:t>
      </w:r>
      <w:bookmarkEnd w:id="3145"/>
      <w:bookmarkEnd w:id="3146"/>
    </w:p>
    <w:p w14:paraId="0D641C44" w14:textId="193A0F79" w:rsidR="004328BA" w:rsidRPr="00C307BC" w:rsidRDefault="004328BA" w:rsidP="008B2BFD">
      <w:pPr>
        <w:pStyle w:val="luanvanpara"/>
        <w:pPrChange w:id="3147" w:author="Nguyen Toan" w:date="2018-05-19T18:09:00Z">
          <w:pPr>
            <w:spacing w:after="120" w:line="288" w:lineRule="auto"/>
            <w:ind w:firstLine="567"/>
            <w:jc w:val="both"/>
          </w:pPr>
        </w:pPrChange>
      </w:pPr>
      <w:r w:rsidRPr="00C307BC">
        <w:t>Tindows commandvụ xử lý qua h tác vụT .gittMuleESB.git"  chuyển tiền vào tài khoản mở cùng ngân hàng, đầu vào yêu cầu của dị</w:t>
      </w:r>
      <w:r w:rsidR="002B7903" w:rsidRPr="00D80453">
        <w:fldChar w:fldCharType="begin"/>
      </w:r>
      <w:r w:rsidR="002B7903" w:rsidRPr="003C7FD6">
        <w:instrText xml:space="preserve"> REF _Ref514157171 \h </w:instrText>
      </w:r>
      <w:r w:rsidR="00C307BC" w:rsidRPr="003C7FD6">
        <w:instrText xml:space="preserve"> \* MERGEFORMAT </w:instrText>
      </w:r>
      <w:r w:rsidR="002B7903" w:rsidRPr="00D80453">
        <w:fldChar w:fldCharType="separate"/>
      </w:r>
      <w:ins w:id="3148" w:author="Nguyen Toan" w:date="2018-05-19T18:34:00Z">
        <w:r w:rsidR="003E226A" w:rsidRPr="00C307BC">
          <w:t xml:space="preserve">Hình </w:t>
        </w:r>
        <w:r w:rsidR="003E226A">
          <w:rPr>
            <w:noProof/>
          </w:rPr>
          <w:t>4.7</w:t>
        </w:r>
      </w:ins>
      <w:del w:id="3149" w:author="Nguyen Toan" w:date="2018-05-19T18:34:00Z">
        <w:r w:rsidR="00896230" w:rsidRPr="003C7FD6" w:rsidDel="003E226A">
          <w:delText xml:space="preserve">Hình </w:delText>
        </w:r>
        <w:r w:rsidR="00896230" w:rsidRPr="00D80453" w:rsidDel="003E226A">
          <w:rPr>
            <w:noProof/>
          </w:rPr>
          <w:delText>4.7</w:delText>
        </w:r>
      </w:del>
      <w:r w:rsidR="002B7903" w:rsidRPr="00D80453">
        <w:fldChar w:fldCharType="end"/>
      </w:r>
      <w:r w:rsidR="00522E70" w:rsidRPr="003C7FD6">
        <w:t>)</w:t>
      </w:r>
    </w:p>
    <w:p w14:paraId="549D23F6" w14:textId="77777777" w:rsidR="004328BA" w:rsidRPr="00C307BC" w:rsidRDefault="004328BA" w:rsidP="003B5886">
      <w:pPr>
        <w:pStyle w:val="luanvananh"/>
        <w:pPrChange w:id="3150" w:author="Nguyen Toan" w:date="2018-05-19T18:09:00Z">
          <w:pPr>
            <w:keepNext/>
            <w:jc w:val="center"/>
          </w:pPr>
        </w:pPrChange>
      </w:pPr>
      <w:r w:rsidRPr="00071A6D">
        <w:lastRenderedPageBreak/>
        <w:drawing>
          <wp:inline distT="0" distB="0" distL="0" distR="0" wp14:anchorId="32396ABD" wp14:editId="3C7126A6">
            <wp:extent cx="4562341" cy="226817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562341" cy="2268172"/>
                    </a:xfrm>
                    <a:prstGeom prst="rect">
                      <a:avLst/>
                    </a:prstGeom>
                    <a:noFill/>
                  </pic:spPr>
                </pic:pic>
              </a:graphicData>
            </a:graphic>
          </wp:inline>
        </w:drawing>
      </w:r>
    </w:p>
    <w:p w14:paraId="2B79643E" w14:textId="4A0253F5" w:rsidR="004328BA" w:rsidRPr="00C307BC" w:rsidRDefault="004328BA" w:rsidP="003E226A">
      <w:pPr>
        <w:pStyle w:val="luanvanImg"/>
        <w:rPr>
          <w:rFonts w:eastAsia="Times New Roman"/>
          <w:lang w:val="en-US"/>
        </w:rPr>
      </w:pPr>
      <w:bookmarkStart w:id="3151" w:name="_Ref514157171"/>
      <w:bookmarkStart w:id="3152" w:name="_Toc514519802"/>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7</w:t>
      </w:r>
      <w:r w:rsidR="0037692A">
        <w:fldChar w:fldCharType="end"/>
      </w:r>
      <w:bookmarkEnd w:id="3151"/>
      <w:r w:rsidRPr="00C307BC">
        <w:t>:</w:t>
      </w:r>
      <w:ins w:id="3153" w:author="Nguyen Toan" w:date="2018-05-19T18:09:00Z">
        <w:r w:rsidR="003C2CE0">
          <w:t xml:space="preserve"> </w:t>
        </w:r>
      </w:ins>
      <w:r w:rsidRPr="00C307BC">
        <w:t>Thêm cấu hình gọi AsenAPIDriver</w:t>
      </w:r>
      <w:bookmarkEnd w:id="3152"/>
    </w:p>
    <w:p w14:paraId="6B076A20" w14:textId="5B4F5B74" w:rsidR="004328BA" w:rsidRPr="00C307BC" w:rsidRDefault="004328BA" w:rsidP="006F2328">
      <w:pPr>
        <w:pStyle w:val="luanvanpara"/>
        <w:pPrChange w:id="3154" w:author="Nguyen Toan" w:date="2018-05-19T18:10:00Z">
          <w:pPr>
            <w:spacing w:after="120" w:line="288" w:lineRule="auto"/>
            <w:ind w:firstLine="567"/>
            <w:jc w:val="both"/>
          </w:pPr>
        </w:pPrChange>
      </w:pPr>
      <w:r w:rsidRPr="00C307BC">
        <w:rPr>
          <w:b/>
        </w:rPr>
        <w:t>Bưêm cấu</w:t>
      </w:r>
      <w:r w:rsidRPr="00C307BC">
        <w:t>Sau khi thình gọi AsenAPIDriverác vụT .gittMuleESB.git"  chuyển tiền vào tài khoản mở cùn</w:t>
      </w:r>
      <w:r w:rsidR="00BD73D2" w:rsidRPr="00C307BC">
        <w:fldChar w:fldCharType="begin"/>
      </w:r>
      <w:r w:rsidR="00BD73D2" w:rsidRPr="00C307BC">
        <w:instrText xml:space="preserve"> REF _Ref514157179 \h </w:instrText>
      </w:r>
      <w:r w:rsidR="00C307BC" w:rsidRPr="00C307BC">
        <w:instrText xml:space="preserve"> \* MERGEFORMAT </w:instrText>
      </w:r>
      <w:r w:rsidR="00BD73D2" w:rsidRPr="00C307BC">
        <w:fldChar w:fldCharType="separate"/>
      </w:r>
      <w:ins w:id="3155" w:author="Nguyen Toan" w:date="2018-05-19T18:34:00Z">
        <w:r w:rsidR="003E226A" w:rsidRPr="00C307BC">
          <w:t xml:space="preserve">Hình </w:t>
        </w:r>
        <w:r w:rsidR="003E226A">
          <w:rPr>
            <w:noProof/>
          </w:rPr>
          <w:t>4.8</w:t>
        </w:r>
      </w:ins>
      <w:del w:id="3156" w:author="Nguyen Toan" w:date="2018-05-19T18:34:00Z">
        <w:r w:rsidR="00896230" w:rsidRPr="00C307BC" w:rsidDel="003E226A">
          <w:delText xml:space="preserve">Hình </w:delText>
        </w:r>
        <w:r w:rsidR="00896230" w:rsidDel="003E226A">
          <w:rPr>
            <w:noProof/>
          </w:rPr>
          <w:delText>4</w:delText>
        </w:r>
        <w:r w:rsidR="00896230" w:rsidRPr="00C307BC" w:rsidDel="003E226A">
          <w:rPr>
            <w:noProof/>
          </w:rPr>
          <w:delText>.</w:delText>
        </w:r>
        <w:r w:rsidR="00896230" w:rsidDel="003E226A">
          <w:rPr>
            <w:noProof/>
          </w:rPr>
          <w:delText>8</w:delText>
        </w:r>
      </w:del>
      <w:r w:rsidR="00BD73D2" w:rsidRPr="00C307BC">
        <w:fldChar w:fldCharType="end"/>
      </w:r>
      <w:r w:rsidRPr="00C307BC">
        <w:t>)</w:t>
      </w:r>
    </w:p>
    <w:p w14:paraId="167F3208" w14:textId="77777777" w:rsidR="004328BA" w:rsidRPr="00C307BC" w:rsidRDefault="004328BA" w:rsidP="00591FFF">
      <w:pPr>
        <w:pStyle w:val="luanvananh"/>
        <w:pPrChange w:id="3157" w:author="Nguyen Toan" w:date="2018-05-19T18:10:00Z">
          <w:pPr>
            <w:keepNext/>
            <w:jc w:val="center"/>
          </w:pPr>
        </w:pPrChange>
      </w:pPr>
      <w:r w:rsidRPr="00071A6D">
        <w:drawing>
          <wp:inline distT="0" distB="0" distL="0" distR="0" wp14:anchorId="7E019586" wp14:editId="4CC75367">
            <wp:extent cx="4172601" cy="320425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72601" cy="3204258"/>
                    </a:xfrm>
                    <a:prstGeom prst="rect">
                      <a:avLst/>
                    </a:prstGeom>
                  </pic:spPr>
                </pic:pic>
              </a:graphicData>
            </a:graphic>
          </wp:inline>
        </w:drawing>
      </w:r>
    </w:p>
    <w:p w14:paraId="28AF1FAB" w14:textId="2F20855D" w:rsidR="004328BA" w:rsidRPr="00C307BC" w:rsidRDefault="004328BA" w:rsidP="003E226A">
      <w:pPr>
        <w:pStyle w:val="luanvanImg"/>
      </w:pPr>
      <w:bookmarkStart w:id="3158" w:name="_Ref514157179"/>
      <w:bookmarkStart w:id="3159" w:name="_Toc514519803"/>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8</w:t>
      </w:r>
      <w:r w:rsidR="0037692A">
        <w:fldChar w:fldCharType="end"/>
      </w:r>
      <w:bookmarkEnd w:id="3158"/>
      <w:r w:rsidRPr="00C307BC">
        <w:t>: Quá trình chạy tác vụ</w:t>
      </w:r>
      <w:bookmarkEnd w:id="3159"/>
    </w:p>
    <w:p w14:paraId="6EE7F0C0" w14:textId="06AD63A5" w:rsidR="00EC3124" w:rsidRDefault="00EC3124" w:rsidP="00591FFF">
      <w:pPr>
        <w:pStyle w:val="luanvanpara"/>
        <w:pPrChange w:id="3160" w:author="Nguyen Toan" w:date="2018-05-19T18:10:00Z">
          <w:pPr>
            <w:spacing w:before="120" w:after="120" w:line="288" w:lineRule="auto"/>
            <w:ind w:firstLine="567"/>
            <w:jc w:val="both"/>
          </w:pPr>
        </w:pPrChange>
      </w:pPr>
      <w:r>
        <w:t xml:space="preserve">Jenkin thnh chạy </w:t>
      </w:r>
      <w:r w:rsidR="00860132">
        <w:t xml:space="preserve">lenkin thnh chạy tác </w:t>
      </w:r>
      <w:r w:rsidR="00266DD1">
        <w:t xml:space="preserve"> vnkin</w:t>
      </w:r>
      <w:r w:rsidR="00A253EC">
        <w:t>y tk</w:t>
      </w:r>
      <w:r>
        <w:t xml:space="preserve"> Github</w:t>
      </w:r>
      <w:r w:rsidR="00BB1EDF">
        <w:t>. Trưubthnh chạy tác vụ1 Driverác vụT .gittMuleESB.git"  chuyển tiền vào tài khoản mở cùng ngân hàng</w:t>
      </w:r>
      <w:r>
        <w:t xml:space="preserve">, </w:t>
      </w:r>
      <w:r w:rsidR="009F58EA">
        <w:t>sau đó, snh chạy tác vụ1 Driverác vụT .</w:t>
      </w:r>
      <w:r w:rsidR="005D55A5">
        <w:t>đóng gói và triy tác vụ1 Driverác vụT .gittM</w:t>
      </w:r>
      <w:r w:rsidR="009F58EA">
        <w:t>.</w:t>
      </w:r>
      <w:r>
        <w:t xml:space="preserve"> </w:t>
      </w:r>
      <w:r w:rsidR="006E7371">
        <w:t xml:space="preserve">Quá trình đóng gói của maven bao gồm biên dịch mã nguồn, chạy các ca kiểm thử, đóng gói ứng dụng và đẩy lên kho chứa tập trung theo cấu hình định sẵn.  </w:t>
      </w:r>
    </w:p>
    <w:p w14:paraId="615EB6E4" w14:textId="1644B775" w:rsidR="004328BA" w:rsidRPr="00C307BC" w:rsidRDefault="004328BA" w:rsidP="00591FFF">
      <w:pPr>
        <w:pStyle w:val="luanvanpara"/>
        <w:pPrChange w:id="3161" w:author="Nguyen Toan" w:date="2018-05-19T18:10:00Z">
          <w:pPr>
            <w:spacing w:before="120" w:after="120" w:line="288" w:lineRule="auto"/>
            <w:ind w:firstLine="567"/>
            <w:jc w:val="both"/>
          </w:pPr>
        </w:pPrChange>
      </w:pPr>
      <w:r w:rsidRPr="00C307BC">
        <w:t xml:space="preserve">Trong quá trình th của maven bao gồm biên dịch mã nguồn, chạy các ca kiểm thử, đóng gói ứng dụng và đẩy lêsẵn. Để có thể gửi mail thông báo lỗi, các cấu hình máy chủ mail phải </w:t>
      </w:r>
      <w:r w:rsidRPr="00C307BC">
        <w:lastRenderedPageBreak/>
        <w:t>đưong quá trình th của maven bao gồm biên dịch mã nguồn, chạy các ca kiểm thử, đóng gói ứng dụng và đẩy lêsẵn. Để có th</w:t>
      </w:r>
      <w:r w:rsidR="002E325F" w:rsidRPr="00C307BC">
        <w:t xml:space="preserve"> (</w:t>
      </w:r>
      <w:r w:rsidR="002E325F" w:rsidRPr="00C307BC">
        <w:fldChar w:fldCharType="begin"/>
      </w:r>
      <w:r w:rsidR="002E325F" w:rsidRPr="00C307BC">
        <w:instrText xml:space="preserve"> REF _Ref514157251 \h </w:instrText>
      </w:r>
      <w:r w:rsidR="00C307BC" w:rsidRPr="00C307BC">
        <w:instrText xml:space="preserve"> \* MERGEFORMAT </w:instrText>
      </w:r>
      <w:r w:rsidR="002E325F" w:rsidRPr="00C307BC">
        <w:fldChar w:fldCharType="separate"/>
      </w:r>
      <w:ins w:id="3162" w:author="Nguyen Toan" w:date="2018-05-19T18:34:00Z">
        <w:r w:rsidR="003E226A" w:rsidRPr="00071A6D">
          <w:t xml:space="preserve">Hình </w:t>
        </w:r>
        <w:r w:rsidR="003E226A" w:rsidRPr="003E226A">
          <w:rPr>
            <w:i/>
            <w:noProof/>
            <w:rPrChange w:id="3163" w:author="Nguyen Toan" w:date="2018-05-19T18:34:00Z">
              <w:rPr>
                <w:noProof/>
              </w:rPr>
            </w:rPrChange>
          </w:rPr>
          <w:t>4.9</w:t>
        </w:r>
      </w:ins>
      <w:del w:id="3164" w:author="Nguyen Toan" w:date="2018-05-19T18:34:00Z">
        <w:r w:rsidR="00896230" w:rsidRPr="00CF7898" w:rsidDel="003E226A">
          <w:delText xml:space="preserve">Hình </w:delText>
        </w:r>
        <w:r w:rsidR="00896230" w:rsidDel="003E226A">
          <w:rPr>
            <w:i/>
            <w:noProof/>
          </w:rPr>
          <w:delText>4</w:delText>
        </w:r>
        <w:r w:rsidR="00896230" w:rsidRPr="00C307BC" w:rsidDel="003E226A">
          <w:rPr>
            <w:i/>
            <w:noProof/>
          </w:rPr>
          <w:delText>.</w:delText>
        </w:r>
        <w:r w:rsidR="00896230" w:rsidDel="003E226A">
          <w:rPr>
            <w:i/>
            <w:noProof/>
          </w:rPr>
          <w:delText>9</w:delText>
        </w:r>
      </w:del>
      <w:r w:rsidR="002E325F" w:rsidRPr="00C307BC">
        <w:fldChar w:fldCharType="end"/>
      </w:r>
      <w:r w:rsidR="002E325F" w:rsidRPr="00C307BC">
        <w:t>)</w:t>
      </w:r>
      <w:r w:rsidRPr="00C307BC">
        <w:t>. Jenkins cho phép cấu hình các thông tin cơ bản như máy chủ SMTP, hậu tố của email nhận cảnh báo</w:t>
      </w:r>
      <w:del w:id="3165" w:author="Nguyen Toan" w:date="2018-05-19T18:10:00Z">
        <w:r w:rsidRPr="00C307BC" w:rsidDel="00591FFF">
          <w:delText xml:space="preserve"> </w:delText>
        </w:r>
      </w:del>
      <w:r w:rsidRPr="00C307BC">
        <w:t>, ví dins cho phép cấu hình các thông tin cơ bản như máy chủ SMTP, hậu tố của email nhận cảnh báovà đẩy lêsẵn. Để có thể gửi mail thông báo lỗi, các cấu hình máy chủ mail pt “E-mail notification Post-build Acti</w:t>
      </w:r>
      <w:r w:rsidR="001472A1" w:rsidRPr="00C307BC">
        <w:t>o</w:t>
      </w:r>
      <w:r w:rsidRPr="00C307BC">
        <w:t xml:space="preserve">n”, Jenkins s phép cấu hình các thông tin cơ bản như máy chủ SMTP, hậu tố của email nhận cảnh báovà đẩy lêsẵn. Để có thể gửi mail thông báo lỗi, các cấu hình máy chủ mail pt “E-mail notification Post-build Acti nội duổn định (với trường hợp hồi quy). </w:t>
      </w:r>
    </w:p>
    <w:p w14:paraId="684D68B4" w14:textId="77777777" w:rsidR="001472A1" w:rsidRPr="00071A6D" w:rsidRDefault="004328BA" w:rsidP="00591FFF">
      <w:pPr>
        <w:pStyle w:val="luanvananh"/>
        <w:pPrChange w:id="3166" w:author="Nguyen Toan" w:date="2018-05-19T18:10:00Z">
          <w:pPr>
            <w:keepNext/>
            <w:spacing w:after="120" w:line="288" w:lineRule="auto"/>
            <w:ind w:firstLine="567"/>
            <w:jc w:val="center"/>
          </w:pPr>
        </w:pPrChange>
      </w:pPr>
      <w:r w:rsidRPr="00071A6D">
        <w:drawing>
          <wp:inline distT="0" distB="0" distL="0" distR="0" wp14:anchorId="21423544" wp14:editId="6121903B">
            <wp:extent cx="3828910" cy="2747614"/>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54">
                      <a:extLst>
                        <a:ext uri="{28A0092B-C50C-407E-A947-70E740481C1C}">
                          <a14:useLocalDpi xmlns:a14="http://schemas.microsoft.com/office/drawing/2010/main" val="0"/>
                        </a:ext>
                      </a:extLst>
                    </a:blip>
                    <a:stretch>
                      <a:fillRect/>
                    </a:stretch>
                  </pic:blipFill>
                  <pic:spPr>
                    <a:xfrm>
                      <a:off x="0" y="0"/>
                      <a:ext cx="3841828" cy="2756884"/>
                    </a:xfrm>
                    <a:prstGeom prst="rect">
                      <a:avLst/>
                    </a:prstGeom>
                  </pic:spPr>
                </pic:pic>
              </a:graphicData>
            </a:graphic>
          </wp:inline>
        </w:drawing>
      </w:r>
    </w:p>
    <w:p w14:paraId="099B2585" w14:textId="7A376EDE" w:rsidR="004328BA" w:rsidRPr="00071A6D" w:rsidRDefault="001472A1" w:rsidP="003E226A">
      <w:pPr>
        <w:pStyle w:val="luanvanImg"/>
        <w:rPr>
          <w:rFonts w:eastAsia="Times New Roman"/>
        </w:rPr>
      </w:pPr>
      <w:bookmarkStart w:id="3167" w:name="_Ref514157251"/>
      <w:bookmarkStart w:id="3168" w:name="_Toc514519804"/>
      <w:r w:rsidRPr="00071A6D">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9</w:t>
      </w:r>
      <w:r w:rsidR="0037692A">
        <w:fldChar w:fldCharType="end"/>
      </w:r>
      <w:bookmarkEnd w:id="3167"/>
      <w:r w:rsidRPr="00071A6D">
        <w:t>: Cấu hình thông báo Email</w:t>
      </w:r>
      <w:bookmarkEnd w:id="3168"/>
    </w:p>
    <w:p w14:paraId="1FFB06E1" w14:textId="0270FCBA" w:rsidR="004328BA" w:rsidRPr="00C307BC" w:rsidRDefault="004328BA" w:rsidP="00591FFF">
      <w:pPr>
        <w:pStyle w:val="luanvanpara"/>
        <w:pPrChange w:id="3169" w:author="Nguyen Toan" w:date="2018-05-19T18:10:00Z">
          <w:pPr>
            <w:spacing w:after="120" w:line="288" w:lineRule="auto"/>
            <w:ind w:firstLine="567"/>
            <w:jc w:val="both"/>
          </w:pPr>
        </w:pPrChange>
      </w:pPr>
      <w:r w:rsidRPr="00C307BC">
        <w:t>Sau quá trình ch báo Emailh các thông tin cơ bản như máy chủ SMTP, hậu t</w:t>
      </w:r>
      <w:r w:rsidR="00AE26B1" w:rsidRPr="00C307BC">
        <w:t xml:space="preserve">xem </w:t>
      </w:r>
      <w:r w:rsidR="0018739E" w:rsidRPr="00C307BC">
        <w:fldChar w:fldCharType="begin"/>
      </w:r>
      <w:r w:rsidR="0018739E" w:rsidRPr="00C307BC">
        <w:instrText xml:space="preserve"> REF _Ref514156545 \h </w:instrText>
      </w:r>
      <w:r w:rsidR="00C307BC" w:rsidRPr="00C307BC">
        <w:instrText xml:space="preserve"> \* MERGEFORMAT </w:instrText>
      </w:r>
      <w:r w:rsidR="0018739E" w:rsidRPr="00C307BC">
        <w:fldChar w:fldCharType="separate"/>
      </w:r>
      <w:ins w:id="3170" w:author="Nguyen Toan" w:date="2018-05-19T18:34:00Z">
        <w:r w:rsidR="003E226A" w:rsidRPr="00C307BC">
          <w:t xml:space="preserve">Hình </w:t>
        </w:r>
        <w:r w:rsidR="003E226A">
          <w:rPr>
            <w:noProof/>
          </w:rPr>
          <w:t>4.10</w:t>
        </w:r>
      </w:ins>
      <w:del w:id="3171" w:author="Nguyen Toan" w:date="2018-05-19T18:34:00Z">
        <w:r w:rsidR="00896230" w:rsidRPr="00C307BC" w:rsidDel="003E226A">
          <w:delText xml:space="preserve">Hình </w:delText>
        </w:r>
        <w:r w:rsidR="00896230" w:rsidDel="003E226A">
          <w:rPr>
            <w:noProof/>
          </w:rPr>
          <w:delText>4</w:delText>
        </w:r>
        <w:r w:rsidR="00896230" w:rsidRPr="00C307BC" w:rsidDel="003E226A">
          <w:rPr>
            <w:noProof/>
          </w:rPr>
          <w:delText>.</w:delText>
        </w:r>
        <w:r w:rsidR="00896230" w:rsidDel="003E226A">
          <w:rPr>
            <w:noProof/>
          </w:rPr>
          <w:delText>10</w:delText>
        </w:r>
      </w:del>
      <w:r w:rsidR="0018739E" w:rsidRPr="00C307BC">
        <w:fldChar w:fldCharType="end"/>
      </w:r>
      <w:r w:rsidRPr="00C307BC">
        <w:t>)</w:t>
      </w:r>
    </w:p>
    <w:p w14:paraId="7C43BBFA" w14:textId="77777777" w:rsidR="004328BA" w:rsidRPr="00C307BC" w:rsidRDefault="004328BA" w:rsidP="00591FFF">
      <w:pPr>
        <w:pStyle w:val="luanvananh"/>
        <w:pPrChange w:id="3172" w:author="Nguyen Toan" w:date="2018-05-19T18:10:00Z">
          <w:pPr>
            <w:keepNext/>
            <w:jc w:val="center"/>
          </w:pPr>
        </w:pPrChange>
      </w:pPr>
      <w:r w:rsidRPr="00071A6D">
        <w:drawing>
          <wp:inline distT="0" distB="0" distL="0" distR="0" wp14:anchorId="646FA3D1" wp14:editId="29EC73ED">
            <wp:extent cx="339090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p>
    <w:p w14:paraId="4D8F68A5" w14:textId="3FD41133" w:rsidR="004328BA" w:rsidRPr="00C307BC" w:rsidRDefault="004328BA" w:rsidP="003E226A">
      <w:pPr>
        <w:pStyle w:val="luanvanImg"/>
      </w:pPr>
      <w:bookmarkStart w:id="3173" w:name="_Ref514156545"/>
      <w:bookmarkStart w:id="3174" w:name="_Toc514519805"/>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10</w:t>
      </w:r>
      <w:r w:rsidR="0037692A">
        <w:fldChar w:fldCharType="end"/>
      </w:r>
      <w:bookmarkEnd w:id="3173"/>
      <w:r w:rsidRPr="00C307BC">
        <w:t>: Lịch sử chạy tác vụ</w:t>
      </w:r>
      <w:bookmarkEnd w:id="3174"/>
    </w:p>
    <w:p w14:paraId="11AE617A" w14:textId="719D3D78" w:rsidR="004328BA" w:rsidRPr="00C307BC" w:rsidRDefault="004328BA" w:rsidP="00591FFF">
      <w:pPr>
        <w:pStyle w:val="luanvanpara"/>
        <w:rPr>
          <w:lang w:val="vi-VN"/>
        </w:rPr>
        <w:pPrChange w:id="3175" w:author="Nguyen Toan" w:date="2018-05-19T18:10:00Z">
          <w:pPr>
            <w:spacing w:after="120" w:line="288" w:lineRule="auto"/>
            <w:ind w:firstLine="567"/>
            <w:jc w:val="both"/>
          </w:pPr>
        </w:pPrChange>
      </w:pPr>
      <w:r w:rsidRPr="00C307BC">
        <w:lastRenderedPageBreak/>
        <w:t xml:space="preserve">Ngoài các bưạy tác vụs 1 lh các thông tin cơ bản như máy chủ SMTP, hậu tố của email nhận cảnh báovà đẩy lêsẵn. Để có thể gửi mail thông báo lỗi, các cấu hình máy chủ mail pt </w:t>
      </w:r>
      <w:r w:rsidR="0018395C" w:rsidRPr="00C307BC">
        <w:t xml:space="preserve">. </w:t>
      </w:r>
      <w:r w:rsidR="0018395C" w:rsidRPr="00C307BC">
        <w:fldChar w:fldCharType="begin"/>
      </w:r>
      <w:r w:rsidR="0018395C" w:rsidRPr="00C307BC">
        <w:instrText xml:space="preserve"> REF _Ref514156519 \h </w:instrText>
      </w:r>
      <w:r w:rsidR="00C307BC" w:rsidRPr="00C307BC">
        <w:instrText xml:space="preserve"> \* MERGEFORMAT </w:instrText>
      </w:r>
      <w:r w:rsidR="0018395C" w:rsidRPr="00C307BC">
        <w:fldChar w:fldCharType="separate"/>
      </w:r>
      <w:ins w:id="3176" w:author="Nguyen Toan" w:date="2018-05-19T18:34:00Z">
        <w:r w:rsidR="003E226A" w:rsidRPr="00071A6D">
          <w:t xml:space="preserve">Hình </w:t>
        </w:r>
        <w:r w:rsidR="003E226A" w:rsidRPr="003E226A">
          <w:rPr>
            <w:i/>
            <w:noProof/>
            <w:rPrChange w:id="3177" w:author="Nguyen Toan" w:date="2018-05-19T18:34:00Z">
              <w:rPr>
                <w:noProof/>
              </w:rPr>
            </w:rPrChange>
          </w:rPr>
          <w:t>4.11</w:t>
        </w:r>
      </w:ins>
      <w:del w:id="3178" w:author="Nguyen Toan" w:date="2018-05-19T18:34:00Z">
        <w:r w:rsidR="00896230" w:rsidRPr="00CF7898" w:rsidDel="003E226A">
          <w:delText xml:space="preserve">Hình </w:delText>
        </w:r>
        <w:r w:rsidR="00896230" w:rsidDel="003E226A">
          <w:rPr>
            <w:i/>
            <w:noProof/>
          </w:rPr>
          <w:delText>4</w:delText>
        </w:r>
        <w:r w:rsidR="00896230" w:rsidRPr="00C307BC" w:rsidDel="003E226A">
          <w:rPr>
            <w:i/>
            <w:noProof/>
          </w:rPr>
          <w:delText>.</w:delText>
        </w:r>
        <w:r w:rsidR="00896230" w:rsidDel="003E226A">
          <w:rPr>
            <w:i/>
            <w:noProof/>
          </w:rPr>
          <w:delText>11</w:delText>
        </w:r>
      </w:del>
      <w:r w:rsidR="0018395C" w:rsidRPr="00C307BC">
        <w:fldChar w:fldCharType="end"/>
      </w:r>
      <w:r w:rsidR="0018395C" w:rsidRPr="00C307BC">
        <w:t xml:space="preserve"> </w:t>
      </w:r>
      <w:r w:rsidRPr="00C307BC">
        <w:rPr>
          <w:lang w:val="vi-VN"/>
        </w:rPr>
        <w:t>là k ERGEFORMAT 19 \h  1 lh các thông tin cơ bản như máy ch</w:t>
      </w:r>
    </w:p>
    <w:p w14:paraId="247D7A1E" w14:textId="77777777" w:rsidR="006A746E" w:rsidRPr="00C307BC" w:rsidRDefault="004328BA" w:rsidP="00591FFF">
      <w:pPr>
        <w:pStyle w:val="luanvananh"/>
        <w:pPrChange w:id="3179" w:author="Nguyen Toan" w:date="2018-05-19T18:10:00Z">
          <w:pPr>
            <w:keepNext/>
            <w:jc w:val="center"/>
          </w:pPr>
        </w:pPrChange>
      </w:pPr>
      <w:r w:rsidRPr="00071A6D">
        <w:drawing>
          <wp:inline distT="0" distB="0" distL="0" distR="0" wp14:anchorId="6F280D42" wp14:editId="6E9185B9">
            <wp:extent cx="5342783" cy="18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56">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p>
    <w:p w14:paraId="5DC2FE73" w14:textId="2A35AE9A" w:rsidR="00864FF3" w:rsidRPr="00C307BC" w:rsidRDefault="006A746E" w:rsidP="003E226A">
      <w:pPr>
        <w:pStyle w:val="luanvanImg"/>
      </w:pPr>
      <w:bookmarkStart w:id="3180" w:name="_Ref514156519"/>
      <w:bookmarkStart w:id="3181" w:name="_Toc514519806"/>
      <w:r w:rsidRPr="00071A6D">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11</w:t>
      </w:r>
      <w:r w:rsidR="0037692A">
        <w:fldChar w:fldCharType="end"/>
      </w:r>
      <w:bookmarkEnd w:id="3180"/>
      <w:r w:rsidRPr="00071A6D">
        <w:t>: Kết quả thực hiện chạy mã nguồn kiểm thử tự sinh</w:t>
      </w:r>
      <w:bookmarkEnd w:id="3181"/>
    </w:p>
    <w:p w14:paraId="6CB62E47" w14:textId="343EE8CC" w:rsidR="009C567E" w:rsidRPr="00071A6D" w:rsidRDefault="00B35178" w:rsidP="00071A6D">
      <w:pPr>
        <w:pStyle w:val="Heading2"/>
        <w:numPr>
          <w:ilvl w:val="1"/>
          <w:numId w:val="48"/>
        </w:numPr>
        <w:ind w:left="0" w:firstLine="0"/>
        <w:rPr>
          <w:rFonts w:ascii="Times New Roman" w:eastAsia="Times New Roman" w:hAnsi="Times New Roman" w:cs="Times New Roman"/>
          <w:b/>
          <w:sz w:val="26"/>
          <w:szCs w:val="26"/>
        </w:rPr>
      </w:pPr>
      <w:bookmarkStart w:id="3182" w:name="_Toc514519757"/>
      <w:r w:rsidRPr="00C307BC">
        <w:rPr>
          <w:rFonts w:ascii="Times New Roman" w:eastAsia="Times New Roman" w:hAnsi="Times New Roman" w:cs="Times New Roman"/>
          <w:b/>
          <w:sz w:val="26"/>
          <w:szCs w:val="26"/>
        </w:rPr>
        <w:t>Đánh giá kết quả</w:t>
      </w:r>
      <w:bookmarkEnd w:id="3182"/>
    </w:p>
    <w:p w14:paraId="32911DC8" w14:textId="77777777" w:rsidR="005B11B0" w:rsidRPr="00C307BC" w:rsidDel="002C6539" w:rsidRDefault="005B11B0" w:rsidP="00591FFF">
      <w:pPr>
        <w:pStyle w:val="luanvanpara"/>
        <w:rPr>
          <w:del w:id="3183" w:author="Nguyen Toan" w:date="2018-05-19T18:13:00Z"/>
        </w:rPr>
        <w:pPrChange w:id="3184" w:author="Nguyen Toan" w:date="2018-05-19T18:10:00Z">
          <w:pPr>
            <w:spacing w:after="120" w:line="288" w:lineRule="auto"/>
            <w:ind w:firstLine="567"/>
            <w:jc w:val="both"/>
          </w:pPr>
        </w:pPrChange>
      </w:pPr>
      <w:r w:rsidRPr="00C307BC">
        <w:t>Qua viiá kết quảiện chạy mã nch hợp liên tục trên công cụ Jenkins, kết hợp với công cụ AsenAPIDriver tự động sinh ca kiểm thử, ta có thể thấy rõ những ưu điểm mà nó mang lại.</w:t>
      </w:r>
    </w:p>
    <w:p w14:paraId="78A3BBB0" w14:textId="68C368C0" w:rsidR="004E53F0" w:rsidRPr="00C307BC" w:rsidRDefault="00D071BE" w:rsidP="002C6539">
      <w:pPr>
        <w:pStyle w:val="luanvanpara"/>
        <w:pPrChange w:id="3185" w:author="Nguyen Toan" w:date="2018-05-19T18:13:00Z">
          <w:pPr>
            <w:spacing w:after="120" w:line="288" w:lineRule="auto"/>
            <w:ind w:firstLine="567"/>
            <w:jc w:val="both"/>
          </w:pPr>
        </w:pPrChange>
      </w:pPr>
      <w:ins w:id="3186" w:author="TOANNM" w:date="2018-05-19T16:58:00Z">
        <w:r>
          <w:t>Quy tr</w:t>
        </w:r>
      </w:ins>
      <w:ins w:id="3187" w:author="TOANNM" w:date="2018-05-19T16:59:00Z">
        <w:r>
          <w:t xml:space="preserve">ình </w:t>
        </w:r>
        <w:r w:rsidRPr="003E226A">
          <w:t>giúp</w:t>
        </w:r>
        <w:r>
          <w:t xml:space="preserve"> </w:t>
        </w:r>
      </w:ins>
      <w:del w:id="3188" w:author="TOANNM" w:date="2018-05-19T16:59:00Z">
        <w:r w:rsidR="005B11B0" w:rsidRPr="00C307BC" w:rsidDel="00D071BE">
          <w:delText>Giúpt</w:delText>
        </w:r>
      </w:del>
      <w:ins w:id="3189" w:author="TOANNM" w:date="2018-05-19T16:59:00Z">
        <w:r>
          <w:t>g</w:t>
        </w:r>
        <w:r w:rsidRPr="00C307BC">
          <w:t>iiúp</w:t>
        </w:r>
      </w:ins>
      <w:r w:rsidR="005B11B0" w:rsidRPr="00C307BC">
        <w:t xml:space="preserve">thúptriá kết quảiện chạy mã nch hợp liên tục trên công cụ Jenkins, kết hợp với công cgiữa </w:t>
      </w:r>
      <w:del w:id="3190" w:author="Nguyen Toan" w:date="2018-05-19T18:10:00Z">
        <w:r w:rsidR="005B11B0" w:rsidRPr="00C307BC" w:rsidDel="003D1237">
          <w:delText xml:space="preserve">jenkins </w:delText>
        </w:r>
      </w:del>
      <w:ins w:id="3191" w:author="Nguyen Toan" w:date="2018-05-19T18:10:00Z">
        <w:r w:rsidR="003D1237">
          <w:t>J</w:t>
        </w:r>
        <w:r w:rsidR="003D1237" w:rsidRPr="00C307BC">
          <w:t xml:space="preserve">enkins </w:t>
        </w:r>
      </w:ins>
      <w:r w:rsidR="005B11B0" w:rsidRPr="00C307BC">
        <w:t xml:space="preserve">và </w:t>
      </w:r>
      <w:del w:id="3192" w:author="Nguyen Toan" w:date="2018-05-19T18:10:00Z">
        <w:r w:rsidR="005B11B0" w:rsidRPr="00C307BC" w:rsidDel="00744CC7">
          <w:delText>github</w:delText>
        </w:r>
      </w:del>
      <w:ins w:id="3193" w:author="Nguyen Toan" w:date="2018-05-19T18:10:00Z">
        <w:r w:rsidR="00744CC7">
          <w:t>G</w:t>
        </w:r>
        <w:r w:rsidR="00744CC7" w:rsidRPr="00C307BC">
          <w:t>ithub</w:t>
        </w:r>
      </w:ins>
      <w:r w:rsidR="005B11B0" w:rsidRPr="00C307BC">
        <w:t>, bubb   kết quảiện chạy mã nch hợp liên tục trên công cụ Jenkins, kết hợp với công cgiữa nAPIDriver tự động sinh ca kiểm thử, ta có thể thấy rõ nhữn</w:t>
      </w:r>
      <w:r w:rsidR="004E53F0" w:rsidRPr="00C307BC">
        <w:t xml:space="preserve"> Điubb   kết quảiện chạy mã nch hợp liên tục trên công cụ Jenkins, kết hợ</w:t>
      </w:r>
    </w:p>
    <w:p w14:paraId="0C519DBE" w14:textId="77777777" w:rsidR="000332C4" w:rsidRDefault="004E53F0" w:rsidP="00591FFF">
      <w:pPr>
        <w:pStyle w:val="luanvanpara"/>
        <w:rPr>
          <w:ins w:id="3194" w:author="TOANNM" w:date="2018-05-19T16:59:00Z"/>
        </w:rPr>
        <w:pPrChange w:id="3195" w:author="Nguyen Toan" w:date="2018-05-19T18:10:00Z">
          <w:pPr>
            <w:spacing w:after="120" w:line="288" w:lineRule="auto"/>
            <w:ind w:firstLine="567"/>
            <w:jc w:val="both"/>
          </w:pPr>
        </w:pPrChange>
      </w:pPr>
      <w:r w:rsidRPr="00C307BC">
        <w:t>Ngoài ra, hiệu năng làm việc của đội phát triển cũng sẽ được cải thiện đáng kể. Với việc các thay đổi đều được kiểm tra liên tục, các vấn đề xảy ra sẽ sớm được phát hiện, thông báo lại để sớm tìm giải pháp khắc phục, hạn chế được các lỗi tiềm tàng khi triển khai.</w:t>
      </w:r>
    </w:p>
    <w:p w14:paraId="59E0293A" w14:textId="50916E66" w:rsidR="00E32CAF" w:rsidRPr="00C307BC" w:rsidRDefault="00396179" w:rsidP="00CF7898">
      <w:pPr>
        <w:spacing w:after="120" w:line="288" w:lineRule="auto"/>
        <w:ind w:firstLine="567"/>
        <w:jc w:val="both"/>
        <w:rPr>
          <w:sz w:val="26"/>
          <w:szCs w:val="26"/>
        </w:rPr>
      </w:pPr>
      <w:r w:rsidRPr="00C307BC">
        <w:rPr>
          <w:rFonts w:eastAsia="Times New Roman"/>
          <w:sz w:val="26"/>
          <w:szCs w:val="26"/>
        </w:rPr>
        <w:br w:type="page"/>
      </w:r>
    </w:p>
    <w:p w14:paraId="442AFA99" w14:textId="1B01E77C" w:rsidR="006F117B" w:rsidRPr="00C307BC" w:rsidRDefault="00F30756" w:rsidP="009E75C5">
      <w:pPr>
        <w:pStyle w:val="Heading1"/>
        <w:jc w:val="center"/>
        <w:rPr>
          <w:rFonts w:ascii="Times New Roman" w:eastAsia="Times New Roman" w:hAnsi="Times New Roman" w:cs="Times New Roman"/>
          <w:b/>
          <w:sz w:val="26"/>
          <w:szCs w:val="26"/>
        </w:rPr>
      </w:pPr>
      <w:bookmarkStart w:id="3196" w:name="_p8bu8b45uu2w" w:colFirst="0" w:colLast="0"/>
      <w:bookmarkStart w:id="3197" w:name="_Toc514519758"/>
      <w:bookmarkEnd w:id="3196"/>
      <w:r w:rsidRPr="00C307BC">
        <w:rPr>
          <w:rFonts w:ascii="Times New Roman" w:eastAsia="Times New Roman" w:hAnsi="Times New Roman" w:cs="Times New Roman"/>
          <w:b/>
          <w:sz w:val="26"/>
          <w:szCs w:val="26"/>
        </w:rPr>
        <w:lastRenderedPageBreak/>
        <w:t>KẾT LUẬN</w:t>
      </w:r>
      <w:bookmarkStart w:id="3198" w:name="_9ayqjrlqnwip" w:colFirst="0" w:colLast="0"/>
      <w:bookmarkStart w:id="3199" w:name="_c3l3h9i4w4zo" w:colFirst="0" w:colLast="0"/>
      <w:bookmarkEnd w:id="3197"/>
      <w:bookmarkEnd w:id="3198"/>
      <w:bookmarkEnd w:id="3199"/>
    </w:p>
    <w:p w14:paraId="0D5291C5" w14:textId="15044C7C" w:rsidR="006F117B" w:rsidRPr="00CF7898" w:rsidRDefault="00C674A3" w:rsidP="00CF7898">
      <w:pPr>
        <w:spacing w:before="120" w:after="120"/>
        <w:rPr>
          <w:rFonts w:eastAsia="Times New Roman"/>
          <w:b/>
          <w:sz w:val="26"/>
          <w:szCs w:val="26"/>
        </w:rPr>
      </w:pPr>
      <w:bookmarkStart w:id="3200" w:name="_d088jnt1e28x" w:colFirst="0" w:colLast="0"/>
      <w:bookmarkEnd w:id="3200"/>
      <w:r>
        <w:rPr>
          <w:rFonts w:eastAsia="Times New Roman"/>
          <w:b/>
          <w:sz w:val="26"/>
          <w:szCs w:val="26"/>
        </w:rPr>
        <w:t>Kết quả</w:t>
      </w:r>
      <w:r w:rsidR="003609D0">
        <w:rPr>
          <w:rFonts w:eastAsia="Times New Roman"/>
          <w:b/>
          <w:sz w:val="26"/>
          <w:szCs w:val="26"/>
        </w:rPr>
        <w:t xml:space="preserve"> đạt được</w:t>
      </w:r>
    </w:p>
    <w:p w14:paraId="33AEFB2C" w14:textId="71330E38" w:rsidR="00657A81" w:rsidRPr="00C307BC" w:rsidRDefault="002949E3" w:rsidP="002D6DC9">
      <w:pPr>
        <w:pStyle w:val="luanvanpara"/>
        <w:pPrChange w:id="3201" w:author="Nguyen Toan" w:date="2018-05-19T18:13:00Z">
          <w:pPr>
            <w:spacing w:after="120" w:line="288" w:lineRule="auto"/>
            <w:ind w:firstLine="567"/>
            <w:jc w:val="both"/>
          </w:pPr>
        </w:pPrChange>
      </w:pPr>
      <w:r>
        <w:t>Luạt đượ</w:t>
      </w:r>
      <w:r w:rsidR="00657A81" w:rsidRPr="00C307BC">
        <w:t xml:space="preserve"> tìm hiợc hiệu năng làm việc của đội </w:t>
      </w:r>
      <w:r w:rsidR="00172BBF">
        <w:t xml:space="preserve"> xây diợc hiệu năng làm việc của đội phát </w:t>
      </w:r>
      <w:r w:rsidR="00657A81" w:rsidRPr="00C307BC">
        <w:t xml:space="preserve"> cũng như cách xây dlàm việc của đội phát tr</w:t>
      </w:r>
      <w:r w:rsidR="008E6183">
        <w:t xml:space="preserve">sinh mã </w:t>
      </w:r>
      <w:r w:rsidR="00657A81" w:rsidRPr="00C307BC">
        <w:t>kinh mã ư cách xây dlàm việc của đội phát tri</w:t>
      </w:r>
      <w:r w:rsidR="001E567E">
        <w:t>tinh</w:t>
      </w:r>
      <w:r w:rsidR="001E567E" w:rsidRPr="00C307BC">
        <w:t xml:space="preserve">hơn </w:t>
      </w:r>
      <w:r w:rsidR="00657A81" w:rsidRPr="00C307BC">
        <w:t xml:space="preserve">chn  mã </w:t>
      </w:r>
      <w:r w:rsidR="00F27030" w:rsidRPr="00C307BC">
        <w:t>ng h mã ư cách xây dlàm việc</w:t>
      </w:r>
      <w:r w:rsidR="00657A81" w:rsidRPr="00C307BC">
        <w:t>so với việc kiể</w:t>
      </w:r>
      <w:r w:rsidR="00F27030" w:rsidRPr="00C307BC">
        <w:t>m thới việc kiểxây dlàm việc của</w:t>
      </w:r>
      <w:r w:rsidR="001E567E">
        <w:t>, đhới việc kiểxây dlàm việc của đội phát triển cũng sẽ được cải thiện đáng kể. Với việc các thay đổi đề</w:t>
      </w:r>
      <w:r w:rsidR="00F27030" w:rsidRPr="00C307BC">
        <w:t xml:space="preserve">. </w:t>
      </w:r>
    </w:p>
    <w:p w14:paraId="5AE6A132" w14:textId="1A2CAF30" w:rsidR="002A230C" w:rsidRPr="00C307BC" w:rsidDel="004820B0" w:rsidRDefault="002A230C" w:rsidP="002D6DC9">
      <w:pPr>
        <w:pStyle w:val="luanvanpara"/>
        <w:rPr>
          <w:del w:id="3202" w:author="Nguyen Toan" w:date="2018-05-19T18:58:00Z"/>
        </w:rPr>
        <w:pPrChange w:id="3203" w:author="Nguyen Toan" w:date="2018-05-19T18:13:00Z">
          <w:pPr>
            <w:spacing w:after="120" w:line="288" w:lineRule="auto"/>
            <w:ind w:firstLine="567"/>
            <w:jc w:val="both"/>
          </w:pPr>
        </w:pPrChange>
      </w:pPr>
      <w:r w:rsidRPr="00C307BC">
        <w:t>M đhới việc kiểxây dlàm việc của đội phát triển cũng sẽ được cải thiện đáng kể. Với việc các tha</w:t>
      </w:r>
      <w:r w:rsidR="001633B5">
        <w:t xml:space="preserve">xây di vidựa trên </w:t>
      </w:r>
      <w:del w:id="3204" w:author="Nguyen Toan" w:date="2018-05-19T18:50:00Z">
        <w:r w:rsidR="001633B5" w:rsidDel="007B69FF">
          <w:delText>kiy di vi</w:delText>
        </w:r>
      </w:del>
      <w:ins w:id="3205" w:author="Nguyen Toan" w:date="2018-05-19T18:50:00Z">
        <w:r w:rsidR="007B69FF">
          <w:t>công nghi</w:t>
        </w:r>
      </w:ins>
      <w:r w:rsidR="001633B5">
        <w:t xml:space="preserve"> trg nghidựa t</w:t>
      </w:r>
      <w:ins w:id="3206" w:author="Nguyen Toan" w:date="2018-05-19T18:57:00Z">
        <w:r w:rsidR="00EA7E00">
          <w:t>. Công cidựa trên  dlàm việc của đội phát triển cũng sẽ được cải thiện đáng kể. Với việc các thay đổi đều đượ</w:t>
        </w:r>
      </w:ins>
      <w:ins w:id="3207" w:author="Nguyen Toan" w:date="2018-05-19T18:56:00Z">
        <w:r w:rsidR="007E7403">
          <w:t>.</w:t>
        </w:r>
      </w:ins>
      <w:del w:id="3208" w:author="Nguyen Toan" w:date="2018-05-19T18:56:00Z">
        <w:r w:rsidRPr="00C307BC" w:rsidDel="007E7403">
          <w:delText>, k</w:delText>
        </w:r>
      </w:del>
      <w:ins w:id="3209" w:author="Nguyen Toan" w:date="2018-05-19T18:56:00Z">
        <w:r w:rsidR="007E7403">
          <w:t xml:space="preserve"> K</w:t>
        </w:r>
      </w:ins>
      <w:r w:rsidRPr="00C307BC">
        <w:t>ếKkông cidựa trên  dlàm việc của đội phát tri</w:t>
      </w:r>
      <w:ins w:id="3210" w:author="Nguyen Toan" w:date="2018-05-19T18:56:00Z">
        <w:r w:rsidR="007E7403">
          <w:t xml:space="preserve"> công ccidựa trên  dlàm việc của đội phát triể</w:t>
        </w:r>
      </w:ins>
      <w:del w:id="3211" w:author="Nguyen Toan" w:date="2018-05-19T18:56:00Z">
        <w:r w:rsidRPr="00C307BC" w:rsidDel="007E7403">
          <w:delText xml:space="preserve"> t</w:delText>
        </w:r>
      </w:del>
      <w:ins w:id="3212" w:author="Nguyen Toan" w:date="2018-05-19T18:56:00Z">
        <w:r w:rsidR="007E7403">
          <w:t xml:space="preserve"> t</w:t>
        </w:r>
      </w:ins>
      <w:r w:rsidRPr="00C307BC">
        <w:t>ừtông ccidựa trên  dlàm việc của đội phát triển cũng sẽ được cải thiện đáng kể</w:t>
      </w:r>
      <w:del w:id="3213" w:author="Nguyen Toan" w:date="2018-05-19T18:57:00Z">
        <w:r w:rsidRPr="00C307BC" w:rsidDel="004820B0">
          <w:delText>.</w:delText>
        </w:r>
        <w:r w:rsidR="00B511A0" w:rsidRPr="00C307BC" w:rsidDel="004820B0">
          <w:delText xml:space="preserve"> </w:delText>
        </w:r>
      </w:del>
      <w:ins w:id="3214" w:author="Nguyen Toan" w:date="2018-05-19T18:58:00Z">
        <w:r w:rsidR="004820B0">
          <w:t xml:space="preserve">. </w:t>
        </w:r>
      </w:ins>
    </w:p>
    <w:p w14:paraId="5CC2EFAD" w14:textId="4AE22234" w:rsidR="006F117B" w:rsidRPr="00C307BC" w:rsidRDefault="00994B39" w:rsidP="004820B0">
      <w:pPr>
        <w:pStyle w:val="luanvanpara"/>
        <w:pPrChange w:id="3215" w:author="Nguyen Toan" w:date="2018-05-19T18:58:00Z">
          <w:pPr>
            <w:spacing w:after="120" w:line="288" w:lineRule="auto"/>
            <w:ind w:firstLine="567"/>
            <w:jc w:val="both"/>
          </w:pPr>
        </w:pPrChange>
      </w:pPr>
      <w:r w:rsidRPr="00C307BC">
        <w:t>Quy trình ki trên  dlàm việc</w:t>
      </w:r>
      <w:r w:rsidR="00B13834" w:rsidRPr="00C307BC">
        <w:t>đưy trình ki trên  dlàm</w:t>
      </w:r>
      <w:r w:rsidRPr="00C307BC">
        <w:t xml:space="preserve"> hỗ trợ việc kiểm thử phần mềm, rút ngắn được thời gian và kiểm soát </w:t>
      </w:r>
      <w:r w:rsidR="003F27F4" w:rsidRPr="00C307BC">
        <w:t>thỗ</w:t>
      </w:r>
      <w:r w:rsidRPr="00C307BC">
        <w:t xml:space="preserve"> các lợ việc kiểm thử phần mềm, rút ngắn được thời gian và kiểm soát n đáng kể. Với việc các thay đổi đều được kiểm tra liên tục, các vấn</w:t>
      </w:r>
      <w:r w:rsidR="006D5AAB" w:rsidRPr="00C307BC">
        <w:t xml:space="preserve"> lác lợ việc kiểm thử phần mềm, rút ngắn được </w:t>
      </w:r>
      <w:r w:rsidR="00D405EB" w:rsidRPr="00C307BC">
        <w:t xml:space="preserve"> trư lợ vi</w:t>
      </w:r>
      <w:r w:rsidRPr="00C307BC">
        <w:t xml:space="preserve"> </w:t>
      </w:r>
      <w:del w:id="3216" w:author="Nguyen Toan" w:date="2018-05-19T18:58:00Z">
        <w:r w:rsidRPr="00C307BC" w:rsidDel="007F3682">
          <w:delText xml:space="preserve">khi </w:delText>
        </w:r>
      </w:del>
      <w:r w:rsidRPr="00C307BC">
        <w:t xml:space="preserve">tri  lợ việc kiểm thử phần mhật, đặc biệt là các khiếm khuyết do các phần chỉnh sửa </w:t>
      </w:r>
      <w:r w:rsidR="00A25685">
        <w:t>liên đợ việc kiểm thử phần mhậ</w:t>
      </w:r>
      <w:r w:rsidRPr="00C307BC">
        <w:t xml:space="preserve"> đên đợ việc </w:t>
      </w:r>
      <w:r w:rsidR="00DB3D41" w:rsidRPr="00C307BC">
        <w:t xml:space="preserve"> thn đợ việc kiểm </w:t>
      </w:r>
      <w:r w:rsidR="00E22FA8">
        <w:t xml:space="preserve">thhn đợ </w:t>
      </w:r>
      <w:r w:rsidR="00CC1F3D">
        <w:t xml:space="preserve"> </w:t>
      </w:r>
      <w:r w:rsidR="00DB3D41" w:rsidRPr="00C307BC">
        <w:t xml:space="preserve">dhhn đợ việc </w:t>
      </w:r>
    </w:p>
    <w:p w14:paraId="3D71AAFF" w14:textId="4DE550CA" w:rsidR="00994B39" w:rsidRPr="00C307BC" w:rsidRDefault="00553AC2" w:rsidP="002D6DC9">
      <w:pPr>
        <w:pStyle w:val="luanvanpara"/>
        <w:pPrChange w:id="3217" w:author="Nguyen Toan" w:date="2018-05-19T18:13:00Z">
          <w:pPr>
            <w:spacing w:before="120" w:after="120" w:line="288" w:lineRule="auto"/>
            <w:ind w:firstLine="567"/>
            <w:jc w:val="both"/>
          </w:pPr>
        </w:pPrChange>
      </w:pPr>
      <w:r w:rsidRPr="00C307BC">
        <w:t>Sau quá trình thm thử phần mhật, đặc b</w:t>
      </w:r>
      <w:r w:rsidR="00994B39" w:rsidRPr="00C307BC">
        <w:t>oàn thi trình thm thử phần mhật, đặc biệt là các khiếm khu</w:t>
      </w:r>
      <w:r w:rsidR="002172C8">
        <w:t xml:space="preserve">xây dhi trình thm thn tảng </w:t>
      </w:r>
      <w:r w:rsidR="00994B39" w:rsidRPr="00C307BC">
        <w:t>MuleESB</w:t>
      </w:r>
      <w:r w:rsidR="00D14581">
        <w:t xml:space="preserve"> bleESB trình thm thn tảng mhật, đặc biệt là các khi</w:t>
      </w:r>
      <w:ins w:id="3218" w:author="Nguyen Toan" w:date="2018-05-19T18:51:00Z">
        <w:r w:rsidR="00867433">
          <w:t xml:space="preserve"> AsenAPIDriver</w:t>
        </w:r>
      </w:ins>
      <w:r w:rsidR="00D14581">
        <w:t>, kenAPIDriverthm thn tảng mhật, đặc biệt là các khiếm</w:t>
      </w:r>
      <w:r w:rsidR="00B859DA">
        <w:t>hub</w:t>
      </w:r>
      <w:r w:rsidR="00D14581">
        <w:t>, J</w:t>
      </w:r>
      <w:ins w:id="3219" w:author="Nguyen Toan" w:date="2018-05-19T18:51:00Z">
        <w:r w:rsidR="008C6326">
          <w:t>U</w:t>
        </w:r>
      </w:ins>
      <w:del w:id="3220" w:author="Nguyen Toan" w:date="2018-05-19T18:51:00Z">
        <w:r w:rsidR="00D14581" w:rsidDel="008C6326">
          <w:delText>u</w:delText>
        </w:r>
      </w:del>
      <w:r w:rsidR="00D14581">
        <w:t>nit, Munit,</w:t>
      </w:r>
      <w:r w:rsidR="00B859DA">
        <w:t xml:space="preserve"> Maven</w:t>
      </w:r>
      <w:r w:rsidR="00D14581">
        <w:t xml:space="preserve"> giúp</w:t>
      </w:r>
      <w:r w:rsidRPr="00C307BC">
        <w:t xml:space="preserve"> g</w:t>
      </w:r>
      <w:r w:rsidR="00994B39" w:rsidRPr="00C307BC">
        <w:t>igiúpnunit,verthm thn tảng mhật, đặc biệt là</w:t>
      </w:r>
      <w:r w:rsidRPr="00C307BC">
        <w:t xml:space="preserve">, </w:t>
      </w:r>
      <w:del w:id="3221" w:author="Nguyen Toan" w:date="2018-05-19T18:59:00Z">
        <w:r w:rsidRPr="00C307BC" w:rsidDel="001253EC">
          <w:delText>đ i</w:delText>
        </w:r>
        <w:r w:rsidR="00994B39" w:rsidRPr="00C307BC" w:rsidDel="001253EC">
          <w:delText xml:space="preserve"> biúpnunit,verthm thn tảng mhật,</w:delText>
        </w:r>
      </w:del>
      <w:ins w:id="3222" w:author="Nguyen Toan" w:date="2018-05-19T18:59:00Z">
        <w:r w:rsidR="001253EC">
          <w:t>hbiúpnunit,verthm thn tản</w:t>
        </w:r>
      </w:ins>
      <w:r w:rsidR="00994B39" w:rsidRPr="00C307BC">
        <w:t xml:space="preserve"> trong quá trình phát triển ứng dụng.</w:t>
      </w:r>
    </w:p>
    <w:p w14:paraId="4CB9C8BC" w14:textId="77777777" w:rsidR="006F117B" w:rsidRPr="00C307BC" w:rsidRDefault="00994B39" w:rsidP="00CF7898">
      <w:pPr>
        <w:spacing w:before="120" w:after="120"/>
        <w:rPr>
          <w:rFonts w:eastAsia="Times New Roman"/>
          <w:b/>
          <w:sz w:val="26"/>
          <w:szCs w:val="26"/>
        </w:rPr>
      </w:pPr>
      <w:r w:rsidRPr="00C307BC">
        <w:rPr>
          <w:rFonts w:eastAsia="Times New Roman"/>
          <w:b/>
          <w:sz w:val="26"/>
          <w:szCs w:val="26"/>
        </w:rPr>
        <w:t>Điểm hạn chế và hướng phát triển tiếp</w:t>
      </w:r>
    </w:p>
    <w:p w14:paraId="4771D7C1" w14:textId="2216E4F8" w:rsidR="006369C0" w:rsidRPr="00C307BC" w:rsidDel="004C46B2" w:rsidRDefault="006369C0" w:rsidP="004C46B2">
      <w:pPr>
        <w:pStyle w:val="luanvanpara"/>
        <w:rPr>
          <w:del w:id="3223" w:author="Nguyen Toan" w:date="2018-05-19T18:52:00Z"/>
        </w:rPr>
        <w:pPrChange w:id="3224" w:author="Nguyen Toan" w:date="2018-05-19T18:52:00Z">
          <w:pPr>
            <w:spacing w:before="120" w:after="120" w:line="288" w:lineRule="auto"/>
            <w:ind w:firstLine="567"/>
            <w:jc w:val="both"/>
          </w:pPr>
        </w:pPrChange>
      </w:pPr>
      <w:r w:rsidRPr="00C307BC">
        <w:t>Viểm hạn chế và hướng phát triển tiếpbiệt là các khi</w:t>
      </w:r>
      <w:r w:rsidR="00511F78">
        <w:t>AsenAPIDriver</w:t>
      </w:r>
      <w:r w:rsidRPr="00C307BC">
        <w:t xml:space="preserve"> đã đáp rivervà hướng phát triển tiếpbiệt là các khiếm khuyết d</w:t>
      </w:r>
      <w:r w:rsidR="006F351F">
        <w:t xml:space="preserve">hđã đáp </w:t>
      </w:r>
      <w:r w:rsidRPr="00C307BC">
        <w:t xml:space="preserve"> xây dp rivervà hướng phát triển tiếpbiệt là các khiếm khuyết do cáci gian</w:t>
      </w:r>
      <w:ins w:id="3225" w:author="Nguyen Toan" w:date="2018-05-19T18:52:00Z">
        <w:r w:rsidR="00171FEA">
          <w:t>, công crivervà hướng phát triển tiếpbiệt là các khiếm khuyết do cáci gianchỉnh sửa việc các t</w:t>
        </w:r>
        <w:r w:rsidR="004C46B2">
          <w:t xml:space="preserve"> và công cv</w:t>
        </w:r>
      </w:ins>
      <w:del w:id="3226" w:author="Nguyen Toan" w:date="2018-05-19T18:52:00Z">
        <w:r w:rsidRPr="00C307BC" w:rsidDel="00171FEA">
          <w:delText xml:space="preserve"> và đông cv</w:delText>
        </w:r>
      </w:del>
      <w:del w:id="3227" w:author="Nguyen Toan" w:date="2018-05-19T18:51:00Z">
        <w:r w:rsidRPr="00C307BC" w:rsidDel="00171FEA">
          <w:delText xml:space="preserve"> mà đông cvervà hướng </w:delText>
        </w:r>
        <w:r w:rsidR="00A67AB6" w:rsidRPr="00C307BC" w:rsidDel="00171FEA">
          <w:delText>a đưđông cvervà hướng phát triển</w:delText>
        </w:r>
      </w:del>
      <w:del w:id="3228" w:author="Nguyen Toan" w:date="2018-05-19T18:52:00Z">
        <w:r w:rsidR="00A67AB6" w:rsidRPr="00C307BC" w:rsidDel="004C46B2">
          <w:delText>.</w:delText>
        </w:r>
      </w:del>
    </w:p>
    <w:p w14:paraId="15567A0C" w14:textId="6174304B" w:rsidR="00F73612" w:rsidRPr="00C307BC" w:rsidRDefault="00B27698" w:rsidP="004C46B2">
      <w:pPr>
        <w:pStyle w:val="luanvanpara"/>
        <w:pPrChange w:id="3229" w:author="Nguyen Toan" w:date="2018-05-19T18:52:00Z">
          <w:pPr>
            <w:spacing w:before="120" w:after="120" w:line="288" w:lineRule="auto"/>
            <w:ind w:firstLine="567"/>
            <w:jc w:val="both"/>
          </w:pPr>
        </w:pPrChange>
      </w:pPr>
      <w:del w:id="3230" w:author="Nguyen Toan" w:date="2018-05-19T18:52:00Z">
        <w:r w:rsidRPr="00C307BC" w:rsidDel="004C46B2">
          <w:delText xml:space="preserve">Đ đưđông </w:delText>
        </w:r>
        <w:r w:rsidR="00DD52F7" w:rsidRPr="00C307BC" w:rsidDel="004C46B2">
          <w:delText xml:space="preserve"> công cg cvervà hướng</w:delText>
        </w:r>
        <w:r w:rsidR="00756E45" w:rsidDel="004C46B2">
          <w:delText xml:space="preserve"> chn</w:delText>
        </w:r>
        <w:r w:rsidR="00DD52F7" w:rsidRPr="00C307BC" w:rsidDel="004C46B2">
          <w:delText xml:space="preserve"> thng cg cv</w:delText>
        </w:r>
        <w:r w:rsidR="00756E45" w:rsidDel="004C46B2">
          <w:delText>sinh các ca kià hướng ph</w:delText>
        </w:r>
        <w:r w:rsidR="00DD52F7" w:rsidRPr="00C307BC" w:rsidDel="004C46B2">
          <w:delText xml:space="preserve"> mnh các ca kià hướng phá</w:delText>
        </w:r>
        <w:r w:rsidR="000758A1" w:rsidDel="004C46B2">
          <w:delText>nmnh các</w:delText>
        </w:r>
        <w:r w:rsidR="00DD52F7" w:rsidRPr="00C307BC" w:rsidDel="004C46B2">
          <w:delText xml:space="preserve"> MuleESB</w:delText>
        </w:r>
        <w:r w:rsidR="00B73EE4" w:rsidDel="004C46B2">
          <w:delText xml:space="preserve"> và</w:delText>
        </w:r>
      </w:del>
      <w:r w:rsidR="00B73EE4">
        <w:t xml:space="preserve"> </w:t>
      </w:r>
      <w:del w:id="3231" w:author="Nguyen Toan" w:date="2018-05-19T18:53:00Z">
        <w:r w:rsidR="00B73EE4" w:rsidDel="00E8322F">
          <w:delText xml:space="preserve">cũng </w:delText>
        </w:r>
      </w:del>
      <w:r w:rsidR="00B73EE4">
        <w:t>mũng ESB ca kià hướ</w:t>
      </w:r>
      <w:r w:rsidR="00026A73">
        <w:t>mũn</w:t>
      </w:r>
      <w:r w:rsidR="00B73EE4">
        <w:t xml:space="preserve"> hng ESB</w:t>
      </w:r>
      <w:ins w:id="3232" w:author="Nguyen Toan" w:date="2018-05-19T18:53:00Z">
        <w:r w:rsidR="0057040D">
          <w:t>ứhng ESB ca kià hướng phát triển tiếpbiệt là</w:t>
        </w:r>
      </w:ins>
      <w:del w:id="3233" w:author="Nguyen Toan" w:date="2018-05-19T18:53:00Z">
        <w:r w:rsidR="00B73EE4" w:rsidDel="0057040D">
          <w:delText>nền tảng</w:delText>
        </w:r>
      </w:del>
      <w:del w:id="3234" w:author="Nguyen Toan" w:date="2018-05-19T18:52:00Z">
        <w:r w:rsidR="00B73EE4" w:rsidDel="0057040D">
          <w:delText xml:space="preserve"> này</w:delText>
        </w:r>
      </w:del>
      <w:r w:rsidR="00DD52F7" w:rsidRPr="00C307BC">
        <w:t>. Ngoài ra, luà hướng</w:t>
      </w:r>
      <w:r w:rsidR="00B73EE4">
        <w:t>mới chỉ hỗ trợ sinh các ca kiểm thử chức năng, chưa bao quát được các ca kiểm thử phi chức năng về bảo mật cũng như hiệu năng của hệ thống</w:t>
      </w:r>
      <w:r w:rsidR="00DD52F7" w:rsidRPr="00C307BC">
        <w:t>.</w:t>
      </w:r>
      <w:r w:rsidR="00495DA9">
        <w:t xml:space="preserve"> </w:t>
      </w:r>
      <w:r w:rsidR="00DD52F7" w:rsidRPr="00C307BC">
        <w:t xml:space="preserve"> </w:t>
      </w:r>
    </w:p>
    <w:p w14:paraId="0E56B4CF" w14:textId="1FF2BDB6" w:rsidR="00621607" w:rsidRPr="00C307BC" w:rsidRDefault="00F73612" w:rsidP="00FD6A37">
      <w:pPr>
        <w:pStyle w:val="luanvanpara"/>
        <w:pPrChange w:id="3235" w:author="Nguyen Toan" w:date="2018-05-19T18:55:00Z">
          <w:pPr>
            <w:widowControl w:val="0"/>
            <w:spacing w:line="288" w:lineRule="auto"/>
            <w:ind w:firstLine="567"/>
            <w:jc w:val="both"/>
          </w:pPr>
        </w:pPrChange>
      </w:pPr>
      <w:r w:rsidRPr="00C307BC">
        <w:t>Trong tương lai, đ</w:t>
      </w:r>
      <w:r w:rsidR="00DD52F7" w:rsidRPr="00C307BC">
        <w:t>ểr</w:t>
      </w:r>
      <w:ins w:id="3236" w:author="Nguyen Toan" w:date="2018-05-19T18:53:00Z">
        <w:r w:rsidR="00396E20">
          <w:t>hrong tương lai, đh các ca kiểm thử chức năng, chưa bao quát được các ca kiểm thử phi c việc hỗ trợ kiểm thử các loại luồng nghiệp vụ phức tạp khác, thực hiện quét mã và dò các lỗi bảo mật cơ bản trên ứng dụng ESB, thực hiện tích hợp đẩy tải để kiểm thử hiệu năng của ứng dụng.</w:t>
        </w:r>
      </w:ins>
      <w:ins w:id="3237" w:author="Nguyen Toan" w:date="2018-05-19T18:55:00Z">
        <w:r w:rsidR="00FD6A37">
          <w:t xml:space="preserve"> Ngoài ra, blai, đh các ca kiểm thử chức năng, chưa b</w:t>
        </w:r>
      </w:ins>
      <w:del w:id="3238" w:author="Nguyen Toan" w:date="2018-05-19T18:53:00Z">
        <w:r w:rsidR="00DD52F7" w:rsidRPr="00C307BC" w:rsidDel="00396E20">
          <w:delText>phgoài ra, blai,</w:delText>
        </w:r>
        <w:r w:rsidR="0016155E" w:rsidRPr="00C307BC" w:rsidDel="00396E20">
          <w:delText>c</w:delText>
        </w:r>
      </w:del>
      <w:r w:rsidR="00BA557E" w:rsidRPr="00C307BC">
        <w:t xml:space="preserve"> kioài ra, blai, đh</w:t>
      </w:r>
      <w:r w:rsidR="00872109">
        <w:t>hkioài ra, blai, đh các ca kiểm thử chức</w:t>
      </w:r>
      <w:r w:rsidR="00BA557E" w:rsidRPr="00C307BC">
        <w:t xml:space="preserve"> </w:t>
      </w:r>
      <w:r w:rsidR="00BC047A">
        <w:t>trioài ra, bl</w:t>
      </w:r>
      <w:r w:rsidR="00BA557E" w:rsidRPr="00C307BC">
        <w:t xml:space="preserve"> khác</w:t>
      </w:r>
      <w:ins w:id="3239" w:author="Nguyen Toan" w:date="2018-05-19T18:55:00Z">
        <w:r w:rsidR="00FD6A37">
          <w:t xml:space="preserve">, cũng như </w:t>
        </w:r>
      </w:ins>
      <w:del w:id="3240" w:author="Nguyen Toan" w:date="2018-05-19T18:55:00Z">
        <w:r w:rsidR="00DD52F7" w:rsidRPr="00C307BC" w:rsidDel="00FD6A37">
          <w:delText xml:space="preserve">, </w:delText>
        </w:r>
        <w:r w:rsidR="00DE0158" w:rsidRPr="00C307BC" w:rsidDel="00FD6A37">
          <w:delText xml:space="preserve">tác gi như </w:delText>
        </w:r>
      </w:del>
      <w:r w:rsidR="00DE0158" w:rsidRPr="00C307BC">
        <w:t xml:space="preserve"> xây d như</w:t>
      </w:r>
      <w:r w:rsidR="00DD52F7" w:rsidRPr="00C307BC">
        <w:t>công c n</w:t>
      </w:r>
      <w:r w:rsidR="00DE0158" w:rsidRPr="00C307BC">
        <w:t>t</w:t>
      </w:r>
      <w:r w:rsidR="00DD52F7" w:rsidRPr="00C307BC">
        <w:t xml:space="preserve">ích hc </w:t>
      </w:r>
      <w:r w:rsidR="00DE0158" w:rsidRPr="00C307BC">
        <w:t xml:space="preserve"> đư h</w:t>
      </w:r>
      <w:r w:rsidR="00DD52F7" w:rsidRPr="00C307BC">
        <w:t xml:space="preserve"> thành plugin trên IDE và hkiểm t</w:t>
      </w:r>
      <w:r w:rsidR="0046150E">
        <w:t xml:space="preserve">sinh các ca </w:t>
      </w:r>
      <w:r w:rsidR="00DD52F7" w:rsidRPr="00C307BC">
        <w:t xml:space="preserve">kinh các </w:t>
      </w:r>
      <w:r w:rsidR="0046150E">
        <w:t>cho</w:t>
      </w:r>
      <w:r w:rsidR="00DD52F7" w:rsidRPr="00C307BC">
        <w:t xml:space="preserve"> </w:t>
      </w:r>
      <w:r w:rsidR="00DD52F7" w:rsidRPr="00C307BC">
        <w:lastRenderedPageBreak/>
        <w:t>các nnác ca n</w:t>
      </w:r>
      <w:r w:rsidR="0046150E">
        <w:t xml:space="preserve">trc nnác ca n </w:t>
      </w:r>
      <w:r w:rsidR="00DD52F7" w:rsidRPr="00C307BC">
        <w:t>khác như: ServiceMix, JbossESB</w:t>
      </w:r>
      <w:ins w:id="3241" w:author="Nguyen Toan" w:date="2018-05-19T18:56:00Z">
        <w:r w:rsidR="009B4AFC">
          <w:t>..</w:t>
        </w:r>
      </w:ins>
      <w:del w:id="3242" w:author="Nguyen Toan" w:date="2018-05-19T18:56:00Z">
        <w:r w:rsidR="00DD52F7" w:rsidRPr="00C307BC" w:rsidDel="009B4AFC">
          <w:delText>...</w:delText>
        </w:r>
        <w:r w:rsidR="004F6B46" w:rsidRPr="00C307BC" w:rsidDel="009B4AFC">
          <w:delText xml:space="preserve"> </w:delText>
        </w:r>
        <w:r w:rsidR="00684530" w:rsidDel="009B4AFC">
          <w:delText>cũng như đáp viceMix, JbossESBm thử chức năng, chưa bao quát được các ca</w:delText>
        </w:r>
      </w:del>
      <w:r w:rsidR="00684530">
        <w:t xml:space="preserve">. Đg như đáp viceMix,ghiên cứu các quy trình phần mềm </w:t>
      </w:r>
      <w:r w:rsidR="004F6B46" w:rsidRPr="00C307BC">
        <w:t>m Đg</w:t>
      </w:r>
      <w:r w:rsidR="00684530">
        <w:t>trong tương lai đMix,ghiên cứu các quy trình phần mềm o qu</w:t>
      </w:r>
      <w:r w:rsidR="004F6B46" w:rsidRPr="00C307BC">
        <w:t>.</w:t>
      </w:r>
      <w:r w:rsidR="00621607" w:rsidRPr="00C307BC">
        <w:br w:type="page"/>
      </w:r>
    </w:p>
    <w:p w14:paraId="01549470" w14:textId="05DA669B" w:rsidR="002E09CA" w:rsidRPr="00C307BC" w:rsidRDefault="002E09CA" w:rsidP="00071A6D">
      <w:pPr>
        <w:widowControl w:val="0"/>
        <w:spacing w:line="288" w:lineRule="auto"/>
        <w:rPr>
          <w:sz w:val="26"/>
          <w:szCs w:val="26"/>
        </w:rPr>
      </w:pPr>
      <w:bookmarkStart w:id="3243" w:name="_vrzgnxyqkyay" w:colFirst="0" w:colLast="0"/>
      <w:bookmarkEnd w:id="3243"/>
    </w:p>
    <w:bookmarkStart w:id="3244" w:name="_Toc514519759" w:displacedByCustomXml="next"/>
    <w:sdt>
      <w:sdtPr>
        <w:rPr>
          <w:rFonts w:ascii="Times New Roman" w:hAnsi="Times New Roman" w:cs="Times New Roman"/>
          <w:color w:val="auto"/>
          <w:sz w:val="26"/>
          <w:szCs w:val="26"/>
          <w:lang w:val="en-US"/>
        </w:rPr>
        <w:id w:val="-179816299"/>
        <w:docPartObj>
          <w:docPartGallery w:val="Bibliographies"/>
          <w:docPartUnique/>
        </w:docPartObj>
      </w:sdtPr>
      <w:sdtContent>
        <w:p w14:paraId="53021242" w14:textId="2C1C54FE" w:rsidR="00D65DF8" w:rsidRPr="00C307BC" w:rsidRDefault="00F446C5" w:rsidP="00071A6D">
          <w:pPr>
            <w:pStyle w:val="Heading1"/>
            <w:spacing w:before="0" w:after="0"/>
            <w:rPr>
              <w:rFonts w:ascii="Times New Roman" w:hAnsi="Times New Roman" w:cs="Times New Roman"/>
              <w:sz w:val="26"/>
              <w:szCs w:val="26"/>
            </w:rPr>
          </w:pPr>
          <w:r w:rsidRPr="00C307BC">
            <w:rPr>
              <w:rFonts w:ascii="Times New Roman" w:eastAsia="Times New Roman" w:hAnsi="Times New Roman" w:cs="Times New Roman"/>
              <w:b/>
              <w:sz w:val="26"/>
              <w:szCs w:val="26"/>
            </w:rPr>
            <w:t>TÀI LIỆU THAM KHẢO</w:t>
          </w:r>
          <w:bookmarkEnd w:id="3244"/>
        </w:p>
        <w:p w14:paraId="5B49BACC" w14:textId="77777777" w:rsidR="003137DA" w:rsidRDefault="00D65DF8">
          <w:pPr>
            <w:rPr>
              <w:noProof/>
            </w:rPr>
          </w:pPr>
          <w:r w:rsidRPr="00C307BC">
            <w:rPr>
              <w:sz w:val="26"/>
              <w:szCs w:val="26"/>
            </w:rPr>
            <w:fldChar w:fldCharType="begin"/>
          </w:r>
          <w:r w:rsidRPr="00C307BC">
            <w:rPr>
              <w:sz w:val="26"/>
              <w:szCs w:val="26"/>
            </w:rPr>
            <w:instrText xml:space="preserve"> BIBLIOGRAPHY </w:instrText>
          </w:r>
          <w:r w:rsidRPr="00C307BC">
            <w:rPr>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63"/>
          </w:tblGrid>
          <w:tr w:rsidR="003137DA" w14:paraId="5BF28068" w14:textId="77777777">
            <w:trPr>
              <w:divId w:val="1243487836"/>
              <w:tblCellSpacing w:w="15" w:type="dxa"/>
            </w:trPr>
            <w:tc>
              <w:tcPr>
                <w:tcW w:w="50" w:type="pct"/>
                <w:hideMark/>
              </w:tcPr>
              <w:p w14:paraId="51A37F6D" w14:textId="77777777" w:rsidR="003137DA" w:rsidRDefault="003137DA">
                <w:pPr>
                  <w:pStyle w:val="Bibliography"/>
                  <w:rPr>
                    <w:noProof/>
                    <w:sz w:val="24"/>
                    <w:szCs w:val="24"/>
                  </w:rPr>
                </w:pPr>
                <w:r>
                  <w:rPr>
                    <w:noProof/>
                  </w:rPr>
                  <w:t xml:space="preserve">[1] </w:t>
                </w:r>
              </w:p>
            </w:tc>
            <w:tc>
              <w:tcPr>
                <w:tcW w:w="0" w:type="auto"/>
                <w:hideMark/>
              </w:tcPr>
              <w:p w14:paraId="085C6745" w14:textId="77777777" w:rsidR="003137DA" w:rsidRDefault="003137DA">
                <w:pPr>
                  <w:pStyle w:val="Bibliography"/>
                  <w:rPr>
                    <w:noProof/>
                  </w:rPr>
                </w:pPr>
                <w:r>
                  <w:rPr>
                    <w:noProof/>
                  </w:rPr>
                  <w:t xml:space="preserve">Dirk Slama, Dirk Krafzig and Karl Banke, Enterprise SOA: Service-Oriented Architecture Best Practices, Prentice Hall, 2004. </w:t>
                </w:r>
              </w:p>
            </w:tc>
          </w:tr>
          <w:tr w:rsidR="003137DA" w14:paraId="51888CB7" w14:textId="77777777">
            <w:trPr>
              <w:divId w:val="1243487836"/>
              <w:tblCellSpacing w:w="15" w:type="dxa"/>
            </w:trPr>
            <w:tc>
              <w:tcPr>
                <w:tcW w:w="50" w:type="pct"/>
                <w:hideMark/>
              </w:tcPr>
              <w:p w14:paraId="0134F46B" w14:textId="77777777" w:rsidR="003137DA" w:rsidRDefault="003137DA">
                <w:pPr>
                  <w:pStyle w:val="Bibliography"/>
                  <w:rPr>
                    <w:noProof/>
                  </w:rPr>
                </w:pPr>
                <w:r>
                  <w:rPr>
                    <w:noProof/>
                  </w:rPr>
                  <w:t xml:space="preserve">[2] </w:t>
                </w:r>
              </w:p>
            </w:tc>
            <w:tc>
              <w:tcPr>
                <w:tcW w:w="0" w:type="auto"/>
                <w:hideMark/>
              </w:tcPr>
              <w:p w14:paraId="67917028" w14:textId="77777777" w:rsidR="003137DA" w:rsidRDefault="003137DA">
                <w:pPr>
                  <w:pStyle w:val="Bibliography"/>
                  <w:rPr>
                    <w:noProof/>
                  </w:rPr>
                </w:pPr>
                <w:r>
                  <w:rPr>
                    <w:noProof/>
                  </w:rPr>
                  <w:t>Pulier, E., Taylor, Understanding Enterprise SOA, Manning, 2016, p. 2006.</w:t>
                </w:r>
              </w:p>
            </w:tc>
          </w:tr>
          <w:tr w:rsidR="003137DA" w14:paraId="1A0E927D" w14:textId="77777777">
            <w:trPr>
              <w:divId w:val="1243487836"/>
              <w:tblCellSpacing w:w="15" w:type="dxa"/>
            </w:trPr>
            <w:tc>
              <w:tcPr>
                <w:tcW w:w="50" w:type="pct"/>
                <w:hideMark/>
              </w:tcPr>
              <w:p w14:paraId="7E8B3A25" w14:textId="77777777" w:rsidR="003137DA" w:rsidRDefault="003137DA">
                <w:pPr>
                  <w:pStyle w:val="Bibliography"/>
                  <w:rPr>
                    <w:noProof/>
                  </w:rPr>
                </w:pPr>
                <w:r>
                  <w:rPr>
                    <w:noProof/>
                  </w:rPr>
                  <w:t xml:space="preserve">[3] </w:t>
                </w:r>
              </w:p>
            </w:tc>
            <w:tc>
              <w:tcPr>
                <w:tcW w:w="0" w:type="auto"/>
                <w:hideMark/>
              </w:tcPr>
              <w:p w14:paraId="3E428C56" w14:textId="77777777" w:rsidR="003137DA" w:rsidRDefault="003137DA">
                <w:pPr>
                  <w:pStyle w:val="Bibliography"/>
                  <w:rPr>
                    <w:noProof/>
                  </w:rPr>
                </w:pPr>
                <w:r>
                  <w:rPr>
                    <w:noProof/>
                  </w:rPr>
                  <w:t xml:space="preserve">Dirk Krafzig, "Enterprise SOA: Service-Oriented Architecture Best Practices," 2005. </w:t>
                </w:r>
              </w:p>
            </w:tc>
          </w:tr>
          <w:tr w:rsidR="003137DA" w14:paraId="46220F2B" w14:textId="77777777">
            <w:trPr>
              <w:divId w:val="1243487836"/>
              <w:tblCellSpacing w:w="15" w:type="dxa"/>
            </w:trPr>
            <w:tc>
              <w:tcPr>
                <w:tcW w:w="50" w:type="pct"/>
                <w:hideMark/>
              </w:tcPr>
              <w:p w14:paraId="3C1697AF" w14:textId="77777777" w:rsidR="003137DA" w:rsidRDefault="003137DA">
                <w:pPr>
                  <w:pStyle w:val="Bibliography"/>
                  <w:rPr>
                    <w:noProof/>
                  </w:rPr>
                </w:pPr>
                <w:r>
                  <w:rPr>
                    <w:noProof/>
                  </w:rPr>
                  <w:t xml:space="preserve">[4] </w:t>
                </w:r>
              </w:p>
            </w:tc>
            <w:tc>
              <w:tcPr>
                <w:tcW w:w="0" w:type="auto"/>
                <w:hideMark/>
              </w:tcPr>
              <w:p w14:paraId="49C5D8FC" w14:textId="77777777" w:rsidR="003137DA" w:rsidRDefault="003137DA">
                <w:pPr>
                  <w:pStyle w:val="Bibliography"/>
                  <w:rPr>
                    <w:noProof/>
                  </w:rPr>
                </w:pPr>
                <w:r>
                  <w:rPr>
                    <w:noProof/>
                  </w:rPr>
                  <w:t xml:space="preserve">Falko Menge, "Enterprise Service Bus," </w:t>
                </w:r>
                <w:r>
                  <w:rPr>
                    <w:i/>
                    <w:iCs/>
                    <w:noProof/>
                  </w:rPr>
                  <w:t xml:space="preserve">Free and open source software conference, </w:t>
                </w:r>
                <w:r>
                  <w:rPr>
                    <w:noProof/>
                  </w:rPr>
                  <w:t xml:space="preserve">2007. </w:t>
                </w:r>
              </w:p>
            </w:tc>
          </w:tr>
          <w:tr w:rsidR="003137DA" w14:paraId="0867FDB5" w14:textId="77777777">
            <w:trPr>
              <w:divId w:val="1243487836"/>
              <w:tblCellSpacing w:w="15" w:type="dxa"/>
            </w:trPr>
            <w:tc>
              <w:tcPr>
                <w:tcW w:w="50" w:type="pct"/>
                <w:hideMark/>
              </w:tcPr>
              <w:p w14:paraId="23ACB35F" w14:textId="77777777" w:rsidR="003137DA" w:rsidRDefault="003137DA">
                <w:pPr>
                  <w:pStyle w:val="Bibliography"/>
                  <w:rPr>
                    <w:noProof/>
                  </w:rPr>
                </w:pPr>
                <w:r>
                  <w:rPr>
                    <w:noProof/>
                  </w:rPr>
                  <w:t xml:space="preserve">[5] </w:t>
                </w:r>
              </w:p>
            </w:tc>
            <w:tc>
              <w:tcPr>
                <w:tcW w:w="0" w:type="auto"/>
                <w:hideMark/>
              </w:tcPr>
              <w:p w14:paraId="336A19AE" w14:textId="77777777" w:rsidR="003137DA" w:rsidRDefault="003137DA">
                <w:pPr>
                  <w:pStyle w:val="Bibliography"/>
                  <w:rPr>
                    <w:noProof/>
                  </w:rPr>
                </w:pPr>
                <w:r>
                  <w:rPr>
                    <w:noProof/>
                  </w:rPr>
                  <w:t xml:space="preserve">Srinivas Shenoy, "“Approach to ESB Testing” – An Experience Sharing," 2013. </w:t>
                </w:r>
              </w:p>
            </w:tc>
          </w:tr>
          <w:tr w:rsidR="003137DA" w14:paraId="4F3C4218" w14:textId="77777777">
            <w:trPr>
              <w:divId w:val="1243487836"/>
              <w:tblCellSpacing w:w="15" w:type="dxa"/>
            </w:trPr>
            <w:tc>
              <w:tcPr>
                <w:tcW w:w="50" w:type="pct"/>
                <w:hideMark/>
              </w:tcPr>
              <w:p w14:paraId="187CC5E6" w14:textId="77777777" w:rsidR="003137DA" w:rsidRDefault="003137DA">
                <w:pPr>
                  <w:pStyle w:val="Bibliography"/>
                  <w:rPr>
                    <w:noProof/>
                  </w:rPr>
                </w:pPr>
                <w:r>
                  <w:rPr>
                    <w:noProof/>
                  </w:rPr>
                  <w:t xml:space="preserve">[6] </w:t>
                </w:r>
              </w:p>
            </w:tc>
            <w:tc>
              <w:tcPr>
                <w:tcW w:w="0" w:type="auto"/>
                <w:hideMark/>
              </w:tcPr>
              <w:p w14:paraId="05C0C46D" w14:textId="77777777" w:rsidR="003137DA" w:rsidRDefault="003137DA">
                <w:pPr>
                  <w:pStyle w:val="Bibliography"/>
                  <w:rPr>
                    <w:noProof/>
                  </w:rPr>
                </w:pPr>
                <w:r>
                  <w:rPr>
                    <w:noProof/>
                  </w:rPr>
                  <w:t>MuleSoft, "What is MuleESB," [Online]. Available: https://www.mulesoft.com/resources/esb/what-mule-esb.</w:t>
                </w:r>
              </w:p>
            </w:tc>
          </w:tr>
          <w:tr w:rsidR="003137DA" w14:paraId="09B3428F" w14:textId="77777777">
            <w:trPr>
              <w:divId w:val="1243487836"/>
              <w:tblCellSpacing w:w="15" w:type="dxa"/>
            </w:trPr>
            <w:tc>
              <w:tcPr>
                <w:tcW w:w="50" w:type="pct"/>
                <w:hideMark/>
              </w:tcPr>
              <w:p w14:paraId="55C06AE9" w14:textId="77777777" w:rsidR="003137DA" w:rsidRDefault="003137DA">
                <w:pPr>
                  <w:pStyle w:val="Bibliography"/>
                  <w:rPr>
                    <w:noProof/>
                  </w:rPr>
                </w:pPr>
                <w:r>
                  <w:rPr>
                    <w:noProof/>
                  </w:rPr>
                  <w:t xml:space="preserve">[7] </w:t>
                </w:r>
              </w:p>
            </w:tc>
            <w:tc>
              <w:tcPr>
                <w:tcW w:w="0" w:type="auto"/>
                <w:hideMark/>
              </w:tcPr>
              <w:p w14:paraId="51D23E77" w14:textId="77777777" w:rsidR="003137DA" w:rsidRDefault="003137DA">
                <w:pPr>
                  <w:pStyle w:val="Bibliography"/>
                  <w:rPr>
                    <w:noProof/>
                  </w:rPr>
                </w:pPr>
                <w:r>
                  <w:rPr>
                    <w:noProof/>
                  </w:rPr>
                  <w:t>Mule, "Mule," [Online]. Available: https://www.mulesoft.com/.</w:t>
                </w:r>
              </w:p>
            </w:tc>
          </w:tr>
          <w:tr w:rsidR="003137DA" w14:paraId="6FA1B972" w14:textId="77777777">
            <w:trPr>
              <w:divId w:val="1243487836"/>
              <w:tblCellSpacing w:w="15" w:type="dxa"/>
            </w:trPr>
            <w:tc>
              <w:tcPr>
                <w:tcW w:w="50" w:type="pct"/>
                <w:hideMark/>
              </w:tcPr>
              <w:p w14:paraId="3D0D2DEF" w14:textId="77777777" w:rsidR="003137DA" w:rsidRDefault="003137DA">
                <w:pPr>
                  <w:pStyle w:val="Bibliography"/>
                  <w:rPr>
                    <w:noProof/>
                  </w:rPr>
                </w:pPr>
                <w:r>
                  <w:rPr>
                    <w:noProof/>
                  </w:rPr>
                  <w:t xml:space="preserve">[8] </w:t>
                </w:r>
              </w:p>
            </w:tc>
            <w:tc>
              <w:tcPr>
                <w:tcW w:w="0" w:type="auto"/>
                <w:hideMark/>
              </w:tcPr>
              <w:p w14:paraId="3DA7F654" w14:textId="77777777" w:rsidR="003137DA" w:rsidRDefault="003137DA">
                <w:pPr>
                  <w:pStyle w:val="Bibliography"/>
                  <w:rPr>
                    <w:noProof/>
                  </w:rPr>
                </w:pPr>
                <w:r>
                  <w:rPr>
                    <w:noProof/>
                  </w:rPr>
                  <w:t>Gartner, "Gartner Magic quandrad leade," [Online]. Available: https://www.mulesoft.com/lp/reports/gartner-magic-quadrant-leader.</w:t>
                </w:r>
              </w:p>
            </w:tc>
          </w:tr>
          <w:tr w:rsidR="003137DA" w14:paraId="2E65D2AE" w14:textId="77777777">
            <w:trPr>
              <w:divId w:val="1243487836"/>
              <w:tblCellSpacing w:w="15" w:type="dxa"/>
            </w:trPr>
            <w:tc>
              <w:tcPr>
                <w:tcW w:w="50" w:type="pct"/>
                <w:hideMark/>
              </w:tcPr>
              <w:p w14:paraId="2A544ED0" w14:textId="77777777" w:rsidR="003137DA" w:rsidRDefault="003137DA">
                <w:pPr>
                  <w:pStyle w:val="Bibliography"/>
                  <w:rPr>
                    <w:noProof/>
                  </w:rPr>
                </w:pPr>
                <w:r>
                  <w:rPr>
                    <w:noProof/>
                  </w:rPr>
                  <w:t xml:space="preserve">[9] </w:t>
                </w:r>
              </w:p>
            </w:tc>
            <w:tc>
              <w:tcPr>
                <w:tcW w:w="0" w:type="auto"/>
                <w:hideMark/>
              </w:tcPr>
              <w:p w14:paraId="7F6059E6" w14:textId="77777777" w:rsidR="003137DA" w:rsidRDefault="003137DA">
                <w:pPr>
                  <w:pStyle w:val="Bibliography"/>
                  <w:rPr>
                    <w:noProof/>
                  </w:rPr>
                </w:pPr>
                <w:r>
                  <w:rPr>
                    <w:noProof/>
                  </w:rPr>
                  <w:t>Martin Fowler, "Continuous Integration," [Online]. Available: https://www.martinfowler.com/articles/continuousIntegration.html.</w:t>
                </w:r>
              </w:p>
            </w:tc>
          </w:tr>
          <w:tr w:rsidR="003137DA" w14:paraId="03215F31" w14:textId="77777777">
            <w:trPr>
              <w:divId w:val="1243487836"/>
              <w:tblCellSpacing w:w="15" w:type="dxa"/>
            </w:trPr>
            <w:tc>
              <w:tcPr>
                <w:tcW w:w="50" w:type="pct"/>
                <w:hideMark/>
              </w:tcPr>
              <w:p w14:paraId="13501616" w14:textId="77777777" w:rsidR="003137DA" w:rsidRDefault="003137DA">
                <w:pPr>
                  <w:pStyle w:val="Bibliography"/>
                  <w:rPr>
                    <w:noProof/>
                  </w:rPr>
                </w:pPr>
                <w:r>
                  <w:rPr>
                    <w:noProof/>
                  </w:rPr>
                  <w:t xml:space="preserve">[10] </w:t>
                </w:r>
              </w:p>
            </w:tc>
            <w:tc>
              <w:tcPr>
                <w:tcW w:w="0" w:type="auto"/>
                <w:hideMark/>
              </w:tcPr>
              <w:p w14:paraId="026BF84D" w14:textId="77777777" w:rsidR="003137DA" w:rsidRDefault="003137DA">
                <w:pPr>
                  <w:pStyle w:val="Bibliography"/>
                  <w:rPr>
                    <w:noProof/>
                  </w:rPr>
                </w:pPr>
                <w:r>
                  <w:rPr>
                    <w:noProof/>
                  </w:rPr>
                  <w:t>Git, "Getting started - About version control," [Online]. Available: https://git-scm.com/book/en/v1/Getting-Started-About-Version-Control.</w:t>
                </w:r>
              </w:p>
            </w:tc>
          </w:tr>
          <w:tr w:rsidR="003137DA" w14:paraId="7291C37E" w14:textId="77777777">
            <w:trPr>
              <w:divId w:val="1243487836"/>
              <w:tblCellSpacing w:w="15" w:type="dxa"/>
            </w:trPr>
            <w:tc>
              <w:tcPr>
                <w:tcW w:w="50" w:type="pct"/>
                <w:hideMark/>
              </w:tcPr>
              <w:p w14:paraId="324D9DA4" w14:textId="77777777" w:rsidR="003137DA" w:rsidRDefault="003137DA">
                <w:pPr>
                  <w:pStyle w:val="Bibliography"/>
                  <w:rPr>
                    <w:noProof/>
                  </w:rPr>
                </w:pPr>
                <w:r>
                  <w:rPr>
                    <w:noProof/>
                  </w:rPr>
                  <w:t xml:space="preserve">[11] </w:t>
                </w:r>
              </w:p>
            </w:tc>
            <w:tc>
              <w:tcPr>
                <w:tcW w:w="0" w:type="auto"/>
                <w:hideMark/>
              </w:tcPr>
              <w:p w14:paraId="66A567F3" w14:textId="77777777" w:rsidR="003137DA" w:rsidRDefault="003137DA">
                <w:pPr>
                  <w:pStyle w:val="Bibliography"/>
                  <w:rPr>
                    <w:noProof/>
                  </w:rPr>
                </w:pPr>
                <w:r>
                  <w:rPr>
                    <w:noProof/>
                  </w:rPr>
                  <w:t xml:space="preserve">Glenford J. Myers, Corey Sandler and Tom Badgett, The Art of Software Testing 3rd Edition, 26 September 2015. </w:t>
                </w:r>
              </w:p>
            </w:tc>
          </w:tr>
          <w:tr w:rsidR="003137DA" w14:paraId="22AA0E15" w14:textId="77777777">
            <w:trPr>
              <w:divId w:val="1243487836"/>
              <w:tblCellSpacing w:w="15" w:type="dxa"/>
            </w:trPr>
            <w:tc>
              <w:tcPr>
                <w:tcW w:w="50" w:type="pct"/>
                <w:hideMark/>
              </w:tcPr>
              <w:p w14:paraId="5D05C064" w14:textId="77777777" w:rsidR="003137DA" w:rsidRDefault="003137DA">
                <w:pPr>
                  <w:pStyle w:val="Bibliography"/>
                  <w:rPr>
                    <w:noProof/>
                  </w:rPr>
                </w:pPr>
                <w:r>
                  <w:rPr>
                    <w:noProof/>
                  </w:rPr>
                  <w:t xml:space="preserve">[12] </w:t>
                </w:r>
              </w:p>
            </w:tc>
            <w:tc>
              <w:tcPr>
                <w:tcW w:w="0" w:type="auto"/>
                <w:hideMark/>
              </w:tcPr>
              <w:p w14:paraId="40B2B3D7" w14:textId="77777777" w:rsidR="003137DA" w:rsidRDefault="003137DA">
                <w:pPr>
                  <w:pStyle w:val="Bibliography"/>
                  <w:rPr>
                    <w:noProof/>
                  </w:rPr>
                </w:pPr>
                <w:r>
                  <w:rPr>
                    <w:noProof/>
                  </w:rPr>
                  <w:t xml:space="preserve">Phạm Ngọc Hùng, Trương Anh Hoàng and Đặng Văn Hưng, Giáo trình kiểm thử phần mềm, 2014. </w:t>
                </w:r>
              </w:p>
            </w:tc>
          </w:tr>
          <w:tr w:rsidR="003137DA" w14:paraId="70395AEC" w14:textId="77777777">
            <w:trPr>
              <w:divId w:val="1243487836"/>
              <w:tblCellSpacing w:w="15" w:type="dxa"/>
            </w:trPr>
            <w:tc>
              <w:tcPr>
                <w:tcW w:w="50" w:type="pct"/>
                <w:hideMark/>
              </w:tcPr>
              <w:p w14:paraId="70EB0056" w14:textId="77777777" w:rsidR="003137DA" w:rsidRDefault="003137DA">
                <w:pPr>
                  <w:pStyle w:val="Bibliography"/>
                  <w:rPr>
                    <w:noProof/>
                  </w:rPr>
                </w:pPr>
                <w:r>
                  <w:rPr>
                    <w:noProof/>
                  </w:rPr>
                  <w:t xml:space="preserve">[13] </w:t>
                </w:r>
              </w:p>
            </w:tc>
            <w:tc>
              <w:tcPr>
                <w:tcW w:w="0" w:type="auto"/>
                <w:hideMark/>
              </w:tcPr>
              <w:p w14:paraId="0278D2BD" w14:textId="77777777" w:rsidR="003137DA" w:rsidRDefault="003137DA">
                <w:pPr>
                  <w:pStyle w:val="Bibliography"/>
                  <w:rPr>
                    <w:noProof/>
                  </w:rPr>
                </w:pPr>
                <w:r>
                  <w:rPr>
                    <w:noProof/>
                  </w:rPr>
                  <w:t>SoapUI, "SoapUI Getting started," [Online]. Available: https://www.soapui.org/soap-and-wsdl/getting-started.html.</w:t>
                </w:r>
              </w:p>
            </w:tc>
          </w:tr>
          <w:tr w:rsidR="003137DA" w14:paraId="5D2299A6" w14:textId="77777777">
            <w:trPr>
              <w:divId w:val="1243487836"/>
              <w:tblCellSpacing w:w="15" w:type="dxa"/>
            </w:trPr>
            <w:tc>
              <w:tcPr>
                <w:tcW w:w="50" w:type="pct"/>
                <w:hideMark/>
              </w:tcPr>
              <w:p w14:paraId="63620DC4" w14:textId="77777777" w:rsidR="003137DA" w:rsidRDefault="003137DA">
                <w:pPr>
                  <w:pStyle w:val="Bibliography"/>
                  <w:rPr>
                    <w:noProof/>
                  </w:rPr>
                </w:pPr>
                <w:r>
                  <w:rPr>
                    <w:noProof/>
                  </w:rPr>
                  <w:t xml:space="preserve">[14] </w:t>
                </w:r>
              </w:p>
            </w:tc>
            <w:tc>
              <w:tcPr>
                <w:tcW w:w="0" w:type="auto"/>
                <w:hideMark/>
              </w:tcPr>
              <w:p w14:paraId="43B6F6B0" w14:textId="77777777" w:rsidR="003137DA" w:rsidRDefault="003137DA">
                <w:pPr>
                  <w:pStyle w:val="Bibliography"/>
                  <w:rPr>
                    <w:noProof/>
                  </w:rPr>
                </w:pPr>
                <w:r>
                  <w:rPr>
                    <w:noProof/>
                  </w:rPr>
                  <w:t xml:space="preserve">Gregor Hohpe and Wendy Istanick, "Test-Driven Development in Enterprise Integration Projects," 2002. </w:t>
                </w:r>
              </w:p>
            </w:tc>
          </w:tr>
          <w:tr w:rsidR="003137DA" w14:paraId="6DE67F8E" w14:textId="77777777">
            <w:trPr>
              <w:divId w:val="1243487836"/>
              <w:tblCellSpacing w:w="15" w:type="dxa"/>
            </w:trPr>
            <w:tc>
              <w:tcPr>
                <w:tcW w:w="50" w:type="pct"/>
                <w:hideMark/>
              </w:tcPr>
              <w:p w14:paraId="136D5BBC" w14:textId="77777777" w:rsidR="003137DA" w:rsidRDefault="003137DA">
                <w:pPr>
                  <w:pStyle w:val="Bibliography"/>
                  <w:rPr>
                    <w:noProof/>
                  </w:rPr>
                </w:pPr>
                <w:r>
                  <w:rPr>
                    <w:noProof/>
                  </w:rPr>
                  <w:t xml:space="preserve">[15] </w:t>
                </w:r>
              </w:p>
            </w:tc>
            <w:tc>
              <w:tcPr>
                <w:tcW w:w="0" w:type="auto"/>
                <w:hideMark/>
              </w:tcPr>
              <w:p w14:paraId="6564FA62" w14:textId="77777777" w:rsidR="003137DA" w:rsidRDefault="003137DA">
                <w:pPr>
                  <w:pStyle w:val="Bibliography"/>
                  <w:rPr>
                    <w:noProof/>
                  </w:rPr>
                </w:pPr>
                <w:r>
                  <w:rPr>
                    <w:noProof/>
                  </w:rPr>
                  <w:t>Maven, "Maven," [Online]. Available: https://maven.apache.org/.</w:t>
                </w:r>
              </w:p>
            </w:tc>
          </w:tr>
          <w:tr w:rsidR="003137DA" w14:paraId="52EF4E8A" w14:textId="77777777">
            <w:trPr>
              <w:divId w:val="1243487836"/>
              <w:tblCellSpacing w:w="15" w:type="dxa"/>
            </w:trPr>
            <w:tc>
              <w:tcPr>
                <w:tcW w:w="50" w:type="pct"/>
                <w:hideMark/>
              </w:tcPr>
              <w:p w14:paraId="3EB85163" w14:textId="77777777" w:rsidR="003137DA" w:rsidRDefault="003137DA">
                <w:pPr>
                  <w:pStyle w:val="Bibliography"/>
                  <w:rPr>
                    <w:noProof/>
                  </w:rPr>
                </w:pPr>
                <w:r>
                  <w:rPr>
                    <w:noProof/>
                  </w:rPr>
                  <w:t xml:space="preserve">[16] </w:t>
                </w:r>
              </w:p>
            </w:tc>
            <w:tc>
              <w:tcPr>
                <w:tcW w:w="0" w:type="auto"/>
                <w:hideMark/>
              </w:tcPr>
              <w:p w14:paraId="401724E5" w14:textId="77777777" w:rsidR="003137DA" w:rsidRDefault="003137DA">
                <w:pPr>
                  <w:pStyle w:val="Bibliography"/>
                  <w:rPr>
                    <w:noProof/>
                  </w:rPr>
                </w:pPr>
                <w:r>
                  <w:rPr>
                    <w:noProof/>
                  </w:rPr>
                  <w:t>JUnit, "JUnit," [Online]. Available: https://junit.org/junit5/ .</w:t>
                </w:r>
              </w:p>
            </w:tc>
          </w:tr>
          <w:tr w:rsidR="003137DA" w14:paraId="5C6490BA" w14:textId="77777777">
            <w:trPr>
              <w:divId w:val="1243487836"/>
              <w:tblCellSpacing w:w="15" w:type="dxa"/>
            </w:trPr>
            <w:tc>
              <w:tcPr>
                <w:tcW w:w="50" w:type="pct"/>
                <w:hideMark/>
              </w:tcPr>
              <w:p w14:paraId="41A4ECCF" w14:textId="77777777" w:rsidR="003137DA" w:rsidRDefault="003137DA">
                <w:pPr>
                  <w:pStyle w:val="Bibliography"/>
                  <w:rPr>
                    <w:noProof/>
                  </w:rPr>
                </w:pPr>
                <w:r>
                  <w:rPr>
                    <w:noProof/>
                  </w:rPr>
                  <w:t xml:space="preserve">[17] </w:t>
                </w:r>
              </w:p>
            </w:tc>
            <w:tc>
              <w:tcPr>
                <w:tcW w:w="0" w:type="auto"/>
                <w:hideMark/>
              </w:tcPr>
              <w:p w14:paraId="6F1D9185" w14:textId="77777777" w:rsidR="003137DA" w:rsidRDefault="003137DA">
                <w:pPr>
                  <w:pStyle w:val="Bibliography"/>
                  <w:rPr>
                    <w:noProof/>
                  </w:rPr>
                </w:pPr>
                <w:r>
                  <w:rPr>
                    <w:noProof/>
                  </w:rPr>
                  <w:t>Jenkins, "Jenkins," [Online]. Available: https://jenkins.io/.</w:t>
                </w:r>
              </w:p>
            </w:tc>
          </w:tr>
          <w:tr w:rsidR="003137DA" w14:paraId="3B9C79E4" w14:textId="77777777">
            <w:trPr>
              <w:divId w:val="1243487836"/>
              <w:tblCellSpacing w:w="15" w:type="dxa"/>
            </w:trPr>
            <w:tc>
              <w:tcPr>
                <w:tcW w:w="50" w:type="pct"/>
                <w:hideMark/>
              </w:tcPr>
              <w:p w14:paraId="191121B0" w14:textId="77777777" w:rsidR="003137DA" w:rsidRDefault="003137DA">
                <w:pPr>
                  <w:pStyle w:val="Bibliography"/>
                  <w:rPr>
                    <w:noProof/>
                  </w:rPr>
                </w:pPr>
                <w:r>
                  <w:rPr>
                    <w:noProof/>
                  </w:rPr>
                  <w:t xml:space="preserve">[18] </w:t>
                </w:r>
              </w:p>
            </w:tc>
            <w:tc>
              <w:tcPr>
                <w:tcW w:w="0" w:type="auto"/>
                <w:hideMark/>
              </w:tcPr>
              <w:p w14:paraId="414628EA" w14:textId="77777777" w:rsidR="003137DA" w:rsidRDefault="003137DA">
                <w:pPr>
                  <w:pStyle w:val="Bibliography"/>
                  <w:rPr>
                    <w:noProof/>
                  </w:rPr>
                </w:pPr>
                <w:r>
                  <w:rPr>
                    <w:noProof/>
                  </w:rPr>
                  <w:t xml:space="preserve">Gregor Hohpe and Bobby Woolf, Enterprise Integration Patterns, Pearson Education, 2004. </w:t>
                </w:r>
              </w:p>
            </w:tc>
          </w:tr>
          <w:tr w:rsidR="003137DA" w14:paraId="44D574F9" w14:textId="77777777">
            <w:trPr>
              <w:divId w:val="1243487836"/>
              <w:tblCellSpacing w:w="15" w:type="dxa"/>
            </w:trPr>
            <w:tc>
              <w:tcPr>
                <w:tcW w:w="50" w:type="pct"/>
                <w:hideMark/>
              </w:tcPr>
              <w:p w14:paraId="7CFCF458" w14:textId="77777777" w:rsidR="003137DA" w:rsidRDefault="003137DA">
                <w:pPr>
                  <w:pStyle w:val="Bibliography"/>
                  <w:rPr>
                    <w:noProof/>
                  </w:rPr>
                </w:pPr>
                <w:r>
                  <w:rPr>
                    <w:noProof/>
                  </w:rPr>
                  <w:t xml:space="preserve">[19] </w:t>
                </w:r>
              </w:p>
            </w:tc>
            <w:tc>
              <w:tcPr>
                <w:tcW w:w="0" w:type="auto"/>
                <w:hideMark/>
              </w:tcPr>
              <w:p w14:paraId="0F36CFFA" w14:textId="77777777" w:rsidR="003137DA" w:rsidRDefault="003137DA">
                <w:pPr>
                  <w:pStyle w:val="Bibliography"/>
                  <w:rPr>
                    <w:noProof/>
                  </w:rPr>
                </w:pPr>
                <w:r>
                  <w:rPr>
                    <w:noProof/>
                  </w:rPr>
                  <w:t xml:space="preserve">David A. Chappell, Enterprise Service Bus, O’Reilly, 2004. </w:t>
                </w:r>
              </w:p>
            </w:tc>
          </w:tr>
          <w:tr w:rsidR="003137DA" w14:paraId="67126E28" w14:textId="77777777">
            <w:trPr>
              <w:divId w:val="1243487836"/>
              <w:tblCellSpacing w:w="15" w:type="dxa"/>
            </w:trPr>
            <w:tc>
              <w:tcPr>
                <w:tcW w:w="50" w:type="pct"/>
                <w:hideMark/>
              </w:tcPr>
              <w:p w14:paraId="4BF5556A" w14:textId="77777777" w:rsidR="003137DA" w:rsidRDefault="003137DA">
                <w:pPr>
                  <w:pStyle w:val="Bibliography"/>
                  <w:rPr>
                    <w:noProof/>
                  </w:rPr>
                </w:pPr>
                <w:r>
                  <w:rPr>
                    <w:noProof/>
                  </w:rPr>
                  <w:t xml:space="preserve">[20] </w:t>
                </w:r>
              </w:p>
            </w:tc>
            <w:tc>
              <w:tcPr>
                <w:tcW w:w="0" w:type="auto"/>
                <w:hideMark/>
              </w:tcPr>
              <w:p w14:paraId="1DDA9EFF" w14:textId="77777777" w:rsidR="003137DA" w:rsidRDefault="003137DA">
                <w:pPr>
                  <w:pStyle w:val="Bibliography"/>
                  <w:rPr>
                    <w:noProof/>
                  </w:rPr>
                </w:pPr>
                <w:r>
                  <w:rPr>
                    <w:noProof/>
                  </w:rPr>
                  <w:t>Git, "Getting started - About version control," [Online]. Available: https://git-scm.com/book/en/v1/Getting-Started-About-Version-Control.</w:t>
                </w:r>
              </w:p>
            </w:tc>
          </w:tr>
        </w:tbl>
        <w:p w14:paraId="4918E659" w14:textId="77777777" w:rsidR="003137DA" w:rsidRDefault="003137DA">
          <w:pPr>
            <w:divId w:val="1243487836"/>
            <w:rPr>
              <w:rFonts w:eastAsia="Times New Roman"/>
              <w:noProof/>
            </w:rPr>
          </w:pPr>
        </w:p>
        <w:p w14:paraId="11834978" w14:textId="77777777" w:rsidR="00D65DF8" w:rsidRPr="00C307BC" w:rsidRDefault="00D65DF8">
          <w:pPr>
            <w:rPr>
              <w:sz w:val="26"/>
              <w:szCs w:val="26"/>
            </w:rPr>
          </w:pPr>
          <w:r w:rsidRPr="00C307BC">
            <w:rPr>
              <w:b/>
              <w:bCs/>
              <w:sz w:val="26"/>
              <w:szCs w:val="26"/>
            </w:rPr>
            <w:fldChar w:fldCharType="end"/>
          </w:r>
        </w:p>
        <w:p w14:paraId="62B5A15D" w14:textId="11BE602E" w:rsidR="00685DB0" w:rsidRPr="00C307BC" w:rsidRDefault="00B31F2D" w:rsidP="00D368D3">
          <w:pPr>
            <w:rPr>
              <w:sz w:val="26"/>
              <w:szCs w:val="26"/>
            </w:rPr>
          </w:pPr>
        </w:p>
      </w:sdtContent>
    </w:sdt>
    <w:sectPr w:rsidR="00685DB0" w:rsidRPr="00C307BC" w:rsidSect="00796A7B">
      <w:headerReference w:type="default" r:id="rId57"/>
      <w:headerReference w:type="first" r:id="rId58"/>
      <w:type w:val="continuous"/>
      <w:pgSz w:w="12240" w:h="15840"/>
      <w:pgMar w:top="1134" w:right="1134" w:bottom="1134" w:left="1701" w:header="0" w:footer="720" w:gutter="0"/>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6EA320" w16cid:durableId="1EAA5F38"/>
  <w16cid:commentId w16cid:paraId="104D5678" w16cid:durableId="1EAA5F39"/>
  <w16cid:commentId w16cid:paraId="2C98EF72" w16cid:durableId="1EAA5F3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C69CE9" w14:textId="77777777" w:rsidR="00363864" w:rsidRDefault="00363864">
      <w:r>
        <w:separator/>
      </w:r>
    </w:p>
  </w:endnote>
  <w:endnote w:type="continuationSeparator" w:id="0">
    <w:p w14:paraId="04B65F51" w14:textId="77777777" w:rsidR="00363864" w:rsidRDefault="00363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CBB19" w14:textId="77777777" w:rsidR="00B31F2D" w:rsidRDefault="00B31F2D">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FB6D61" w14:textId="77777777" w:rsidR="00363864" w:rsidRDefault="00363864">
      <w:r>
        <w:separator/>
      </w:r>
    </w:p>
  </w:footnote>
  <w:footnote w:type="continuationSeparator" w:id="0">
    <w:p w14:paraId="34C58B70" w14:textId="77777777" w:rsidR="00363864" w:rsidRDefault="00363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71672" w14:textId="77777777" w:rsidR="00B31F2D" w:rsidRDefault="00B31F2D">
    <w:pPr>
      <w:tabs>
        <w:tab w:val="center" w:pos="4680"/>
        <w:tab w:val="right" w:pos="936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29699" w14:textId="77777777" w:rsidR="00B31F2D" w:rsidRDefault="00B31F2D">
    <w:pPr>
      <w:tabs>
        <w:tab w:val="center" w:pos="4680"/>
        <w:tab w:val="right" w:pos="9360"/>
      </w:tabs>
      <w:jc w:val="center"/>
    </w:pPr>
  </w:p>
  <w:p w14:paraId="20E85502" w14:textId="77777777" w:rsidR="00B31F2D" w:rsidRDefault="00B31F2D">
    <w:pPr>
      <w:tabs>
        <w:tab w:val="center" w:pos="4680"/>
        <w:tab w:val="right" w:pos="936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7664"/>
      <w:docPartObj>
        <w:docPartGallery w:val="Page Numbers (Top of Page)"/>
        <w:docPartUnique/>
      </w:docPartObj>
    </w:sdtPr>
    <w:sdtEndPr>
      <w:rPr>
        <w:noProof/>
      </w:rPr>
    </w:sdtEndPr>
    <w:sdtContent>
      <w:p w14:paraId="210FD4BD" w14:textId="660A361E" w:rsidR="00B31F2D" w:rsidRDefault="00B31F2D">
        <w:pPr>
          <w:pStyle w:val="Header"/>
          <w:jc w:val="center"/>
        </w:pPr>
        <w:r>
          <w:fldChar w:fldCharType="begin"/>
        </w:r>
        <w:r>
          <w:instrText xml:space="preserve"> PAGE   \* MERGEFORMAT </w:instrText>
        </w:r>
        <w:r>
          <w:fldChar w:fldCharType="separate"/>
        </w:r>
        <w:r w:rsidR="003E59DC">
          <w:rPr>
            <w:noProof/>
          </w:rPr>
          <w:t>10</w:t>
        </w:r>
        <w:r>
          <w:rPr>
            <w:noProof/>
          </w:rPr>
          <w:fldChar w:fldCharType="end"/>
        </w:r>
      </w:p>
    </w:sdtContent>
  </w:sdt>
  <w:p w14:paraId="66F820E2" w14:textId="77777777" w:rsidR="00B31F2D" w:rsidRDefault="00B31F2D">
    <w:pPr>
      <w:tabs>
        <w:tab w:val="center" w:pos="4680"/>
        <w:tab w:val="right" w:pos="9360"/>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0DC47" w14:textId="77777777" w:rsidR="00B31F2D" w:rsidRDefault="00B31F2D">
    <w:pPr>
      <w:tabs>
        <w:tab w:val="center" w:pos="4680"/>
        <w:tab w:val="right" w:pos="9360"/>
      </w:tabs>
      <w:jc w:val="center"/>
    </w:pPr>
  </w:p>
  <w:p w14:paraId="7C1F4DD5" w14:textId="77777777" w:rsidR="00B31F2D" w:rsidRDefault="00B31F2D">
    <w:pPr>
      <w:tabs>
        <w:tab w:val="center" w:pos="468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1E0C"/>
    <w:multiLevelType w:val="multilevel"/>
    <w:tmpl w:val="06428626"/>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7882056"/>
    <w:multiLevelType w:val="hybridMultilevel"/>
    <w:tmpl w:val="5E8449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826531C"/>
    <w:multiLevelType w:val="hybridMultilevel"/>
    <w:tmpl w:val="6016BF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8292CD5"/>
    <w:multiLevelType w:val="multilevel"/>
    <w:tmpl w:val="6B82F2F6"/>
    <w:lvl w:ilvl="0">
      <w:start w:val="1"/>
      <w:numFmt w:val="decimal"/>
      <w:lvlText w:val="Chương %1."/>
      <w:lvlJc w:val="left"/>
      <w:pPr>
        <w:ind w:left="360" w:hanging="360"/>
      </w:pPr>
      <w:rPr>
        <w:rFonts w:ascii="Times New Roman" w:hAnsi="Times New Roman" w:hint="default"/>
        <w:b w:val="0"/>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4.7.%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CD4FAA"/>
    <w:multiLevelType w:val="hybridMultilevel"/>
    <w:tmpl w:val="BAF83926"/>
    <w:lvl w:ilvl="0" w:tplc="D2B619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DA340D"/>
    <w:multiLevelType w:val="multilevel"/>
    <w:tmpl w:val="26341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0A3A72D3"/>
    <w:multiLevelType w:val="hybridMultilevel"/>
    <w:tmpl w:val="9062657A"/>
    <w:lvl w:ilvl="0" w:tplc="8BE41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5666F"/>
    <w:multiLevelType w:val="hybridMultilevel"/>
    <w:tmpl w:val="E48093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DA94B7B"/>
    <w:multiLevelType w:val="multilevel"/>
    <w:tmpl w:val="D1B23830"/>
    <w:lvl w:ilvl="0">
      <w:start w:val="1"/>
      <w:numFmt w:val="bullet"/>
      <w:lvlText w:val=""/>
      <w:lvlJc w:val="left"/>
      <w:pPr>
        <w:ind w:left="360" w:hanging="360"/>
      </w:pPr>
      <w:rPr>
        <w:rFonts w:ascii="Symbol" w:hAnsi="Symbol"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E1C704B"/>
    <w:multiLevelType w:val="hybridMultilevel"/>
    <w:tmpl w:val="9D30B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BB5A31"/>
    <w:multiLevelType w:val="hybridMultilevel"/>
    <w:tmpl w:val="BADAB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10A408F1"/>
    <w:multiLevelType w:val="hybridMultilevel"/>
    <w:tmpl w:val="99DAA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3CC35D0"/>
    <w:multiLevelType w:val="hybridMultilevel"/>
    <w:tmpl w:val="603694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169040EF"/>
    <w:multiLevelType w:val="hybridMultilevel"/>
    <w:tmpl w:val="9124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EB365F"/>
    <w:multiLevelType w:val="multilevel"/>
    <w:tmpl w:val="1C9A8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1A3A47E3"/>
    <w:multiLevelType w:val="multilevel"/>
    <w:tmpl w:val="2FD6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AE7495D"/>
    <w:multiLevelType w:val="hybridMultilevel"/>
    <w:tmpl w:val="7456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1F7CF9"/>
    <w:multiLevelType w:val="hybridMultilevel"/>
    <w:tmpl w:val="861A24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1DF73EF0"/>
    <w:multiLevelType w:val="hybridMultilevel"/>
    <w:tmpl w:val="7604E508"/>
    <w:lvl w:ilvl="0" w:tplc="B0B0FAFA">
      <w:start w:val="1"/>
      <w:numFmt w:val="decimal"/>
      <w:lvlText w:val="1.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1E927363"/>
    <w:multiLevelType w:val="hybridMultilevel"/>
    <w:tmpl w:val="CEEE2B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214A4612"/>
    <w:multiLevelType w:val="multilevel"/>
    <w:tmpl w:val="DAFC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DE0CE9"/>
    <w:multiLevelType w:val="hybridMultilevel"/>
    <w:tmpl w:val="E9DAD6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26722AF5"/>
    <w:multiLevelType w:val="multilevel"/>
    <w:tmpl w:val="4EF8F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295E46BF"/>
    <w:multiLevelType w:val="hybridMultilevel"/>
    <w:tmpl w:val="95BCBE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2AAD7750"/>
    <w:multiLevelType w:val="hybridMultilevel"/>
    <w:tmpl w:val="00307DF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nsid w:val="2C1B3F83"/>
    <w:multiLevelType w:val="hybridMultilevel"/>
    <w:tmpl w:val="842C2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E5810F7"/>
    <w:multiLevelType w:val="hybridMultilevel"/>
    <w:tmpl w:val="FD0AF6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31F55366"/>
    <w:multiLevelType w:val="hybridMultilevel"/>
    <w:tmpl w:val="4986E9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32714ADB"/>
    <w:multiLevelType w:val="multilevel"/>
    <w:tmpl w:val="3190B5F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339D4641"/>
    <w:multiLevelType w:val="hybridMultilevel"/>
    <w:tmpl w:val="DC06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F9205E"/>
    <w:multiLevelType w:val="hybridMultilevel"/>
    <w:tmpl w:val="D3E6C7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43F55588"/>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C1A3523"/>
    <w:multiLevelType w:val="multilevel"/>
    <w:tmpl w:val="676E8122"/>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abstractNum w:abstractNumId="33">
    <w:nsid w:val="4D544E01"/>
    <w:multiLevelType w:val="hybridMultilevel"/>
    <w:tmpl w:val="69821E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4F8030BC"/>
    <w:multiLevelType w:val="multilevel"/>
    <w:tmpl w:val="9D0EA74A"/>
    <w:lvl w:ilvl="0">
      <w:start w:val="1"/>
      <w:numFmt w:val="decimal"/>
      <w:lvlText w:val="CHƯƠNG %1."/>
      <w:lvlJc w:val="left"/>
      <w:pPr>
        <w:ind w:left="360" w:hanging="360"/>
      </w:pPr>
      <w:rPr>
        <w:rFonts w:ascii="Times New Roman" w:hAnsi="Times New Roman" w:hint="default"/>
        <w:b/>
        <w:i w:val="0"/>
        <w:sz w:val="26"/>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59832F2C"/>
    <w:multiLevelType w:val="hybridMultilevel"/>
    <w:tmpl w:val="C87E2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ECF01E2"/>
    <w:multiLevelType w:val="hybridMultilevel"/>
    <w:tmpl w:val="D2384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FB4473A"/>
    <w:multiLevelType w:val="hybridMultilevel"/>
    <w:tmpl w:val="79E25A9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nsid w:val="651C2BC2"/>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nsid w:val="65F83673"/>
    <w:multiLevelType w:val="hybridMultilevel"/>
    <w:tmpl w:val="0E0C5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89561AD"/>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695D74F7"/>
    <w:multiLevelType w:val="hybridMultilevel"/>
    <w:tmpl w:val="6B7CE106"/>
    <w:lvl w:ilvl="0" w:tplc="04090001">
      <w:start w:val="1"/>
      <w:numFmt w:val="bullet"/>
      <w:lvlText w:val=""/>
      <w:lvlJc w:val="left"/>
      <w:pPr>
        <w:ind w:left="1440" w:hanging="360"/>
      </w:pPr>
      <w:rPr>
        <w:rFonts w:ascii="Symbol" w:hAnsi="Symbol" w:hint="default"/>
      </w:rPr>
    </w:lvl>
    <w:lvl w:ilvl="1" w:tplc="624EB17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E191566"/>
    <w:multiLevelType w:val="hybridMultilevel"/>
    <w:tmpl w:val="B19E958A"/>
    <w:lvl w:ilvl="0" w:tplc="FB38410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nsid w:val="6E602855"/>
    <w:multiLevelType w:val="hybridMultilevel"/>
    <w:tmpl w:val="19F07C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nsid w:val="70606F8D"/>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nsid w:val="74CC7671"/>
    <w:multiLevelType w:val="hybridMultilevel"/>
    <w:tmpl w:val="2190D1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nsid w:val="75D406D5"/>
    <w:multiLevelType w:val="hybridMultilevel"/>
    <w:tmpl w:val="84E49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160ECB"/>
    <w:multiLevelType w:val="hybridMultilevel"/>
    <w:tmpl w:val="8B2CB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82B61A6"/>
    <w:multiLevelType w:val="hybridMultilevel"/>
    <w:tmpl w:val="E6FA99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79C55C90"/>
    <w:multiLevelType w:val="multilevel"/>
    <w:tmpl w:val="A5704E90"/>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num w:numId="1">
    <w:abstractNumId w:val="5"/>
  </w:num>
  <w:num w:numId="2">
    <w:abstractNumId w:val="22"/>
  </w:num>
  <w:num w:numId="3">
    <w:abstractNumId w:val="14"/>
  </w:num>
  <w:num w:numId="4">
    <w:abstractNumId w:val="40"/>
  </w:num>
  <w:num w:numId="5">
    <w:abstractNumId w:val="28"/>
  </w:num>
  <w:num w:numId="6">
    <w:abstractNumId w:val="48"/>
  </w:num>
  <w:num w:numId="7">
    <w:abstractNumId w:val="16"/>
  </w:num>
  <w:num w:numId="8">
    <w:abstractNumId w:val="25"/>
  </w:num>
  <w:num w:numId="9">
    <w:abstractNumId w:val="47"/>
  </w:num>
  <w:num w:numId="10">
    <w:abstractNumId w:val="2"/>
  </w:num>
  <w:num w:numId="11">
    <w:abstractNumId w:val="37"/>
  </w:num>
  <w:num w:numId="12">
    <w:abstractNumId w:val="34"/>
  </w:num>
  <w:num w:numId="13">
    <w:abstractNumId w:val="49"/>
  </w:num>
  <w:num w:numId="14">
    <w:abstractNumId w:val="32"/>
  </w:num>
  <w:num w:numId="15">
    <w:abstractNumId w:val="3"/>
  </w:num>
  <w:num w:numId="16">
    <w:abstractNumId w:val="26"/>
  </w:num>
  <w:num w:numId="17">
    <w:abstractNumId w:val="17"/>
  </w:num>
  <w:num w:numId="18">
    <w:abstractNumId w:val="10"/>
  </w:num>
  <w:num w:numId="19">
    <w:abstractNumId w:val="4"/>
  </w:num>
  <w:num w:numId="20">
    <w:abstractNumId w:val="35"/>
  </w:num>
  <w:num w:numId="21">
    <w:abstractNumId w:val="39"/>
  </w:num>
  <w:num w:numId="22">
    <w:abstractNumId w:val="45"/>
  </w:num>
  <w:num w:numId="23">
    <w:abstractNumId w:val="29"/>
  </w:num>
  <w:num w:numId="24">
    <w:abstractNumId w:val="6"/>
  </w:num>
  <w:num w:numId="25">
    <w:abstractNumId w:val="20"/>
  </w:num>
  <w:num w:numId="26">
    <w:abstractNumId w:val="46"/>
  </w:num>
  <w:num w:numId="27">
    <w:abstractNumId w:val="38"/>
  </w:num>
  <w:num w:numId="28">
    <w:abstractNumId w:val="42"/>
  </w:num>
  <w:num w:numId="29">
    <w:abstractNumId w:val="44"/>
  </w:num>
  <w:num w:numId="30">
    <w:abstractNumId w:val="1"/>
  </w:num>
  <w:num w:numId="31">
    <w:abstractNumId w:val="27"/>
  </w:num>
  <w:num w:numId="32">
    <w:abstractNumId w:val="30"/>
  </w:num>
  <w:num w:numId="33">
    <w:abstractNumId w:val="7"/>
  </w:num>
  <w:num w:numId="34">
    <w:abstractNumId w:val="12"/>
  </w:num>
  <w:num w:numId="35">
    <w:abstractNumId w:val="23"/>
  </w:num>
  <w:num w:numId="36">
    <w:abstractNumId w:val="43"/>
  </w:num>
  <w:num w:numId="37">
    <w:abstractNumId w:val="19"/>
  </w:num>
  <w:num w:numId="38">
    <w:abstractNumId w:val="24"/>
  </w:num>
  <w:num w:numId="39">
    <w:abstractNumId w:val="11"/>
  </w:num>
  <w:num w:numId="40">
    <w:abstractNumId w:val="21"/>
  </w:num>
  <w:num w:numId="41">
    <w:abstractNumId w:val="41"/>
  </w:num>
  <w:num w:numId="42">
    <w:abstractNumId w:val="33"/>
  </w:num>
  <w:num w:numId="43">
    <w:abstractNumId w:val="36"/>
  </w:num>
  <w:num w:numId="44">
    <w:abstractNumId w:val="18"/>
  </w:num>
  <w:num w:numId="45">
    <w:abstractNumId w:val="15"/>
  </w:num>
  <w:num w:numId="46">
    <w:abstractNumId w:val="13"/>
  </w:num>
  <w:num w:numId="47">
    <w:abstractNumId w:val="0"/>
  </w:num>
  <w:num w:numId="48">
    <w:abstractNumId w:val="31"/>
  </w:num>
  <w:num w:numId="49">
    <w:abstractNumId w:val="8"/>
  </w:num>
  <w:num w:numId="50">
    <w:abstractNumId w:val="9"/>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Toan">
    <w15:presenceInfo w15:providerId="Windows Live" w15:userId="c5d807521248979b"/>
  </w15:person>
  <w15:person w15:author="TOANNM">
    <w15:presenceInfo w15:providerId="None" w15:userId="TOANN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7B"/>
    <w:rsid w:val="000006DD"/>
    <w:rsid w:val="0000105E"/>
    <w:rsid w:val="00001180"/>
    <w:rsid w:val="000011B9"/>
    <w:rsid w:val="00001B7A"/>
    <w:rsid w:val="00001FF3"/>
    <w:rsid w:val="00002712"/>
    <w:rsid w:val="00002E6E"/>
    <w:rsid w:val="0000348B"/>
    <w:rsid w:val="000037BF"/>
    <w:rsid w:val="00003876"/>
    <w:rsid w:val="00003EB5"/>
    <w:rsid w:val="00005879"/>
    <w:rsid w:val="00005A8D"/>
    <w:rsid w:val="000064E0"/>
    <w:rsid w:val="000067AF"/>
    <w:rsid w:val="000067CF"/>
    <w:rsid w:val="00006E12"/>
    <w:rsid w:val="000103C8"/>
    <w:rsid w:val="00010447"/>
    <w:rsid w:val="000106D4"/>
    <w:rsid w:val="00010A3F"/>
    <w:rsid w:val="00011308"/>
    <w:rsid w:val="0001132A"/>
    <w:rsid w:val="0001201E"/>
    <w:rsid w:val="000124B3"/>
    <w:rsid w:val="00012801"/>
    <w:rsid w:val="00012EC1"/>
    <w:rsid w:val="000134E3"/>
    <w:rsid w:val="0001502A"/>
    <w:rsid w:val="00015D89"/>
    <w:rsid w:val="00015DBC"/>
    <w:rsid w:val="000164A6"/>
    <w:rsid w:val="00017C7A"/>
    <w:rsid w:val="000200D2"/>
    <w:rsid w:val="00020A80"/>
    <w:rsid w:val="00021883"/>
    <w:rsid w:val="000219FA"/>
    <w:rsid w:val="00021C4F"/>
    <w:rsid w:val="00022628"/>
    <w:rsid w:val="000227F4"/>
    <w:rsid w:val="00023C0C"/>
    <w:rsid w:val="00023CAF"/>
    <w:rsid w:val="000241D7"/>
    <w:rsid w:val="00024364"/>
    <w:rsid w:val="0002454F"/>
    <w:rsid w:val="00024726"/>
    <w:rsid w:val="0002512F"/>
    <w:rsid w:val="000252C4"/>
    <w:rsid w:val="00025CD6"/>
    <w:rsid w:val="000264BE"/>
    <w:rsid w:val="000266FE"/>
    <w:rsid w:val="00026A73"/>
    <w:rsid w:val="00026D8F"/>
    <w:rsid w:val="0002782C"/>
    <w:rsid w:val="00030305"/>
    <w:rsid w:val="0003083D"/>
    <w:rsid w:val="00030A1C"/>
    <w:rsid w:val="00030BF6"/>
    <w:rsid w:val="00031D61"/>
    <w:rsid w:val="00031F23"/>
    <w:rsid w:val="00031F8E"/>
    <w:rsid w:val="0003200E"/>
    <w:rsid w:val="000327DB"/>
    <w:rsid w:val="00032804"/>
    <w:rsid w:val="0003288D"/>
    <w:rsid w:val="00032A7F"/>
    <w:rsid w:val="000332C4"/>
    <w:rsid w:val="00034EA3"/>
    <w:rsid w:val="00036A00"/>
    <w:rsid w:val="00037894"/>
    <w:rsid w:val="00037DF7"/>
    <w:rsid w:val="00037E36"/>
    <w:rsid w:val="00042161"/>
    <w:rsid w:val="0004218C"/>
    <w:rsid w:val="00042346"/>
    <w:rsid w:val="00042C70"/>
    <w:rsid w:val="00042E32"/>
    <w:rsid w:val="000437D3"/>
    <w:rsid w:val="00044B3C"/>
    <w:rsid w:val="000451C8"/>
    <w:rsid w:val="00045A93"/>
    <w:rsid w:val="00046350"/>
    <w:rsid w:val="00046705"/>
    <w:rsid w:val="00046F13"/>
    <w:rsid w:val="000505C8"/>
    <w:rsid w:val="00050E07"/>
    <w:rsid w:val="0005112B"/>
    <w:rsid w:val="000511C0"/>
    <w:rsid w:val="00051CFB"/>
    <w:rsid w:val="00052281"/>
    <w:rsid w:val="00052FC7"/>
    <w:rsid w:val="00053AF8"/>
    <w:rsid w:val="0005573C"/>
    <w:rsid w:val="0005595E"/>
    <w:rsid w:val="00055B2F"/>
    <w:rsid w:val="0005673F"/>
    <w:rsid w:val="00057827"/>
    <w:rsid w:val="000600EE"/>
    <w:rsid w:val="00060139"/>
    <w:rsid w:val="00060272"/>
    <w:rsid w:val="00060518"/>
    <w:rsid w:val="00060F47"/>
    <w:rsid w:val="0006188D"/>
    <w:rsid w:val="00061954"/>
    <w:rsid w:val="00061FA0"/>
    <w:rsid w:val="00062D91"/>
    <w:rsid w:val="0006319C"/>
    <w:rsid w:val="00063812"/>
    <w:rsid w:val="00063990"/>
    <w:rsid w:val="000641BD"/>
    <w:rsid w:val="0006484A"/>
    <w:rsid w:val="00065507"/>
    <w:rsid w:val="000659D1"/>
    <w:rsid w:val="00066EC5"/>
    <w:rsid w:val="00067D18"/>
    <w:rsid w:val="000702B4"/>
    <w:rsid w:val="00071121"/>
    <w:rsid w:val="00071A6D"/>
    <w:rsid w:val="00072F86"/>
    <w:rsid w:val="00073045"/>
    <w:rsid w:val="00073AB1"/>
    <w:rsid w:val="00074CEE"/>
    <w:rsid w:val="000758A1"/>
    <w:rsid w:val="0007625A"/>
    <w:rsid w:val="000766C2"/>
    <w:rsid w:val="000776D2"/>
    <w:rsid w:val="00081028"/>
    <w:rsid w:val="000818BC"/>
    <w:rsid w:val="00081BCE"/>
    <w:rsid w:val="0008322A"/>
    <w:rsid w:val="0008469C"/>
    <w:rsid w:val="00085428"/>
    <w:rsid w:val="00085820"/>
    <w:rsid w:val="00085A02"/>
    <w:rsid w:val="00085A4F"/>
    <w:rsid w:val="00086118"/>
    <w:rsid w:val="000877EF"/>
    <w:rsid w:val="00090127"/>
    <w:rsid w:val="0009043C"/>
    <w:rsid w:val="000904CF"/>
    <w:rsid w:val="00090819"/>
    <w:rsid w:val="00090B4C"/>
    <w:rsid w:val="000910BC"/>
    <w:rsid w:val="000911EB"/>
    <w:rsid w:val="0009278C"/>
    <w:rsid w:val="00092842"/>
    <w:rsid w:val="00093D51"/>
    <w:rsid w:val="00093E36"/>
    <w:rsid w:val="00093E98"/>
    <w:rsid w:val="00094484"/>
    <w:rsid w:val="00094FEB"/>
    <w:rsid w:val="00095629"/>
    <w:rsid w:val="00095CAE"/>
    <w:rsid w:val="00095CD9"/>
    <w:rsid w:val="00096069"/>
    <w:rsid w:val="00096643"/>
    <w:rsid w:val="0009666D"/>
    <w:rsid w:val="0009672D"/>
    <w:rsid w:val="00096DE6"/>
    <w:rsid w:val="00097926"/>
    <w:rsid w:val="00097A7B"/>
    <w:rsid w:val="000A02C1"/>
    <w:rsid w:val="000A0DEB"/>
    <w:rsid w:val="000A1F68"/>
    <w:rsid w:val="000A216A"/>
    <w:rsid w:val="000A2A14"/>
    <w:rsid w:val="000A2AAC"/>
    <w:rsid w:val="000A2DB1"/>
    <w:rsid w:val="000A2DF9"/>
    <w:rsid w:val="000A321E"/>
    <w:rsid w:val="000A331B"/>
    <w:rsid w:val="000A3434"/>
    <w:rsid w:val="000A3C93"/>
    <w:rsid w:val="000A45FC"/>
    <w:rsid w:val="000A460D"/>
    <w:rsid w:val="000A49CA"/>
    <w:rsid w:val="000A4F41"/>
    <w:rsid w:val="000A5A67"/>
    <w:rsid w:val="000A6383"/>
    <w:rsid w:val="000A7165"/>
    <w:rsid w:val="000A730A"/>
    <w:rsid w:val="000B04C5"/>
    <w:rsid w:val="000B0DB8"/>
    <w:rsid w:val="000B171C"/>
    <w:rsid w:val="000B27B9"/>
    <w:rsid w:val="000B28B0"/>
    <w:rsid w:val="000B2BD9"/>
    <w:rsid w:val="000B352D"/>
    <w:rsid w:val="000B4069"/>
    <w:rsid w:val="000B47F9"/>
    <w:rsid w:val="000B4AFA"/>
    <w:rsid w:val="000B4F63"/>
    <w:rsid w:val="000B5294"/>
    <w:rsid w:val="000B544C"/>
    <w:rsid w:val="000B56C9"/>
    <w:rsid w:val="000B5AB2"/>
    <w:rsid w:val="000B7055"/>
    <w:rsid w:val="000B7457"/>
    <w:rsid w:val="000C0022"/>
    <w:rsid w:val="000C0B37"/>
    <w:rsid w:val="000C1227"/>
    <w:rsid w:val="000C1557"/>
    <w:rsid w:val="000C1811"/>
    <w:rsid w:val="000C1DD2"/>
    <w:rsid w:val="000C1F8C"/>
    <w:rsid w:val="000C23C5"/>
    <w:rsid w:val="000C2440"/>
    <w:rsid w:val="000C2950"/>
    <w:rsid w:val="000C2CAF"/>
    <w:rsid w:val="000C2EA9"/>
    <w:rsid w:val="000C3968"/>
    <w:rsid w:val="000C3F05"/>
    <w:rsid w:val="000C41C6"/>
    <w:rsid w:val="000C4222"/>
    <w:rsid w:val="000C5B7F"/>
    <w:rsid w:val="000C5C3A"/>
    <w:rsid w:val="000C5C50"/>
    <w:rsid w:val="000C62AF"/>
    <w:rsid w:val="000C6B6C"/>
    <w:rsid w:val="000C6D2A"/>
    <w:rsid w:val="000C70B2"/>
    <w:rsid w:val="000C71AA"/>
    <w:rsid w:val="000C72CA"/>
    <w:rsid w:val="000C73F1"/>
    <w:rsid w:val="000C768C"/>
    <w:rsid w:val="000C7E36"/>
    <w:rsid w:val="000D01A4"/>
    <w:rsid w:val="000D1569"/>
    <w:rsid w:val="000D18D0"/>
    <w:rsid w:val="000D1A54"/>
    <w:rsid w:val="000D1AFB"/>
    <w:rsid w:val="000D1D7F"/>
    <w:rsid w:val="000D20F2"/>
    <w:rsid w:val="000D2315"/>
    <w:rsid w:val="000D24CE"/>
    <w:rsid w:val="000D26B2"/>
    <w:rsid w:val="000D3B55"/>
    <w:rsid w:val="000D43EA"/>
    <w:rsid w:val="000D5050"/>
    <w:rsid w:val="000D506C"/>
    <w:rsid w:val="000D5A37"/>
    <w:rsid w:val="000D62C2"/>
    <w:rsid w:val="000D68D1"/>
    <w:rsid w:val="000D6997"/>
    <w:rsid w:val="000D7834"/>
    <w:rsid w:val="000D7A63"/>
    <w:rsid w:val="000D7A9B"/>
    <w:rsid w:val="000E0459"/>
    <w:rsid w:val="000E0D16"/>
    <w:rsid w:val="000E15AB"/>
    <w:rsid w:val="000E1930"/>
    <w:rsid w:val="000E1C6A"/>
    <w:rsid w:val="000E1DC9"/>
    <w:rsid w:val="000E1EAF"/>
    <w:rsid w:val="000E2175"/>
    <w:rsid w:val="000E2874"/>
    <w:rsid w:val="000E2999"/>
    <w:rsid w:val="000E38E3"/>
    <w:rsid w:val="000E39EA"/>
    <w:rsid w:val="000E3C9C"/>
    <w:rsid w:val="000E4537"/>
    <w:rsid w:val="000E463F"/>
    <w:rsid w:val="000E4D2C"/>
    <w:rsid w:val="000E5804"/>
    <w:rsid w:val="000E6C93"/>
    <w:rsid w:val="000E7100"/>
    <w:rsid w:val="000E729E"/>
    <w:rsid w:val="000E7B6F"/>
    <w:rsid w:val="000E7DC8"/>
    <w:rsid w:val="000F0863"/>
    <w:rsid w:val="000F09FC"/>
    <w:rsid w:val="000F0B4D"/>
    <w:rsid w:val="000F0B5A"/>
    <w:rsid w:val="000F0D34"/>
    <w:rsid w:val="000F1180"/>
    <w:rsid w:val="000F17D2"/>
    <w:rsid w:val="000F1A08"/>
    <w:rsid w:val="000F1A48"/>
    <w:rsid w:val="000F1AE0"/>
    <w:rsid w:val="000F1DAF"/>
    <w:rsid w:val="000F23D4"/>
    <w:rsid w:val="000F2820"/>
    <w:rsid w:val="000F2EE9"/>
    <w:rsid w:val="000F2FFF"/>
    <w:rsid w:val="000F34B6"/>
    <w:rsid w:val="000F3708"/>
    <w:rsid w:val="000F3B74"/>
    <w:rsid w:val="000F4FA0"/>
    <w:rsid w:val="000F5073"/>
    <w:rsid w:val="000F69C2"/>
    <w:rsid w:val="000F7771"/>
    <w:rsid w:val="0010026F"/>
    <w:rsid w:val="0010098F"/>
    <w:rsid w:val="00100E4D"/>
    <w:rsid w:val="00101362"/>
    <w:rsid w:val="00101A1F"/>
    <w:rsid w:val="00101A62"/>
    <w:rsid w:val="00101A79"/>
    <w:rsid w:val="00101AD8"/>
    <w:rsid w:val="00102721"/>
    <w:rsid w:val="00102EED"/>
    <w:rsid w:val="0010393C"/>
    <w:rsid w:val="00103D54"/>
    <w:rsid w:val="00103E2D"/>
    <w:rsid w:val="00104F52"/>
    <w:rsid w:val="0010527C"/>
    <w:rsid w:val="001054FB"/>
    <w:rsid w:val="00105BB1"/>
    <w:rsid w:val="001100C4"/>
    <w:rsid w:val="00110879"/>
    <w:rsid w:val="00110B83"/>
    <w:rsid w:val="00111541"/>
    <w:rsid w:val="00111591"/>
    <w:rsid w:val="00111660"/>
    <w:rsid w:val="00111753"/>
    <w:rsid w:val="0011189B"/>
    <w:rsid w:val="0011213B"/>
    <w:rsid w:val="00112467"/>
    <w:rsid w:val="00112616"/>
    <w:rsid w:val="0011274D"/>
    <w:rsid w:val="00112E91"/>
    <w:rsid w:val="001136EE"/>
    <w:rsid w:val="00113AE3"/>
    <w:rsid w:val="00113EBB"/>
    <w:rsid w:val="00114157"/>
    <w:rsid w:val="001147CD"/>
    <w:rsid w:val="00114EE7"/>
    <w:rsid w:val="001151A2"/>
    <w:rsid w:val="001152C3"/>
    <w:rsid w:val="001153A8"/>
    <w:rsid w:val="001157A5"/>
    <w:rsid w:val="00116B18"/>
    <w:rsid w:val="00117037"/>
    <w:rsid w:val="00117048"/>
    <w:rsid w:val="00120D78"/>
    <w:rsid w:val="00120E61"/>
    <w:rsid w:val="00121071"/>
    <w:rsid w:val="00122506"/>
    <w:rsid w:val="00122637"/>
    <w:rsid w:val="001239F9"/>
    <w:rsid w:val="00123A84"/>
    <w:rsid w:val="00123E7F"/>
    <w:rsid w:val="00123F92"/>
    <w:rsid w:val="00124539"/>
    <w:rsid w:val="00124997"/>
    <w:rsid w:val="001253EC"/>
    <w:rsid w:val="00125607"/>
    <w:rsid w:val="0012615E"/>
    <w:rsid w:val="00126854"/>
    <w:rsid w:val="0012688C"/>
    <w:rsid w:val="00126E07"/>
    <w:rsid w:val="00127402"/>
    <w:rsid w:val="001274E1"/>
    <w:rsid w:val="00127A94"/>
    <w:rsid w:val="00130074"/>
    <w:rsid w:val="0013060B"/>
    <w:rsid w:val="001306B4"/>
    <w:rsid w:val="00130CA4"/>
    <w:rsid w:val="00132028"/>
    <w:rsid w:val="001323FD"/>
    <w:rsid w:val="00132671"/>
    <w:rsid w:val="00133D8E"/>
    <w:rsid w:val="001341D2"/>
    <w:rsid w:val="00134EB1"/>
    <w:rsid w:val="0013518C"/>
    <w:rsid w:val="001351F2"/>
    <w:rsid w:val="0013533D"/>
    <w:rsid w:val="00136004"/>
    <w:rsid w:val="001362D7"/>
    <w:rsid w:val="00136B7E"/>
    <w:rsid w:val="00137875"/>
    <w:rsid w:val="00140672"/>
    <w:rsid w:val="00141083"/>
    <w:rsid w:val="00141D74"/>
    <w:rsid w:val="00142DCE"/>
    <w:rsid w:val="00143432"/>
    <w:rsid w:val="00143A1E"/>
    <w:rsid w:val="00143EE8"/>
    <w:rsid w:val="00144426"/>
    <w:rsid w:val="0014472B"/>
    <w:rsid w:val="001450B7"/>
    <w:rsid w:val="00145A4F"/>
    <w:rsid w:val="00145B55"/>
    <w:rsid w:val="00145D5E"/>
    <w:rsid w:val="00147022"/>
    <w:rsid w:val="00147198"/>
    <w:rsid w:val="001472A1"/>
    <w:rsid w:val="00147A3D"/>
    <w:rsid w:val="00147F82"/>
    <w:rsid w:val="00147FD8"/>
    <w:rsid w:val="00150145"/>
    <w:rsid w:val="001501A0"/>
    <w:rsid w:val="0015048C"/>
    <w:rsid w:val="00150AD0"/>
    <w:rsid w:val="00150FC2"/>
    <w:rsid w:val="0015173A"/>
    <w:rsid w:val="00151833"/>
    <w:rsid w:val="0015268A"/>
    <w:rsid w:val="00153737"/>
    <w:rsid w:val="00154231"/>
    <w:rsid w:val="0015466F"/>
    <w:rsid w:val="0015499C"/>
    <w:rsid w:val="00154ED2"/>
    <w:rsid w:val="00156401"/>
    <w:rsid w:val="00156CF2"/>
    <w:rsid w:val="00157947"/>
    <w:rsid w:val="00157AD6"/>
    <w:rsid w:val="0016155E"/>
    <w:rsid w:val="001623E3"/>
    <w:rsid w:val="00162BDF"/>
    <w:rsid w:val="001633B5"/>
    <w:rsid w:val="00163756"/>
    <w:rsid w:val="00163DD1"/>
    <w:rsid w:val="00164363"/>
    <w:rsid w:val="001645A4"/>
    <w:rsid w:val="00164785"/>
    <w:rsid w:val="00164C23"/>
    <w:rsid w:val="0016542B"/>
    <w:rsid w:val="001658E5"/>
    <w:rsid w:val="00165BC0"/>
    <w:rsid w:val="0016673B"/>
    <w:rsid w:val="00166EC6"/>
    <w:rsid w:val="00166F5E"/>
    <w:rsid w:val="00167B79"/>
    <w:rsid w:val="00167E5A"/>
    <w:rsid w:val="00170143"/>
    <w:rsid w:val="001701DA"/>
    <w:rsid w:val="00171999"/>
    <w:rsid w:val="00171FEA"/>
    <w:rsid w:val="00172BBF"/>
    <w:rsid w:val="001736C8"/>
    <w:rsid w:val="001752A8"/>
    <w:rsid w:val="001752DF"/>
    <w:rsid w:val="001760E5"/>
    <w:rsid w:val="00177761"/>
    <w:rsid w:val="00177894"/>
    <w:rsid w:val="001801E8"/>
    <w:rsid w:val="00180738"/>
    <w:rsid w:val="00180936"/>
    <w:rsid w:val="00180F1D"/>
    <w:rsid w:val="0018131F"/>
    <w:rsid w:val="0018142B"/>
    <w:rsid w:val="0018316C"/>
    <w:rsid w:val="0018395C"/>
    <w:rsid w:val="00183A7E"/>
    <w:rsid w:val="00183E6B"/>
    <w:rsid w:val="00184ADA"/>
    <w:rsid w:val="00184E6F"/>
    <w:rsid w:val="00185199"/>
    <w:rsid w:val="001854FE"/>
    <w:rsid w:val="0018576D"/>
    <w:rsid w:val="00185C76"/>
    <w:rsid w:val="00186DF8"/>
    <w:rsid w:val="001871E0"/>
    <w:rsid w:val="0018739E"/>
    <w:rsid w:val="00187D92"/>
    <w:rsid w:val="0019071E"/>
    <w:rsid w:val="001909DD"/>
    <w:rsid w:val="00190D36"/>
    <w:rsid w:val="00191375"/>
    <w:rsid w:val="0019143A"/>
    <w:rsid w:val="0019161E"/>
    <w:rsid w:val="00191A27"/>
    <w:rsid w:val="00191AA8"/>
    <w:rsid w:val="0019208E"/>
    <w:rsid w:val="0019235D"/>
    <w:rsid w:val="0019269F"/>
    <w:rsid w:val="00192863"/>
    <w:rsid w:val="00192998"/>
    <w:rsid w:val="00192DA7"/>
    <w:rsid w:val="00192FB9"/>
    <w:rsid w:val="00192FD6"/>
    <w:rsid w:val="00193852"/>
    <w:rsid w:val="00193894"/>
    <w:rsid w:val="001938D8"/>
    <w:rsid w:val="001940EF"/>
    <w:rsid w:val="001951B9"/>
    <w:rsid w:val="001957FD"/>
    <w:rsid w:val="00195FCB"/>
    <w:rsid w:val="00196763"/>
    <w:rsid w:val="00197440"/>
    <w:rsid w:val="0019756F"/>
    <w:rsid w:val="001977DE"/>
    <w:rsid w:val="001A0152"/>
    <w:rsid w:val="001A0162"/>
    <w:rsid w:val="001A0F87"/>
    <w:rsid w:val="001A1D58"/>
    <w:rsid w:val="001A242C"/>
    <w:rsid w:val="001A29DB"/>
    <w:rsid w:val="001A3427"/>
    <w:rsid w:val="001A36D2"/>
    <w:rsid w:val="001A3C53"/>
    <w:rsid w:val="001A3DE9"/>
    <w:rsid w:val="001A48CE"/>
    <w:rsid w:val="001A4C60"/>
    <w:rsid w:val="001A5105"/>
    <w:rsid w:val="001A5A99"/>
    <w:rsid w:val="001A5BDF"/>
    <w:rsid w:val="001A6247"/>
    <w:rsid w:val="001A664C"/>
    <w:rsid w:val="001A6B5B"/>
    <w:rsid w:val="001A6C17"/>
    <w:rsid w:val="001A71CA"/>
    <w:rsid w:val="001A7739"/>
    <w:rsid w:val="001A7F35"/>
    <w:rsid w:val="001B0199"/>
    <w:rsid w:val="001B03C7"/>
    <w:rsid w:val="001B080D"/>
    <w:rsid w:val="001B0909"/>
    <w:rsid w:val="001B0944"/>
    <w:rsid w:val="001B09C3"/>
    <w:rsid w:val="001B0AD8"/>
    <w:rsid w:val="001B0E2B"/>
    <w:rsid w:val="001B1DC6"/>
    <w:rsid w:val="001B20C2"/>
    <w:rsid w:val="001B2570"/>
    <w:rsid w:val="001B3101"/>
    <w:rsid w:val="001B3990"/>
    <w:rsid w:val="001B3D4D"/>
    <w:rsid w:val="001B4339"/>
    <w:rsid w:val="001B518D"/>
    <w:rsid w:val="001B567D"/>
    <w:rsid w:val="001B61B9"/>
    <w:rsid w:val="001B6554"/>
    <w:rsid w:val="001B70F4"/>
    <w:rsid w:val="001C016F"/>
    <w:rsid w:val="001C0943"/>
    <w:rsid w:val="001C0C27"/>
    <w:rsid w:val="001C18C3"/>
    <w:rsid w:val="001C1ACD"/>
    <w:rsid w:val="001C1DA3"/>
    <w:rsid w:val="001C22CB"/>
    <w:rsid w:val="001C3020"/>
    <w:rsid w:val="001C35C8"/>
    <w:rsid w:val="001C3ABC"/>
    <w:rsid w:val="001C44A5"/>
    <w:rsid w:val="001C4610"/>
    <w:rsid w:val="001C4656"/>
    <w:rsid w:val="001C4678"/>
    <w:rsid w:val="001C47D0"/>
    <w:rsid w:val="001C4BEC"/>
    <w:rsid w:val="001C4CAF"/>
    <w:rsid w:val="001C4D97"/>
    <w:rsid w:val="001C5393"/>
    <w:rsid w:val="001C57BB"/>
    <w:rsid w:val="001C5C93"/>
    <w:rsid w:val="001C5E6B"/>
    <w:rsid w:val="001C684F"/>
    <w:rsid w:val="001C690C"/>
    <w:rsid w:val="001C6B7D"/>
    <w:rsid w:val="001C7EDB"/>
    <w:rsid w:val="001D022F"/>
    <w:rsid w:val="001D04CD"/>
    <w:rsid w:val="001D0CD5"/>
    <w:rsid w:val="001D1864"/>
    <w:rsid w:val="001D18AF"/>
    <w:rsid w:val="001D18D4"/>
    <w:rsid w:val="001D2592"/>
    <w:rsid w:val="001D3183"/>
    <w:rsid w:val="001D3972"/>
    <w:rsid w:val="001D3C4B"/>
    <w:rsid w:val="001D45D4"/>
    <w:rsid w:val="001D467B"/>
    <w:rsid w:val="001D57DB"/>
    <w:rsid w:val="001D5A35"/>
    <w:rsid w:val="001D61A8"/>
    <w:rsid w:val="001D674F"/>
    <w:rsid w:val="001D68DA"/>
    <w:rsid w:val="001D6CCD"/>
    <w:rsid w:val="001D71D1"/>
    <w:rsid w:val="001D7A8F"/>
    <w:rsid w:val="001E070A"/>
    <w:rsid w:val="001E0B7A"/>
    <w:rsid w:val="001E11D3"/>
    <w:rsid w:val="001E1223"/>
    <w:rsid w:val="001E1F20"/>
    <w:rsid w:val="001E27E9"/>
    <w:rsid w:val="001E2D86"/>
    <w:rsid w:val="001E3307"/>
    <w:rsid w:val="001E398B"/>
    <w:rsid w:val="001E3F36"/>
    <w:rsid w:val="001E567E"/>
    <w:rsid w:val="001E5BC5"/>
    <w:rsid w:val="001E65F2"/>
    <w:rsid w:val="001E670D"/>
    <w:rsid w:val="001F00F6"/>
    <w:rsid w:val="001F1043"/>
    <w:rsid w:val="001F125F"/>
    <w:rsid w:val="001F15E2"/>
    <w:rsid w:val="001F1808"/>
    <w:rsid w:val="001F1938"/>
    <w:rsid w:val="001F2214"/>
    <w:rsid w:val="001F25C8"/>
    <w:rsid w:val="001F293E"/>
    <w:rsid w:val="001F2999"/>
    <w:rsid w:val="001F312A"/>
    <w:rsid w:val="001F314D"/>
    <w:rsid w:val="001F3376"/>
    <w:rsid w:val="001F4421"/>
    <w:rsid w:val="001F5155"/>
    <w:rsid w:val="001F58EA"/>
    <w:rsid w:val="001F590D"/>
    <w:rsid w:val="001F60E7"/>
    <w:rsid w:val="001F6186"/>
    <w:rsid w:val="001F6469"/>
    <w:rsid w:val="001F6568"/>
    <w:rsid w:val="001F6BC6"/>
    <w:rsid w:val="001F779C"/>
    <w:rsid w:val="001F7C02"/>
    <w:rsid w:val="001F7E47"/>
    <w:rsid w:val="00200680"/>
    <w:rsid w:val="00200744"/>
    <w:rsid w:val="002010DE"/>
    <w:rsid w:val="00201E04"/>
    <w:rsid w:val="00201EB8"/>
    <w:rsid w:val="00203071"/>
    <w:rsid w:val="002031DA"/>
    <w:rsid w:val="00204599"/>
    <w:rsid w:val="00205015"/>
    <w:rsid w:val="00205D1B"/>
    <w:rsid w:val="0020669F"/>
    <w:rsid w:val="00206805"/>
    <w:rsid w:val="00206F63"/>
    <w:rsid w:val="00207A06"/>
    <w:rsid w:val="00210007"/>
    <w:rsid w:val="00210391"/>
    <w:rsid w:val="00210986"/>
    <w:rsid w:val="00210BA9"/>
    <w:rsid w:val="00210C80"/>
    <w:rsid w:val="00211BEA"/>
    <w:rsid w:val="00211F9F"/>
    <w:rsid w:val="00212F2F"/>
    <w:rsid w:val="00213061"/>
    <w:rsid w:val="00213304"/>
    <w:rsid w:val="00213E7C"/>
    <w:rsid w:val="002144EC"/>
    <w:rsid w:val="00214629"/>
    <w:rsid w:val="00214BC1"/>
    <w:rsid w:val="00215CF8"/>
    <w:rsid w:val="00216132"/>
    <w:rsid w:val="00216141"/>
    <w:rsid w:val="002164BB"/>
    <w:rsid w:val="00216B30"/>
    <w:rsid w:val="00216BEA"/>
    <w:rsid w:val="00216D87"/>
    <w:rsid w:val="00216F56"/>
    <w:rsid w:val="00216FAA"/>
    <w:rsid w:val="002172C8"/>
    <w:rsid w:val="002175B6"/>
    <w:rsid w:val="00217B22"/>
    <w:rsid w:val="00217CA4"/>
    <w:rsid w:val="00220BD4"/>
    <w:rsid w:val="002213EC"/>
    <w:rsid w:val="00221B03"/>
    <w:rsid w:val="00222084"/>
    <w:rsid w:val="00222573"/>
    <w:rsid w:val="0022274F"/>
    <w:rsid w:val="0022279E"/>
    <w:rsid w:val="00222AAB"/>
    <w:rsid w:val="00223537"/>
    <w:rsid w:val="00223DD3"/>
    <w:rsid w:val="002242A7"/>
    <w:rsid w:val="002244B4"/>
    <w:rsid w:val="002244EC"/>
    <w:rsid w:val="00224E3D"/>
    <w:rsid w:val="00225666"/>
    <w:rsid w:val="00225823"/>
    <w:rsid w:val="00226720"/>
    <w:rsid w:val="00227229"/>
    <w:rsid w:val="00227C87"/>
    <w:rsid w:val="00227EB8"/>
    <w:rsid w:val="002302F0"/>
    <w:rsid w:val="0023123A"/>
    <w:rsid w:val="002318BF"/>
    <w:rsid w:val="00232058"/>
    <w:rsid w:val="002321DC"/>
    <w:rsid w:val="00232479"/>
    <w:rsid w:val="00232674"/>
    <w:rsid w:val="002326E5"/>
    <w:rsid w:val="0023271D"/>
    <w:rsid w:val="00232A55"/>
    <w:rsid w:val="00232BBC"/>
    <w:rsid w:val="00232BFD"/>
    <w:rsid w:val="00232D53"/>
    <w:rsid w:val="002335F6"/>
    <w:rsid w:val="00233BC0"/>
    <w:rsid w:val="00233ECD"/>
    <w:rsid w:val="00234925"/>
    <w:rsid w:val="0023493D"/>
    <w:rsid w:val="0023558A"/>
    <w:rsid w:val="0023672D"/>
    <w:rsid w:val="00236819"/>
    <w:rsid w:val="00237677"/>
    <w:rsid w:val="002378BA"/>
    <w:rsid w:val="002379A5"/>
    <w:rsid w:val="00240089"/>
    <w:rsid w:val="0024025A"/>
    <w:rsid w:val="00240998"/>
    <w:rsid w:val="002418DF"/>
    <w:rsid w:val="002422E5"/>
    <w:rsid w:val="00242712"/>
    <w:rsid w:val="00242BDD"/>
    <w:rsid w:val="00244C9E"/>
    <w:rsid w:val="00244FF9"/>
    <w:rsid w:val="0024550D"/>
    <w:rsid w:val="00245575"/>
    <w:rsid w:val="0024571F"/>
    <w:rsid w:val="002459A9"/>
    <w:rsid w:val="00245F6A"/>
    <w:rsid w:val="00246595"/>
    <w:rsid w:val="00246B2B"/>
    <w:rsid w:val="00246D0D"/>
    <w:rsid w:val="0024730D"/>
    <w:rsid w:val="00247443"/>
    <w:rsid w:val="002476B4"/>
    <w:rsid w:val="00250C10"/>
    <w:rsid w:val="00250E21"/>
    <w:rsid w:val="00250F98"/>
    <w:rsid w:val="00251DDD"/>
    <w:rsid w:val="00252195"/>
    <w:rsid w:val="0025278C"/>
    <w:rsid w:val="00254250"/>
    <w:rsid w:val="0025578F"/>
    <w:rsid w:val="002557E9"/>
    <w:rsid w:val="00255815"/>
    <w:rsid w:val="002558C9"/>
    <w:rsid w:val="00255CB7"/>
    <w:rsid w:val="00255D25"/>
    <w:rsid w:val="00256C31"/>
    <w:rsid w:val="0025770C"/>
    <w:rsid w:val="00257E44"/>
    <w:rsid w:val="0026036C"/>
    <w:rsid w:val="00262337"/>
    <w:rsid w:val="002630B3"/>
    <w:rsid w:val="002638E1"/>
    <w:rsid w:val="00263A01"/>
    <w:rsid w:val="002641F5"/>
    <w:rsid w:val="002647DD"/>
    <w:rsid w:val="00264E46"/>
    <w:rsid w:val="00265428"/>
    <w:rsid w:val="00265548"/>
    <w:rsid w:val="00265FAD"/>
    <w:rsid w:val="00266296"/>
    <w:rsid w:val="0026635D"/>
    <w:rsid w:val="002666DF"/>
    <w:rsid w:val="00266751"/>
    <w:rsid w:val="00266DD1"/>
    <w:rsid w:val="00267036"/>
    <w:rsid w:val="002703E2"/>
    <w:rsid w:val="00270D16"/>
    <w:rsid w:val="00270F26"/>
    <w:rsid w:val="00271483"/>
    <w:rsid w:val="00271854"/>
    <w:rsid w:val="00271BE6"/>
    <w:rsid w:val="00271D60"/>
    <w:rsid w:val="00272067"/>
    <w:rsid w:val="002723DD"/>
    <w:rsid w:val="002725FC"/>
    <w:rsid w:val="0027281D"/>
    <w:rsid w:val="0027312E"/>
    <w:rsid w:val="00273782"/>
    <w:rsid w:val="002738F2"/>
    <w:rsid w:val="00273AB1"/>
    <w:rsid w:val="00273E6A"/>
    <w:rsid w:val="00273EF7"/>
    <w:rsid w:val="00274056"/>
    <w:rsid w:val="00274CFF"/>
    <w:rsid w:val="00274EAB"/>
    <w:rsid w:val="00275078"/>
    <w:rsid w:val="00275BE1"/>
    <w:rsid w:val="00275FAA"/>
    <w:rsid w:val="002769A2"/>
    <w:rsid w:val="00276ACA"/>
    <w:rsid w:val="00276DBB"/>
    <w:rsid w:val="002770C8"/>
    <w:rsid w:val="00277413"/>
    <w:rsid w:val="002775CF"/>
    <w:rsid w:val="00277BBC"/>
    <w:rsid w:val="00277E1A"/>
    <w:rsid w:val="00277F91"/>
    <w:rsid w:val="00280702"/>
    <w:rsid w:val="00280C71"/>
    <w:rsid w:val="00281FB1"/>
    <w:rsid w:val="0028220A"/>
    <w:rsid w:val="002823C1"/>
    <w:rsid w:val="00282621"/>
    <w:rsid w:val="002833AC"/>
    <w:rsid w:val="002833DA"/>
    <w:rsid w:val="00283CD9"/>
    <w:rsid w:val="002847DA"/>
    <w:rsid w:val="00285000"/>
    <w:rsid w:val="00285222"/>
    <w:rsid w:val="0028548D"/>
    <w:rsid w:val="00285980"/>
    <w:rsid w:val="002859A6"/>
    <w:rsid w:val="00285A74"/>
    <w:rsid w:val="00286322"/>
    <w:rsid w:val="002863EB"/>
    <w:rsid w:val="002865E6"/>
    <w:rsid w:val="00286735"/>
    <w:rsid w:val="00286849"/>
    <w:rsid w:val="002903B7"/>
    <w:rsid w:val="00291217"/>
    <w:rsid w:val="00291244"/>
    <w:rsid w:val="0029138D"/>
    <w:rsid w:val="002913F5"/>
    <w:rsid w:val="00291578"/>
    <w:rsid w:val="00291885"/>
    <w:rsid w:val="00291910"/>
    <w:rsid w:val="002919A4"/>
    <w:rsid w:val="00291AED"/>
    <w:rsid w:val="002920AB"/>
    <w:rsid w:val="00292810"/>
    <w:rsid w:val="002932BC"/>
    <w:rsid w:val="00293D15"/>
    <w:rsid w:val="002949E3"/>
    <w:rsid w:val="00294A61"/>
    <w:rsid w:val="002952C8"/>
    <w:rsid w:val="002954C7"/>
    <w:rsid w:val="00295C12"/>
    <w:rsid w:val="00295F97"/>
    <w:rsid w:val="002965A4"/>
    <w:rsid w:val="00296BE7"/>
    <w:rsid w:val="002971AB"/>
    <w:rsid w:val="002A09C8"/>
    <w:rsid w:val="002A0A43"/>
    <w:rsid w:val="002A0D35"/>
    <w:rsid w:val="002A0D6F"/>
    <w:rsid w:val="002A11CE"/>
    <w:rsid w:val="002A15D4"/>
    <w:rsid w:val="002A1978"/>
    <w:rsid w:val="002A230C"/>
    <w:rsid w:val="002A269B"/>
    <w:rsid w:val="002A298C"/>
    <w:rsid w:val="002A432C"/>
    <w:rsid w:val="002A4A43"/>
    <w:rsid w:val="002A515F"/>
    <w:rsid w:val="002A5457"/>
    <w:rsid w:val="002A5475"/>
    <w:rsid w:val="002A5A61"/>
    <w:rsid w:val="002A60F1"/>
    <w:rsid w:val="002A7092"/>
    <w:rsid w:val="002A7135"/>
    <w:rsid w:val="002A7A64"/>
    <w:rsid w:val="002A7C4F"/>
    <w:rsid w:val="002A7E91"/>
    <w:rsid w:val="002B00C0"/>
    <w:rsid w:val="002B0973"/>
    <w:rsid w:val="002B0D2C"/>
    <w:rsid w:val="002B1F79"/>
    <w:rsid w:val="002B2015"/>
    <w:rsid w:val="002B338E"/>
    <w:rsid w:val="002B35BB"/>
    <w:rsid w:val="002B3F1E"/>
    <w:rsid w:val="002B4020"/>
    <w:rsid w:val="002B41F5"/>
    <w:rsid w:val="002B452E"/>
    <w:rsid w:val="002B45B6"/>
    <w:rsid w:val="002B4914"/>
    <w:rsid w:val="002B5057"/>
    <w:rsid w:val="002B6264"/>
    <w:rsid w:val="002B6271"/>
    <w:rsid w:val="002B65DB"/>
    <w:rsid w:val="002B7903"/>
    <w:rsid w:val="002C0536"/>
    <w:rsid w:val="002C0A54"/>
    <w:rsid w:val="002C0FF8"/>
    <w:rsid w:val="002C1360"/>
    <w:rsid w:val="002C1BB4"/>
    <w:rsid w:val="002C208F"/>
    <w:rsid w:val="002C27B9"/>
    <w:rsid w:val="002C2E91"/>
    <w:rsid w:val="002C316C"/>
    <w:rsid w:val="002C3302"/>
    <w:rsid w:val="002C3FA8"/>
    <w:rsid w:val="002C41EA"/>
    <w:rsid w:val="002C4301"/>
    <w:rsid w:val="002C4B41"/>
    <w:rsid w:val="002C55B5"/>
    <w:rsid w:val="002C5E45"/>
    <w:rsid w:val="002C6539"/>
    <w:rsid w:val="002C73DC"/>
    <w:rsid w:val="002C7956"/>
    <w:rsid w:val="002C7E1F"/>
    <w:rsid w:val="002D023C"/>
    <w:rsid w:val="002D06EA"/>
    <w:rsid w:val="002D0B46"/>
    <w:rsid w:val="002D0D0A"/>
    <w:rsid w:val="002D0FC5"/>
    <w:rsid w:val="002D1CE2"/>
    <w:rsid w:val="002D2570"/>
    <w:rsid w:val="002D2A72"/>
    <w:rsid w:val="002D2A92"/>
    <w:rsid w:val="002D2E7C"/>
    <w:rsid w:val="002D3177"/>
    <w:rsid w:val="002D4930"/>
    <w:rsid w:val="002D50FB"/>
    <w:rsid w:val="002D519C"/>
    <w:rsid w:val="002D51B1"/>
    <w:rsid w:val="002D5DC3"/>
    <w:rsid w:val="002D5FC7"/>
    <w:rsid w:val="002D60CD"/>
    <w:rsid w:val="002D6C99"/>
    <w:rsid w:val="002D6DC9"/>
    <w:rsid w:val="002D736D"/>
    <w:rsid w:val="002E0004"/>
    <w:rsid w:val="002E0143"/>
    <w:rsid w:val="002E09CA"/>
    <w:rsid w:val="002E0FCB"/>
    <w:rsid w:val="002E2082"/>
    <w:rsid w:val="002E2135"/>
    <w:rsid w:val="002E29FE"/>
    <w:rsid w:val="002E325F"/>
    <w:rsid w:val="002E3FC3"/>
    <w:rsid w:val="002E4297"/>
    <w:rsid w:val="002E529D"/>
    <w:rsid w:val="002E5589"/>
    <w:rsid w:val="002E5EB4"/>
    <w:rsid w:val="002E6099"/>
    <w:rsid w:val="002E6132"/>
    <w:rsid w:val="002E6278"/>
    <w:rsid w:val="002E6B89"/>
    <w:rsid w:val="002E7155"/>
    <w:rsid w:val="002E76A7"/>
    <w:rsid w:val="002F0D2E"/>
    <w:rsid w:val="002F1444"/>
    <w:rsid w:val="002F15FB"/>
    <w:rsid w:val="002F1DF5"/>
    <w:rsid w:val="002F230A"/>
    <w:rsid w:val="002F29CC"/>
    <w:rsid w:val="002F2E54"/>
    <w:rsid w:val="002F3F0D"/>
    <w:rsid w:val="002F415B"/>
    <w:rsid w:val="002F44CC"/>
    <w:rsid w:val="002F47C7"/>
    <w:rsid w:val="002F4E01"/>
    <w:rsid w:val="002F50CE"/>
    <w:rsid w:val="002F5172"/>
    <w:rsid w:val="002F56CC"/>
    <w:rsid w:val="002F5D57"/>
    <w:rsid w:val="002F7688"/>
    <w:rsid w:val="002F78C4"/>
    <w:rsid w:val="003000D8"/>
    <w:rsid w:val="003019F1"/>
    <w:rsid w:val="00301CDE"/>
    <w:rsid w:val="00301E05"/>
    <w:rsid w:val="00301F4D"/>
    <w:rsid w:val="003021C5"/>
    <w:rsid w:val="00302227"/>
    <w:rsid w:val="00302C6A"/>
    <w:rsid w:val="00302D05"/>
    <w:rsid w:val="00303642"/>
    <w:rsid w:val="003037B8"/>
    <w:rsid w:val="00303815"/>
    <w:rsid w:val="003048AD"/>
    <w:rsid w:val="00304940"/>
    <w:rsid w:val="003051DA"/>
    <w:rsid w:val="003057AB"/>
    <w:rsid w:val="00306332"/>
    <w:rsid w:val="0030712F"/>
    <w:rsid w:val="003073FF"/>
    <w:rsid w:val="00307B4C"/>
    <w:rsid w:val="00307FB4"/>
    <w:rsid w:val="003107E4"/>
    <w:rsid w:val="00310922"/>
    <w:rsid w:val="00310996"/>
    <w:rsid w:val="00310BF6"/>
    <w:rsid w:val="0031103A"/>
    <w:rsid w:val="00311261"/>
    <w:rsid w:val="00311716"/>
    <w:rsid w:val="0031200A"/>
    <w:rsid w:val="0031210A"/>
    <w:rsid w:val="003122AE"/>
    <w:rsid w:val="0031335E"/>
    <w:rsid w:val="0031368C"/>
    <w:rsid w:val="003137DA"/>
    <w:rsid w:val="00313B91"/>
    <w:rsid w:val="00314B57"/>
    <w:rsid w:val="00314E5A"/>
    <w:rsid w:val="003150CD"/>
    <w:rsid w:val="00315532"/>
    <w:rsid w:val="003157A3"/>
    <w:rsid w:val="00315AD3"/>
    <w:rsid w:val="00315D02"/>
    <w:rsid w:val="00315E11"/>
    <w:rsid w:val="00316877"/>
    <w:rsid w:val="00320A5E"/>
    <w:rsid w:val="00320B29"/>
    <w:rsid w:val="00320D08"/>
    <w:rsid w:val="0032247E"/>
    <w:rsid w:val="003224C8"/>
    <w:rsid w:val="003233F1"/>
    <w:rsid w:val="003235BB"/>
    <w:rsid w:val="0032364B"/>
    <w:rsid w:val="00323874"/>
    <w:rsid w:val="00323FCB"/>
    <w:rsid w:val="0032402C"/>
    <w:rsid w:val="00324051"/>
    <w:rsid w:val="0032406D"/>
    <w:rsid w:val="003242C0"/>
    <w:rsid w:val="003246C8"/>
    <w:rsid w:val="003249DD"/>
    <w:rsid w:val="00324BAE"/>
    <w:rsid w:val="00324D33"/>
    <w:rsid w:val="00325418"/>
    <w:rsid w:val="00325822"/>
    <w:rsid w:val="00326CC6"/>
    <w:rsid w:val="003274D7"/>
    <w:rsid w:val="0033018C"/>
    <w:rsid w:val="003302C3"/>
    <w:rsid w:val="0033033B"/>
    <w:rsid w:val="00330973"/>
    <w:rsid w:val="00330CE9"/>
    <w:rsid w:val="00330EF0"/>
    <w:rsid w:val="0033126A"/>
    <w:rsid w:val="00331CA8"/>
    <w:rsid w:val="00331DD3"/>
    <w:rsid w:val="0033203F"/>
    <w:rsid w:val="00333056"/>
    <w:rsid w:val="003340D6"/>
    <w:rsid w:val="0033447E"/>
    <w:rsid w:val="00335ED1"/>
    <w:rsid w:val="003376E5"/>
    <w:rsid w:val="0033785D"/>
    <w:rsid w:val="0034059B"/>
    <w:rsid w:val="003405EF"/>
    <w:rsid w:val="0034168A"/>
    <w:rsid w:val="00341901"/>
    <w:rsid w:val="003420BE"/>
    <w:rsid w:val="00342149"/>
    <w:rsid w:val="00342174"/>
    <w:rsid w:val="00342667"/>
    <w:rsid w:val="003431BC"/>
    <w:rsid w:val="003445A4"/>
    <w:rsid w:val="003456AD"/>
    <w:rsid w:val="00345A6D"/>
    <w:rsid w:val="00345B37"/>
    <w:rsid w:val="003468B4"/>
    <w:rsid w:val="00346DB0"/>
    <w:rsid w:val="00347085"/>
    <w:rsid w:val="00347225"/>
    <w:rsid w:val="0034729B"/>
    <w:rsid w:val="003473F2"/>
    <w:rsid w:val="00347E14"/>
    <w:rsid w:val="00350503"/>
    <w:rsid w:val="00350BDB"/>
    <w:rsid w:val="00350DD0"/>
    <w:rsid w:val="003518A4"/>
    <w:rsid w:val="00351C8D"/>
    <w:rsid w:val="00352725"/>
    <w:rsid w:val="00352CBA"/>
    <w:rsid w:val="003530EA"/>
    <w:rsid w:val="003534AE"/>
    <w:rsid w:val="003534F3"/>
    <w:rsid w:val="00353819"/>
    <w:rsid w:val="00353A35"/>
    <w:rsid w:val="00353C35"/>
    <w:rsid w:val="00353E9D"/>
    <w:rsid w:val="0035532E"/>
    <w:rsid w:val="00356C15"/>
    <w:rsid w:val="00357429"/>
    <w:rsid w:val="003574FD"/>
    <w:rsid w:val="003607B5"/>
    <w:rsid w:val="003608B9"/>
    <w:rsid w:val="003609D0"/>
    <w:rsid w:val="003611AA"/>
    <w:rsid w:val="003612FB"/>
    <w:rsid w:val="00361E88"/>
    <w:rsid w:val="003621A2"/>
    <w:rsid w:val="00362602"/>
    <w:rsid w:val="00362752"/>
    <w:rsid w:val="00362A45"/>
    <w:rsid w:val="00363392"/>
    <w:rsid w:val="00363747"/>
    <w:rsid w:val="00363864"/>
    <w:rsid w:val="00363B60"/>
    <w:rsid w:val="0036473E"/>
    <w:rsid w:val="00364A6A"/>
    <w:rsid w:val="00364AE7"/>
    <w:rsid w:val="00365B80"/>
    <w:rsid w:val="00366213"/>
    <w:rsid w:val="003663EE"/>
    <w:rsid w:val="0036698B"/>
    <w:rsid w:val="00367213"/>
    <w:rsid w:val="00367608"/>
    <w:rsid w:val="00367800"/>
    <w:rsid w:val="00367A0E"/>
    <w:rsid w:val="00367B29"/>
    <w:rsid w:val="00370B96"/>
    <w:rsid w:val="00372A72"/>
    <w:rsid w:val="00372B3E"/>
    <w:rsid w:val="00375367"/>
    <w:rsid w:val="00375CA8"/>
    <w:rsid w:val="00375F4B"/>
    <w:rsid w:val="0037692A"/>
    <w:rsid w:val="00377399"/>
    <w:rsid w:val="00377406"/>
    <w:rsid w:val="003779D2"/>
    <w:rsid w:val="003806CC"/>
    <w:rsid w:val="003806F4"/>
    <w:rsid w:val="0038124B"/>
    <w:rsid w:val="003816C5"/>
    <w:rsid w:val="00381BA7"/>
    <w:rsid w:val="00381EC2"/>
    <w:rsid w:val="00382249"/>
    <w:rsid w:val="00382491"/>
    <w:rsid w:val="0038340C"/>
    <w:rsid w:val="00383551"/>
    <w:rsid w:val="003838EA"/>
    <w:rsid w:val="00384082"/>
    <w:rsid w:val="0038425F"/>
    <w:rsid w:val="003845BC"/>
    <w:rsid w:val="00385165"/>
    <w:rsid w:val="0038557C"/>
    <w:rsid w:val="00385D8D"/>
    <w:rsid w:val="00386A87"/>
    <w:rsid w:val="00387762"/>
    <w:rsid w:val="00390508"/>
    <w:rsid w:val="003905AB"/>
    <w:rsid w:val="00390AF0"/>
    <w:rsid w:val="003916B4"/>
    <w:rsid w:val="00392205"/>
    <w:rsid w:val="0039232D"/>
    <w:rsid w:val="0039252A"/>
    <w:rsid w:val="003925EB"/>
    <w:rsid w:val="00392DF3"/>
    <w:rsid w:val="00393003"/>
    <w:rsid w:val="00393402"/>
    <w:rsid w:val="00393483"/>
    <w:rsid w:val="00393A1D"/>
    <w:rsid w:val="00393D3A"/>
    <w:rsid w:val="0039412B"/>
    <w:rsid w:val="00394326"/>
    <w:rsid w:val="003946FD"/>
    <w:rsid w:val="00395198"/>
    <w:rsid w:val="00396179"/>
    <w:rsid w:val="003963E2"/>
    <w:rsid w:val="00396674"/>
    <w:rsid w:val="00396807"/>
    <w:rsid w:val="0039682E"/>
    <w:rsid w:val="003969E4"/>
    <w:rsid w:val="00396DBB"/>
    <w:rsid w:val="00396E20"/>
    <w:rsid w:val="0039768C"/>
    <w:rsid w:val="003979D7"/>
    <w:rsid w:val="003A00D3"/>
    <w:rsid w:val="003A0B26"/>
    <w:rsid w:val="003A1000"/>
    <w:rsid w:val="003A206A"/>
    <w:rsid w:val="003A2985"/>
    <w:rsid w:val="003A2D4B"/>
    <w:rsid w:val="003A36C1"/>
    <w:rsid w:val="003A41F6"/>
    <w:rsid w:val="003A432E"/>
    <w:rsid w:val="003A46FC"/>
    <w:rsid w:val="003A59BE"/>
    <w:rsid w:val="003A6446"/>
    <w:rsid w:val="003A6562"/>
    <w:rsid w:val="003A6615"/>
    <w:rsid w:val="003A6946"/>
    <w:rsid w:val="003A6AEC"/>
    <w:rsid w:val="003A783B"/>
    <w:rsid w:val="003A791D"/>
    <w:rsid w:val="003B0206"/>
    <w:rsid w:val="003B0838"/>
    <w:rsid w:val="003B0DAC"/>
    <w:rsid w:val="003B13DF"/>
    <w:rsid w:val="003B1F9A"/>
    <w:rsid w:val="003B2021"/>
    <w:rsid w:val="003B21C5"/>
    <w:rsid w:val="003B2690"/>
    <w:rsid w:val="003B26F0"/>
    <w:rsid w:val="003B2C3A"/>
    <w:rsid w:val="003B2C7F"/>
    <w:rsid w:val="003B4264"/>
    <w:rsid w:val="003B48D9"/>
    <w:rsid w:val="003B546B"/>
    <w:rsid w:val="003B55FC"/>
    <w:rsid w:val="003B5886"/>
    <w:rsid w:val="003B58C7"/>
    <w:rsid w:val="003B5E39"/>
    <w:rsid w:val="003B6B6C"/>
    <w:rsid w:val="003B6CC4"/>
    <w:rsid w:val="003B6EFB"/>
    <w:rsid w:val="003B7B56"/>
    <w:rsid w:val="003C083E"/>
    <w:rsid w:val="003C1399"/>
    <w:rsid w:val="003C1AA6"/>
    <w:rsid w:val="003C1F44"/>
    <w:rsid w:val="003C224D"/>
    <w:rsid w:val="003C2CE0"/>
    <w:rsid w:val="003C3695"/>
    <w:rsid w:val="003C381C"/>
    <w:rsid w:val="003C4699"/>
    <w:rsid w:val="003C4B3E"/>
    <w:rsid w:val="003C58ED"/>
    <w:rsid w:val="003C5C28"/>
    <w:rsid w:val="003C66BF"/>
    <w:rsid w:val="003C6A4E"/>
    <w:rsid w:val="003C6ABA"/>
    <w:rsid w:val="003C6FCF"/>
    <w:rsid w:val="003C7378"/>
    <w:rsid w:val="003C7FD6"/>
    <w:rsid w:val="003D0004"/>
    <w:rsid w:val="003D021F"/>
    <w:rsid w:val="003D0276"/>
    <w:rsid w:val="003D03A8"/>
    <w:rsid w:val="003D0427"/>
    <w:rsid w:val="003D07CA"/>
    <w:rsid w:val="003D0923"/>
    <w:rsid w:val="003D11BE"/>
    <w:rsid w:val="003D1237"/>
    <w:rsid w:val="003D15ED"/>
    <w:rsid w:val="003D1E1C"/>
    <w:rsid w:val="003D1E40"/>
    <w:rsid w:val="003D1FD5"/>
    <w:rsid w:val="003D224B"/>
    <w:rsid w:val="003D24BC"/>
    <w:rsid w:val="003D267B"/>
    <w:rsid w:val="003D28B9"/>
    <w:rsid w:val="003D32D4"/>
    <w:rsid w:val="003D376E"/>
    <w:rsid w:val="003D3FE7"/>
    <w:rsid w:val="003D4192"/>
    <w:rsid w:val="003D43E3"/>
    <w:rsid w:val="003D4615"/>
    <w:rsid w:val="003D4824"/>
    <w:rsid w:val="003D4DC1"/>
    <w:rsid w:val="003D5386"/>
    <w:rsid w:val="003D597F"/>
    <w:rsid w:val="003D59E0"/>
    <w:rsid w:val="003D626A"/>
    <w:rsid w:val="003D6803"/>
    <w:rsid w:val="003D69F5"/>
    <w:rsid w:val="003D6A96"/>
    <w:rsid w:val="003D6E18"/>
    <w:rsid w:val="003D7AA2"/>
    <w:rsid w:val="003D7B96"/>
    <w:rsid w:val="003E02C1"/>
    <w:rsid w:val="003E09AE"/>
    <w:rsid w:val="003E0B76"/>
    <w:rsid w:val="003E0E76"/>
    <w:rsid w:val="003E0FA1"/>
    <w:rsid w:val="003E16F4"/>
    <w:rsid w:val="003E1C51"/>
    <w:rsid w:val="003E226A"/>
    <w:rsid w:val="003E2AC3"/>
    <w:rsid w:val="003E2BCA"/>
    <w:rsid w:val="003E2C61"/>
    <w:rsid w:val="003E3F06"/>
    <w:rsid w:val="003E40EF"/>
    <w:rsid w:val="003E430D"/>
    <w:rsid w:val="003E465B"/>
    <w:rsid w:val="003E5506"/>
    <w:rsid w:val="003E5699"/>
    <w:rsid w:val="003E59DC"/>
    <w:rsid w:val="003E5F16"/>
    <w:rsid w:val="003E7B8A"/>
    <w:rsid w:val="003E7DD6"/>
    <w:rsid w:val="003E7E6D"/>
    <w:rsid w:val="003F0A03"/>
    <w:rsid w:val="003F14A0"/>
    <w:rsid w:val="003F16DB"/>
    <w:rsid w:val="003F1C95"/>
    <w:rsid w:val="003F20C0"/>
    <w:rsid w:val="003F20F6"/>
    <w:rsid w:val="003F27F4"/>
    <w:rsid w:val="003F35E6"/>
    <w:rsid w:val="003F3A3C"/>
    <w:rsid w:val="003F420B"/>
    <w:rsid w:val="003F463B"/>
    <w:rsid w:val="003F5EA6"/>
    <w:rsid w:val="003F611C"/>
    <w:rsid w:val="003F6326"/>
    <w:rsid w:val="003F79C0"/>
    <w:rsid w:val="003F7B58"/>
    <w:rsid w:val="004002C4"/>
    <w:rsid w:val="004007B2"/>
    <w:rsid w:val="00400B7E"/>
    <w:rsid w:val="00401A75"/>
    <w:rsid w:val="00401D47"/>
    <w:rsid w:val="00402077"/>
    <w:rsid w:val="00402167"/>
    <w:rsid w:val="00402E79"/>
    <w:rsid w:val="00403A58"/>
    <w:rsid w:val="0040449A"/>
    <w:rsid w:val="0040551E"/>
    <w:rsid w:val="00405C7E"/>
    <w:rsid w:val="00406674"/>
    <w:rsid w:val="00406929"/>
    <w:rsid w:val="004078DD"/>
    <w:rsid w:val="00407F39"/>
    <w:rsid w:val="00410D6A"/>
    <w:rsid w:val="0041209D"/>
    <w:rsid w:val="0041301C"/>
    <w:rsid w:val="0041316D"/>
    <w:rsid w:val="00413495"/>
    <w:rsid w:val="004134A2"/>
    <w:rsid w:val="00413989"/>
    <w:rsid w:val="00413B10"/>
    <w:rsid w:val="00413CC5"/>
    <w:rsid w:val="0041420F"/>
    <w:rsid w:val="00414288"/>
    <w:rsid w:val="00414D19"/>
    <w:rsid w:val="00415577"/>
    <w:rsid w:val="0041599E"/>
    <w:rsid w:val="00415FC2"/>
    <w:rsid w:val="0041605A"/>
    <w:rsid w:val="00416500"/>
    <w:rsid w:val="004165D9"/>
    <w:rsid w:val="004166F6"/>
    <w:rsid w:val="00416B51"/>
    <w:rsid w:val="004178B4"/>
    <w:rsid w:val="0042102E"/>
    <w:rsid w:val="00421135"/>
    <w:rsid w:val="00421214"/>
    <w:rsid w:val="00421B95"/>
    <w:rsid w:val="00421DB3"/>
    <w:rsid w:val="0042248F"/>
    <w:rsid w:val="004224BA"/>
    <w:rsid w:val="004227BB"/>
    <w:rsid w:val="00423E09"/>
    <w:rsid w:val="00424A40"/>
    <w:rsid w:val="004257FB"/>
    <w:rsid w:val="004260B9"/>
    <w:rsid w:val="004269E1"/>
    <w:rsid w:val="004275C0"/>
    <w:rsid w:val="00427827"/>
    <w:rsid w:val="004304DE"/>
    <w:rsid w:val="00430ADE"/>
    <w:rsid w:val="0043107B"/>
    <w:rsid w:val="00431C5E"/>
    <w:rsid w:val="00431DC4"/>
    <w:rsid w:val="00432033"/>
    <w:rsid w:val="004322CE"/>
    <w:rsid w:val="004328BA"/>
    <w:rsid w:val="00432A2F"/>
    <w:rsid w:val="00433505"/>
    <w:rsid w:val="0043360E"/>
    <w:rsid w:val="00434CCE"/>
    <w:rsid w:val="00435718"/>
    <w:rsid w:val="0043579D"/>
    <w:rsid w:val="0043588A"/>
    <w:rsid w:val="00435C9C"/>
    <w:rsid w:val="00436DF9"/>
    <w:rsid w:val="004372AB"/>
    <w:rsid w:val="004378A7"/>
    <w:rsid w:val="0044042A"/>
    <w:rsid w:val="004404AB"/>
    <w:rsid w:val="0044091E"/>
    <w:rsid w:val="004409B9"/>
    <w:rsid w:val="00441B37"/>
    <w:rsid w:val="00441FB9"/>
    <w:rsid w:val="004429B8"/>
    <w:rsid w:val="00442B11"/>
    <w:rsid w:val="0044427A"/>
    <w:rsid w:val="004457D7"/>
    <w:rsid w:val="00445F6F"/>
    <w:rsid w:val="00447952"/>
    <w:rsid w:val="00447C1B"/>
    <w:rsid w:val="00447D26"/>
    <w:rsid w:val="004507D6"/>
    <w:rsid w:val="00450D75"/>
    <w:rsid w:val="00451ED4"/>
    <w:rsid w:val="0045293D"/>
    <w:rsid w:val="004530AC"/>
    <w:rsid w:val="00453479"/>
    <w:rsid w:val="00453A20"/>
    <w:rsid w:val="00453ADC"/>
    <w:rsid w:val="004541EE"/>
    <w:rsid w:val="004545F6"/>
    <w:rsid w:val="00454A84"/>
    <w:rsid w:val="00454F1A"/>
    <w:rsid w:val="00455086"/>
    <w:rsid w:val="00455462"/>
    <w:rsid w:val="00455777"/>
    <w:rsid w:val="004559E8"/>
    <w:rsid w:val="00455AF2"/>
    <w:rsid w:val="00455EFB"/>
    <w:rsid w:val="00456A9F"/>
    <w:rsid w:val="0046054F"/>
    <w:rsid w:val="00460736"/>
    <w:rsid w:val="0046150E"/>
    <w:rsid w:val="00461ECA"/>
    <w:rsid w:val="00463337"/>
    <w:rsid w:val="004635BA"/>
    <w:rsid w:val="00463BB5"/>
    <w:rsid w:val="00463D0D"/>
    <w:rsid w:val="00464097"/>
    <w:rsid w:val="004645A1"/>
    <w:rsid w:val="00464B29"/>
    <w:rsid w:val="00464FA0"/>
    <w:rsid w:val="00465088"/>
    <w:rsid w:val="00465353"/>
    <w:rsid w:val="0046577F"/>
    <w:rsid w:val="00465A0D"/>
    <w:rsid w:val="004660BF"/>
    <w:rsid w:val="004667FF"/>
    <w:rsid w:val="004670EA"/>
    <w:rsid w:val="004670EC"/>
    <w:rsid w:val="00467152"/>
    <w:rsid w:val="00467176"/>
    <w:rsid w:val="00467241"/>
    <w:rsid w:val="00467423"/>
    <w:rsid w:val="00470AA5"/>
    <w:rsid w:val="004714B4"/>
    <w:rsid w:val="00471A5D"/>
    <w:rsid w:val="00471C94"/>
    <w:rsid w:val="004724E4"/>
    <w:rsid w:val="00472C77"/>
    <w:rsid w:val="004734D0"/>
    <w:rsid w:val="0047376C"/>
    <w:rsid w:val="004741B3"/>
    <w:rsid w:val="00474575"/>
    <w:rsid w:val="00474E60"/>
    <w:rsid w:val="004750C3"/>
    <w:rsid w:val="004750DC"/>
    <w:rsid w:val="004757F8"/>
    <w:rsid w:val="00475B95"/>
    <w:rsid w:val="00476BF6"/>
    <w:rsid w:val="00476C50"/>
    <w:rsid w:val="0047722B"/>
    <w:rsid w:val="004774B5"/>
    <w:rsid w:val="004779A3"/>
    <w:rsid w:val="004779D5"/>
    <w:rsid w:val="00477BF8"/>
    <w:rsid w:val="004807EC"/>
    <w:rsid w:val="0048202A"/>
    <w:rsid w:val="004820B0"/>
    <w:rsid w:val="00482537"/>
    <w:rsid w:val="00482C5C"/>
    <w:rsid w:val="004840FC"/>
    <w:rsid w:val="0048521E"/>
    <w:rsid w:val="00485C69"/>
    <w:rsid w:val="00485DF2"/>
    <w:rsid w:val="00486308"/>
    <w:rsid w:val="00486393"/>
    <w:rsid w:val="0048703B"/>
    <w:rsid w:val="004874BD"/>
    <w:rsid w:val="00487643"/>
    <w:rsid w:val="00490113"/>
    <w:rsid w:val="004905DF"/>
    <w:rsid w:val="00490793"/>
    <w:rsid w:val="00490E38"/>
    <w:rsid w:val="00491153"/>
    <w:rsid w:val="004914E7"/>
    <w:rsid w:val="00491C27"/>
    <w:rsid w:val="0049233A"/>
    <w:rsid w:val="004929BE"/>
    <w:rsid w:val="0049316A"/>
    <w:rsid w:val="00493267"/>
    <w:rsid w:val="0049340C"/>
    <w:rsid w:val="00493A45"/>
    <w:rsid w:val="00493FAD"/>
    <w:rsid w:val="00494385"/>
    <w:rsid w:val="00494F30"/>
    <w:rsid w:val="0049545C"/>
    <w:rsid w:val="00495605"/>
    <w:rsid w:val="00495DA9"/>
    <w:rsid w:val="00496D4A"/>
    <w:rsid w:val="00497FA7"/>
    <w:rsid w:val="004A0782"/>
    <w:rsid w:val="004A0E8F"/>
    <w:rsid w:val="004A17D3"/>
    <w:rsid w:val="004A1882"/>
    <w:rsid w:val="004A272D"/>
    <w:rsid w:val="004A441E"/>
    <w:rsid w:val="004A4489"/>
    <w:rsid w:val="004A4A2D"/>
    <w:rsid w:val="004A4F05"/>
    <w:rsid w:val="004A5633"/>
    <w:rsid w:val="004A57E7"/>
    <w:rsid w:val="004A6C3E"/>
    <w:rsid w:val="004A6C84"/>
    <w:rsid w:val="004A722A"/>
    <w:rsid w:val="004A751D"/>
    <w:rsid w:val="004A7AD0"/>
    <w:rsid w:val="004B086C"/>
    <w:rsid w:val="004B0A8F"/>
    <w:rsid w:val="004B1104"/>
    <w:rsid w:val="004B19B1"/>
    <w:rsid w:val="004B25AE"/>
    <w:rsid w:val="004B2E19"/>
    <w:rsid w:val="004B3102"/>
    <w:rsid w:val="004B3464"/>
    <w:rsid w:val="004B3BC2"/>
    <w:rsid w:val="004B3F7B"/>
    <w:rsid w:val="004B4189"/>
    <w:rsid w:val="004B4253"/>
    <w:rsid w:val="004B4931"/>
    <w:rsid w:val="004B4E8E"/>
    <w:rsid w:val="004B586F"/>
    <w:rsid w:val="004B5CE7"/>
    <w:rsid w:val="004B605C"/>
    <w:rsid w:val="004B62A9"/>
    <w:rsid w:val="004B65F1"/>
    <w:rsid w:val="004B669C"/>
    <w:rsid w:val="004B6DDA"/>
    <w:rsid w:val="004C040F"/>
    <w:rsid w:val="004C07CC"/>
    <w:rsid w:val="004C0C0C"/>
    <w:rsid w:val="004C1060"/>
    <w:rsid w:val="004C1BAB"/>
    <w:rsid w:val="004C20BD"/>
    <w:rsid w:val="004C2F1E"/>
    <w:rsid w:val="004C38A2"/>
    <w:rsid w:val="004C3F79"/>
    <w:rsid w:val="004C417A"/>
    <w:rsid w:val="004C46B2"/>
    <w:rsid w:val="004C4A00"/>
    <w:rsid w:val="004C5181"/>
    <w:rsid w:val="004C59E4"/>
    <w:rsid w:val="004C6625"/>
    <w:rsid w:val="004C6924"/>
    <w:rsid w:val="004C7B1D"/>
    <w:rsid w:val="004D0132"/>
    <w:rsid w:val="004D04C6"/>
    <w:rsid w:val="004D1736"/>
    <w:rsid w:val="004D1D5D"/>
    <w:rsid w:val="004D1D96"/>
    <w:rsid w:val="004D2164"/>
    <w:rsid w:val="004D27AE"/>
    <w:rsid w:val="004D2A48"/>
    <w:rsid w:val="004D2E46"/>
    <w:rsid w:val="004D3814"/>
    <w:rsid w:val="004D3E55"/>
    <w:rsid w:val="004D43C8"/>
    <w:rsid w:val="004D450C"/>
    <w:rsid w:val="004D470C"/>
    <w:rsid w:val="004D4FCA"/>
    <w:rsid w:val="004D56B8"/>
    <w:rsid w:val="004D5C15"/>
    <w:rsid w:val="004D5CD2"/>
    <w:rsid w:val="004D5D1A"/>
    <w:rsid w:val="004D6926"/>
    <w:rsid w:val="004D709B"/>
    <w:rsid w:val="004D7B1E"/>
    <w:rsid w:val="004D7BA3"/>
    <w:rsid w:val="004D7E4F"/>
    <w:rsid w:val="004E0BC4"/>
    <w:rsid w:val="004E212E"/>
    <w:rsid w:val="004E27C7"/>
    <w:rsid w:val="004E2B3F"/>
    <w:rsid w:val="004E3DDF"/>
    <w:rsid w:val="004E53F0"/>
    <w:rsid w:val="004E579B"/>
    <w:rsid w:val="004E593E"/>
    <w:rsid w:val="004E5E92"/>
    <w:rsid w:val="004E6F26"/>
    <w:rsid w:val="004E7181"/>
    <w:rsid w:val="004E74B9"/>
    <w:rsid w:val="004F01D8"/>
    <w:rsid w:val="004F024E"/>
    <w:rsid w:val="004F0689"/>
    <w:rsid w:val="004F0C40"/>
    <w:rsid w:val="004F1E6C"/>
    <w:rsid w:val="004F1F52"/>
    <w:rsid w:val="004F302C"/>
    <w:rsid w:val="004F308B"/>
    <w:rsid w:val="004F360D"/>
    <w:rsid w:val="004F3BBB"/>
    <w:rsid w:val="004F4920"/>
    <w:rsid w:val="004F4DDE"/>
    <w:rsid w:val="004F4E45"/>
    <w:rsid w:val="004F55B7"/>
    <w:rsid w:val="004F6207"/>
    <w:rsid w:val="004F688A"/>
    <w:rsid w:val="004F6B46"/>
    <w:rsid w:val="004F6D6F"/>
    <w:rsid w:val="005004E4"/>
    <w:rsid w:val="0050061D"/>
    <w:rsid w:val="00500E7F"/>
    <w:rsid w:val="00501653"/>
    <w:rsid w:val="00501CA9"/>
    <w:rsid w:val="005021D3"/>
    <w:rsid w:val="005025A9"/>
    <w:rsid w:val="00502A29"/>
    <w:rsid w:val="00503628"/>
    <w:rsid w:val="005042B6"/>
    <w:rsid w:val="0050499D"/>
    <w:rsid w:val="0050531B"/>
    <w:rsid w:val="00505339"/>
    <w:rsid w:val="00505BC2"/>
    <w:rsid w:val="00505C99"/>
    <w:rsid w:val="005066E1"/>
    <w:rsid w:val="00506823"/>
    <w:rsid w:val="00507861"/>
    <w:rsid w:val="0050797B"/>
    <w:rsid w:val="00507A60"/>
    <w:rsid w:val="00511F78"/>
    <w:rsid w:val="00513742"/>
    <w:rsid w:val="005140D6"/>
    <w:rsid w:val="0051554C"/>
    <w:rsid w:val="00515D69"/>
    <w:rsid w:val="00515E05"/>
    <w:rsid w:val="00516169"/>
    <w:rsid w:val="00516186"/>
    <w:rsid w:val="005170A8"/>
    <w:rsid w:val="0051758A"/>
    <w:rsid w:val="00517707"/>
    <w:rsid w:val="005177D9"/>
    <w:rsid w:val="00517EB3"/>
    <w:rsid w:val="00520796"/>
    <w:rsid w:val="00520869"/>
    <w:rsid w:val="00520A82"/>
    <w:rsid w:val="00520B37"/>
    <w:rsid w:val="00521C8D"/>
    <w:rsid w:val="005228ED"/>
    <w:rsid w:val="00522E70"/>
    <w:rsid w:val="00523446"/>
    <w:rsid w:val="00523670"/>
    <w:rsid w:val="00523C33"/>
    <w:rsid w:val="0052462E"/>
    <w:rsid w:val="00524BB8"/>
    <w:rsid w:val="00524C1C"/>
    <w:rsid w:val="0052504F"/>
    <w:rsid w:val="005254DF"/>
    <w:rsid w:val="00525781"/>
    <w:rsid w:val="005266D7"/>
    <w:rsid w:val="00526969"/>
    <w:rsid w:val="0052705F"/>
    <w:rsid w:val="005272B6"/>
    <w:rsid w:val="00527E7F"/>
    <w:rsid w:val="005307F6"/>
    <w:rsid w:val="00531612"/>
    <w:rsid w:val="00531F58"/>
    <w:rsid w:val="005320E1"/>
    <w:rsid w:val="00532206"/>
    <w:rsid w:val="00532793"/>
    <w:rsid w:val="00534078"/>
    <w:rsid w:val="005347B2"/>
    <w:rsid w:val="00534FFE"/>
    <w:rsid w:val="00535775"/>
    <w:rsid w:val="00535DE4"/>
    <w:rsid w:val="00537021"/>
    <w:rsid w:val="00537666"/>
    <w:rsid w:val="005378E9"/>
    <w:rsid w:val="00537DDB"/>
    <w:rsid w:val="00540C40"/>
    <w:rsid w:val="00541C4E"/>
    <w:rsid w:val="005429A2"/>
    <w:rsid w:val="00542C4B"/>
    <w:rsid w:val="00542CAF"/>
    <w:rsid w:val="005449AB"/>
    <w:rsid w:val="005458D1"/>
    <w:rsid w:val="00545A2E"/>
    <w:rsid w:val="00545A79"/>
    <w:rsid w:val="0054615A"/>
    <w:rsid w:val="0054621E"/>
    <w:rsid w:val="0054657D"/>
    <w:rsid w:val="0054698B"/>
    <w:rsid w:val="00546B40"/>
    <w:rsid w:val="00546B4E"/>
    <w:rsid w:val="005472A8"/>
    <w:rsid w:val="005473F7"/>
    <w:rsid w:val="00547A5F"/>
    <w:rsid w:val="00547B62"/>
    <w:rsid w:val="0055034D"/>
    <w:rsid w:val="0055086B"/>
    <w:rsid w:val="0055125C"/>
    <w:rsid w:val="00551ABB"/>
    <w:rsid w:val="005520E4"/>
    <w:rsid w:val="005522AD"/>
    <w:rsid w:val="00552ACF"/>
    <w:rsid w:val="00552E5A"/>
    <w:rsid w:val="005534B3"/>
    <w:rsid w:val="005538AD"/>
    <w:rsid w:val="00553984"/>
    <w:rsid w:val="00553AC2"/>
    <w:rsid w:val="00553B44"/>
    <w:rsid w:val="005545AD"/>
    <w:rsid w:val="00554E70"/>
    <w:rsid w:val="00555191"/>
    <w:rsid w:val="0055526D"/>
    <w:rsid w:val="00555AA0"/>
    <w:rsid w:val="0055639B"/>
    <w:rsid w:val="005569CF"/>
    <w:rsid w:val="00556C78"/>
    <w:rsid w:val="00556D0C"/>
    <w:rsid w:val="005572B9"/>
    <w:rsid w:val="005574D5"/>
    <w:rsid w:val="005576D8"/>
    <w:rsid w:val="00557722"/>
    <w:rsid w:val="00557C90"/>
    <w:rsid w:val="005608F3"/>
    <w:rsid w:val="00560A28"/>
    <w:rsid w:val="00560CBB"/>
    <w:rsid w:val="005611CE"/>
    <w:rsid w:val="00561E2C"/>
    <w:rsid w:val="00562DC8"/>
    <w:rsid w:val="005631AB"/>
    <w:rsid w:val="00563F3D"/>
    <w:rsid w:val="0056505C"/>
    <w:rsid w:val="0056519F"/>
    <w:rsid w:val="00565D7C"/>
    <w:rsid w:val="005664E8"/>
    <w:rsid w:val="0056656B"/>
    <w:rsid w:val="00566C48"/>
    <w:rsid w:val="00566DA2"/>
    <w:rsid w:val="005671BD"/>
    <w:rsid w:val="005674E7"/>
    <w:rsid w:val="00567F4A"/>
    <w:rsid w:val="0057040D"/>
    <w:rsid w:val="005705AF"/>
    <w:rsid w:val="00570713"/>
    <w:rsid w:val="00570788"/>
    <w:rsid w:val="00571003"/>
    <w:rsid w:val="00571180"/>
    <w:rsid w:val="00571203"/>
    <w:rsid w:val="005714C4"/>
    <w:rsid w:val="00571C73"/>
    <w:rsid w:val="00571E73"/>
    <w:rsid w:val="005720F3"/>
    <w:rsid w:val="00573EFA"/>
    <w:rsid w:val="005746DD"/>
    <w:rsid w:val="005756C1"/>
    <w:rsid w:val="00576457"/>
    <w:rsid w:val="0057754A"/>
    <w:rsid w:val="00577A97"/>
    <w:rsid w:val="00577F3B"/>
    <w:rsid w:val="005803CC"/>
    <w:rsid w:val="0058051C"/>
    <w:rsid w:val="00581821"/>
    <w:rsid w:val="0058185B"/>
    <w:rsid w:val="00581FAB"/>
    <w:rsid w:val="00582460"/>
    <w:rsid w:val="00582529"/>
    <w:rsid w:val="005828C6"/>
    <w:rsid w:val="00583199"/>
    <w:rsid w:val="005838B3"/>
    <w:rsid w:val="00583A3D"/>
    <w:rsid w:val="00584CBA"/>
    <w:rsid w:val="005850E6"/>
    <w:rsid w:val="005856AA"/>
    <w:rsid w:val="00585E0C"/>
    <w:rsid w:val="00586062"/>
    <w:rsid w:val="005861FA"/>
    <w:rsid w:val="00587530"/>
    <w:rsid w:val="0059097E"/>
    <w:rsid w:val="00591187"/>
    <w:rsid w:val="005912B0"/>
    <w:rsid w:val="005915AB"/>
    <w:rsid w:val="005919CE"/>
    <w:rsid w:val="00591FFF"/>
    <w:rsid w:val="00592420"/>
    <w:rsid w:val="005928A5"/>
    <w:rsid w:val="00592A0F"/>
    <w:rsid w:val="0059300A"/>
    <w:rsid w:val="0059434E"/>
    <w:rsid w:val="005945E9"/>
    <w:rsid w:val="0059484E"/>
    <w:rsid w:val="005952DF"/>
    <w:rsid w:val="00595B3C"/>
    <w:rsid w:val="00595E71"/>
    <w:rsid w:val="00596719"/>
    <w:rsid w:val="00596A97"/>
    <w:rsid w:val="00596C4C"/>
    <w:rsid w:val="005972D4"/>
    <w:rsid w:val="005A009A"/>
    <w:rsid w:val="005A048F"/>
    <w:rsid w:val="005A062A"/>
    <w:rsid w:val="005A18EF"/>
    <w:rsid w:val="005A1C69"/>
    <w:rsid w:val="005A2626"/>
    <w:rsid w:val="005A2C2D"/>
    <w:rsid w:val="005A2C8D"/>
    <w:rsid w:val="005A3885"/>
    <w:rsid w:val="005A3A65"/>
    <w:rsid w:val="005A3AF0"/>
    <w:rsid w:val="005A4054"/>
    <w:rsid w:val="005A419C"/>
    <w:rsid w:val="005A4FA0"/>
    <w:rsid w:val="005A51FD"/>
    <w:rsid w:val="005A58A4"/>
    <w:rsid w:val="005A5975"/>
    <w:rsid w:val="005A5A2C"/>
    <w:rsid w:val="005A5B19"/>
    <w:rsid w:val="005A5BC4"/>
    <w:rsid w:val="005A60CF"/>
    <w:rsid w:val="005A6153"/>
    <w:rsid w:val="005B0290"/>
    <w:rsid w:val="005B060F"/>
    <w:rsid w:val="005B07AC"/>
    <w:rsid w:val="005B0B5C"/>
    <w:rsid w:val="005B0BBD"/>
    <w:rsid w:val="005B11B0"/>
    <w:rsid w:val="005B172A"/>
    <w:rsid w:val="005B17AE"/>
    <w:rsid w:val="005B20D0"/>
    <w:rsid w:val="005B212D"/>
    <w:rsid w:val="005B2163"/>
    <w:rsid w:val="005B230F"/>
    <w:rsid w:val="005B2CFF"/>
    <w:rsid w:val="005B335B"/>
    <w:rsid w:val="005B37FF"/>
    <w:rsid w:val="005B50DC"/>
    <w:rsid w:val="005B5BD0"/>
    <w:rsid w:val="005B5EFC"/>
    <w:rsid w:val="005B6D88"/>
    <w:rsid w:val="005B6DD3"/>
    <w:rsid w:val="005B6ED2"/>
    <w:rsid w:val="005B727A"/>
    <w:rsid w:val="005B7511"/>
    <w:rsid w:val="005B75E0"/>
    <w:rsid w:val="005B77BB"/>
    <w:rsid w:val="005B7C1E"/>
    <w:rsid w:val="005B7D6F"/>
    <w:rsid w:val="005C2B63"/>
    <w:rsid w:val="005C3F41"/>
    <w:rsid w:val="005C419D"/>
    <w:rsid w:val="005C4CD0"/>
    <w:rsid w:val="005C4E82"/>
    <w:rsid w:val="005C5459"/>
    <w:rsid w:val="005C57DB"/>
    <w:rsid w:val="005C58FA"/>
    <w:rsid w:val="005C5DBC"/>
    <w:rsid w:val="005C62A6"/>
    <w:rsid w:val="005C6455"/>
    <w:rsid w:val="005C6AF6"/>
    <w:rsid w:val="005C6BD8"/>
    <w:rsid w:val="005C6D6A"/>
    <w:rsid w:val="005C7A23"/>
    <w:rsid w:val="005D0861"/>
    <w:rsid w:val="005D0D85"/>
    <w:rsid w:val="005D0FED"/>
    <w:rsid w:val="005D134A"/>
    <w:rsid w:val="005D134E"/>
    <w:rsid w:val="005D1528"/>
    <w:rsid w:val="005D16F9"/>
    <w:rsid w:val="005D2CA1"/>
    <w:rsid w:val="005D375F"/>
    <w:rsid w:val="005D413B"/>
    <w:rsid w:val="005D4741"/>
    <w:rsid w:val="005D4D07"/>
    <w:rsid w:val="005D4D2A"/>
    <w:rsid w:val="005D4D50"/>
    <w:rsid w:val="005D54A8"/>
    <w:rsid w:val="005D554F"/>
    <w:rsid w:val="005D55A5"/>
    <w:rsid w:val="005D592C"/>
    <w:rsid w:val="005D63FE"/>
    <w:rsid w:val="005D6C40"/>
    <w:rsid w:val="005D79F7"/>
    <w:rsid w:val="005D7FF8"/>
    <w:rsid w:val="005E0D55"/>
    <w:rsid w:val="005E0F6E"/>
    <w:rsid w:val="005E1AE2"/>
    <w:rsid w:val="005E1E75"/>
    <w:rsid w:val="005E1F15"/>
    <w:rsid w:val="005E210A"/>
    <w:rsid w:val="005E21AC"/>
    <w:rsid w:val="005E3F00"/>
    <w:rsid w:val="005E45A5"/>
    <w:rsid w:val="005E49DC"/>
    <w:rsid w:val="005E5313"/>
    <w:rsid w:val="005E5707"/>
    <w:rsid w:val="005E575E"/>
    <w:rsid w:val="005E5C6E"/>
    <w:rsid w:val="005E608D"/>
    <w:rsid w:val="005E658E"/>
    <w:rsid w:val="005E7ABF"/>
    <w:rsid w:val="005F0FA2"/>
    <w:rsid w:val="005F15EE"/>
    <w:rsid w:val="005F257D"/>
    <w:rsid w:val="005F2F0F"/>
    <w:rsid w:val="005F439A"/>
    <w:rsid w:val="005F4D4B"/>
    <w:rsid w:val="005F7179"/>
    <w:rsid w:val="005F72B1"/>
    <w:rsid w:val="00600674"/>
    <w:rsid w:val="0060069B"/>
    <w:rsid w:val="00600821"/>
    <w:rsid w:val="006022C2"/>
    <w:rsid w:val="00602B9E"/>
    <w:rsid w:val="0060388C"/>
    <w:rsid w:val="00603E43"/>
    <w:rsid w:val="0060415E"/>
    <w:rsid w:val="006041AD"/>
    <w:rsid w:val="0060472B"/>
    <w:rsid w:val="00604D70"/>
    <w:rsid w:val="0060528F"/>
    <w:rsid w:val="006052CF"/>
    <w:rsid w:val="0060539D"/>
    <w:rsid w:val="006055F3"/>
    <w:rsid w:val="006057FD"/>
    <w:rsid w:val="0060598D"/>
    <w:rsid w:val="0060634E"/>
    <w:rsid w:val="00607AF2"/>
    <w:rsid w:val="00607CCA"/>
    <w:rsid w:val="00610171"/>
    <w:rsid w:val="00610947"/>
    <w:rsid w:val="00610D19"/>
    <w:rsid w:val="006120D3"/>
    <w:rsid w:val="0061337A"/>
    <w:rsid w:val="00613AD3"/>
    <w:rsid w:val="00615ED9"/>
    <w:rsid w:val="00616464"/>
    <w:rsid w:val="0061681F"/>
    <w:rsid w:val="00617096"/>
    <w:rsid w:val="00617BC6"/>
    <w:rsid w:val="00617CA8"/>
    <w:rsid w:val="00620231"/>
    <w:rsid w:val="00620556"/>
    <w:rsid w:val="00620576"/>
    <w:rsid w:val="00620770"/>
    <w:rsid w:val="006210CB"/>
    <w:rsid w:val="0062145A"/>
    <w:rsid w:val="00621607"/>
    <w:rsid w:val="00621768"/>
    <w:rsid w:val="00621F95"/>
    <w:rsid w:val="00622532"/>
    <w:rsid w:val="00622658"/>
    <w:rsid w:val="00622692"/>
    <w:rsid w:val="00622A86"/>
    <w:rsid w:val="006244D4"/>
    <w:rsid w:val="00624EA6"/>
    <w:rsid w:val="006250CA"/>
    <w:rsid w:val="0062512A"/>
    <w:rsid w:val="00625B45"/>
    <w:rsid w:val="00625C78"/>
    <w:rsid w:val="006269BA"/>
    <w:rsid w:val="00627030"/>
    <w:rsid w:val="00627D0D"/>
    <w:rsid w:val="00630E13"/>
    <w:rsid w:val="00630F8F"/>
    <w:rsid w:val="006319E0"/>
    <w:rsid w:val="006320D6"/>
    <w:rsid w:val="006320DC"/>
    <w:rsid w:val="006322C0"/>
    <w:rsid w:val="00632A31"/>
    <w:rsid w:val="00632E7B"/>
    <w:rsid w:val="00633138"/>
    <w:rsid w:val="006331DD"/>
    <w:rsid w:val="006343C9"/>
    <w:rsid w:val="006352E8"/>
    <w:rsid w:val="0063538E"/>
    <w:rsid w:val="00635CE1"/>
    <w:rsid w:val="00635E8B"/>
    <w:rsid w:val="00636673"/>
    <w:rsid w:val="006367B1"/>
    <w:rsid w:val="006369C0"/>
    <w:rsid w:val="00636A51"/>
    <w:rsid w:val="00640490"/>
    <w:rsid w:val="006404B2"/>
    <w:rsid w:val="006407DF"/>
    <w:rsid w:val="006419F4"/>
    <w:rsid w:val="006423F1"/>
    <w:rsid w:val="00642B96"/>
    <w:rsid w:val="00642D16"/>
    <w:rsid w:val="006430A6"/>
    <w:rsid w:val="00643183"/>
    <w:rsid w:val="00644D14"/>
    <w:rsid w:val="006468BA"/>
    <w:rsid w:val="006469CB"/>
    <w:rsid w:val="00646D9B"/>
    <w:rsid w:val="00647355"/>
    <w:rsid w:val="00647423"/>
    <w:rsid w:val="00647972"/>
    <w:rsid w:val="00647BD9"/>
    <w:rsid w:val="0065071B"/>
    <w:rsid w:val="006507CC"/>
    <w:rsid w:val="00650A94"/>
    <w:rsid w:val="00650CB8"/>
    <w:rsid w:val="00651955"/>
    <w:rsid w:val="00651A0F"/>
    <w:rsid w:val="00651B15"/>
    <w:rsid w:val="006523C8"/>
    <w:rsid w:val="006531BA"/>
    <w:rsid w:val="0065353F"/>
    <w:rsid w:val="0065366C"/>
    <w:rsid w:val="00653780"/>
    <w:rsid w:val="00654806"/>
    <w:rsid w:val="006552F5"/>
    <w:rsid w:val="00655823"/>
    <w:rsid w:val="00655AAE"/>
    <w:rsid w:val="00655DC4"/>
    <w:rsid w:val="00656867"/>
    <w:rsid w:val="00656B21"/>
    <w:rsid w:val="0065714D"/>
    <w:rsid w:val="006571A2"/>
    <w:rsid w:val="006578F4"/>
    <w:rsid w:val="00657A81"/>
    <w:rsid w:val="00657F44"/>
    <w:rsid w:val="00660F23"/>
    <w:rsid w:val="00660FB7"/>
    <w:rsid w:val="00661C8F"/>
    <w:rsid w:val="00661DF2"/>
    <w:rsid w:val="00662662"/>
    <w:rsid w:val="00662672"/>
    <w:rsid w:val="0066347E"/>
    <w:rsid w:val="006634FA"/>
    <w:rsid w:val="00663A18"/>
    <w:rsid w:val="00663C73"/>
    <w:rsid w:val="00663EB7"/>
    <w:rsid w:val="00663FEE"/>
    <w:rsid w:val="006651C3"/>
    <w:rsid w:val="00665986"/>
    <w:rsid w:val="00665BAB"/>
    <w:rsid w:val="0066636E"/>
    <w:rsid w:val="0066647A"/>
    <w:rsid w:val="00666962"/>
    <w:rsid w:val="006675FA"/>
    <w:rsid w:val="00670062"/>
    <w:rsid w:val="0067132A"/>
    <w:rsid w:val="0067161A"/>
    <w:rsid w:val="00671A8C"/>
    <w:rsid w:val="00671FA5"/>
    <w:rsid w:val="00672EAF"/>
    <w:rsid w:val="00673450"/>
    <w:rsid w:val="00674D49"/>
    <w:rsid w:val="00674FA7"/>
    <w:rsid w:val="00675E11"/>
    <w:rsid w:val="00675F99"/>
    <w:rsid w:val="00676236"/>
    <w:rsid w:val="00676828"/>
    <w:rsid w:val="006768BF"/>
    <w:rsid w:val="00676FD6"/>
    <w:rsid w:val="006773C6"/>
    <w:rsid w:val="00677463"/>
    <w:rsid w:val="006777C8"/>
    <w:rsid w:val="00680024"/>
    <w:rsid w:val="0068011F"/>
    <w:rsid w:val="00680340"/>
    <w:rsid w:val="006814A0"/>
    <w:rsid w:val="00681720"/>
    <w:rsid w:val="00681CC7"/>
    <w:rsid w:val="0068200D"/>
    <w:rsid w:val="00682035"/>
    <w:rsid w:val="006822A8"/>
    <w:rsid w:val="006831AA"/>
    <w:rsid w:val="00683B46"/>
    <w:rsid w:val="006841F0"/>
    <w:rsid w:val="00684530"/>
    <w:rsid w:val="00684695"/>
    <w:rsid w:val="006848E9"/>
    <w:rsid w:val="0068576F"/>
    <w:rsid w:val="00685A8E"/>
    <w:rsid w:val="00685DB0"/>
    <w:rsid w:val="0068623C"/>
    <w:rsid w:val="00686C6D"/>
    <w:rsid w:val="00686DD0"/>
    <w:rsid w:val="0069007A"/>
    <w:rsid w:val="006905B8"/>
    <w:rsid w:val="006905D7"/>
    <w:rsid w:val="00691227"/>
    <w:rsid w:val="00691A6B"/>
    <w:rsid w:val="00692269"/>
    <w:rsid w:val="006922AD"/>
    <w:rsid w:val="00692A3B"/>
    <w:rsid w:val="00692B66"/>
    <w:rsid w:val="00692EA9"/>
    <w:rsid w:val="006930EF"/>
    <w:rsid w:val="00693534"/>
    <w:rsid w:val="006939AF"/>
    <w:rsid w:val="00693C59"/>
    <w:rsid w:val="00694356"/>
    <w:rsid w:val="006948F0"/>
    <w:rsid w:val="00694EDB"/>
    <w:rsid w:val="00695F84"/>
    <w:rsid w:val="006969D0"/>
    <w:rsid w:val="00697FF7"/>
    <w:rsid w:val="006A0A88"/>
    <w:rsid w:val="006A0C3F"/>
    <w:rsid w:val="006A0F37"/>
    <w:rsid w:val="006A1C1A"/>
    <w:rsid w:val="006A2D0F"/>
    <w:rsid w:val="006A2D72"/>
    <w:rsid w:val="006A3070"/>
    <w:rsid w:val="006A3A79"/>
    <w:rsid w:val="006A400E"/>
    <w:rsid w:val="006A44E5"/>
    <w:rsid w:val="006A452F"/>
    <w:rsid w:val="006A4A70"/>
    <w:rsid w:val="006A553A"/>
    <w:rsid w:val="006A5D02"/>
    <w:rsid w:val="006A67EC"/>
    <w:rsid w:val="006A68C8"/>
    <w:rsid w:val="006A6D93"/>
    <w:rsid w:val="006A7316"/>
    <w:rsid w:val="006A746E"/>
    <w:rsid w:val="006A7F34"/>
    <w:rsid w:val="006B0385"/>
    <w:rsid w:val="006B1314"/>
    <w:rsid w:val="006B2266"/>
    <w:rsid w:val="006B2320"/>
    <w:rsid w:val="006B2BEE"/>
    <w:rsid w:val="006B2E93"/>
    <w:rsid w:val="006B3D90"/>
    <w:rsid w:val="006B4441"/>
    <w:rsid w:val="006B4AE9"/>
    <w:rsid w:val="006B5747"/>
    <w:rsid w:val="006B5C14"/>
    <w:rsid w:val="006B6C15"/>
    <w:rsid w:val="006B71EF"/>
    <w:rsid w:val="006C103E"/>
    <w:rsid w:val="006C1054"/>
    <w:rsid w:val="006C10A0"/>
    <w:rsid w:val="006C1A36"/>
    <w:rsid w:val="006C1A72"/>
    <w:rsid w:val="006C1ABF"/>
    <w:rsid w:val="006C1C58"/>
    <w:rsid w:val="006C242E"/>
    <w:rsid w:val="006C2DDD"/>
    <w:rsid w:val="006C41C0"/>
    <w:rsid w:val="006C4E17"/>
    <w:rsid w:val="006C6346"/>
    <w:rsid w:val="006C63EC"/>
    <w:rsid w:val="006C66EF"/>
    <w:rsid w:val="006C6D95"/>
    <w:rsid w:val="006C74F9"/>
    <w:rsid w:val="006C790E"/>
    <w:rsid w:val="006D0F6F"/>
    <w:rsid w:val="006D0F93"/>
    <w:rsid w:val="006D158B"/>
    <w:rsid w:val="006D171D"/>
    <w:rsid w:val="006D1B27"/>
    <w:rsid w:val="006D1F49"/>
    <w:rsid w:val="006D2635"/>
    <w:rsid w:val="006D3FE3"/>
    <w:rsid w:val="006D4931"/>
    <w:rsid w:val="006D5249"/>
    <w:rsid w:val="006D5AAB"/>
    <w:rsid w:val="006D7A71"/>
    <w:rsid w:val="006D7B77"/>
    <w:rsid w:val="006E0112"/>
    <w:rsid w:val="006E0407"/>
    <w:rsid w:val="006E0A3B"/>
    <w:rsid w:val="006E0A49"/>
    <w:rsid w:val="006E0B1C"/>
    <w:rsid w:val="006E17A1"/>
    <w:rsid w:val="006E2385"/>
    <w:rsid w:val="006E2CF4"/>
    <w:rsid w:val="006E3414"/>
    <w:rsid w:val="006E40B4"/>
    <w:rsid w:val="006E445E"/>
    <w:rsid w:val="006E44F9"/>
    <w:rsid w:val="006E5727"/>
    <w:rsid w:val="006E5B65"/>
    <w:rsid w:val="006E5CFC"/>
    <w:rsid w:val="006E645B"/>
    <w:rsid w:val="006E6A6C"/>
    <w:rsid w:val="006E6D02"/>
    <w:rsid w:val="006E7371"/>
    <w:rsid w:val="006E794C"/>
    <w:rsid w:val="006E7A44"/>
    <w:rsid w:val="006E7AF6"/>
    <w:rsid w:val="006E7DAC"/>
    <w:rsid w:val="006F076E"/>
    <w:rsid w:val="006F0F74"/>
    <w:rsid w:val="006F117B"/>
    <w:rsid w:val="006F12DD"/>
    <w:rsid w:val="006F19F8"/>
    <w:rsid w:val="006F1BBF"/>
    <w:rsid w:val="006F2328"/>
    <w:rsid w:val="006F25B4"/>
    <w:rsid w:val="006F282C"/>
    <w:rsid w:val="006F2C26"/>
    <w:rsid w:val="006F351F"/>
    <w:rsid w:val="006F405B"/>
    <w:rsid w:val="006F4B11"/>
    <w:rsid w:val="006F57F7"/>
    <w:rsid w:val="006F6008"/>
    <w:rsid w:val="006F6D0B"/>
    <w:rsid w:val="006F6ECB"/>
    <w:rsid w:val="0070002C"/>
    <w:rsid w:val="007003A2"/>
    <w:rsid w:val="00700835"/>
    <w:rsid w:val="00700A2D"/>
    <w:rsid w:val="007016BA"/>
    <w:rsid w:val="00701D55"/>
    <w:rsid w:val="00702053"/>
    <w:rsid w:val="0070218E"/>
    <w:rsid w:val="00702219"/>
    <w:rsid w:val="00702CD6"/>
    <w:rsid w:val="007031FC"/>
    <w:rsid w:val="00703751"/>
    <w:rsid w:val="00705760"/>
    <w:rsid w:val="00705D03"/>
    <w:rsid w:val="00705E93"/>
    <w:rsid w:val="00705F84"/>
    <w:rsid w:val="007063C2"/>
    <w:rsid w:val="00706789"/>
    <w:rsid w:val="007102D8"/>
    <w:rsid w:val="00710611"/>
    <w:rsid w:val="007111EC"/>
    <w:rsid w:val="00711783"/>
    <w:rsid w:val="007117F9"/>
    <w:rsid w:val="0071209C"/>
    <w:rsid w:val="00712789"/>
    <w:rsid w:val="0071315F"/>
    <w:rsid w:val="0071319F"/>
    <w:rsid w:val="007136C1"/>
    <w:rsid w:val="00713A1E"/>
    <w:rsid w:val="00713F2C"/>
    <w:rsid w:val="00714757"/>
    <w:rsid w:val="00714EC6"/>
    <w:rsid w:val="00715A36"/>
    <w:rsid w:val="00716A2A"/>
    <w:rsid w:val="00716EE3"/>
    <w:rsid w:val="00716F3F"/>
    <w:rsid w:val="00716FD2"/>
    <w:rsid w:val="00717CB6"/>
    <w:rsid w:val="00717D30"/>
    <w:rsid w:val="00720252"/>
    <w:rsid w:val="00720DD1"/>
    <w:rsid w:val="007211AB"/>
    <w:rsid w:val="007218E2"/>
    <w:rsid w:val="00721935"/>
    <w:rsid w:val="00721BED"/>
    <w:rsid w:val="00722246"/>
    <w:rsid w:val="00722D57"/>
    <w:rsid w:val="00723055"/>
    <w:rsid w:val="007239FF"/>
    <w:rsid w:val="00723C98"/>
    <w:rsid w:val="007244AE"/>
    <w:rsid w:val="00724ECD"/>
    <w:rsid w:val="00724EEC"/>
    <w:rsid w:val="00725259"/>
    <w:rsid w:val="007254F7"/>
    <w:rsid w:val="00725B4C"/>
    <w:rsid w:val="00725F98"/>
    <w:rsid w:val="00726251"/>
    <w:rsid w:val="007263B6"/>
    <w:rsid w:val="00726851"/>
    <w:rsid w:val="00727DDF"/>
    <w:rsid w:val="00730172"/>
    <w:rsid w:val="007302F0"/>
    <w:rsid w:val="00730312"/>
    <w:rsid w:val="00730561"/>
    <w:rsid w:val="00730AC2"/>
    <w:rsid w:val="00730C44"/>
    <w:rsid w:val="00731446"/>
    <w:rsid w:val="00731BBB"/>
    <w:rsid w:val="00732753"/>
    <w:rsid w:val="00733307"/>
    <w:rsid w:val="00733F32"/>
    <w:rsid w:val="00734305"/>
    <w:rsid w:val="00734924"/>
    <w:rsid w:val="00735675"/>
    <w:rsid w:val="00735D24"/>
    <w:rsid w:val="00736B15"/>
    <w:rsid w:val="00737470"/>
    <w:rsid w:val="007376AE"/>
    <w:rsid w:val="00737B22"/>
    <w:rsid w:val="00737C97"/>
    <w:rsid w:val="007400D9"/>
    <w:rsid w:val="007401F4"/>
    <w:rsid w:val="0074095A"/>
    <w:rsid w:val="00740E62"/>
    <w:rsid w:val="00741558"/>
    <w:rsid w:val="00741D16"/>
    <w:rsid w:val="00742370"/>
    <w:rsid w:val="00742910"/>
    <w:rsid w:val="00743348"/>
    <w:rsid w:val="00743AB6"/>
    <w:rsid w:val="00744117"/>
    <w:rsid w:val="00744683"/>
    <w:rsid w:val="00744A31"/>
    <w:rsid w:val="00744CC7"/>
    <w:rsid w:val="0074504C"/>
    <w:rsid w:val="0074669B"/>
    <w:rsid w:val="00746A78"/>
    <w:rsid w:val="00747F6E"/>
    <w:rsid w:val="00750228"/>
    <w:rsid w:val="007502F7"/>
    <w:rsid w:val="00750ADB"/>
    <w:rsid w:val="00751CB3"/>
    <w:rsid w:val="0075265F"/>
    <w:rsid w:val="0075296D"/>
    <w:rsid w:val="00752A51"/>
    <w:rsid w:val="00752E37"/>
    <w:rsid w:val="0075377C"/>
    <w:rsid w:val="00754345"/>
    <w:rsid w:val="00754B8C"/>
    <w:rsid w:val="007557DE"/>
    <w:rsid w:val="00755BC0"/>
    <w:rsid w:val="00755D2B"/>
    <w:rsid w:val="00755F29"/>
    <w:rsid w:val="00756818"/>
    <w:rsid w:val="00756E45"/>
    <w:rsid w:val="0075724A"/>
    <w:rsid w:val="00757309"/>
    <w:rsid w:val="00757660"/>
    <w:rsid w:val="00757DB4"/>
    <w:rsid w:val="00760256"/>
    <w:rsid w:val="00760E92"/>
    <w:rsid w:val="00761147"/>
    <w:rsid w:val="0076185F"/>
    <w:rsid w:val="00761A8A"/>
    <w:rsid w:val="00761E4D"/>
    <w:rsid w:val="007620D1"/>
    <w:rsid w:val="0076279E"/>
    <w:rsid w:val="00762DC3"/>
    <w:rsid w:val="007633FC"/>
    <w:rsid w:val="00763595"/>
    <w:rsid w:val="00763C41"/>
    <w:rsid w:val="00763EA1"/>
    <w:rsid w:val="007641EE"/>
    <w:rsid w:val="007657B1"/>
    <w:rsid w:val="007666C1"/>
    <w:rsid w:val="00766A49"/>
    <w:rsid w:val="00766E0E"/>
    <w:rsid w:val="00767424"/>
    <w:rsid w:val="0077033D"/>
    <w:rsid w:val="007704FF"/>
    <w:rsid w:val="00770AB0"/>
    <w:rsid w:val="00770B09"/>
    <w:rsid w:val="00772073"/>
    <w:rsid w:val="007721A9"/>
    <w:rsid w:val="007725FD"/>
    <w:rsid w:val="00772B4B"/>
    <w:rsid w:val="007730D8"/>
    <w:rsid w:val="00773143"/>
    <w:rsid w:val="00773FE5"/>
    <w:rsid w:val="00773FEE"/>
    <w:rsid w:val="00773FFE"/>
    <w:rsid w:val="00774194"/>
    <w:rsid w:val="00774220"/>
    <w:rsid w:val="007748AF"/>
    <w:rsid w:val="00774E7F"/>
    <w:rsid w:val="0077565A"/>
    <w:rsid w:val="007757A9"/>
    <w:rsid w:val="007758C1"/>
    <w:rsid w:val="00776D7F"/>
    <w:rsid w:val="00776DE9"/>
    <w:rsid w:val="00776F8A"/>
    <w:rsid w:val="007771E9"/>
    <w:rsid w:val="00777A78"/>
    <w:rsid w:val="007806D3"/>
    <w:rsid w:val="007808D6"/>
    <w:rsid w:val="00780A1E"/>
    <w:rsid w:val="00780A25"/>
    <w:rsid w:val="007811C7"/>
    <w:rsid w:val="0078120D"/>
    <w:rsid w:val="0078170B"/>
    <w:rsid w:val="00781CCD"/>
    <w:rsid w:val="007821E6"/>
    <w:rsid w:val="00782604"/>
    <w:rsid w:val="007832D3"/>
    <w:rsid w:val="007846D5"/>
    <w:rsid w:val="00785583"/>
    <w:rsid w:val="00785879"/>
    <w:rsid w:val="00785ABE"/>
    <w:rsid w:val="00785BD5"/>
    <w:rsid w:val="007862C1"/>
    <w:rsid w:val="0078639A"/>
    <w:rsid w:val="007865CD"/>
    <w:rsid w:val="007871CD"/>
    <w:rsid w:val="007872D9"/>
    <w:rsid w:val="0079053D"/>
    <w:rsid w:val="00790BA9"/>
    <w:rsid w:val="00790C36"/>
    <w:rsid w:val="0079129A"/>
    <w:rsid w:val="007918EF"/>
    <w:rsid w:val="007923A5"/>
    <w:rsid w:val="0079265C"/>
    <w:rsid w:val="00793261"/>
    <w:rsid w:val="00793494"/>
    <w:rsid w:val="0079364C"/>
    <w:rsid w:val="00794B77"/>
    <w:rsid w:val="00795807"/>
    <w:rsid w:val="00796A7B"/>
    <w:rsid w:val="00796B3F"/>
    <w:rsid w:val="00796E0E"/>
    <w:rsid w:val="007A03F6"/>
    <w:rsid w:val="007A0743"/>
    <w:rsid w:val="007A0B76"/>
    <w:rsid w:val="007A129C"/>
    <w:rsid w:val="007A161B"/>
    <w:rsid w:val="007A2CFA"/>
    <w:rsid w:val="007A3551"/>
    <w:rsid w:val="007A38A7"/>
    <w:rsid w:val="007A3D38"/>
    <w:rsid w:val="007A563F"/>
    <w:rsid w:val="007A59E9"/>
    <w:rsid w:val="007A5AAE"/>
    <w:rsid w:val="007A5AF7"/>
    <w:rsid w:val="007A5F8B"/>
    <w:rsid w:val="007A6ED0"/>
    <w:rsid w:val="007A7F4C"/>
    <w:rsid w:val="007B0E64"/>
    <w:rsid w:val="007B1CDB"/>
    <w:rsid w:val="007B2246"/>
    <w:rsid w:val="007B37E9"/>
    <w:rsid w:val="007B432C"/>
    <w:rsid w:val="007B4607"/>
    <w:rsid w:val="007B4CF8"/>
    <w:rsid w:val="007B4D17"/>
    <w:rsid w:val="007B4DD3"/>
    <w:rsid w:val="007B4E6B"/>
    <w:rsid w:val="007B4FA9"/>
    <w:rsid w:val="007B50E4"/>
    <w:rsid w:val="007B5CF3"/>
    <w:rsid w:val="007B6481"/>
    <w:rsid w:val="007B69CB"/>
    <w:rsid w:val="007B69E6"/>
    <w:rsid w:val="007B69FF"/>
    <w:rsid w:val="007B6C49"/>
    <w:rsid w:val="007B6D26"/>
    <w:rsid w:val="007B71C2"/>
    <w:rsid w:val="007B763E"/>
    <w:rsid w:val="007C11A9"/>
    <w:rsid w:val="007C2AAC"/>
    <w:rsid w:val="007C3507"/>
    <w:rsid w:val="007C372C"/>
    <w:rsid w:val="007C4487"/>
    <w:rsid w:val="007C4731"/>
    <w:rsid w:val="007C541D"/>
    <w:rsid w:val="007C5AFB"/>
    <w:rsid w:val="007C5B2E"/>
    <w:rsid w:val="007C5DDD"/>
    <w:rsid w:val="007C5E97"/>
    <w:rsid w:val="007C636E"/>
    <w:rsid w:val="007C6820"/>
    <w:rsid w:val="007C6B05"/>
    <w:rsid w:val="007C6C50"/>
    <w:rsid w:val="007C701D"/>
    <w:rsid w:val="007C7054"/>
    <w:rsid w:val="007C728D"/>
    <w:rsid w:val="007C756F"/>
    <w:rsid w:val="007D0CA6"/>
    <w:rsid w:val="007D1830"/>
    <w:rsid w:val="007D21B1"/>
    <w:rsid w:val="007D287C"/>
    <w:rsid w:val="007D2B30"/>
    <w:rsid w:val="007D2EEA"/>
    <w:rsid w:val="007D3D6E"/>
    <w:rsid w:val="007D3E2A"/>
    <w:rsid w:val="007D3FA8"/>
    <w:rsid w:val="007D4407"/>
    <w:rsid w:val="007D4933"/>
    <w:rsid w:val="007D4B59"/>
    <w:rsid w:val="007D5BDD"/>
    <w:rsid w:val="007E0052"/>
    <w:rsid w:val="007E0184"/>
    <w:rsid w:val="007E0514"/>
    <w:rsid w:val="007E0A71"/>
    <w:rsid w:val="007E0E43"/>
    <w:rsid w:val="007E1332"/>
    <w:rsid w:val="007E1510"/>
    <w:rsid w:val="007E17FB"/>
    <w:rsid w:val="007E1A64"/>
    <w:rsid w:val="007E1C3B"/>
    <w:rsid w:val="007E1DEE"/>
    <w:rsid w:val="007E2BDF"/>
    <w:rsid w:val="007E3043"/>
    <w:rsid w:val="007E42EC"/>
    <w:rsid w:val="007E4949"/>
    <w:rsid w:val="007E4C72"/>
    <w:rsid w:val="007E4D0B"/>
    <w:rsid w:val="007E4FD8"/>
    <w:rsid w:val="007E5192"/>
    <w:rsid w:val="007E5886"/>
    <w:rsid w:val="007E62A1"/>
    <w:rsid w:val="007E69BC"/>
    <w:rsid w:val="007E7403"/>
    <w:rsid w:val="007F081B"/>
    <w:rsid w:val="007F0957"/>
    <w:rsid w:val="007F0E4B"/>
    <w:rsid w:val="007F129F"/>
    <w:rsid w:val="007F19E7"/>
    <w:rsid w:val="007F1CC1"/>
    <w:rsid w:val="007F1CFD"/>
    <w:rsid w:val="007F1E15"/>
    <w:rsid w:val="007F27C4"/>
    <w:rsid w:val="007F3682"/>
    <w:rsid w:val="007F36E3"/>
    <w:rsid w:val="007F4455"/>
    <w:rsid w:val="007F46BD"/>
    <w:rsid w:val="007F47C3"/>
    <w:rsid w:val="007F49BD"/>
    <w:rsid w:val="007F4AFD"/>
    <w:rsid w:val="007F5538"/>
    <w:rsid w:val="007F590E"/>
    <w:rsid w:val="007F593C"/>
    <w:rsid w:val="007F5D85"/>
    <w:rsid w:val="007F5DA8"/>
    <w:rsid w:val="007F5E8C"/>
    <w:rsid w:val="007F62B4"/>
    <w:rsid w:val="007F6450"/>
    <w:rsid w:val="007F65B5"/>
    <w:rsid w:val="007F6884"/>
    <w:rsid w:val="007F78B2"/>
    <w:rsid w:val="007F7BDC"/>
    <w:rsid w:val="00800D49"/>
    <w:rsid w:val="008010D5"/>
    <w:rsid w:val="00801D3D"/>
    <w:rsid w:val="00801E75"/>
    <w:rsid w:val="008023AA"/>
    <w:rsid w:val="0080298D"/>
    <w:rsid w:val="00802C9D"/>
    <w:rsid w:val="00802D36"/>
    <w:rsid w:val="00802E83"/>
    <w:rsid w:val="00803130"/>
    <w:rsid w:val="0080368D"/>
    <w:rsid w:val="00803C9C"/>
    <w:rsid w:val="00803E25"/>
    <w:rsid w:val="0080458D"/>
    <w:rsid w:val="00804710"/>
    <w:rsid w:val="00804B55"/>
    <w:rsid w:val="00804DCA"/>
    <w:rsid w:val="008050C6"/>
    <w:rsid w:val="00805913"/>
    <w:rsid w:val="00805C7D"/>
    <w:rsid w:val="00806131"/>
    <w:rsid w:val="008069FD"/>
    <w:rsid w:val="00807AF8"/>
    <w:rsid w:val="00807C96"/>
    <w:rsid w:val="00807E3A"/>
    <w:rsid w:val="0081036E"/>
    <w:rsid w:val="00810EED"/>
    <w:rsid w:val="0081147C"/>
    <w:rsid w:val="00811B8D"/>
    <w:rsid w:val="00812048"/>
    <w:rsid w:val="00812FD8"/>
    <w:rsid w:val="00813123"/>
    <w:rsid w:val="0081448E"/>
    <w:rsid w:val="008145DC"/>
    <w:rsid w:val="00814C9F"/>
    <w:rsid w:val="008151B3"/>
    <w:rsid w:val="00816187"/>
    <w:rsid w:val="008163CF"/>
    <w:rsid w:val="00816450"/>
    <w:rsid w:val="00817CEF"/>
    <w:rsid w:val="00817D4E"/>
    <w:rsid w:val="00817DF8"/>
    <w:rsid w:val="0082241B"/>
    <w:rsid w:val="00822C18"/>
    <w:rsid w:val="00822ED8"/>
    <w:rsid w:val="008234F4"/>
    <w:rsid w:val="00823790"/>
    <w:rsid w:val="00823DC3"/>
    <w:rsid w:val="0082422A"/>
    <w:rsid w:val="00824E49"/>
    <w:rsid w:val="00825F62"/>
    <w:rsid w:val="00826A41"/>
    <w:rsid w:val="00826EDC"/>
    <w:rsid w:val="0082774C"/>
    <w:rsid w:val="00827897"/>
    <w:rsid w:val="00830543"/>
    <w:rsid w:val="0083082C"/>
    <w:rsid w:val="00830CD2"/>
    <w:rsid w:val="00831456"/>
    <w:rsid w:val="008317FF"/>
    <w:rsid w:val="00832250"/>
    <w:rsid w:val="00832DFC"/>
    <w:rsid w:val="00834267"/>
    <w:rsid w:val="008347BB"/>
    <w:rsid w:val="00834B39"/>
    <w:rsid w:val="008350BC"/>
    <w:rsid w:val="0083562F"/>
    <w:rsid w:val="00835A90"/>
    <w:rsid w:val="00835AE1"/>
    <w:rsid w:val="00835C8E"/>
    <w:rsid w:val="00835DB8"/>
    <w:rsid w:val="0083617D"/>
    <w:rsid w:val="00836DEE"/>
    <w:rsid w:val="00836EC4"/>
    <w:rsid w:val="0083752A"/>
    <w:rsid w:val="00837D76"/>
    <w:rsid w:val="008400A8"/>
    <w:rsid w:val="008402FA"/>
    <w:rsid w:val="0084044B"/>
    <w:rsid w:val="0084079A"/>
    <w:rsid w:val="008407AB"/>
    <w:rsid w:val="008408B7"/>
    <w:rsid w:val="00840DE0"/>
    <w:rsid w:val="0084130A"/>
    <w:rsid w:val="008419D2"/>
    <w:rsid w:val="008420E3"/>
    <w:rsid w:val="00842159"/>
    <w:rsid w:val="00842268"/>
    <w:rsid w:val="00842379"/>
    <w:rsid w:val="00842B5F"/>
    <w:rsid w:val="00842C80"/>
    <w:rsid w:val="00843FCD"/>
    <w:rsid w:val="00844096"/>
    <w:rsid w:val="00844F4A"/>
    <w:rsid w:val="008455D9"/>
    <w:rsid w:val="00845CE0"/>
    <w:rsid w:val="00847B58"/>
    <w:rsid w:val="00850547"/>
    <w:rsid w:val="008518C1"/>
    <w:rsid w:val="00851A12"/>
    <w:rsid w:val="00851B06"/>
    <w:rsid w:val="00851E4C"/>
    <w:rsid w:val="0085237F"/>
    <w:rsid w:val="00852810"/>
    <w:rsid w:val="00852DDE"/>
    <w:rsid w:val="008548F0"/>
    <w:rsid w:val="00854A3E"/>
    <w:rsid w:val="00855204"/>
    <w:rsid w:val="00856934"/>
    <w:rsid w:val="00856F5B"/>
    <w:rsid w:val="00857D6E"/>
    <w:rsid w:val="00857D79"/>
    <w:rsid w:val="00860132"/>
    <w:rsid w:val="00861A35"/>
    <w:rsid w:val="00861D72"/>
    <w:rsid w:val="008620AE"/>
    <w:rsid w:val="00862562"/>
    <w:rsid w:val="00862CB9"/>
    <w:rsid w:val="00862CC6"/>
    <w:rsid w:val="00864428"/>
    <w:rsid w:val="00864724"/>
    <w:rsid w:val="00864886"/>
    <w:rsid w:val="00864FF3"/>
    <w:rsid w:val="00865BE5"/>
    <w:rsid w:val="00865F3D"/>
    <w:rsid w:val="00866371"/>
    <w:rsid w:val="008667E0"/>
    <w:rsid w:val="008669FE"/>
    <w:rsid w:val="00866ACD"/>
    <w:rsid w:val="00866CB8"/>
    <w:rsid w:val="00867154"/>
    <w:rsid w:val="00867433"/>
    <w:rsid w:val="008674C6"/>
    <w:rsid w:val="00870051"/>
    <w:rsid w:val="008710E8"/>
    <w:rsid w:val="00871AAE"/>
    <w:rsid w:val="00871F8A"/>
    <w:rsid w:val="00872054"/>
    <w:rsid w:val="00872109"/>
    <w:rsid w:val="00872CA8"/>
    <w:rsid w:val="00873236"/>
    <w:rsid w:val="00873C20"/>
    <w:rsid w:val="008759DD"/>
    <w:rsid w:val="00875E10"/>
    <w:rsid w:val="00876BBC"/>
    <w:rsid w:val="00877234"/>
    <w:rsid w:val="0087752A"/>
    <w:rsid w:val="00880F27"/>
    <w:rsid w:val="00881269"/>
    <w:rsid w:val="00881354"/>
    <w:rsid w:val="008828F3"/>
    <w:rsid w:val="00882A9E"/>
    <w:rsid w:val="00882F68"/>
    <w:rsid w:val="00883124"/>
    <w:rsid w:val="008836BE"/>
    <w:rsid w:val="008841E8"/>
    <w:rsid w:val="00884845"/>
    <w:rsid w:val="00885843"/>
    <w:rsid w:val="008860E0"/>
    <w:rsid w:val="00886611"/>
    <w:rsid w:val="008867F2"/>
    <w:rsid w:val="00886A78"/>
    <w:rsid w:val="00886A7B"/>
    <w:rsid w:val="008878BE"/>
    <w:rsid w:val="0089030E"/>
    <w:rsid w:val="00890C8D"/>
    <w:rsid w:val="00891472"/>
    <w:rsid w:val="008915BF"/>
    <w:rsid w:val="008918EB"/>
    <w:rsid w:val="00891A42"/>
    <w:rsid w:val="00891E27"/>
    <w:rsid w:val="00892029"/>
    <w:rsid w:val="00892622"/>
    <w:rsid w:val="0089328E"/>
    <w:rsid w:val="008932E1"/>
    <w:rsid w:val="008937A3"/>
    <w:rsid w:val="00893D79"/>
    <w:rsid w:val="0089424A"/>
    <w:rsid w:val="00894546"/>
    <w:rsid w:val="00894A16"/>
    <w:rsid w:val="00894B83"/>
    <w:rsid w:val="0089529A"/>
    <w:rsid w:val="008959EB"/>
    <w:rsid w:val="00896230"/>
    <w:rsid w:val="00896593"/>
    <w:rsid w:val="00896AB4"/>
    <w:rsid w:val="00896B3B"/>
    <w:rsid w:val="00897511"/>
    <w:rsid w:val="00897547"/>
    <w:rsid w:val="00897738"/>
    <w:rsid w:val="00897789"/>
    <w:rsid w:val="00897D72"/>
    <w:rsid w:val="00897E8F"/>
    <w:rsid w:val="008A274C"/>
    <w:rsid w:val="008A29B7"/>
    <w:rsid w:val="008A3358"/>
    <w:rsid w:val="008A3511"/>
    <w:rsid w:val="008A3C07"/>
    <w:rsid w:val="008A4765"/>
    <w:rsid w:val="008A5041"/>
    <w:rsid w:val="008A54DA"/>
    <w:rsid w:val="008A563E"/>
    <w:rsid w:val="008A5E36"/>
    <w:rsid w:val="008A60EF"/>
    <w:rsid w:val="008A6114"/>
    <w:rsid w:val="008A67FB"/>
    <w:rsid w:val="008A7561"/>
    <w:rsid w:val="008A7A13"/>
    <w:rsid w:val="008A7BAD"/>
    <w:rsid w:val="008B079B"/>
    <w:rsid w:val="008B0B42"/>
    <w:rsid w:val="008B11B8"/>
    <w:rsid w:val="008B1909"/>
    <w:rsid w:val="008B2232"/>
    <w:rsid w:val="008B2252"/>
    <w:rsid w:val="008B2256"/>
    <w:rsid w:val="008B25B3"/>
    <w:rsid w:val="008B2826"/>
    <w:rsid w:val="008B28EC"/>
    <w:rsid w:val="008B2BFD"/>
    <w:rsid w:val="008B3B82"/>
    <w:rsid w:val="008B3F3D"/>
    <w:rsid w:val="008B4373"/>
    <w:rsid w:val="008B45AA"/>
    <w:rsid w:val="008B4CA2"/>
    <w:rsid w:val="008B53E8"/>
    <w:rsid w:val="008B596F"/>
    <w:rsid w:val="008B59E5"/>
    <w:rsid w:val="008B6751"/>
    <w:rsid w:val="008B6D58"/>
    <w:rsid w:val="008B7E9B"/>
    <w:rsid w:val="008C03AC"/>
    <w:rsid w:val="008C05FE"/>
    <w:rsid w:val="008C1696"/>
    <w:rsid w:val="008C1706"/>
    <w:rsid w:val="008C1AF7"/>
    <w:rsid w:val="008C1C8D"/>
    <w:rsid w:val="008C1D05"/>
    <w:rsid w:val="008C3C75"/>
    <w:rsid w:val="008C46C2"/>
    <w:rsid w:val="008C604B"/>
    <w:rsid w:val="008C6326"/>
    <w:rsid w:val="008C66E5"/>
    <w:rsid w:val="008C6B56"/>
    <w:rsid w:val="008D0B82"/>
    <w:rsid w:val="008D0DE7"/>
    <w:rsid w:val="008D1925"/>
    <w:rsid w:val="008D21B1"/>
    <w:rsid w:val="008D283A"/>
    <w:rsid w:val="008D2975"/>
    <w:rsid w:val="008D30C0"/>
    <w:rsid w:val="008D3856"/>
    <w:rsid w:val="008D3D96"/>
    <w:rsid w:val="008D3DEC"/>
    <w:rsid w:val="008D4ACA"/>
    <w:rsid w:val="008D50E5"/>
    <w:rsid w:val="008D5514"/>
    <w:rsid w:val="008D6AE9"/>
    <w:rsid w:val="008D6DC8"/>
    <w:rsid w:val="008E07A0"/>
    <w:rsid w:val="008E161C"/>
    <w:rsid w:val="008E197F"/>
    <w:rsid w:val="008E1ECE"/>
    <w:rsid w:val="008E414A"/>
    <w:rsid w:val="008E4698"/>
    <w:rsid w:val="008E4B8F"/>
    <w:rsid w:val="008E5AD4"/>
    <w:rsid w:val="008E5C20"/>
    <w:rsid w:val="008E6183"/>
    <w:rsid w:val="008E67FC"/>
    <w:rsid w:val="008E6AF0"/>
    <w:rsid w:val="008E7EB2"/>
    <w:rsid w:val="008F0708"/>
    <w:rsid w:val="008F0D7A"/>
    <w:rsid w:val="008F1501"/>
    <w:rsid w:val="008F1A4C"/>
    <w:rsid w:val="008F2062"/>
    <w:rsid w:val="008F241A"/>
    <w:rsid w:val="008F2596"/>
    <w:rsid w:val="008F2DA2"/>
    <w:rsid w:val="008F354E"/>
    <w:rsid w:val="008F4466"/>
    <w:rsid w:val="008F4528"/>
    <w:rsid w:val="008F5043"/>
    <w:rsid w:val="008F54E2"/>
    <w:rsid w:val="008F5503"/>
    <w:rsid w:val="008F55E0"/>
    <w:rsid w:val="008F5796"/>
    <w:rsid w:val="008F5895"/>
    <w:rsid w:val="008F610B"/>
    <w:rsid w:val="008F6A13"/>
    <w:rsid w:val="00900055"/>
    <w:rsid w:val="0090037C"/>
    <w:rsid w:val="00900B88"/>
    <w:rsid w:val="00901185"/>
    <w:rsid w:val="00901199"/>
    <w:rsid w:val="00902055"/>
    <w:rsid w:val="009036A3"/>
    <w:rsid w:val="00903FC3"/>
    <w:rsid w:val="00903FF9"/>
    <w:rsid w:val="0090493A"/>
    <w:rsid w:val="00904DE6"/>
    <w:rsid w:val="009051C3"/>
    <w:rsid w:val="00905964"/>
    <w:rsid w:val="00905FD0"/>
    <w:rsid w:val="009060A9"/>
    <w:rsid w:val="009077FE"/>
    <w:rsid w:val="0090783B"/>
    <w:rsid w:val="00907BB8"/>
    <w:rsid w:val="009109C2"/>
    <w:rsid w:val="009111DC"/>
    <w:rsid w:val="009111ED"/>
    <w:rsid w:val="00911266"/>
    <w:rsid w:val="00911C34"/>
    <w:rsid w:val="00912A0F"/>
    <w:rsid w:val="0091307E"/>
    <w:rsid w:val="009131D2"/>
    <w:rsid w:val="0091331F"/>
    <w:rsid w:val="00913B29"/>
    <w:rsid w:val="00914145"/>
    <w:rsid w:val="00914453"/>
    <w:rsid w:val="009148C0"/>
    <w:rsid w:val="00915431"/>
    <w:rsid w:val="009154DE"/>
    <w:rsid w:val="00915743"/>
    <w:rsid w:val="009168BB"/>
    <w:rsid w:val="00916903"/>
    <w:rsid w:val="00916D22"/>
    <w:rsid w:val="00917480"/>
    <w:rsid w:val="00917EF6"/>
    <w:rsid w:val="00920693"/>
    <w:rsid w:val="00920A02"/>
    <w:rsid w:val="00923320"/>
    <w:rsid w:val="00923CB2"/>
    <w:rsid w:val="009247A9"/>
    <w:rsid w:val="009250FF"/>
    <w:rsid w:val="00925752"/>
    <w:rsid w:val="0092609A"/>
    <w:rsid w:val="009262BD"/>
    <w:rsid w:val="00926A2F"/>
    <w:rsid w:val="00927BAE"/>
    <w:rsid w:val="00927D7E"/>
    <w:rsid w:val="00930178"/>
    <w:rsid w:val="009305AB"/>
    <w:rsid w:val="00930844"/>
    <w:rsid w:val="009311B9"/>
    <w:rsid w:val="00931354"/>
    <w:rsid w:val="009319B5"/>
    <w:rsid w:val="00931D05"/>
    <w:rsid w:val="00933241"/>
    <w:rsid w:val="00933A7E"/>
    <w:rsid w:val="009353E1"/>
    <w:rsid w:val="00935687"/>
    <w:rsid w:val="00935EF0"/>
    <w:rsid w:val="0093650A"/>
    <w:rsid w:val="00936FC8"/>
    <w:rsid w:val="0093712A"/>
    <w:rsid w:val="0093716B"/>
    <w:rsid w:val="00940218"/>
    <w:rsid w:val="009406F5"/>
    <w:rsid w:val="00940A1A"/>
    <w:rsid w:val="00940CB2"/>
    <w:rsid w:val="00940EB4"/>
    <w:rsid w:val="00941584"/>
    <w:rsid w:val="0094176A"/>
    <w:rsid w:val="00941A29"/>
    <w:rsid w:val="00941BD5"/>
    <w:rsid w:val="00942778"/>
    <w:rsid w:val="0094283D"/>
    <w:rsid w:val="0094316F"/>
    <w:rsid w:val="00943312"/>
    <w:rsid w:val="00943744"/>
    <w:rsid w:val="00943C1A"/>
    <w:rsid w:val="00944C39"/>
    <w:rsid w:val="00945076"/>
    <w:rsid w:val="009456BD"/>
    <w:rsid w:val="009456D7"/>
    <w:rsid w:val="00945A94"/>
    <w:rsid w:val="00945E9C"/>
    <w:rsid w:val="00946BD1"/>
    <w:rsid w:val="00946F0E"/>
    <w:rsid w:val="009472D5"/>
    <w:rsid w:val="00947885"/>
    <w:rsid w:val="00947ED3"/>
    <w:rsid w:val="0095009A"/>
    <w:rsid w:val="009504BC"/>
    <w:rsid w:val="00950659"/>
    <w:rsid w:val="00951329"/>
    <w:rsid w:val="00952919"/>
    <w:rsid w:val="00952D8D"/>
    <w:rsid w:val="00952E95"/>
    <w:rsid w:val="00953FC7"/>
    <w:rsid w:val="009540A0"/>
    <w:rsid w:val="0095491B"/>
    <w:rsid w:val="00955029"/>
    <w:rsid w:val="009556A8"/>
    <w:rsid w:val="00955728"/>
    <w:rsid w:val="00955768"/>
    <w:rsid w:val="009566E2"/>
    <w:rsid w:val="009567A2"/>
    <w:rsid w:val="009568FD"/>
    <w:rsid w:val="0095709C"/>
    <w:rsid w:val="00957273"/>
    <w:rsid w:val="00957CB9"/>
    <w:rsid w:val="00961124"/>
    <w:rsid w:val="00961B1F"/>
    <w:rsid w:val="009621FE"/>
    <w:rsid w:val="009623EA"/>
    <w:rsid w:val="009630B9"/>
    <w:rsid w:val="00963605"/>
    <w:rsid w:val="00963683"/>
    <w:rsid w:val="00964D99"/>
    <w:rsid w:val="00964DA5"/>
    <w:rsid w:val="00965679"/>
    <w:rsid w:val="00965B03"/>
    <w:rsid w:val="009660E2"/>
    <w:rsid w:val="0096621D"/>
    <w:rsid w:val="00966627"/>
    <w:rsid w:val="00966AE6"/>
    <w:rsid w:val="00966CD6"/>
    <w:rsid w:val="009714DF"/>
    <w:rsid w:val="009722ED"/>
    <w:rsid w:val="00972557"/>
    <w:rsid w:val="00972594"/>
    <w:rsid w:val="00972B31"/>
    <w:rsid w:val="009739FB"/>
    <w:rsid w:val="00974693"/>
    <w:rsid w:val="0097486D"/>
    <w:rsid w:val="00974C52"/>
    <w:rsid w:val="00974E38"/>
    <w:rsid w:val="00974FA3"/>
    <w:rsid w:val="00975F19"/>
    <w:rsid w:val="009765EE"/>
    <w:rsid w:val="00976C08"/>
    <w:rsid w:val="00977557"/>
    <w:rsid w:val="009806C0"/>
    <w:rsid w:val="00980FB7"/>
    <w:rsid w:val="00980FD9"/>
    <w:rsid w:val="00981912"/>
    <w:rsid w:val="009821FB"/>
    <w:rsid w:val="009823DE"/>
    <w:rsid w:val="00982515"/>
    <w:rsid w:val="009829DB"/>
    <w:rsid w:val="00982D05"/>
    <w:rsid w:val="00984320"/>
    <w:rsid w:val="0098488D"/>
    <w:rsid w:val="009862E1"/>
    <w:rsid w:val="009865BF"/>
    <w:rsid w:val="0098743D"/>
    <w:rsid w:val="00987BD9"/>
    <w:rsid w:val="00990489"/>
    <w:rsid w:val="009907EF"/>
    <w:rsid w:val="00990802"/>
    <w:rsid w:val="009908A4"/>
    <w:rsid w:val="00990E1F"/>
    <w:rsid w:val="00990E43"/>
    <w:rsid w:val="0099103C"/>
    <w:rsid w:val="00991072"/>
    <w:rsid w:val="009911F8"/>
    <w:rsid w:val="009917C2"/>
    <w:rsid w:val="00991C59"/>
    <w:rsid w:val="0099246C"/>
    <w:rsid w:val="009925A6"/>
    <w:rsid w:val="00992928"/>
    <w:rsid w:val="00992A3F"/>
    <w:rsid w:val="00992E5B"/>
    <w:rsid w:val="00992FC2"/>
    <w:rsid w:val="009932E7"/>
    <w:rsid w:val="00993C7B"/>
    <w:rsid w:val="00993FF9"/>
    <w:rsid w:val="00994B39"/>
    <w:rsid w:val="00995873"/>
    <w:rsid w:val="00996755"/>
    <w:rsid w:val="00997D90"/>
    <w:rsid w:val="00997E09"/>
    <w:rsid w:val="009A0C68"/>
    <w:rsid w:val="009A0F79"/>
    <w:rsid w:val="009A3A55"/>
    <w:rsid w:val="009A4070"/>
    <w:rsid w:val="009A4160"/>
    <w:rsid w:val="009A4BC0"/>
    <w:rsid w:val="009A4DAB"/>
    <w:rsid w:val="009A55AA"/>
    <w:rsid w:val="009A599E"/>
    <w:rsid w:val="009A5C96"/>
    <w:rsid w:val="009A6172"/>
    <w:rsid w:val="009A680D"/>
    <w:rsid w:val="009A6E60"/>
    <w:rsid w:val="009A7171"/>
    <w:rsid w:val="009A71C2"/>
    <w:rsid w:val="009A73F9"/>
    <w:rsid w:val="009A74B6"/>
    <w:rsid w:val="009A7798"/>
    <w:rsid w:val="009A791E"/>
    <w:rsid w:val="009A7FAD"/>
    <w:rsid w:val="009B0548"/>
    <w:rsid w:val="009B19F8"/>
    <w:rsid w:val="009B2636"/>
    <w:rsid w:val="009B29A6"/>
    <w:rsid w:val="009B2C17"/>
    <w:rsid w:val="009B2C6E"/>
    <w:rsid w:val="009B2D3B"/>
    <w:rsid w:val="009B326B"/>
    <w:rsid w:val="009B3BD0"/>
    <w:rsid w:val="009B4AFC"/>
    <w:rsid w:val="009B5135"/>
    <w:rsid w:val="009B53E1"/>
    <w:rsid w:val="009B5C87"/>
    <w:rsid w:val="009B6A56"/>
    <w:rsid w:val="009B6CD4"/>
    <w:rsid w:val="009B7564"/>
    <w:rsid w:val="009B7D44"/>
    <w:rsid w:val="009C0588"/>
    <w:rsid w:val="009C0A48"/>
    <w:rsid w:val="009C1E57"/>
    <w:rsid w:val="009C2568"/>
    <w:rsid w:val="009C2DD2"/>
    <w:rsid w:val="009C3058"/>
    <w:rsid w:val="009C349E"/>
    <w:rsid w:val="009C3708"/>
    <w:rsid w:val="009C3805"/>
    <w:rsid w:val="009C3CCA"/>
    <w:rsid w:val="009C3DE5"/>
    <w:rsid w:val="009C3F22"/>
    <w:rsid w:val="009C41C2"/>
    <w:rsid w:val="009C452F"/>
    <w:rsid w:val="009C4A63"/>
    <w:rsid w:val="009C4BB8"/>
    <w:rsid w:val="009C5026"/>
    <w:rsid w:val="009C567E"/>
    <w:rsid w:val="009C594F"/>
    <w:rsid w:val="009C60DE"/>
    <w:rsid w:val="009C6221"/>
    <w:rsid w:val="009C6ED6"/>
    <w:rsid w:val="009C7695"/>
    <w:rsid w:val="009C7E13"/>
    <w:rsid w:val="009D1276"/>
    <w:rsid w:val="009D1EC9"/>
    <w:rsid w:val="009D23AC"/>
    <w:rsid w:val="009D2651"/>
    <w:rsid w:val="009D32ED"/>
    <w:rsid w:val="009D3825"/>
    <w:rsid w:val="009D396B"/>
    <w:rsid w:val="009D3EB5"/>
    <w:rsid w:val="009D4505"/>
    <w:rsid w:val="009D4761"/>
    <w:rsid w:val="009D5EF1"/>
    <w:rsid w:val="009D5FB8"/>
    <w:rsid w:val="009E0038"/>
    <w:rsid w:val="009E06E2"/>
    <w:rsid w:val="009E0C08"/>
    <w:rsid w:val="009E0F8A"/>
    <w:rsid w:val="009E2266"/>
    <w:rsid w:val="009E2766"/>
    <w:rsid w:val="009E2BD5"/>
    <w:rsid w:val="009E2E69"/>
    <w:rsid w:val="009E3921"/>
    <w:rsid w:val="009E4667"/>
    <w:rsid w:val="009E48D9"/>
    <w:rsid w:val="009E49D8"/>
    <w:rsid w:val="009E51AE"/>
    <w:rsid w:val="009E58E5"/>
    <w:rsid w:val="009E5968"/>
    <w:rsid w:val="009E5BD3"/>
    <w:rsid w:val="009E5FBA"/>
    <w:rsid w:val="009E6007"/>
    <w:rsid w:val="009E69E0"/>
    <w:rsid w:val="009E6BD3"/>
    <w:rsid w:val="009E75C5"/>
    <w:rsid w:val="009F00DD"/>
    <w:rsid w:val="009F061E"/>
    <w:rsid w:val="009F0909"/>
    <w:rsid w:val="009F0ACD"/>
    <w:rsid w:val="009F0B30"/>
    <w:rsid w:val="009F0C8D"/>
    <w:rsid w:val="009F0F0B"/>
    <w:rsid w:val="009F1887"/>
    <w:rsid w:val="009F1CCA"/>
    <w:rsid w:val="009F25F5"/>
    <w:rsid w:val="009F2D7E"/>
    <w:rsid w:val="009F36C8"/>
    <w:rsid w:val="009F411C"/>
    <w:rsid w:val="009F4736"/>
    <w:rsid w:val="009F48B0"/>
    <w:rsid w:val="009F4D74"/>
    <w:rsid w:val="009F562A"/>
    <w:rsid w:val="009F57AF"/>
    <w:rsid w:val="009F58EA"/>
    <w:rsid w:val="009F5F18"/>
    <w:rsid w:val="009F5FAE"/>
    <w:rsid w:val="009F6491"/>
    <w:rsid w:val="009F6FE0"/>
    <w:rsid w:val="009F73AB"/>
    <w:rsid w:val="009F7E02"/>
    <w:rsid w:val="00A01AFD"/>
    <w:rsid w:val="00A01F6C"/>
    <w:rsid w:val="00A024FE"/>
    <w:rsid w:val="00A0268B"/>
    <w:rsid w:val="00A03560"/>
    <w:rsid w:val="00A04210"/>
    <w:rsid w:val="00A04327"/>
    <w:rsid w:val="00A04331"/>
    <w:rsid w:val="00A04ECD"/>
    <w:rsid w:val="00A0560A"/>
    <w:rsid w:val="00A06952"/>
    <w:rsid w:val="00A07028"/>
    <w:rsid w:val="00A0799F"/>
    <w:rsid w:val="00A07B4A"/>
    <w:rsid w:val="00A07CEA"/>
    <w:rsid w:val="00A07E8E"/>
    <w:rsid w:val="00A109B2"/>
    <w:rsid w:val="00A10ABA"/>
    <w:rsid w:val="00A1132B"/>
    <w:rsid w:val="00A11434"/>
    <w:rsid w:val="00A11580"/>
    <w:rsid w:val="00A12E82"/>
    <w:rsid w:val="00A138CC"/>
    <w:rsid w:val="00A13D9B"/>
    <w:rsid w:val="00A1445E"/>
    <w:rsid w:val="00A14D75"/>
    <w:rsid w:val="00A15B66"/>
    <w:rsid w:val="00A16566"/>
    <w:rsid w:val="00A16ACB"/>
    <w:rsid w:val="00A176D7"/>
    <w:rsid w:val="00A1776C"/>
    <w:rsid w:val="00A202A1"/>
    <w:rsid w:val="00A20C2B"/>
    <w:rsid w:val="00A215F5"/>
    <w:rsid w:val="00A232B8"/>
    <w:rsid w:val="00A2416B"/>
    <w:rsid w:val="00A24201"/>
    <w:rsid w:val="00A24E52"/>
    <w:rsid w:val="00A25332"/>
    <w:rsid w:val="00A253EC"/>
    <w:rsid w:val="00A25685"/>
    <w:rsid w:val="00A25A7C"/>
    <w:rsid w:val="00A26B01"/>
    <w:rsid w:val="00A26CAE"/>
    <w:rsid w:val="00A26DDC"/>
    <w:rsid w:val="00A2711E"/>
    <w:rsid w:val="00A27757"/>
    <w:rsid w:val="00A27AF4"/>
    <w:rsid w:val="00A27B7A"/>
    <w:rsid w:val="00A27C86"/>
    <w:rsid w:val="00A30137"/>
    <w:rsid w:val="00A3086F"/>
    <w:rsid w:val="00A30E88"/>
    <w:rsid w:val="00A30F43"/>
    <w:rsid w:val="00A3174D"/>
    <w:rsid w:val="00A31821"/>
    <w:rsid w:val="00A31F8B"/>
    <w:rsid w:val="00A32209"/>
    <w:rsid w:val="00A32804"/>
    <w:rsid w:val="00A32AD1"/>
    <w:rsid w:val="00A33005"/>
    <w:rsid w:val="00A333F8"/>
    <w:rsid w:val="00A33959"/>
    <w:rsid w:val="00A339A4"/>
    <w:rsid w:val="00A33B8D"/>
    <w:rsid w:val="00A33F95"/>
    <w:rsid w:val="00A340E2"/>
    <w:rsid w:val="00A344C0"/>
    <w:rsid w:val="00A345D6"/>
    <w:rsid w:val="00A3487B"/>
    <w:rsid w:val="00A3497F"/>
    <w:rsid w:val="00A35C07"/>
    <w:rsid w:val="00A35D26"/>
    <w:rsid w:val="00A35D72"/>
    <w:rsid w:val="00A360CA"/>
    <w:rsid w:val="00A36D17"/>
    <w:rsid w:val="00A37B80"/>
    <w:rsid w:val="00A37CE4"/>
    <w:rsid w:val="00A37D4C"/>
    <w:rsid w:val="00A40393"/>
    <w:rsid w:val="00A40881"/>
    <w:rsid w:val="00A40F3C"/>
    <w:rsid w:val="00A4161E"/>
    <w:rsid w:val="00A41CDA"/>
    <w:rsid w:val="00A42A6A"/>
    <w:rsid w:val="00A436BF"/>
    <w:rsid w:val="00A440FB"/>
    <w:rsid w:val="00A45ECD"/>
    <w:rsid w:val="00A45EDA"/>
    <w:rsid w:val="00A466AF"/>
    <w:rsid w:val="00A46F7E"/>
    <w:rsid w:val="00A4705C"/>
    <w:rsid w:val="00A471ED"/>
    <w:rsid w:val="00A474B4"/>
    <w:rsid w:val="00A4785E"/>
    <w:rsid w:val="00A4793D"/>
    <w:rsid w:val="00A47DFE"/>
    <w:rsid w:val="00A47E08"/>
    <w:rsid w:val="00A47E68"/>
    <w:rsid w:val="00A508AE"/>
    <w:rsid w:val="00A509DB"/>
    <w:rsid w:val="00A5145A"/>
    <w:rsid w:val="00A51727"/>
    <w:rsid w:val="00A519A6"/>
    <w:rsid w:val="00A5265C"/>
    <w:rsid w:val="00A52B0B"/>
    <w:rsid w:val="00A52B87"/>
    <w:rsid w:val="00A5312C"/>
    <w:rsid w:val="00A5367C"/>
    <w:rsid w:val="00A539F2"/>
    <w:rsid w:val="00A54A30"/>
    <w:rsid w:val="00A550EF"/>
    <w:rsid w:val="00A553D6"/>
    <w:rsid w:val="00A55D13"/>
    <w:rsid w:val="00A5647F"/>
    <w:rsid w:val="00A56622"/>
    <w:rsid w:val="00A5704F"/>
    <w:rsid w:val="00A57811"/>
    <w:rsid w:val="00A60845"/>
    <w:rsid w:val="00A60E4F"/>
    <w:rsid w:val="00A60EB8"/>
    <w:rsid w:val="00A61140"/>
    <w:rsid w:val="00A613D5"/>
    <w:rsid w:val="00A61950"/>
    <w:rsid w:val="00A61B2D"/>
    <w:rsid w:val="00A625D8"/>
    <w:rsid w:val="00A629F8"/>
    <w:rsid w:val="00A6368E"/>
    <w:rsid w:val="00A6385D"/>
    <w:rsid w:val="00A64509"/>
    <w:rsid w:val="00A645CD"/>
    <w:rsid w:val="00A650DB"/>
    <w:rsid w:val="00A654A4"/>
    <w:rsid w:val="00A66B17"/>
    <w:rsid w:val="00A66F10"/>
    <w:rsid w:val="00A6741A"/>
    <w:rsid w:val="00A674F7"/>
    <w:rsid w:val="00A67AB6"/>
    <w:rsid w:val="00A67C45"/>
    <w:rsid w:val="00A70323"/>
    <w:rsid w:val="00A7076E"/>
    <w:rsid w:val="00A70940"/>
    <w:rsid w:val="00A70AE6"/>
    <w:rsid w:val="00A70E1D"/>
    <w:rsid w:val="00A7109C"/>
    <w:rsid w:val="00A724E7"/>
    <w:rsid w:val="00A72DE6"/>
    <w:rsid w:val="00A72E48"/>
    <w:rsid w:val="00A73353"/>
    <w:rsid w:val="00A736BB"/>
    <w:rsid w:val="00A73A3C"/>
    <w:rsid w:val="00A740B3"/>
    <w:rsid w:val="00A7444C"/>
    <w:rsid w:val="00A748BE"/>
    <w:rsid w:val="00A7492C"/>
    <w:rsid w:val="00A74AD8"/>
    <w:rsid w:val="00A74ED3"/>
    <w:rsid w:val="00A7516C"/>
    <w:rsid w:val="00A752DD"/>
    <w:rsid w:val="00A757F1"/>
    <w:rsid w:val="00A75886"/>
    <w:rsid w:val="00A7608E"/>
    <w:rsid w:val="00A766B0"/>
    <w:rsid w:val="00A77891"/>
    <w:rsid w:val="00A77CE3"/>
    <w:rsid w:val="00A77DE8"/>
    <w:rsid w:val="00A80072"/>
    <w:rsid w:val="00A8048A"/>
    <w:rsid w:val="00A811F8"/>
    <w:rsid w:val="00A81516"/>
    <w:rsid w:val="00A817ED"/>
    <w:rsid w:val="00A824C2"/>
    <w:rsid w:val="00A82E2F"/>
    <w:rsid w:val="00A835EA"/>
    <w:rsid w:val="00A838DD"/>
    <w:rsid w:val="00A83C0A"/>
    <w:rsid w:val="00A84250"/>
    <w:rsid w:val="00A842FE"/>
    <w:rsid w:val="00A8442C"/>
    <w:rsid w:val="00A848F4"/>
    <w:rsid w:val="00A8497A"/>
    <w:rsid w:val="00A8515E"/>
    <w:rsid w:val="00A85476"/>
    <w:rsid w:val="00A86435"/>
    <w:rsid w:val="00A868F6"/>
    <w:rsid w:val="00A86B9D"/>
    <w:rsid w:val="00A86E52"/>
    <w:rsid w:val="00A871C5"/>
    <w:rsid w:val="00A87B47"/>
    <w:rsid w:val="00A87ED5"/>
    <w:rsid w:val="00A9022B"/>
    <w:rsid w:val="00A9047F"/>
    <w:rsid w:val="00A9095F"/>
    <w:rsid w:val="00A90F2B"/>
    <w:rsid w:val="00A914DF"/>
    <w:rsid w:val="00A925FD"/>
    <w:rsid w:val="00A929DB"/>
    <w:rsid w:val="00A92EC4"/>
    <w:rsid w:val="00A933FD"/>
    <w:rsid w:val="00A93AE9"/>
    <w:rsid w:val="00A93D27"/>
    <w:rsid w:val="00A93FD9"/>
    <w:rsid w:val="00A945B8"/>
    <w:rsid w:val="00A9475E"/>
    <w:rsid w:val="00A94E20"/>
    <w:rsid w:val="00A952C8"/>
    <w:rsid w:val="00A955B7"/>
    <w:rsid w:val="00A95B33"/>
    <w:rsid w:val="00A95C29"/>
    <w:rsid w:val="00A969D6"/>
    <w:rsid w:val="00AA0021"/>
    <w:rsid w:val="00AA0B83"/>
    <w:rsid w:val="00AA0C8E"/>
    <w:rsid w:val="00AA14AD"/>
    <w:rsid w:val="00AA1CAB"/>
    <w:rsid w:val="00AA2A0B"/>
    <w:rsid w:val="00AA2C67"/>
    <w:rsid w:val="00AA348A"/>
    <w:rsid w:val="00AA47E1"/>
    <w:rsid w:val="00AA48F4"/>
    <w:rsid w:val="00AA4C5E"/>
    <w:rsid w:val="00AA51CE"/>
    <w:rsid w:val="00AA61E5"/>
    <w:rsid w:val="00AA6C1D"/>
    <w:rsid w:val="00AA7D69"/>
    <w:rsid w:val="00AB04E7"/>
    <w:rsid w:val="00AB1897"/>
    <w:rsid w:val="00AB1D6B"/>
    <w:rsid w:val="00AB20E1"/>
    <w:rsid w:val="00AB326C"/>
    <w:rsid w:val="00AB391A"/>
    <w:rsid w:val="00AB39CD"/>
    <w:rsid w:val="00AB47F8"/>
    <w:rsid w:val="00AB5F5F"/>
    <w:rsid w:val="00AB6B49"/>
    <w:rsid w:val="00AC08AD"/>
    <w:rsid w:val="00AC0942"/>
    <w:rsid w:val="00AC1132"/>
    <w:rsid w:val="00AC24CB"/>
    <w:rsid w:val="00AC2672"/>
    <w:rsid w:val="00AC27CA"/>
    <w:rsid w:val="00AC2F90"/>
    <w:rsid w:val="00AC2FFF"/>
    <w:rsid w:val="00AC3410"/>
    <w:rsid w:val="00AC3942"/>
    <w:rsid w:val="00AC3D57"/>
    <w:rsid w:val="00AC404D"/>
    <w:rsid w:val="00AC4FAB"/>
    <w:rsid w:val="00AC554D"/>
    <w:rsid w:val="00AC661D"/>
    <w:rsid w:val="00AC6A84"/>
    <w:rsid w:val="00AC6D73"/>
    <w:rsid w:val="00AC7135"/>
    <w:rsid w:val="00AC71E8"/>
    <w:rsid w:val="00AC766B"/>
    <w:rsid w:val="00AC7873"/>
    <w:rsid w:val="00AC78E3"/>
    <w:rsid w:val="00AD1576"/>
    <w:rsid w:val="00AD2CB0"/>
    <w:rsid w:val="00AD3721"/>
    <w:rsid w:val="00AD3FC8"/>
    <w:rsid w:val="00AD4868"/>
    <w:rsid w:val="00AD4C11"/>
    <w:rsid w:val="00AD4C63"/>
    <w:rsid w:val="00AD4E81"/>
    <w:rsid w:val="00AD54BF"/>
    <w:rsid w:val="00AD595F"/>
    <w:rsid w:val="00AD6199"/>
    <w:rsid w:val="00AD6B85"/>
    <w:rsid w:val="00AD6C0F"/>
    <w:rsid w:val="00AD704C"/>
    <w:rsid w:val="00AE0EB1"/>
    <w:rsid w:val="00AE10AA"/>
    <w:rsid w:val="00AE1412"/>
    <w:rsid w:val="00AE15C3"/>
    <w:rsid w:val="00AE1B3D"/>
    <w:rsid w:val="00AE1DB7"/>
    <w:rsid w:val="00AE2187"/>
    <w:rsid w:val="00AE26B1"/>
    <w:rsid w:val="00AE2934"/>
    <w:rsid w:val="00AE29F4"/>
    <w:rsid w:val="00AE2ABD"/>
    <w:rsid w:val="00AE31EB"/>
    <w:rsid w:val="00AE35FD"/>
    <w:rsid w:val="00AE3AE5"/>
    <w:rsid w:val="00AE40AB"/>
    <w:rsid w:val="00AE4107"/>
    <w:rsid w:val="00AE4876"/>
    <w:rsid w:val="00AE5512"/>
    <w:rsid w:val="00AE580C"/>
    <w:rsid w:val="00AE6208"/>
    <w:rsid w:val="00AE696A"/>
    <w:rsid w:val="00AE6A67"/>
    <w:rsid w:val="00AE6D65"/>
    <w:rsid w:val="00AE75FE"/>
    <w:rsid w:val="00AE7698"/>
    <w:rsid w:val="00AF03FD"/>
    <w:rsid w:val="00AF116E"/>
    <w:rsid w:val="00AF1701"/>
    <w:rsid w:val="00AF21A9"/>
    <w:rsid w:val="00AF31BD"/>
    <w:rsid w:val="00AF31BE"/>
    <w:rsid w:val="00AF34F5"/>
    <w:rsid w:val="00AF37F5"/>
    <w:rsid w:val="00AF4173"/>
    <w:rsid w:val="00AF5DA6"/>
    <w:rsid w:val="00AF6199"/>
    <w:rsid w:val="00AF71A3"/>
    <w:rsid w:val="00AF74C7"/>
    <w:rsid w:val="00AF7B41"/>
    <w:rsid w:val="00AF7F63"/>
    <w:rsid w:val="00B0052A"/>
    <w:rsid w:val="00B011E6"/>
    <w:rsid w:val="00B02294"/>
    <w:rsid w:val="00B02684"/>
    <w:rsid w:val="00B03128"/>
    <w:rsid w:val="00B04AB1"/>
    <w:rsid w:val="00B04F94"/>
    <w:rsid w:val="00B052B2"/>
    <w:rsid w:val="00B0595A"/>
    <w:rsid w:val="00B05E10"/>
    <w:rsid w:val="00B06213"/>
    <w:rsid w:val="00B07F7C"/>
    <w:rsid w:val="00B100B2"/>
    <w:rsid w:val="00B10284"/>
    <w:rsid w:val="00B11131"/>
    <w:rsid w:val="00B11271"/>
    <w:rsid w:val="00B1133A"/>
    <w:rsid w:val="00B119A8"/>
    <w:rsid w:val="00B11F21"/>
    <w:rsid w:val="00B126A2"/>
    <w:rsid w:val="00B12F28"/>
    <w:rsid w:val="00B13018"/>
    <w:rsid w:val="00B132C2"/>
    <w:rsid w:val="00B135CD"/>
    <w:rsid w:val="00B13788"/>
    <w:rsid w:val="00B137EA"/>
    <w:rsid w:val="00B13834"/>
    <w:rsid w:val="00B145B5"/>
    <w:rsid w:val="00B146B8"/>
    <w:rsid w:val="00B1619F"/>
    <w:rsid w:val="00B1626B"/>
    <w:rsid w:val="00B163FA"/>
    <w:rsid w:val="00B1695E"/>
    <w:rsid w:val="00B16AFF"/>
    <w:rsid w:val="00B16B48"/>
    <w:rsid w:val="00B16D02"/>
    <w:rsid w:val="00B16F07"/>
    <w:rsid w:val="00B176C1"/>
    <w:rsid w:val="00B1784E"/>
    <w:rsid w:val="00B179D6"/>
    <w:rsid w:val="00B17D12"/>
    <w:rsid w:val="00B200D0"/>
    <w:rsid w:val="00B2126A"/>
    <w:rsid w:val="00B214EF"/>
    <w:rsid w:val="00B218ED"/>
    <w:rsid w:val="00B21D86"/>
    <w:rsid w:val="00B226C2"/>
    <w:rsid w:val="00B228F4"/>
    <w:rsid w:val="00B232D7"/>
    <w:rsid w:val="00B2370E"/>
    <w:rsid w:val="00B23F13"/>
    <w:rsid w:val="00B24629"/>
    <w:rsid w:val="00B24825"/>
    <w:rsid w:val="00B24897"/>
    <w:rsid w:val="00B248B2"/>
    <w:rsid w:val="00B248B9"/>
    <w:rsid w:val="00B257F3"/>
    <w:rsid w:val="00B258DB"/>
    <w:rsid w:val="00B25FBC"/>
    <w:rsid w:val="00B26824"/>
    <w:rsid w:val="00B26BDC"/>
    <w:rsid w:val="00B27698"/>
    <w:rsid w:val="00B30590"/>
    <w:rsid w:val="00B30641"/>
    <w:rsid w:val="00B30C98"/>
    <w:rsid w:val="00B31323"/>
    <w:rsid w:val="00B3148A"/>
    <w:rsid w:val="00B31725"/>
    <w:rsid w:val="00B31F2D"/>
    <w:rsid w:val="00B3285E"/>
    <w:rsid w:val="00B33578"/>
    <w:rsid w:val="00B34028"/>
    <w:rsid w:val="00B34436"/>
    <w:rsid w:val="00B349AB"/>
    <w:rsid w:val="00B35178"/>
    <w:rsid w:val="00B3593A"/>
    <w:rsid w:val="00B35BAA"/>
    <w:rsid w:val="00B4046C"/>
    <w:rsid w:val="00B40694"/>
    <w:rsid w:val="00B40ACC"/>
    <w:rsid w:val="00B41001"/>
    <w:rsid w:val="00B41464"/>
    <w:rsid w:val="00B4177B"/>
    <w:rsid w:val="00B41BE9"/>
    <w:rsid w:val="00B41F61"/>
    <w:rsid w:val="00B428D9"/>
    <w:rsid w:val="00B42FEA"/>
    <w:rsid w:val="00B43222"/>
    <w:rsid w:val="00B43470"/>
    <w:rsid w:val="00B43AE5"/>
    <w:rsid w:val="00B4451C"/>
    <w:rsid w:val="00B45909"/>
    <w:rsid w:val="00B460F8"/>
    <w:rsid w:val="00B47478"/>
    <w:rsid w:val="00B4763A"/>
    <w:rsid w:val="00B478C3"/>
    <w:rsid w:val="00B511A0"/>
    <w:rsid w:val="00B513E4"/>
    <w:rsid w:val="00B51406"/>
    <w:rsid w:val="00B5338C"/>
    <w:rsid w:val="00B5354A"/>
    <w:rsid w:val="00B53728"/>
    <w:rsid w:val="00B546B2"/>
    <w:rsid w:val="00B54F60"/>
    <w:rsid w:val="00B56480"/>
    <w:rsid w:val="00B56715"/>
    <w:rsid w:val="00B5776D"/>
    <w:rsid w:val="00B57D16"/>
    <w:rsid w:val="00B60E09"/>
    <w:rsid w:val="00B61DE9"/>
    <w:rsid w:val="00B620AB"/>
    <w:rsid w:val="00B62454"/>
    <w:rsid w:val="00B62A32"/>
    <w:rsid w:val="00B62DC1"/>
    <w:rsid w:val="00B631F6"/>
    <w:rsid w:val="00B63634"/>
    <w:rsid w:val="00B63A59"/>
    <w:rsid w:val="00B64012"/>
    <w:rsid w:val="00B641BE"/>
    <w:rsid w:val="00B64285"/>
    <w:rsid w:val="00B644C5"/>
    <w:rsid w:val="00B6585B"/>
    <w:rsid w:val="00B6593E"/>
    <w:rsid w:val="00B65965"/>
    <w:rsid w:val="00B65E21"/>
    <w:rsid w:val="00B66BF5"/>
    <w:rsid w:val="00B67097"/>
    <w:rsid w:val="00B675E6"/>
    <w:rsid w:val="00B67D60"/>
    <w:rsid w:val="00B70040"/>
    <w:rsid w:val="00B70141"/>
    <w:rsid w:val="00B70313"/>
    <w:rsid w:val="00B7047D"/>
    <w:rsid w:val="00B70FC8"/>
    <w:rsid w:val="00B72384"/>
    <w:rsid w:val="00B7270E"/>
    <w:rsid w:val="00B72959"/>
    <w:rsid w:val="00B7321D"/>
    <w:rsid w:val="00B73EE4"/>
    <w:rsid w:val="00B74C9C"/>
    <w:rsid w:val="00B74D93"/>
    <w:rsid w:val="00B752BF"/>
    <w:rsid w:val="00B75993"/>
    <w:rsid w:val="00B75A63"/>
    <w:rsid w:val="00B75AA9"/>
    <w:rsid w:val="00B76734"/>
    <w:rsid w:val="00B77642"/>
    <w:rsid w:val="00B77A03"/>
    <w:rsid w:val="00B77AFD"/>
    <w:rsid w:val="00B80063"/>
    <w:rsid w:val="00B800E0"/>
    <w:rsid w:val="00B805DF"/>
    <w:rsid w:val="00B8242F"/>
    <w:rsid w:val="00B82AE4"/>
    <w:rsid w:val="00B82C88"/>
    <w:rsid w:val="00B82DD2"/>
    <w:rsid w:val="00B833E1"/>
    <w:rsid w:val="00B834AB"/>
    <w:rsid w:val="00B8354D"/>
    <w:rsid w:val="00B83C6D"/>
    <w:rsid w:val="00B83F1F"/>
    <w:rsid w:val="00B8589B"/>
    <w:rsid w:val="00B859DA"/>
    <w:rsid w:val="00B85BF2"/>
    <w:rsid w:val="00B85C5D"/>
    <w:rsid w:val="00B86C5E"/>
    <w:rsid w:val="00B9024D"/>
    <w:rsid w:val="00B92091"/>
    <w:rsid w:val="00B92B78"/>
    <w:rsid w:val="00B93547"/>
    <w:rsid w:val="00B93714"/>
    <w:rsid w:val="00B93BB9"/>
    <w:rsid w:val="00B94BF8"/>
    <w:rsid w:val="00B952D6"/>
    <w:rsid w:val="00B95689"/>
    <w:rsid w:val="00B95711"/>
    <w:rsid w:val="00B95819"/>
    <w:rsid w:val="00B967E7"/>
    <w:rsid w:val="00B96C02"/>
    <w:rsid w:val="00B97EA4"/>
    <w:rsid w:val="00BA0720"/>
    <w:rsid w:val="00BA14A5"/>
    <w:rsid w:val="00BA15AC"/>
    <w:rsid w:val="00BA3B58"/>
    <w:rsid w:val="00BA4435"/>
    <w:rsid w:val="00BA48D2"/>
    <w:rsid w:val="00BA4C8F"/>
    <w:rsid w:val="00BA4ED3"/>
    <w:rsid w:val="00BA557E"/>
    <w:rsid w:val="00BA5E0B"/>
    <w:rsid w:val="00BA5EFD"/>
    <w:rsid w:val="00BA70A6"/>
    <w:rsid w:val="00BB11DD"/>
    <w:rsid w:val="00BB1EDF"/>
    <w:rsid w:val="00BB202D"/>
    <w:rsid w:val="00BB21D8"/>
    <w:rsid w:val="00BB2645"/>
    <w:rsid w:val="00BB280D"/>
    <w:rsid w:val="00BB2B1F"/>
    <w:rsid w:val="00BB2B4A"/>
    <w:rsid w:val="00BB325A"/>
    <w:rsid w:val="00BB34DE"/>
    <w:rsid w:val="00BB3625"/>
    <w:rsid w:val="00BB3B9D"/>
    <w:rsid w:val="00BB3E96"/>
    <w:rsid w:val="00BB41CB"/>
    <w:rsid w:val="00BB5038"/>
    <w:rsid w:val="00BB5FCA"/>
    <w:rsid w:val="00BB66CD"/>
    <w:rsid w:val="00BB7042"/>
    <w:rsid w:val="00BB78C0"/>
    <w:rsid w:val="00BC047A"/>
    <w:rsid w:val="00BC0D8F"/>
    <w:rsid w:val="00BC0E9B"/>
    <w:rsid w:val="00BC151B"/>
    <w:rsid w:val="00BC182A"/>
    <w:rsid w:val="00BC1885"/>
    <w:rsid w:val="00BC21D7"/>
    <w:rsid w:val="00BC2289"/>
    <w:rsid w:val="00BC234A"/>
    <w:rsid w:val="00BC2EB5"/>
    <w:rsid w:val="00BC3CE0"/>
    <w:rsid w:val="00BC54E6"/>
    <w:rsid w:val="00BC698A"/>
    <w:rsid w:val="00BC7367"/>
    <w:rsid w:val="00BC74E2"/>
    <w:rsid w:val="00BC7D3D"/>
    <w:rsid w:val="00BD0A27"/>
    <w:rsid w:val="00BD0BC8"/>
    <w:rsid w:val="00BD0FF8"/>
    <w:rsid w:val="00BD1161"/>
    <w:rsid w:val="00BD2376"/>
    <w:rsid w:val="00BD2560"/>
    <w:rsid w:val="00BD2901"/>
    <w:rsid w:val="00BD2C97"/>
    <w:rsid w:val="00BD3931"/>
    <w:rsid w:val="00BD45DE"/>
    <w:rsid w:val="00BD4903"/>
    <w:rsid w:val="00BD5649"/>
    <w:rsid w:val="00BD58A8"/>
    <w:rsid w:val="00BD5A98"/>
    <w:rsid w:val="00BD5CD5"/>
    <w:rsid w:val="00BD6833"/>
    <w:rsid w:val="00BD6CDC"/>
    <w:rsid w:val="00BD73D2"/>
    <w:rsid w:val="00BD76F4"/>
    <w:rsid w:val="00BD7A74"/>
    <w:rsid w:val="00BE0025"/>
    <w:rsid w:val="00BE0028"/>
    <w:rsid w:val="00BE0783"/>
    <w:rsid w:val="00BE1A60"/>
    <w:rsid w:val="00BE2BC8"/>
    <w:rsid w:val="00BE3258"/>
    <w:rsid w:val="00BE3A9B"/>
    <w:rsid w:val="00BE3D4C"/>
    <w:rsid w:val="00BE3D95"/>
    <w:rsid w:val="00BE4562"/>
    <w:rsid w:val="00BE45D5"/>
    <w:rsid w:val="00BE53B9"/>
    <w:rsid w:val="00BE5E61"/>
    <w:rsid w:val="00BE5EF2"/>
    <w:rsid w:val="00BE60B3"/>
    <w:rsid w:val="00BE6111"/>
    <w:rsid w:val="00BE6480"/>
    <w:rsid w:val="00BE685E"/>
    <w:rsid w:val="00BE7275"/>
    <w:rsid w:val="00BE7507"/>
    <w:rsid w:val="00BE7BA1"/>
    <w:rsid w:val="00BF051B"/>
    <w:rsid w:val="00BF0E8B"/>
    <w:rsid w:val="00BF1078"/>
    <w:rsid w:val="00BF187A"/>
    <w:rsid w:val="00BF1D36"/>
    <w:rsid w:val="00BF1F46"/>
    <w:rsid w:val="00BF240B"/>
    <w:rsid w:val="00BF2B8A"/>
    <w:rsid w:val="00BF2EB3"/>
    <w:rsid w:val="00BF3CAC"/>
    <w:rsid w:val="00BF421A"/>
    <w:rsid w:val="00BF52DF"/>
    <w:rsid w:val="00BF59AF"/>
    <w:rsid w:val="00BF5A77"/>
    <w:rsid w:val="00BF5D0B"/>
    <w:rsid w:val="00BF63E0"/>
    <w:rsid w:val="00BF6451"/>
    <w:rsid w:val="00BF701C"/>
    <w:rsid w:val="00BF7A72"/>
    <w:rsid w:val="00C00098"/>
    <w:rsid w:val="00C00272"/>
    <w:rsid w:val="00C002AC"/>
    <w:rsid w:val="00C00556"/>
    <w:rsid w:val="00C008CF"/>
    <w:rsid w:val="00C010BC"/>
    <w:rsid w:val="00C014C3"/>
    <w:rsid w:val="00C01630"/>
    <w:rsid w:val="00C019ED"/>
    <w:rsid w:val="00C021A6"/>
    <w:rsid w:val="00C02284"/>
    <w:rsid w:val="00C025F1"/>
    <w:rsid w:val="00C02CFB"/>
    <w:rsid w:val="00C03AC9"/>
    <w:rsid w:val="00C0514F"/>
    <w:rsid w:val="00C05232"/>
    <w:rsid w:val="00C0564D"/>
    <w:rsid w:val="00C068AD"/>
    <w:rsid w:val="00C06AC2"/>
    <w:rsid w:val="00C06D2C"/>
    <w:rsid w:val="00C07589"/>
    <w:rsid w:val="00C105BA"/>
    <w:rsid w:val="00C10E36"/>
    <w:rsid w:val="00C117CD"/>
    <w:rsid w:val="00C11A1D"/>
    <w:rsid w:val="00C12956"/>
    <w:rsid w:val="00C12E4D"/>
    <w:rsid w:val="00C13559"/>
    <w:rsid w:val="00C139E2"/>
    <w:rsid w:val="00C13B91"/>
    <w:rsid w:val="00C13F49"/>
    <w:rsid w:val="00C13FD8"/>
    <w:rsid w:val="00C1495A"/>
    <w:rsid w:val="00C1571D"/>
    <w:rsid w:val="00C15FD8"/>
    <w:rsid w:val="00C16A72"/>
    <w:rsid w:val="00C16ADF"/>
    <w:rsid w:val="00C16D88"/>
    <w:rsid w:val="00C16F12"/>
    <w:rsid w:val="00C17176"/>
    <w:rsid w:val="00C1740B"/>
    <w:rsid w:val="00C1751D"/>
    <w:rsid w:val="00C1753A"/>
    <w:rsid w:val="00C17FB2"/>
    <w:rsid w:val="00C17FC6"/>
    <w:rsid w:val="00C20E3D"/>
    <w:rsid w:val="00C218DA"/>
    <w:rsid w:val="00C21CF4"/>
    <w:rsid w:val="00C22354"/>
    <w:rsid w:val="00C22355"/>
    <w:rsid w:val="00C225F3"/>
    <w:rsid w:val="00C2302E"/>
    <w:rsid w:val="00C2339E"/>
    <w:rsid w:val="00C23C75"/>
    <w:rsid w:val="00C24036"/>
    <w:rsid w:val="00C243D0"/>
    <w:rsid w:val="00C24BBB"/>
    <w:rsid w:val="00C25261"/>
    <w:rsid w:val="00C25B84"/>
    <w:rsid w:val="00C25D12"/>
    <w:rsid w:val="00C26122"/>
    <w:rsid w:val="00C262C4"/>
    <w:rsid w:val="00C26521"/>
    <w:rsid w:val="00C2781E"/>
    <w:rsid w:val="00C307BC"/>
    <w:rsid w:val="00C30CE9"/>
    <w:rsid w:val="00C32544"/>
    <w:rsid w:val="00C32C5F"/>
    <w:rsid w:val="00C33147"/>
    <w:rsid w:val="00C33411"/>
    <w:rsid w:val="00C3369A"/>
    <w:rsid w:val="00C3386A"/>
    <w:rsid w:val="00C3389B"/>
    <w:rsid w:val="00C33B48"/>
    <w:rsid w:val="00C33F08"/>
    <w:rsid w:val="00C34529"/>
    <w:rsid w:val="00C3460C"/>
    <w:rsid w:val="00C34A4D"/>
    <w:rsid w:val="00C34A85"/>
    <w:rsid w:val="00C364AB"/>
    <w:rsid w:val="00C36F22"/>
    <w:rsid w:val="00C3743B"/>
    <w:rsid w:val="00C37ADC"/>
    <w:rsid w:val="00C37BDD"/>
    <w:rsid w:val="00C405FA"/>
    <w:rsid w:val="00C40CDA"/>
    <w:rsid w:val="00C41A83"/>
    <w:rsid w:val="00C41B39"/>
    <w:rsid w:val="00C42180"/>
    <w:rsid w:val="00C42CD3"/>
    <w:rsid w:val="00C42F9B"/>
    <w:rsid w:val="00C43064"/>
    <w:rsid w:val="00C435A4"/>
    <w:rsid w:val="00C43616"/>
    <w:rsid w:val="00C43FF3"/>
    <w:rsid w:val="00C45021"/>
    <w:rsid w:val="00C45331"/>
    <w:rsid w:val="00C456AE"/>
    <w:rsid w:val="00C4698B"/>
    <w:rsid w:val="00C46A21"/>
    <w:rsid w:val="00C46B15"/>
    <w:rsid w:val="00C477A9"/>
    <w:rsid w:val="00C4792E"/>
    <w:rsid w:val="00C47A78"/>
    <w:rsid w:val="00C47D2A"/>
    <w:rsid w:val="00C50C62"/>
    <w:rsid w:val="00C5110E"/>
    <w:rsid w:val="00C51623"/>
    <w:rsid w:val="00C51B4B"/>
    <w:rsid w:val="00C51CA2"/>
    <w:rsid w:val="00C52BDD"/>
    <w:rsid w:val="00C538CC"/>
    <w:rsid w:val="00C53EF9"/>
    <w:rsid w:val="00C54D9F"/>
    <w:rsid w:val="00C55385"/>
    <w:rsid w:val="00C553ED"/>
    <w:rsid w:val="00C56460"/>
    <w:rsid w:val="00C56C49"/>
    <w:rsid w:val="00C56DA3"/>
    <w:rsid w:val="00C576F0"/>
    <w:rsid w:val="00C57EB5"/>
    <w:rsid w:val="00C60750"/>
    <w:rsid w:val="00C60A86"/>
    <w:rsid w:val="00C60F2E"/>
    <w:rsid w:val="00C60FE3"/>
    <w:rsid w:val="00C6172F"/>
    <w:rsid w:val="00C6176B"/>
    <w:rsid w:val="00C61D17"/>
    <w:rsid w:val="00C61EF6"/>
    <w:rsid w:val="00C620AA"/>
    <w:rsid w:val="00C62187"/>
    <w:rsid w:val="00C6259A"/>
    <w:rsid w:val="00C62622"/>
    <w:rsid w:val="00C62E2D"/>
    <w:rsid w:val="00C62E62"/>
    <w:rsid w:val="00C64215"/>
    <w:rsid w:val="00C64263"/>
    <w:rsid w:val="00C64CF9"/>
    <w:rsid w:val="00C655F5"/>
    <w:rsid w:val="00C66561"/>
    <w:rsid w:val="00C67079"/>
    <w:rsid w:val="00C67137"/>
    <w:rsid w:val="00C672E8"/>
    <w:rsid w:val="00C674A3"/>
    <w:rsid w:val="00C67672"/>
    <w:rsid w:val="00C679D9"/>
    <w:rsid w:val="00C701D2"/>
    <w:rsid w:val="00C70A68"/>
    <w:rsid w:val="00C70BC8"/>
    <w:rsid w:val="00C70BF6"/>
    <w:rsid w:val="00C712AF"/>
    <w:rsid w:val="00C72770"/>
    <w:rsid w:val="00C727CC"/>
    <w:rsid w:val="00C728DE"/>
    <w:rsid w:val="00C73517"/>
    <w:rsid w:val="00C73B3D"/>
    <w:rsid w:val="00C73E9B"/>
    <w:rsid w:val="00C73FC8"/>
    <w:rsid w:val="00C7414D"/>
    <w:rsid w:val="00C746CE"/>
    <w:rsid w:val="00C74B0F"/>
    <w:rsid w:val="00C754A7"/>
    <w:rsid w:val="00C754E6"/>
    <w:rsid w:val="00C75691"/>
    <w:rsid w:val="00C76022"/>
    <w:rsid w:val="00C763D1"/>
    <w:rsid w:val="00C76E4F"/>
    <w:rsid w:val="00C77204"/>
    <w:rsid w:val="00C77945"/>
    <w:rsid w:val="00C77965"/>
    <w:rsid w:val="00C77D7E"/>
    <w:rsid w:val="00C80424"/>
    <w:rsid w:val="00C8085E"/>
    <w:rsid w:val="00C80E8E"/>
    <w:rsid w:val="00C8145F"/>
    <w:rsid w:val="00C8177C"/>
    <w:rsid w:val="00C81CCD"/>
    <w:rsid w:val="00C82291"/>
    <w:rsid w:val="00C826F7"/>
    <w:rsid w:val="00C828CA"/>
    <w:rsid w:val="00C82C41"/>
    <w:rsid w:val="00C82EDF"/>
    <w:rsid w:val="00C8322B"/>
    <w:rsid w:val="00C8359C"/>
    <w:rsid w:val="00C84459"/>
    <w:rsid w:val="00C84C46"/>
    <w:rsid w:val="00C84F0A"/>
    <w:rsid w:val="00C870C5"/>
    <w:rsid w:val="00C87A62"/>
    <w:rsid w:val="00C91103"/>
    <w:rsid w:val="00C911DE"/>
    <w:rsid w:val="00C91560"/>
    <w:rsid w:val="00C92A25"/>
    <w:rsid w:val="00C92BCE"/>
    <w:rsid w:val="00C93426"/>
    <w:rsid w:val="00C93757"/>
    <w:rsid w:val="00C9409D"/>
    <w:rsid w:val="00C94501"/>
    <w:rsid w:val="00C949A6"/>
    <w:rsid w:val="00C950EB"/>
    <w:rsid w:val="00C9530B"/>
    <w:rsid w:val="00C95614"/>
    <w:rsid w:val="00C966DB"/>
    <w:rsid w:val="00C96E04"/>
    <w:rsid w:val="00CA032B"/>
    <w:rsid w:val="00CA1046"/>
    <w:rsid w:val="00CA194E"/>
    <w:rsid w:val="00CA1BF0"/>
    <w:rsid w:val="00CA27BA"/>
    <w:rsid w:val="00CA27FB"/>
    <w:rsid w:val="00CA332E"/>
    <w:rsid w:val="00CA3615"/>
    <w:rsid w:val="00CA3A1A"/>
    <w:rsid w:val="00CA3F28"/>
    <w:rsid w:val="00CA458F"/>
    <w:rsid w:val="00CA53C1"/>
    <w:rsid w:val="00CA5A59"/>
    <w:rsid w:val="00CA5BED"/>
    <w:rsid w:val="00CA5C6D"/>
    <w:rsid w:val="00CA60AC"/>
    <w:rsid w:val="00CA614E"/>
    <w:rsid w:val="00CA6195"/>
    <w:rsid w:val="00CA67CD"/>
    <w:rsid w:val="00CA693A"/>
    <w:rsid w:val="00CA7326"/>
    <w:rsid w:val="00CA7BA4"/>
    <w:rsid w:val="00CB102D"/>
    <w:rsid w:val="00CB1830"/>
    <w:rsid w:val="00CB2607"/>
    <w:rsid w:val="00CB2BE8"/>
    <w:rsid w:val="00CB2CD2"/>
    <w:rsid w:val="00CB2DD1"/>
    <w:rsid w:val="00CB2EF9"/>
    <w:rsid w:val="00CB41BF"/>
    <w:rsid w:val="00CB5B34"/>
    <w:rsid w:val="00CB5DFA"/>
    <w:rsid w:val="00CB608F"/>
    <w:rsid w:val="00CB60EE"/>
    <w:rsid w:val="00CB6620"/>
    <w:rsid w:val="00CB6F0E"/>
    <w:rsid w:val="00CB7857"/>
    <w:rsid w:val="00CB7B12"/>
    <w:rsid w:val="00CB7B38"/>
    <w:rsid w:val="00CB7E9A"/>
    <w:rsid w:val="00CC0035"/>
    <w:rsid w:val="00CC024A"/>
    <w:rsid w:val="00CC0F61"/>
    <w:rsid w:val="00CC13C1"/>
    <w:rsid w:val="00CC1783"/>
    <w:rsid w:val="00CC1E4F"/>
    <w:rsid w:val="00CC1F3D"/>
    <w:rsid w:val="00CC1F43"/>
    <w:rsid w:val="00CC320C"/>
    <w:rsid w:val="00CC3C37"/>
    <w:rsid w:val="00CC4971"/>
    <w:rsid w:val="00CC4BE1"/>
    <w:rsid w:val="00CC673B"/>
    <w:rsid w:val="00CC6948"/>
    <w:rsid w:val="00CC7022"/>
    <w:rsid w:val="00CC743C"/>
    <w:rsid w:val="00CC7808"/>
    <w:rsid w:val="00CC78C9"/>
    <w:rsid w:val="00CD00C8"/>
    <w:rsid w:val="00CD08DC"/>
    <w:rsid w:val="00CD0A22"/>
    <w:rsid w:val="00CD0B26"/>
    <w:rsid w:val="00CD1D4E"/>
    <w:rsid w:val="00CD1F82"/>
    <w:rsid w:val="00CD2977"/>
    <w:rsid w:val="00CD3248"/>
    <w:rsid w:val="00CD3863"/>
    <w:rsid w:val="00CD456B"/>
    <w:rsid w:val="00CD4777"/>
    <w:rsid w:val="00CD47CE"/>
    <w:rsid w:val="00CD4830"/>
    <w:rsid w:val="00CD555B"/>
    <w:rsid w:val="00CD5B6E"/>
    <w:rsid w:val="00CD5D20"/>
    <w:rsid w:val="00CD7122"/>
    <w:rsid w:val="00CD717D"/>
    <w:rsid w:val="00CE0361"/>
    <w:rsid w:val="00CE0764"/>
    <w:rsid w:val="00CE0951"/>
    <w:rsid w:val="00CE1892"/>
    <w:rsid w:val="00CE1907"/>
    <w:rsid w:val="00CE1EB3"/>
    <w:rsid w:val="00CE213A"/>
    <w:rsid w:val="00CE28E5"/>
    <w:rsid w:val="00CE2BEC"/>
    <w:rsid w:val="00CE30E2"/>
    <w:rsid w:val="00CE3996"/>
    <w:rsid w:val="00CE3A52"/>
    <w:rsid w:val="00CE3B5C"/>
    <w:rsid w:val="00CE4637"/>
    <w:rsid w:val="00CE49CF"/>
    <w:rsid w:val="00CE5FAC"/>
    <w:rsid w:val="00CE6042"/>
    <w:rsid w:val="00CE6A10"/>
    <w:rsid w:val="00CE6B18"/>
    <w:rsid w:val="00CE7011"/>
    <w:rsid w:val="00CE7339"/>
    <w:rsid w:val="00CE7471"/>
    <w:rsid w:val="00CF0006"/>
    <w:rsid w:val="00CF0092"/>
    <w:rsid w:val="00CF0C19"/>
    <w:rsid w:val="00CF174D"/>
    <w:rsid w:val="00CF2671"/>
    <w:rsid w:val="00CF2856"/>
    <w:rsid w:val="00CF2C47"/>
    <w:rsid w:val="00CF3F7C"/>
    <w:rsid w:val="00CF44D2"/>
    <w:rsid w:val="00CF4B3A"/>
    <w:rsid w:val="00CF4BAB"/>
    <w:rsid w:val="00CF4E66"/>
    <w:rsid w:val="00CF5042"/>
    <w:rsid w:val="00CF537A"/>
    <w:rsid w:val="00CF53BA"/>
    <w:rsid w:val="00CF54B7"/>
    <w:rsid w:val="00CF7288"/>
    <w:rsid w:val="00CF7898"/>
    <w:rsid w:val="00CF7923"/>
    <w:rsid w:val="00CF7E57"/>
    <w:rsid w:val="00D00B57"/>
    <w:rsid w:val="00D00CA1"/>
    <w:rsid w:val="00D00D17"/>
    <w:rsid w:val="00D00E79"/>
    <w:rsid w:val="00D00F81"/>
    <w:rsid w:val="00D020E6"/>
    <w:rsid w:val="00D02A8D"/>
    <w:rsid w:val="00D02D00"/>
    <w:rsid w:val="00D031BF"/>
    <w:rsid w:val="00D0383E"/>
    <w:rsid w:val="00D03BA1"/>
    <w:rsid w:val="00D04503"/>
    <w:rsid w:val="00D04511"/>
    <w:rsid w:val="00D046C7"/>
    <w:rsid w:val="00D04B74"/>
    <w:rsid w:val="00D0537B"/>
    <w:rsid w:val="00D05969"/>
    <w:rsid w:val="00D05F91"/>
    <w:rsid w:val="00D06196"/>
    <w:rsid w:val="00D06822"/>
    <w:rsid w:val="00D068A2"/>
    <w:rsid w:val="00D06934"/>
    <w:rsid w:val="00D06952"/>
    <w:rsid w:val="00D06D6D"/>
    <w:rsid w:val="00D071BE"/>
    <w:rsid w:val="00D077D8"/>
    <w:rsid w:val="00D104F7"/>
    <w:rsid w:val="00D105F3"/>
    <w:rsid w:val="00D10712"/>
    <w:rsid w:val="00D10F5F"/>
    <w:rsid w:val="00D11238"/>
    <w:rsid w:val="00D114B1"/>
    <w:rsid w:val="00D11619"/>
    <w:rsid w:val="00D1228C"/>
    <w:rsid w:val="00D13BB6"/>
    <w:rsid w:val="00D13EB8"/>
    <w:rsid w:val="00D14561"/>
    <w:rsid w:val="00D14581"/>
    <w:rsid w:val="00D157AA"/>
    <w:rsid w:val="00D1584B"/>
    <w:rsid w:val="00D15953"/>
    <w:rsid w:val="00D16D0B"/>
    <w:rsid w:val="00D16D3D"/>
    <w:rsid w:val="00D1748E"/>
    <w:rsid w:val="00D178FD"/>
    <w:rsid w:val="00D17CFF"/>
    <w:rsid w:val="00D17FDF"/>
    <w:rsid w:val="00D203A8"/>
    <w:rsid w:val="00D20422"/>
    <w:rsid w:val="00D20A62"/>
    <w:rsid w:val="00D2110B"/>
    <w:rsid w:val="00D21169"/>
    <w:rsid w:val="00D21556"/>
    <w:rsid w:val="00D22636"/>
    <w:rsid w:val="00D22917"/>
    <w:rsid w:val="00D23508"/>
    <w:rsid w:val="00D23625"/>
    <w:rsid w:val="00D23876"/>
    <w:rsid w:val="00D23E7B"/>
    <w:rsid w:val="00D240C3"/>
    <w:rsid w:val="00D24CB8"/>
    <w:rsid w:val="00D25429"/>
    <w:rsid w:val="00D2583D"/>
    <w:rsid w:val="00D264A0"/>
    <w:rsid w:val="00D27D08"/>
    <w:rsid w:val="00D302BA"/>
    <w:rsid w:val="00D3064E"/>
    <w:rsid w:val="00D30952"/>
    <w:rsid w:val="00D30DFC"/>
    <w:rsid w:val="00D30F29"/>
    <w:rsid w:val="00D312F1"/>
    <w:rsid w:val="00D319E4"/>
    <w:rsid w:val="00D32140"/>
    <w:rsid w:val="00D328B4"/>
    <w:rsid w:val="00D33056"/>
    <w:rsid w:val="00D33521"/>
    <w:rsid w:val="00D33894"/>
    <w:rsid w:val="00D33DE6"/>
    <w:rsid w:val="00D34119"/>
    <w:rsid w:val="00D350CD"/>
    <w:rsid w:val="00D3534C"/>
    <w:rsid w:val="00D368D3"/>
    <w:rsid w:val="00D3709A"/>
    <w:rsid w:val="00D40309"/>
    <w:rsid w:val="00D405EB"/>
    <w:rsid w:val="00D40FB4"/>
    <w:rsid w:val="00D4106A"/>
    <w:rsid w:val="00D410A0"/>
    <w:rsid w:val="00D41312"/>
    <w:rsid w:val="00D41ADA"/>
    <w:rsid w:val="00D41B30"/>
    <w:rsid w:val="00D426BF"/>
    <w:rsid w:val="00D42AAA"/>
    <w:rsid w:val="00D42C26"/>
    <w:rsid w:val="00D42FB1"/>
    <w:rsid w:val="00D430BF"/>
    <w:rsid w:val="00D43216"/>
    <w:rsid w:val="00D4325E"/>
    <w:rsid w:val="00D43A7B"/>
    <w:rsid w:val="00D43B51"/>
    <w:rsid w:val="00D43CB1"/>
    <w:rsid w:val="00D45848"/>
    <w:rsid w:val="00D45C59"/>
    <w:rsid w:val="00D469A3"/>
    <w:rsid w:val="00D46B1E"/>
    <w:rsid w:val="00D46D14"/>
    <w:rsid w:val="00D46E1B"/>
    <w:rsid w:val="00D476A3"/>
    <w:rsid w:val="00D50312"/>
    <w:rsid w:val="00D5050B"/>
    <w:rsid w:val="00D515CA"/>
    <w:rsid w:val="00D518BA"/>
    <w:rsid w:val="00D5197F"/>
    <w:rsid w:val="00D51C7E"/>
    <w:rsid w:val="00D52ECF"/>
    <w:rsid w:val="00D54384"/>
    <w:rsid w:val="00D54437"/>
    <w:rsid w:val="00D548F1"/>
    <w:rsid w:val="00D55392"/>
    <w:rsid w:val="00D55B53"/>
    <w:rsid w:val="00D56790"/>
    <w:rsid w:val="00D57176"/>
    <w:rsid w:val="00D57956"/>
    <w:rsid w:val="00D57E4A"/>
    <w:rsid w:val="00D61338"/>
    <w:rsid w:val="00D61BEE"/>
    <w:rsid w:val="00D644C2"/>
    <w:rsid w:val="00D64856"/>
    <w:rsid w:val="00D649F6"/>
    <w:rsid w:val="00D64F8F"/>
    <w:rsid w:val="00D65DF8"/>
    <w:rsid w:val="00D65F5A"/>
    <w:rsid w:val="00D661CF"/>
    <w:rsid w:val="00D66380"/>
    <w:rsid w:val="00D668B4"/>
    <w:rsid w:val="00D7005D"/>
    <w:rsid w:val="00D70110"/>
    <w:rsid w:val="00D705EB"/>
    <w:rsid w:val="00D70A09"/>
    <w:rsid w:val="00D71162"/>
    <w:rsid w:val="00D71BA7"/>
    <w:rsid w:val="00D71FC2"/>
    <w:rsid w:val="00D73300"/>
    <w:rsid w:val="00D73389"/>
    <w:rsid w:val="00D74941"/>
    <w:rsid w:val="00D74D5F"/>
    <w:rsid w:val="00D75C2C"/>
    <w:rsid w:val="00D77CBD"/>
    <w:rsid w:val="00D77FBD"/>
    <w:rsid w:val="00D80239"/>
    <w:rsid w:val="00D80453"/>
    <w:rsid w:val="00D804D8"/>
    <w:rsid w:val="00D8075E"/>
    <w:rsid w:val="00D80A76"/>
    <w:rsid w:val="00D812DD"/>
    <w:rsid w:val="00D8157C"/>
    <w:rsid w:val="00D82168"/>
    <w:rsid w:val="00D8292A"/>
    <w:rsid w:val="00D836F3"/>
    <w:rsid w:val="00D8444E"/>
    <w:rsid w:val="00D857C9"/>
    <w:rsid w:val="00D85A7D"/>
    <w:rsid w:val="00D85EF5"/>
    <w:rsid w:val="00D86170"/>
    <w:rsid w:val="00D8636F"/>
    <w:rsid w:val="00D87A2D"/>
    <w:rsid w:val="00D87C1B"/>
    <w:rsid w:val="00D900FF"/>
    <w:rsid w:val="00D90934"/>
    <w:rsid w:val="00D91008"/>
    <w:rsid w:val="00D9118D"/>
    <w:rsid w:val="00D91419"/>
    <w:rsid w:val="00D91A43"/>
    <w:rsid w:val="00D91E3D"/>
    <w:rsid w:val="00D92C64"/>
    <w:rsid w:val="00D92F9C"/>
    <w:rsid w:val="00D930D6"/>
    <w:rsid w:val="00D932A0"/>
    <w:rsid w:val="00D93BC3"/>
    <w:rsid w:val="00D94835"/>
    <w:rsid w:val="00D94887"/>
    <w:rsid w:val="00D948C3"/>
    <w:rsid w:val="00D95096"/>
    <w:rsid w:val="00D951DB"/>
    <w:rsid w:val="00D95FAE"/>
    <w:rsid w:val="00D96DB8"/>
    <w:rsid w:val="00D97787"/>
    <w:rsid w:val="00DA0BD2"/>
    <w:rsid w:val="00DA10D2"/>
    <w:rsid w:val="00DA11DB"/>
    <w:rsid w:val="00DA1507"/>
    <w:rsid w:val="00DA2013"/>
    <w:rsid w:val="00DA20DA"/>
    <w:rsid w:val="00DA28A8"/>
    <w:rsid w:val="00DA2C7F"/>
    <w:rsid w:val="00DA2EFE"/>
    <w:rsid w:val="00DA3C0D"/>
    <w:rsid w:val="00DA404C"/>
    <w:rsid w:val="00DA4187"/>
    <w:rsid w:val="00DA4406"/>
    <w:rsid w:val="00DA50DD"/>
    <w:rsid w:val="00DA51B6"/>
    <w:rsid w:val="00DA5306"/>
    <w:rsid w:val="00DA54B3"/>
    <w:rsid w:val="00DA57F6"/>
    <w:rsid w:val="00DA5ECB"/>
    <w:rsid w:val="00DA7D20"/>
    <w:rsid w:val="00DB179E"/>
    <w:rsid w:val="00DB21DE"/>
    <w:rsid w:val="00DB2714"/>
    <w:rsid w:val="00DB2FE6"/>
    <w:rsid w:val="00DB31EB"/>
    <w:rsid w:val="00DB389F"/>
    <w:rsid w:val="00DB3A6A"/>
    <w:rsid w:val="00DB3D41"/>
    <w:rsid w:val="00DB42D5"/>
    <w:rsid w:val="00DB4BDA"/>
    <w:rsid w:val="00DB523E"/>
    <w:rsid w:val="00DB6561"/>
    <w:rsid w:val="00DB6581"/>
    <w:rsid w:val="00DB65F2"/>
    <w:rsid w:val="00DB6E1B"/>
    <w:rsid w:val="00DB781C"/>
    <w:rsid w:val="00DB7FFC"/>
    <w:rsid w:val="00DC1D15"/>
    <w:rsid w:val="00DC25C8"/>
    <w:rsid w:val="00DC4469"/>
    <w:rsid w:val="00DC4F1B"/>
    <w:rsid w:val="00DC584B"/>
    <w:rsid w:val="00DC59CB"/>
    <w:rsid w:val="00DC5A18"/>
    <w:rsid w:val="00DC6386"/>
    <w:rsid w:val="00DC647C"/>
    <w:rsid w:val="00DC65A7"/>
    <w:rsid w:val="00DC6667"/>
    <w:rsid w:val="00DC6B03"/>
    <w:rsid w:val="00DC6ECE"/>
    <w:rsid w:val="00DC7C7D"/>
    <w:rsid w:val="00DD00F4"/>
    <w:rsid w:val="00DD0158"/>
    <w:rsid w:val="00DD0385"/>
    <w:rsid w:val="00DD05FC"/>
    <w:rsid w:val="00DD0B35"/>
    <w:rsid w:val="00DD11C2"/>
    <w:rsid w:val="00DD131E"/>
    <w:rsid w:val="00DD14DD"/>
    <w:rsid w:val="00DD1547"/>
    <w:rsid w:val="00DD1655"/>
    <w:rsid w:val="00DD2530"/>
    <w:rsid w:val="00DD261C"/>
    <w:rsid w:val="00DD281C"/>
    <w:rsid w:val="00DD29B5"/>
    <w:rsid w:val="00DD3121"/>
    <w:rsid w:val="00DD3689"/>
    <w:rsid w:val="00DD37E3"/>
    <w:rsid w:val="00DD3F1C"/>
    <w:rsid w:val="00DD43F7"/>
    <w:rsid w:val="00DD52F7"/>
    <w:rsid w:val="00DD5969"/>
    <w:rsid w:val="00DD6E04"/>
    <w:rsid w:val="00DD7512"/>
    <w:rsid w:val="00DD77B8"/>
    <w:rsid w:val="00DE0158"/>
    <w:rsid w:val="00DE0BF5"/>
    <w:rsid w:val="00DE0EF1"/>
    <w:rsid w:val="00DE1D20"/>
    <w:rsid w:val="00DE1FBC"/>
    <w:rsid w:val="00DE206A"/>
    <w:rsid w:val="00DE23C1"/>
    <w:rsid w:val="00DE270F"/>
    <w:rsid w:val="00DE2733"/>
    <w:rsid w:val="00DE32C8"/>
    <w:rsid w:val="00DE3C14"/>
    <w:rsid w:val="00DE4022"/>
    <w:rsid w:val="00DE4903"/>
    <w:rsid w:val="00DE57B3"/>
    <w:rsid w:val="00DE5BF8"/>
    <w:rsid w:val="00DE5D10"/>
    <w:rsid w:val="00DE6345"/>
    <w:rsid w:val="00DE6637"/>
    <w:rsid w:val="00DE685A"/>
    <w:rsid w:val="00DE6DFD"/>
    <w:rsid w:val="00DE72BA"/>
    <w:rsid w:val="00DE78B4"/>
    <w:rsid w:val="00DF1078"/>
    <w:rsid w:val="00DF10F5"/>
    <w:rsid w:val="00DF14BE"/>
    <w:rsid w:val="00DF24B3"/>
    <w:rsid w:val="00DF2B65"/>
    <w:rsid w:val="00DF32AF"/>
    <w:rsid w:val="00DF36D4"/>
    <w:rsid w:val="00DF423B"/>
    <w:rsid w:val="00DF44C6"/>
    <w:rsid w:val="00DF4719"/>
    <w:rsid w:val="00DF47D4"/>
    <w:rsid w:val="00DF4EAB"/>
    <w:rsid w:val="00DF5327"/>
    <w:rsid w:val="00DF5C11"/>
    <w:rsid w:val="00DF5D96"/>
    <w:rsid w:val="00DF6917"/>
    <w:rsid w:val="00DF7545"/>
    <w:rsid w:val="00DF7559"/>
    <w:rsid w:val="00DF7AC6"/>
    <w:rsid w:val="00DF7F25"/>
    <w:rsid w:val="00E00BC9"/>
    <w:rsid w:val="00E01784"/>
    <w:rsid w:val="00E018F8"/>
    <w:rsid w:val="00E02555"/>
    <w:rsid w:val="00E02694"/>
    <w:rsid w:val="00E02872"/>
    <w:rsid w:val="00E02BAF"/>
    <w:rsid w:val="00E03092"/>
    <w:rsid w:val="00E03271"/>
    <w:rsid w:val="00E037CD"/>
    <w:rsid w:val="00E03808"/>
    <w:rsid w:val="00E042CA"/>
    <w:rsid w:val="00E04563"/>
    <w:rsid w:val="00E059FB"/>
    <w:rsid w:val="00E05B49"/>
    <w:rsid w:val="00E060FE"/>
    <w:rsid w:val="00E06E3F"/>
    <w:rsid w:val="00E073A4"/>
    <w:rsid w:val="00E076DF"/>
    <w:rsid w:val="00E0786B"/>
    <w:rsid w:val="00E07F86"/>
    <w:rsid w:val="00E10235"/>
    <w:rsid w:val="00E108BC"/>
    <w:rsid w:val="00E10F00"/>
    <w:rsid w:val="00E11734"/>
    <w:rsid w:val="00E11D6B"/>
    <w:rsid w:val="00E11FCE"/>
    <w:rsid w:val="00E13637"/>
    <w:rsid w:val="00E138E1"/>
    <w:rsid w:val="00E13B03"/>
    <w:rsid w:val="00E13F1D"/>
    <w:rsid w:val="00E14157"/>
    <w:rsid w:val="00E14215"/>
    <w:rsid w:val="00E14B4D"/>
    <w:rsid w:val="00E14B5F"/>
    <w:rsid w:val="00E15005"/>
    <w:rsid w:val="00E153A4"/>
    <w:rsid w:val="00E15548"/>
    <w:rsid w:val="00E15B7A"/>
    <w:rsid w:val="00E1715D"/>
    <w:rsid w:val="00E172D3"/>
    <w:rsid w:val="00E17720"/>
    <w:rsid w:val="00E2202F"/>
    <w:rsid w:val="00E22D25"/>
    <w:rsid w:val="00E22FA8"/>
    <w:rsid w:val="00E237FB"/>
    <w:rsid w:val="00E238A2"/>
    <w:rsid w:val="00E239B1"/>
    <w:rsid w:val="00E2473B"/>
    <w:rsid w:val="00E2502E"/>
    <w:rsid w:val="00E257B0"/>
    <w:rsid w:val="00E27700"/>
    <w:rsid w:val="00E30121"/>
    <w:rsid w:val="00E3013C"/>
    <w:rsid w:val="00E30FD0"/>
    <w:rsid w:val="00E31A28"/>
    <w:rsid w:val="00E32CAF"/>
    <w:rsid w:val="00E32D7F"/>
    <w:rsid w:val="00E32E37"/>
    <w:rsid w:val="00E331CD"/>
    <w:rsid w:val="00E33837"/>
    <w:rsid w:val="00E33F41"/>
    <w:rsid w:val="00E34A43"/>
    <w:rsid w:val="00E34B62"/>
    <w:rsid w:val="00E34DA0"/>
    <w:rsid w:val="00E350C9"/>
    <w:rsid w:val="00E35666"/>
    <w:rsid w:val="00E3573D"/>
    <w:rsid w:val="00E358F0"/>
    <w:rsid w:val="00E35D64"/>
    <w:rsid w:val="00E363DC"/>
    <w:rsid w:val="00E36555"/>
    <w:rsid w:val="00E36AAF"/>
    <w:rsid w:val="00E36FD4"/>
    <w:rsid w:val="00E37E51"/>
    <w:rsid w:val="00E37E6F"/>
    <w:rsid w:val="00E401EE"/>
    <w:rsid w:val="00E40CAC"/>
    <w:rsid w:val="00E415AA"/>
    <w:rsid w:val="00E41E87"/>
    <w:rsid w:val="00E422C4"/>
    <w:rsid w:val="00E4291D"/>
    <w:rsid w:val="00E43426"/>
    <w:rsid w:val="00E43C4B"/>
    <w:rsid w:val="00E45222"/>
    <w:rsid w:val="00E4534E"/>
    <w:rsid w:val="00E453B3"/>
    <w:rsid w:val="00E4550B"/>
    <w:rsid w:val="00E4569D"/>
    <w:rsid w:val="00E45738"/>
    <w:rsid w:val="00E45A67"/>
    <w:rsid w:val="00E4630A"/>
    <w:rsid w:val="00E46411"/>
    <w:rsid w:val="00E46B43"/>
    <w:rsid w:val="00E4745E"/>
    <w:rsid w:val="00E47658"/>
    <w:rsid w:val="00E501DD"/>
    <w:rsid w:val="00E512A4"/>
    <w:rsid w:val="00E516B5"/>
    <w:rsid w:val="00E516E9"/>
    <w:rsid w:val="00E51961"/>
    <w:rsid w:val="00E5232D"/>
    <w:rsid w:val="00E52497"/>
    <w:rsid w:val="00E5265A"/>
    <w:rsid w:val="00E52B92"/>
    <w:rsid w:val="00E52BF0"/>
    <w:rsid w:val="00E52C28"/>
    <w:rsid w:val="00E52EDE"/>
    <w:rsid w:val="00E53923"/>
    <w:rsid w:val="00E54088"/>
    <w:rsid w:val="00E54DC6"/>
    <w:rsid w:val="00E55119"/>
    <w:rsid w:val="00E556AE"/>
    <w:rsid w:val="00E559FA"/>
    <w:rsid w:val="00E55A9E"/>
    <w:rsid w:val="00E55B21"/>
    <w:rsid w:val="00E55ED3"/>
    <w:rsid w:val="00E561E5"/>
    <w:rsid w:val="00E56815"/>
    <w:rsid w:val="00E56C68"/>
    <w:rsid w:val="00E56DE7"/>
    <w:rsid w:val="00E57FD0"/>
    <w:rsid w:val="00E6049F"/>
    <w:rsid w:val="00E61045"/>
    <w:rsid w:val="00E614D1"/>
    <w:rsid w:val="00E621E5"/>
    <w:rsid w:val="00E62F98"/>
    <w:rsid w:val="00E63040"/>
    <w:rsid w:val="00E630F3"/>
    <w:rsid w:val="00E6320A"/>
    <w:rsid w:val="00E633B0"/>
    <w:rsid w:val="00E6465F"/>
    <w:rsid w:val="00E64768"/>
    <w:rsid w:val="00E649AF"/>
    <w:rsid w:val="00E64DF3"/>
    <w:rsid w:val="00E65D8C"/>
    <w:rsid w:val="00E65FC6"/>
    <w:rsid w:val="00E66C57"/>
    <w:rsid w:val="00E66F58"/>
    <w:rsid w:val="00E67E9E"/>
    <w:rsid w:val="00E67F75"/>
    <w:rsid w:val="00E70D03"/>
    <w:rsid w:val="00E70F3F"/>
    <w:rsid w:val="00E7149C"/>
    <w:rsid w:val="00E71A19"/>
    <w:rsid w:val="00E71C4B"/>
    <w:rsid w:val="00E72B38"/>
    <w:rsid w:val="00E7321A"/>
    <w:rsid w:val="00E73597"/>
    <w:rsid w:val="00E736B3"/>
    <w:rsid w:val="00E74778"/>
    <w:rsid w:val="00E74AA1"/>
    <w:rsid w:val="00E74AC4"/>
    <w:rsid w:val="00E74B97"/>
    <w:rsid w:val="00E80254"/>
    <w:rsid w:val="00E8076A"/>
    <w:rsid w:val="00E8096A"/>
    <w:rsid w:val="00E81132"/>
    <w:rsid w:val="00E813F3"/>
    <w:rsid w:val="00E81E77"/>
    <w:rsid w:val="00E82F9B"/>
    <w:rsid w:val="00E8322F"/>
    <w:rsid w:val="00E83364"/>
    <w:rsid w:val="00E83753"/>
    <w:rsid w:val="00E83D0F"/>
    <w:rsid w:val="00E85B45"/>
    <w:rsid w:val="00E85FA9"/>
    <w:rsid w:val="00E8665C"/>
    <w:rsid w:val="00E86889"/>
    <w:rsid w:val="00E86D2C"/>
    <w:rsid w:val="00E86DCA"/>
    <w:rsid w:val="00E875E9"/>
    <w:rsid w:val="00E87BEA"/>
    <w:rsid w:val="00E87D11"/>
    <w:rsid w:val="00E9000D"/>
    <w:rsid w:val="00E900AA"/>
    <w:rsid w:val="00E90459"/>
    <w:rsid w:val="00E909EC"/>
    <w:rsid w:val="00E9270B"/>
    <w:rsid w:val="00E92785"/>
    <w:rsid w:val="00E92ECD"/>
    <w:rsid w:val="00E92F17"/>
    <w:rsid w:val="00E93101"/>
    <w:rsid w:val="00E93190"/>
    <w:rsid w:val="00E9453A"/>
    <w:rsid w:val="00E94566"/>
    <w:rsid w:val="00E950C7"/>
    <w:rsid w:val="00E962D3"/>
    <w:rsid w:val="00E96D33"/>
    <w:rsid w:val="00E979A1"/>
    <w:rsid w:val="00E97A75"/>
    <w:rsid w:val="00E97E8C"/>
    <w:rsid w:val="00EA01BD"/>
    <w:rsid w:val="00EA02FC"/>
    <w:rsid w:val="00EA0B8A"/>
    <w:rsid w:val="00EA0C59"/>
    <w:rsid w:val="00EA0D4A"/>
    <w:rsid w:val="00EA1498"/>
    <w:rsid w:val="00EA1973"/>
    <w:rsid w:val="00EA1ED0"/>
    <w:rsid w:val="00EA22D7"/>
    <w:rsid w:val="00EA27F0"/>
    <w:rsid w:val="00EA2AB5"/>
    <w:rsid w:val="00EA398C"/>
    <w:rsid w:val="00EA399C"/>
    <w:rsid w:val="00EA399D"/>
    <w:rsid w:val="00EA4629"/>
    <w:rsid w:val="00EA4768"/>
    <w:rsid w:val="00EA4EFB"/>
    <w:rsid w:val="00EA5ED7"/>
    <w:rsid w:val="00EA6335"/>
    <w:rsid w:val="00EA6F70"/>
    <w:rsid w:val="00EA7026"/>
    <w:rsid w:val="00EA7683"/>
    <w:rsid w:val="00EA7E00"/>
    <w:rsid w:val="00EB06CF"/>
    <w:rsid w:val="00EB0CC5"/>
    <w:rsid w:val="00EB0D4B"/>
    <w:rsid w:val="00EB12C3"/>
    <w:rsid w:val="00EB18CD"/>
    <w:rsid w:val="00EB23FA"/>
    <w:rsid w:val="00EB246E"/>
    <w:rsid w:val="00EB34C3"/>
    <w:rsid w:val="00EB3F66"/>
    <w:rsid w:val="00EB3F79"/>
    <w:rsid w:val="00EB4205"/>
    <w:rsid w:val="00EB4885"/>
    <w:rsid w:val="00EB4D67"/>
    <w:rsid w:val="00EB5376"/>
    <w:rsid w:val="00EB5505"/>
    <w:rsid w:val="00EB5737"/>
    <w:rsid w:val="00EB689A"/>
    <w:rsid w:val="00EB68F0"/>
    <w:rsid w:val="00EC0108"/>
    <w:rsid w:val="00EC065D"/>
    <w:rsid w:val="00EC0694"/>
    <w:rsid w:val="00EC0C48"/>
    <w:rsid w:val="00EC0E6F"/>
    <w:rsid w:val="00EC1274"/>
    <w:rsid w:val="00EC161D"/>
    <w:rsid w:val="00EC16E2"/>
    <w:rsid w:val="00EC1A36"/>
    <w:rsid w:val="00EC1D2F"/>
    <w:rsid w:val="00EC1FE6"/>
    <w:rsid w:val="00EC26BD"/>
    <w:rsid w:val="00EC2B97"/>
    <w:rsid w:val="00EC3124"/>
    <w:rsid w:val="00EC4367"/>
    <w:rsid w:val="00EC4E12"/>
    <w:rsid w:val="00EC5591"/>
    <w:rsid w:val="00EC572D"/>
    <w:rsid w:val="00EC620D"/>
    <w:rsid w:val="00EC6624"/>
    <w:rsid w:val="00EC7154"/>
    <w:rsid w:val="00EC776F"/>
    <w:rsid w:val="00EC7801"/>
    <w:rsid w:val="00ED0757"/>
    <w:rsid w:val="00ED0802"/>
    <w:rsid w:val="00ED1B17"/>
    <w:rsid w:val="00ED1E4F"/>
    <w:rsid w:val="00ED227B"/>
    <w:rsid w:val="00ED229C"/>
    <w:rsid w:val="00ED27D9"/>
    <w:rsid w:val="00ED2BF2"/>
    <w:rsid w:val="00ED2F6A"/>
    <w:rsid w:val="00ED2F81"/>
    <w:rsid w:val="00ED3C08"/>
    <w:rsid w:val="00ED4048"/>
    <w:rsid w:val="00ED4C42"/>
    <w:rsid w:val="00ED5331"/>
    <w:rsid w:val="00ED61A1"/>
    <w:rsid w:val="00ED6422"/>
    <w:rsid w:val="00ED70A7"/>
    <w:rsid w:val="00EE0568"/>
    <w:rsid w:val="00EE057D"/>
    <w:rsid w:val="00EE0860"/>
    <w:rsid w:val="00EE16AD"/>
    <w:rsid w:val="00EE1EC9"/>
    <w:rsid w:val="00EE2135"/>
    <w:rsid w:val="00EE25AE"/>
    <w:rsid w:val="00EE2A69"/>
    <w:rsid w:val="00EE2E43"/>
    <w:rsid w:val="00EE3334"/>
    <w:rsid w:val="00EE402B"/>
    <w:rsid w:val="00EE40DD"/>
    <w:rsid w:val="00EE5133"/>
    <w:rsid w:val="00EE5692"/>
    <w:rsid w:val="00EE66AB"/>
    <w:rsid w:val="00EE6EA4"/>
    <w:rsid w:val="00EE788E"/>
    <w:rsid w:val="00EE7DB8"/>
    <w:rsid w:val="00EF0126"/>
    <w:rsid w:val="00EF09C6"/>
    <w:rsid w:val="00EF0D57"/>
    <w:rsid w:val="00EF196E"/>
    <w:rsid w:val="00EF1CBC"/>
    <w:rsid w:val="00EF29F2"/>
    <w:rsid w:val="00EF2D13"/>
    <w:rsid w:val="00EF34BE"/>
    <w:rsid w:val="00EF367A"/>
    <w:rsid w:val="00EF3683"/>
    <w:rsid w:val="00EF37F1"/>
    <w:rsid w:val="00EF3A9B"/>
    <w:rsid w:val="00EF3BAE"/>
    <w:rsid w:val="00EF4D88"/>
    <w:rsid w:val="00EF5293"/>
    <w:rsid w:val="00EF5E53"/>
    <w:rsid w:val="00EF5F45"/>
    <w:rsid w:val="00EF6513"/>
    <w:rsid w:val="00EF78D7"/>
    <w:rsid w:val="00EF7E03"/>
    <w:rsid w:val="00F001A6"/>
    <w:rsid w:val="00F012D0"/>
    <w:rsid w:val="00F01E5F"/>
    <w:rsid w:val="00F0201B"/>
    <w:rsid w:val="00F02794"/>
    <w:rsid w:val="00F02D43"/>
    <w:rsid w:val="00F034F0"/>
    <w:rsid w:val="00F0465F"/>
    <w:rsid w:val="00F048F9"/>
    <w:rsid w:val="00F04AE5"/>
    <w:rsid w:val="00F04D8D"/>
    <w:rsid w:val="00F04EAE"/>
    <w:rsid w:val="00F04F5A"/>
    <w:rsid w:val="00F053D6"/>
    <w:rsid w:val="00F06197"/>
    <w:rsid w:val="00F0694F"/>
    <w:rsid w:val="00F07351"/>
    <w:rsid w:val="00F10221"/>
    <w:rsid w:val="00F10C45"/>
    <w:rsid w:val="00F12627"/>
    <w:rsid w:val="00F12740"/>
    <w:rsid w:val="00F12903"/>
    <w:rsid w:val="00F13074"/>
    <w:rsid w:val="00F133B2"/>
    <w:rsid w:val="00F1397C"/>
    <w:rsid w:val="00F14A88"/>
    <w:rsid w:val="00F14F1E"/>
    <w:rsid w:val="00F15F7B"/>
    <w:rsid w:val="00F162D8"/>
    <w:rsid w:val="00F16B9F"/>
    <w:rsid w:val="00F174EC"/>
    <w:rsid w:val="00F17A6A"/>
    <w:rsid w:val="00F17BDD"/>
    <w:rsid w:val="00F200ED"/>
    <w:rsid w:val="00F200F9"/>
    <w:rsid w:val="00F20145"/>
    <w:rsid w:val="00F203C2"/>
    <w:rsid w:val="00F21778"/>
    <w:rsid w:val="00F21956"/>
    <w:rsid w:val="00F2209C"/>
    <w:rsid w:val="00F223F0"/>
    <w:rsid w:val="00F2287C"/>
    <w:rsid w:val="00F241CD"/>
    <w:rsid w:val="00F243F4"/>
    <w:rsid w:val="00F24C5A"/>
    <w:rsid w:val="00F24CC1"/>
    <w:rsid w:val="00F2516A"/>
    <w:rsid w:val="00F26313"/>
    <w:rsid w:val="00F26852"/>
    <w:rsid w:val="00F26AFE"/>
    <w:rsid w:val="00F26D8B"/>
    <w:rsid w:val="00F27030"/>
    <w:rsid w:val="00F27C87"/>
    <w:rsid w:val="00F3022B"/>
    <w:rsid w:val="00F3031E"/>
    <w:rsid w:val="00F30756"/>
    <w:rsid w:val="00F30A68"/>
    <w:rsid w:val="00F32991"/>
    <w:rsid w:val="00F3318E"/>
    <w:rsid w:val="00F33201"/>
    <w:rsid w:val="00F3346D"/>
    <w:rsid w:val="00F3370D"/>
    <w:rsid w:val="00F3378C"/>
    <w:rsid w:val="00F341DE"/>
    <w:rsid w:val="00F350F6"/>
    <w:rsid w:val="00F35573"/>
    <w:rsid w:val="00F35642"/>
    <w:rsid w:val="00F35CF1"/>
    <w:rsid w:val="00F35FD5"/>
    <w:rsid w:val="00F3636D"/>
    <w:rsid w:val="00F36523"/>
    <w:rsid w:val="00F3697A"/>
    <w:rsid w:val="00F36BA4"/>
    <w:rsid w:val="00F372CF"/>
    <w:rsid w:val="00F417A8"/>
    <w:rsid w:val="00F417C2"/>
    <w:rsid w:val="00F41ED2"/>
    <w:rsid w:val="00F43069"/>
    <w:rsid w:val="00F434FC"/>
    <w:rsid w:val="00F43519"/>
    <w:rsid w:val="00F445C0"/>
    <w:rsid w:val="00F446C5"/>
    <w:rsid w:val="00F44748"/>
    <w:rsid w:val="00F44CE7"/>
    <w:rsid w:val="00F459F5"/>
    <w:rsid w:val="00F45D06"/>
    <w:rsid w:val="00F46883"/>
    <w:rsid w:val="00F475D2"/>
    <w:rsid w:val="00F479C1"/>
    <w:rsid w:val="00F47A30"/>
    <w:rsid w:val="00F507A5"/>
    <w:rsid w:val="00F50D67"/>
    <w:rsid w:val="00F515E1"/>
    <w:rsid w:val="00F51C0A"/>
    <w:rsid w:val="00F51D4D"/>
    <w:rsid w:val="00F52A00"/>
    <w:rsid w:val="00F5313D"/>
    <w:rsid w:val="00F5352A"/>
    <w:rsid w:val="00F536A1"/>
    <w:rsid w:val="00F53FD8"/>
    <w:rsid w:val="00F545FA"/>
    <w:rsid w:val="00F5507F"/>
    <w:rsid w:val="00F5584B"/>
    <w:rsid w:val="00F55C41"/>
    <w:rsid w:val="00F56C9A"/>
    <w:rsid w:val="00F56DD4"/>
    <w:rsid w:val="00F5730B"/>
    <w:rsid w:val="00F606B8"/>
    <w:rsid w:val="00F60725"/>
    <w:rsid w:val="00F6092D"/>
    <w:rsid w:val="00F60A25"/>
    <w:rsid w:val="00F60F60"/>
    <w:rsid w:val="00F619A7"/>
    <w:rsid w:val="00F61C5B"/>
    <w:rsid w:val="00F61DD6"/>
    <w:rsid w:val="00F62235"/>
    <w:rsid w:val="00F626F9"/>
    <w:rsid w:val="00F62E3E"/>
    <w:rsid w:val="00F632DE"/>
    <w:rsid w:val="00F63A8B"/>
    <w:rsid w:val="00F64227"/>
    <w:rsid w:val="00F643BF"/>
    <w:rsid w:val="00F64816"/>
    <w:rsid w:val="00F65497"/>
    <w:rsid w:val="00F6551D"/>
    <w:rsid w:val="00F65986"/>
    <w:rsid w:val="00F663B8"/>
    <w:rsid w:val="00F665D1"/>
    <w:rsid w:val="00F666B4"/>
    <w:rsid w:val="00F6683D"/>
    <w:rsid w:val="00F66B08"/>
    <w:rsid w:val="00F66D82"/>
    <w:rsid w:val="00F67834"/>
    <w:rsid w:val="00F70501"/>
    <w:rsid w:val="00F706EA"/>
    <w:rsid w:val="00F70CFD"/>
    <w:rsid w:val="00F714C3"/>
    <w:rsid w:val="00F715B4"/>
    <w:rsid w:val="00F7164C"/>
    <w:rsid w:val="00F71937"/>
    <w:rsid w:val="00F71AB9"/>
    <w:rsid w:val="00F720DE"/>
    <w:rsid w:val="00F725CD"/>
    <w:rsid w:val="00F72BA9"/>
    <w:rsid w:val="00F734F5"/>
    <w:rsid w:val="00F73612"/>
    <w:rsid w:val="00F73AF9"/>
    <w:rsid w:val="00F747FA"/>
    <w:rsid w:val="00F74CDD"/>
    <w:rsid w:val="00F752FD"/>
    <w:rsid w:val="00F765E4"/>
    <w:rsid w:val="00F76BEE"/>
    <w:rsid w:val="00F77016"/>
    <w:rsid w:val="00F77557"/>
    <w:rsid w:val="00F806F7"/>
    <w:rsid w:val="00F81174"/>
    <w:rsid w:val="00F812C3"/>
    <w:rsid w:val="00F815EF"/>
    <w:rsid w:val="00F81A65"/>
    <w:rsid w:val="00F830D1"/>
    <w:rsid w:val="00F83C14"/>
    <w:rsid w:val="00F8422F"/>
    <w:rsid w:val="00F845BC"/>
    <w:rsid w:val="00F84994"/>
    <w:rsid w:val="00F84FFF"/>
    <w:rsid w:val="00F85084"/>
    <w:rsid w:val="00F853B1"/>
    <w:rsid w:val="00F859B1"/>
    <w:rsid w:val="00F85DE4"/>
    <w:rsid w:val="00F85F8E"/>
    <w:rsid w:val="00F86F3A"/>
    <w:rsid w:val="00F87065"/>
    <w:rsid w:val="00F870B0"/>
    <w:rsid w:val="00F8772D"/>
    <w:rsid w:val="00F9022E"/>
    <w:rsid w:val="00F90D5E"/>
    <w:rsid w:val="00F91222"/>
    <w:rsid w:val="00F91495"/>
    <w:rsid w:val="00F91C45"/>
    <w:rsid w:val="00F91E38"/>
    <w:rsid w:val="00F922CE"/>
    <w:rsid w:val="00F926DA"/>
    <w:rsid w:val="00F92D84"/>
    <w:rsid w:val="00F93879"/>
    <w:rsid w:val="00F938DB"/>
    <w:rsid w:val="00F940D0"/>
    <w:rsid w:val="00F9443D"/>
    <w:rsid w:val="00F9491C"/>
    <w:rsid w:val="00F94CD1"/>
    <w:rsid w:val="00F94D2D"/>
    <w:rsid w:val="00F94DF6"/>
    <w:rsid w:val="00F952A8"/>
    <w:rsid w:val="00F95401"/>
    <w:rsid w:val="00F95ED1"/>
    <w:rsid w:val="00F95FB6"/>
    <w:rsid w:val="00F96CAA"/>
    <w:rsid w:val="00FA008C"/>
    <w:rsid w:val="00FA03A9"/>
    <w:rsid w:val="00FA046C"/>
    <w:rsid w:val="00FA0E68"/>
    <w:rsid w:val="00FA187B"/>
    <w:rsid w:val="00FA1A78"/>
    <w:rsid w:val="00FA1EC5"/>
    <w:rsid w:val="00FA1F21"/>
    <w:rsid w:val="00FA2A90"/>
    <w:rsid w:val="00FA2AE4"/>
    <w:rsid w:val="00FA3F3C"/>
    <w:rsid w:val="00FA436F"/>
    <w:rsid w:val="00FA489A"/>
    <w:rsid w:val="00FA55FE"/>
    <w:rsid w:val="00FA59E2"/>
    <w:rsid w:val="00FA622D"/>
    <w:rsid w:val="00FA6739"/>
    <w:rsid w:val="00FA6841"/>
    <w:rsid w:val="00FA6A11"/>
    <w:rsid w:val="00FA6CA9"/>
    <w:rsid w:val="00FA6D86"/>
    <w:rsid w:val="00FA6E54"/>
    <w:rsid w:val="00FA72CD"/>
    <w:rsid w:val="00FA77FD"/>
    <w:rsid w:val="00FA7800"/>
    <w:rsid w:val="00FB00CB"/>
    <w:rsid w:val="00FB2998"/>
    <w:rsid w:val="00FB2EFF"/>
    <w:rsid w:val="00FB356A"/>
    <w:rsid w:val="00FB3808"/>
    <w:rsid w:val="00FB3B32"/>
    <w:rsid w:val="00FB3D5B"/>
    <w:rsid w:val="00FB403B"/>
    <w:rsid w:val="00FB4A8C"/>
    <w:rsid w:val="00FB4B95"/>
    <w:rsid w:val="00FB4FC0"/>
    <w:rsid w:val="00FB5A67"/>
    <w:rsid w:val="00FC0580"/>
    <w:rsid w:val="00FC084D"/>
    <w:rsid w:val="00FC0F70"/>
    <w:rsid w:val="00FC13BA"/>
    <w:rsid w:val="00FC17A8"/>
    <w:rsid w:val="00FC19B1"/>
    <w:rsid w:val="00FC1AFE"/>
    <w:rsid w:val="00FC26FC"/>
    <w:rsid w:val="00FC2838"/>
    <w:rsid w:val="00FC32E6"/>
    <w:rsid w:val="00FC3558"/>
    <w:rsid w:val="00FC3D30"/>
    <w:rsid w:val="00FC4E3B"/>
    <w:rsid w:val="00FC56BC"/>
    <w:rsid w:val="00FC56BE"/>
    <w:rsid w:val="00FC570E"/>
    <w:rsid w:val="00FC652F"/>
    <w:rsid w:val="00FC6532"/>
    <w:rsid w:val="00FC744A"/>
    <w:rsid w:val="00FC76EB"/>
    <w:rsid w:val="00FD0230"/>
    <w:rsid w:val="00FD0777"/>
    <w:rsid w:val="00FD125D"/>
    <w:rsid w:val="00FD1B83"/>
    <w:rsid w:val="00FD24DE"/>
    <w:rsid w:val="00FD2515"/>
    <w:rsid w:val="00FD2ABA"/>
    <w:rsid w:val="00FD314E"/>
    <w:rsid w:val="00FD3A33"/>
    <w:rsid w:val="00FD3BB1"/>
    <w:rsid w:val="00FD3E05"/>
    <w:rsid w:val="00FD3F0E"/>
    <w:rsid w:val="00FD479A"/>
    <w:rsid w:val="00FD52E9"/>
    <w:rsid w:val="00FD52F2"/>
    <w:rsid w:val="00FD67B5"/>
    <w:rsid w:val="00FD696D"/>
    <w:rsid w:val="00FD6A37"/>
    <w:rsid w:val="00FE011D"/>
    <w:rsid w:val="00FE01C3"/>
    <w:rsid w:val="00FE045A"/>
    <w:rsid w:val="00FE0CB1"/>
    <w:rsid w:val="00FE0F81"/>
    <w:rsid w:val="00FE1815"/>
    <w:rsid w:val="00FE20C0"/>
    <w:rsid w:val="00FE261E"/>
    <w:rsid w:val="00FE2761"/>
    <w:rsid w:val="00FE305C"/>
    <w:rsid w:val="00FE3207"/>
    <w:rsid w:val="00FE33F2"/>
    <w:rsid w:val="00FE4698"/>
    <w:rsid w:val="00FE56E8"/>
    <w:rsid w:val="00FE56F9"/>
    <w:rsid w:val="00FE5A69"/>
    <w:rsid w:val="00FE71EB"/>
    <w:rsid w:val="00FE7232"/>
    <w:rsid w:val="00FE73A3"/>
    <w:rsid w:val="00FE7702"/>
    <w:rsid w:val="00FE7DB2"/>
    <w:rsid w:val="00FF19BE"/>
    <w:rsid w:val="00FF1E29"/>
    <w:rsid w:val="00FF22D0"/>
    <w:rsid w:val="00FF268A"/>
    <w:rsid w:val="00FF2FA8"/>
    <w:rsid w:val="00FF3170"/>
    <w:rsid w:val="00FF33E8"/>
    <w:rsid w:val="00FF3786"/>
    <w:rsid w:val="00FF3B87"/>
    <w:rsid w:val="00FF4A16"/>
    <w:rsid w:val="00FF4AEE"/>
    <w:rsid w:val="00FF4FC6"/>
    <w:rsid w:val="00FF52CB"/>
    <w:rsid w:val="00FF551C"/>
    <w:rsid w:val="00FF55D1"/>
    <w:rsid w:val="00FF5BC1"/>
    <w:rsid w:val="00FF6039"/>
    <w:rsid w:val="00FF60C8"/>
    <w:rsid w:val="00FF6757"/>
    <w:rsid w:val="00FF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6B345"/>
  <w15:docId w15:val="{B9E3AEA1-3F1C-42A8-8F99-54F6217C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6852"/>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hAnsi="Times New Roman" w:cs="Times New Roman"/>
      <w:color w:val="auto"/>
      <w:sz w:val="24"/>
      <w:szCs w:val="24"/>
      <w:lang w:val="en-US"/>
    </w:rPr>
  </w:style>
  <w:style w:type="paragraph" w:styleId="Heading1">
    <w:name w:val="heading 1"/>
    <w:basedOn w:val="Normal"/>
    <w:next w:val="Normal"/>
    <w:link w:val="Heading1Char"/>
    <w:uiPriority w:val="9"/>
    <w:qFormat/>
    <w:pPr>
      <w:keepNext/>
      <w:keepLines/>
      <w:pBdr>
        <w:top w:val="nil"/>
        <w:left w:val="nil"/>
        <w:bottom w:val="nil"/>
        <w:right w:val="nil"/>
        <w:between w:val="nil"/>
      </w:pBdr>
      <w:spacing w:before="400" w:after="120" w:line="276" w:lineRule="auto"/>
      <w:outlineLvl w:val="0"/>
    </w:pPr>
    <w:rPr>
      <w:rFonts w:ascii="Arial" w:hAnsi="Arial" w:cs="Arial"/>
      <w:color w:val="000000"/>
      <w:sz w:val="40"/>
      <w:szCs w:val="40"/>
      <w:lang w:val="en"/>
    </w:rPr>
  </w:style>
  <w:style w:type="paragraph" w:styleId="Heading2">
    <w:name w:val="heading 2"/>
    <w:basedOn w:val="Normal"/>
    <w:next w:val="Normal"/>
    <w:pPr>
      <w:keepNext/>
      <w:keepLines/>
      <w:pBdr>
        <w:top w:val="nil"/>
        <w:left w:val="nil"/>
        <w:bottom w:val="nil"/>
        <w:right w:val="nil"/>
        <w:between w:val="nil"/>
      </w:pBdr>
      <w:spacing w:before="360" w:after="120" w:line="276" w:lineRule="auto"/>
      <w:outlineLvl w:val="1"/>
    </w:pPr>
    <w:rPr>
      <w:rFonts w:ascii="Arial" w:hAnsi="Arial" w:cs="Arial"/>
      <w:color w:val="000000"/>
      <w:sz w:val="32"/>
      <w:szCs w:val="32"/>
      <w:lang w:val="en"/>
    </w:rPr>
  </w:style>
  <w:style w:type="paragraph" w:styleId="Heading3">
    <w:name w:val="heading 3"/>
    <w:basedOn w:val="Normal"/>
    <w:next w:val="Normal"/>
    <w:pPr>
      <w:keepNext/>
      <w:keepLines/>
      <w:pBdr>
        <w:top w:val="nil"/>
        <w:left w:val="nil"/>
        <w:bottom w:val="nil"/>
        <w:right w:val="nil"/>
        <w:between w:val="nil"/>
      </w:pBdr>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pPr>
      <w:keepNext/>
      <w:keepLines/>
      <w:pBdr>
        <w:top w:val="nil"/>
        <w:left w:val="nil"/>
        <w:bottom w:val="nil"/>
        <w:right w:val="nil"/>
        <w:between w:val="nil"/>
      </w:pBdr>
      <w:spacing w:before="280" w:after="80" w:line="276" w:lineRule="auto"/>
      <w:outlineLvl w:val="3"/>
    </w:pPr>
    <w:rPr>
      <w:rFonts w:ascii="Arial" w:hAnsi="Arial" w:cs="Arial"/>
      <w:color w:val="666666"/>
      <w:lang w:val="en"/>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hAnsi="Arial" w:cs="Arial"/>
      <w:i/>
      <w:color w:val="666666"/>
      <w:sz w:val="22"/>
      <w:szCs w:val="22"/>
      <w:lang w:val="en"/>
    </w:rPr>
  </w:style>
  <w:style w:type="paragraph" w:styleId="Heading7">
    <w:name w:val="heading 7"/>
    <w:basedOn w:val="Normal"/>
    <w:next w:val="Normal"/>
    <w:link w:val="Heading7Char"/>
    <w:uiPriority w:val="9"/>
    <w:semiHidden/>
    <w:unhideWhenUsed/>
    <w:qFormat/>
    <w:rsid w:val="00CD1F82"/>
    <w:pPr>
      <w:keepNext/>
      <w:keepLines/>
      <w:pBdr>
        <w:top w:val="nil"/>
        <w:left w:val="nil"/>
        <w:bottom w:val="nil"/>
        <w:right w:val="nil"/>
        <w:between w:val="nil"/>
      </w:pBdr>
      <w:spacing w:before="40" w:line="276" w:lineRule="auto"/>
      <w:outlineLvl w:val="6"/>
    </w:pPr>
    <w:rPr>
      <w:rFonts w:asciiTheme="majorHAnsi" w:eastAsiaTheme="majorEastAsia" w:hAnsiTheme="majorHAnsi" w:cstheme="majorBidi"/>
      <w:i/>
      <w:iCs/>
      <w:color w:val="243F60" w:themeColor="accent1" w:themeShade="7F"/>
      <w:sz w:val="22"/>
      <w:szCs w:val="22"/>
      <w:lang w:val="en"/>
    </w:rPr>
  </w:style>
  <w:style w:type="paragraph" w:styleId="Heading8">
    <w:name w:val="heading 8"/>
    <w:basedOn w:val="Normal"/>
    <w:next w:val="Normal"/>
    <w:link w:val="Heading8Char"/>
    <w:uiPriority w:val="9"/>
    <w:semiHidden/>
    <w:unhideWhenUsed/>
    <w:qFormat/>
    <w:rsid w:val="00CD1F82"/>
    <w:pPr>
      <w:keepNext/>
      <w:keepLines/>
      <w:pBdr>
        <w:top w:val="nil"/>
        <w:left w:val="nil"/>
        <w:bottom w:val="nil"/>
        <w:right w:val="nil"/>
        <w:between w:val="nil"/>
      </w:pBdr>
      <w:spacing w:before="40" w:line="276" w:lineRule="auto"/>
      <w:outlineLvl w:val="7"/>
    </w:pPr>
    <w:rPr>
      <w:rFonts w:asciiTheme="majorHAnsi" w:eastAsiaTheme="majorEastAsia" w:hAnsiTheme="majorHAnsi" w:cstheme="majorBidi"/>
      <w:color w:val="272727" w:themeColor="text1" w:themeTint="D8"/>
      <w:sz w:val="21"/>
      <w:szCs w:val="21"/>
      <w:lang w:val="en"/>
    </w:rPr>
  </w:style>
  <w:style w:type="paragraph" w:styleId="Heading9">
    <w:name w:val="heading 9"/>
    <w:basedOn w:val="Normal"/>
    <w:next w:val="Normal"/>
    <w:link w:val="Heading9Char"/>
    <w:uiPriority w:val="9"/>
    <w:semiHidden/>
    <w:unhideWhenUsed/>
    <w:qFormat/>
    <w:rsid w:val="00CD1F82"/>
    <w:pPr>
      <w:keepNext/>
      <w:keepLines/>
      <w:pBdr>
        <w:top w:val="nil"/>
        <w:left w:val="nil"/>
        <w:bottom w:val="nil"/>
        <w:right w:val="nil"/>
        <w:between w:val="nil"/>
      </w:pBdr>
      <w:spacing w:before="40" w:line="276" w:lineRule="auto"/>
      <w:outlineLvl w:val="8"/>
    </w:pPr>
    <w:rPr>
      <w:rFonts w:asciiTheme="majorHAnsi" w:eastAsiaTheme="majorEastAsia" w:hAnsiTheme="majorHAnsi" w:cstheme="majorBidi"/>
      <w:i/>
      <w:iCs/>
      <w:color w:val="272727" w:themeColor="text1" w:themeTint="D8"/>
      <w:sz w:val="21"/>
      <w:szCs w:val="21"/>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hAnsi="Arial" w:cs="Arial"/>
      <w:color w:val="000000"/>
      <w:sz w:val="52"/>
      <w:szCs w:val="52"/>
      <w:lang w:val="en"/>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hAnsi="Arial" w:cs="Arial"/>
      <w:color w:val="666666"/>
      <w:sz w:val="30"/>
      <w:szCs w:val="30"/>
      <w:lang w:val="en"/>
    </w:rPr>
  </w:style>
  <w:style w:type="table" w:customStyle="1" w:styleId="1">
    <w:name w:val="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4304DE"/>
    <w:pPr>
      <w:pBdr>
        <w:top w:val="nil"/>
        <w:left w:val="nil"/>
        <w:bottom w:val="nil"/>
        <w:right w:val="nil"/>
        <w:between w:val="nil"/>
      </w:pBdr>
      <w:spacing w:line="276" w:lineRule="auto"/>
      <w:ind w:left="720"/>
      <w:contextualSpacing/>
    </w:pPr>
    <w:rPr>
      <w:rFonts w:ascii="Arial" w:hAnsi="Arial" w:cs="Arial"/>
      <w:color w:val="000000"/>
      <w:sz w:val="22"/>
      <w:szCs w:val="22"/>
      <w:lang w:val="en"/>
    </w:rPr>
  </w:style>
  <w:style w:type="paragraph" w:styleId="NoSpacing">
    <w:name w:val="No Spacing"/>
    <w:uiPriority w:val="1"/>
    <w:qFormat/>
    <w:rsid w:val="00EA6335"/>
    <w:pPr>
      <w:spacing w:line="240" w:lineRule="auto"/>
    </w:pPr>
  </w:style>
  <w:style w:type="paragraph" w:styleId="NormalWeb">
    <w:name w:val="Normal (Web)"/>
    <w:basedOn w:val="Normal"/>
    <w:uiPriority w:val="99"/>
    <w:semiHidden/>
    <w:unhideWhenUsed/>
    <w:rsid w:val="00993C7B"/>
    <w:pPr>
      <w:spacing w:before="100" w:beforeAutospacing="1" w:after="100" w:afterAutospacing="1"/>
    </w:pPr>
    <w:rPr>
      <w:rFonts w:eastAsia="Times New Roman"/>
    </w:rPr>
  </w:style>
  <w:style w:type="paragraph" w:styleId="TOCHeading">
    <w:name w:val="TOC Heading"/>
    <w:basedOn w:val="Heading1"/>
    <w:next w:val="Normal"/>
    <w:uiPriority w:val="39"/>
    <w:unhideWhenUsed/>
    <w:qFormat/>
    <w:rsid w:val="00A75886"/>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90E38"/>
    <w:pPr>
      <w:pBdr>
        <w:top w:val="nil"/>
        <w:left w:val="nil"/>
        <w:bottom w:val="nil"/>
        <w:right w:val="nil"/>
        <w:between w:val="nil"/>
      </w:pBdr>
      <w:tabs>
        <w:tab w:val="left" w:pos="1540"/>
        <w:tab w:val="right" w:leader="dot" w:pos="9395"/>
      </w:tabs>
      <w:spacing w:after="100" w:line="276" w:lineRule="auto"/>
    </w:pPr>
    <w:rPr>
      <w:rFonts w:ascii="Arial" w:hAnsi="Arial" w:cs="Arial"/>
      <w:color w:val="000000"/>
      <w:sz w:val="22"/>
      <w:szCs w:val="22"/>
      <w:lang w:val="en"/>
    </w:rPr>
  </w:style>
  <w:style w:type="paragraph" w:styleId="TOC2">
    <w:name w:val="toc 2"/>
    <w:basedOn w:val="Normal"/>
    <w:next w:val="Normal"/>
    <w:autoRedefine/>
    <w:uiPriority w:val="39"/>
    <w:unhideWhenUsed/>
    <w:rsid w:val="00A75886"/>
    <w:pPr>
      <w:pBdr>
        <w:top w:val="nil"/>
        <w:left w:val="nil"/>
        <w:bottom w:val="nil"/>
        <w:right w:val="nil"/>
        <w:between w:val="nil"/>
      </w:pBdr>
      <w:spacing w:after="100" w:line="276" w:lineRule="auto"/>
      <w:ind w:left="220"/>
    </w:pPr>
    <w:rPr>
      <w:rFonts w:ascii="Arial" w:hAnsi="Arial" w:cs="Arial"/>
      <w:color w:val="000000"/>
      <w:sz w:val="22"/>
      <w:szCs w:val="22"/>
      <w:lang w:val="en"/>
    </w:rPr>
  </w:style>
  <w:style w:type="paragraph" w:styleId="TOC3">
    <w:name w:val="toc 3"/>
    <w:basedOn w:val="Normal"/>
    <w:next w:val="Normal"/>
    <w:autoRedefine/>
    <w:uiPriority w:val="39"/>
    <w:unhideWhenUsed/>
    <w:rsid w:val="00A75886"/>
    <w:pPr>
      <w:pBdr>
        <w:top w:val="nil"/>
        <w:left w:val="nil"/>
        <w:bottom w:val="nil"/>
        <w:right w:val="nil"/>
        <w:between w:val="nil"/>
      </w:pBdr>
      <w:spacing w:after="100" w:line="276" w:lineRule="auto"/>
      <w:ind w:left="440"/>
    </w:pPr>
    <w:rPr>
      <w:rFonts w:ascii="Arial" w:hAnsi="Arial" w:cs="Arial"/>
      <w:color w:val="000000"/>
      <w:sz w:val="22"/>
      <w:szCs w:val="22"/>
      <w:lang w:val="en"/>
    </w:rPr>
  </w:style>
  <w:style w:type="character" w:styleId="Hyperlink">
    <w:name w:val="Hyperlink"/>
    <w:basedOn w:val="DefaultParagraphFont"/>
    <w:uiPriority w:val="99"/>
    <w:unhideWhenUsed/>
    <w:rsid w:val="00A75886"/>
    <w:rPr>
      <w:color w:val="0000FF" w:themeColor="hyperlink"/>
      <w:u w:val="single"/>
    </w:rPr>
  </w:style>
  <w:style w:type="paragraph" w:styleId="Header">
    <w:name w:val="header"/>
    <w:basedOn w:val="Normal"/>
    <w:link w:val="HeaderChar"/>
    <w:uiPriority w:val="99"/>
    <w:unhideWhenUsed/>
    <w:rsid w:val="00D46E1B"/>
    <w:pPr>
      <w:pBdr>
        <w:top w:val="nil"/>
        <w:left w:val="nil"/>
        <w:bottom w:val="nil"/>
        <w:right w:val="nil"/>
        <w:between w:val="nil"/>
      </w:pBdr>
      <w:tabs>
        <w:tab w:val="center" w:pos="4680"/>
        <w:tab w:val="right" w:pos="9360"/>
      </w:tabs>
    </w:pPr>
    <w:rPr>
      <w:rFonts w:ascii="Arial" w:hAnsi="Arial" w:cs="Arial"/>
      <w:color w:val="000000"/>
      <w:sz w:val="22"/>
      <w:szCs w:val="22"/>
      <w:lang w:val="en"/>
    </w:rPr>
  </w:style>
  <w:style w:type="character" w:customStyle="1" w:styleId="HeaderChar">
    <w:name w:val="Header Char"/>
    <w:basedOn w:val="DefaultParagraphFont"/>
    <w:link w:val="Header"/>
    <w:uiPriority w:val="99"/>
    <w:rsid w:val="00D46E1B"/>
  </w:style>
  <w:style w:type="paragraph" w:styleId="Footer">
    <w:name w:val="footer"/>
    <w:basedOn w:val="Normal"/>
    <w:link w:val="FooterChar"/>
    <w:uiPriority w:val="99"/>
    <w:unhideWhenUsed/>
    <w:rsid w:val="00D46E1B"/>
    <w:pPr>
      <w:pBdr>
        <w:top w:val="nil"/>
        <w:left w:val="nil"/>
        <w:bottom w:val="nil"/>
        <w:right w:val="nil"/>
        <w:between w:val="nil"/>
      </w:pBdr>
      <w:tabs>
        <w:tab w:val="center" w:pos="4680"/>
        <w:tab w:val="right" w:pos="9360"/>
      </w:tabs>
    </w:pPr>
    <w:rPr>
      <w:rFonts w:ascii="Arial" w:hAnsi="Arial" w:cs="Arial"/>
      <w:color w:val="000000"/>
      <w:sz w:val="22"/>
      <w:szCs w:val="22"/>
      <w:lang w:val="en"/>
    </w:rPr>
  </w:style>
  <w:style w:type="character" w:customStyle="1" w:styleId="FooterChar">
    <w:name w:val="Footer Char"/>
    <w:basedOn w:val="DefaultParagraphFont"/>
    <w:link w:val="Footer"/>
    <w:uiPriority w:val="99"/>
    <w:rsid w:val="00D46E1B"/>
  </w:style>
  <w:style w:type="paragraph" w:styleId="Caption">
    <w:name w:val="caption"/>
    <w:basedOn w:val="Normal"/>
    <w:next w:val="Normal"/>
    <w:link w:val="CaptionChar"/>
    <w:uiPriority w:val="35"/>
    <w:unhideWhenUsed/>
    <w:qFormat/>
    <w:rsid w:val="00D46E1B"/>
    <w:pPr>
      <w:pBdr>
        <w:top w:val="nil"/>
        <w:left w:val="nil"/>
        <w:bottom w:val="nil"/>
        <w:right w:val="nil"/>
        <w:between w:val="nil"/>
      </w:pBdr>
      <w:spacing w:after="200"/>
    </w:pPr>
    <w:rPr>
      <w:rFonts w:ascii="Arial" w:hAnsi="Arial" w:cs="Arial"/>
      <w:i/>
      <w:iCs/>
      <w:color w:val="1F497D" w:themeColor="text2"/>
      <w:sz w:val="18"/>
      <w:szCs w:val="18"/>
      <w:lang w:val="en"/>
    </w:rPr>
  </w:style>
  <w:style w:type="paragraph" w:styleId="TableofFigures">
    <w:name w:val="table of figures"/>
    <w:basedOn w:val="Normal"/>
    <w:next w:val="Normal"/>
    <w:uiPriority w:val="99"/>
    <w:unhideWhenUsed/>
    <w:rsid w:val="00B43222"/>
    <w:pPr>
      <w:pBdr>
        <w:top w:val="nil"/>
        <w:left w:val="nil"/>
        <w:bottom w:val="nil"/>
        <w:right w:val="nil"/>
        <w:between w:val="nil"/>
      </w:pBdr>
      <w:spacing w:line="276" w:lineRule="auto"/>
    </w:pPr>
    <w:rPr>
      <w:rFonts w:ascii="Arial" w:hAnsi="Arial" w:cs="Arial"/>
      <w:color w:val="000000"/>
      <w:sz w:val="22"/>
      <w:szCs w:val="22"/>
      <w:lang w:val="en"/>
    </w:rPr>
  </w:style>
  <w:style w:type="character" w:styleId="FollowedHyperlink">
    <w:name w:val="FollowedHyperlink"/>
    <w:basedOn w:val="DefaultParagraphFont"/>
    <w:uiPriority w:val="99"/>
    <w:semiHidden/>
    <w:unhideWhenUsed/>
    <w:rsid w:val="00941BD5"/>
    <w:rPr>
      <w:color w:val="800080" w:themeColor="followedHyperlink"/>
      <w:u w:val="single"/>
    </w:rPr>
  </w:style>
  <w:style w:type="paragraph" w:styleId="DocumentMap">
    <w:name w:val="Document Map"/>
    <w:basedOn w:val="Normal"/>
    <w:link w:val="DocumentMapChar"/>
    <w:uiPriority w:val="99"/>
    <w:semiHidden/>
    <w:unhideWhenUsed/>
    <w:rsid w:val="00090819"/>
    <w:pPr>
      <w:pBdr>
        <w:top w:val="nil"/>
        <w:left w:val="nil"/>
        <w:bottom w:val="nil"/>
        <w:right w:val="nil"/>
        <w:between w:val="nil"/>
      </w:pBdr>
    </w:pPr>
    <w:rPr>
      <w:color w:val="000000"/>
      <w:lang w:val="en"/>
    </w:rPr>
  </w:style>
  <w:style w:type="character" w:customStyle="1" w:styleId="DocumentMapChar">
    <w:name w:val="Document Map Char"/>
    <w:basedOn w:val="DefaultParagraphFont"/>
    <w:link w:val="DocumentMap"/>
    <w:uiPriority w:val="99"/>
    <w:semiHidden/>
    <w:rsid w:val="00090819"/>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642D16"/>
    <w:pPr>
      <w:pBdr>
        <w:top w:val="nil"/>
        <w:left w:val="nil"/>
        <w:bottom w:val="nil"/>
        <w:right w:val="nil"/>
        <w:between w:val="nil"/>
      </w:pBdr>
    </w:pPr>
    <w:rPr>
      <w:rFonts w:ascii="Tahoma" w:hAnsi="Tahoma" w:cs="Tahoma"/>
      <w:color w:val="000000"/>
      <w:sz w:val="16"/>
      <w:szCs w:val="16"/>
      <w:lang w:val="en"/>
    </w:rPr>
  </w:style>
  <w:style w:type="character" w:customStyle="1" w:styleId="BalloonTextChar">
    <w:name w:val="Balloon Text Char"/>
    <w:basedOn w:val="DefaultParagraphFont"/>
    <w:link w:val="BalloonText"/>
    <w:uiPriority w:val="99"/>
    <w:semiHidden/>
    <w:rsid w:val="00642D16"/>
    <w:rPr>
      <w:rFonts w:ascii="Tahoma" w:hAnsi="Tahoma" w:cs="Tahoma"/>
      <w:sz w:val="16"/>
      <w:szCs w:val="16"/>
    </w:rPr>
  </w:style>
  <w:style w:type="paragraph" w:styleId="Bibliography">
    <w:name w:val="Bibliography"/>
    <w:basedOn w:val="Normal"/>
    <w:next w:val="Normal"/>
    <w:uiPriority w:val="37"/>
    <w:unhideWhenUsed/>
    <w:rsid w:val="00450D75"/>
    <w:pPr>
      <w:pBdr>
        <w:top w:val="nil"/>
        <w:left w:val="nil"/>
        <w:bottom w:val="nil"/>
        <w:right w:val="nil"/>
        <w:between w:val="nil"/>
      </w:pBdr>
      <w:spacing w:line="276" w:lineRule="auto"/>
    </w:pPr>
    <w:rPr>
      <w:rFonts w:ascii="Arial" w:hAnsi="Arial" w:cs="Arial"/>
      <w:color w:val="000000"/>
      <w:sz w:val="22"/>
      <w:szCs w:val="22"/>
      <w:lang w:val="en"/>
    </w:rPr>
  </w:style>
  <w:style w:type="character" w:customStyle="1" w:styleId="Heading7Char">
    <w:name w:val="Heading 7 Char"/>
    <w:basedOn w:val="DefaultParagraphFont"/>
    <w:link w:val="Heading7"/>
    <w:uiPriority w:val="9"/>
    <w:semiHidden/>
    <w:rsid w:val="00CD1F8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D1F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1F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CE2BEC"/>
    <w:rPr>
      <w:sz w:val="16"/>
      <w:szCs w:val="16"/>
    </w:rPr>
  </w:style>
  <w:style w:type="paragraph" w:styleId="CommentText">
    <w:name w:val="annotation text"/>
    <w:basedOn w:val="Normal"/>
    <w:link w:val="CommentTextChar"/>
    <w:uiPriority w:val="99"/>
    <w:semiHidden/>
    <w:unhideWhenUsed/>
    <w:rsid w:val="00CE2BEC"/>
    <w:pPr>
      <w:pBdr>
        <w:top w:val="nil"/>
        <w:left w:val="nil"/>
        <w:bottom w:val="nil"/>
        <w:right w:val="nil"/>
        <w:between w:val="nil"/>
      </w:pBdr>
    </w:pPr>
    <w:rPr>
      <w:rFonts w:ascii="Arial" w:hAnsi="Arial" w:cs="Arial"/>
      <w:color w:val="000000"/>
      <w:sz w:val="20"/>
      <w:szCs w:val="20"/>
      <w:lang w:val="en"/>
    </w:rPr>
  </w:style>
  <w:style w:type="character" w:customStyle="1" w:styleId="CommentTextChar">
    <w:name w:val="Comment Text Char"/>
    <w:basedOn w:val="DefaultParagraphFont"/>
    <w:link w:val="CommentText"/>
    <w:uiPriority w:val="99"/>
    <w:semiHidden/>
    <w:rsid w:val="00CE2BEC"/>
    <w:rPr>
      <w:sz w:val="20"/>
      <w:szCs w:val="20"/>
    </w:rPr>
  </w:style>
  <w:style w:type="paragraph" w:styleId="CommentSubject">
    <w:name w:val="annotation subject"/>
    <w:basedOn w:val="CommentText"/>
    <w:next w:val="CommentText"/>
    <w:link w:val="CommentSubjectChar"/>
    <w:uiPriority w:val="99"/>
    <w:semiHidden/>
    <w:unhideWhenUsed/>
    <w:rsid w:val="00CE2BEC"/>
    <w:rPr>
      <w:b/>
      <w:bCs/>
    </w:rPr>
  </w:style>
  <w:style w:type="character" w:customStyle="1" w:styleId="CommentSubjectChar">
    <w:name w:val="Comment Subject Char"/>
    <w:basedOn w:val="CommentTextChar"/>
    <w:link w:val="CommentSubject"/>
    <w:uiPriority w:val="99"/>
    <w:semiHidden/>
    <w:rsid w:val="00CE2BEC"/>
    <w:rPr>
      <w:b/>
      <w:bCs/>
      <w:sz w:val="20"/>
      <w:szCs w:val="20"/>
    </w:rPr>
  </w:style>
  <w:style w:type="character" w:customStyle="1" w:styleId="Heading1Char">
    <w:name w:val="Heading 1 Char"/>
    <w:basedOn w:val="DefaultParagraphFont"/>
    <w:link w:val="Heading1"/>
    <w:uiPriority w:val="9"/>
    <w:rsid w:val="009E2766"/>
    <w:rPr>
      <w:sz w:val="40"/>
      <w:szCs w:val="40"/>
    </w:rPr>
  </w:style>
  <w:style w:type="table" w:styleId="TableGrid">
    <w:name w:val="Table Grid"/>
    <w:basedOn w:val="TableNormal"/>
    <w:uiPriority w:val="39"/>
    <w:rsid w:val="00E551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07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78DD"/>
    <w:rPr>
      <w:rFonts w:ascii="Courier New" w:eastAsia="Times New Roman" w:hAnsi="Courier New" w:cs="Courier New"/>
      <w:color w:val="auto"/>
      <w:sz w:val="20"/>
      <w:szCs w:val="20"/>
      <w:lang w:val="en-US"/>
    </w:rPr>
  </w:style>
  <w:style w:type="paragraph" w:styleId="IntenseQuote">
    <w:name w:val="Intense Quote"/>
    <w:basedOn w:val="Normal"/>
    <w:next w:val="Normal"/>
    <w:link w:val="IntenseQuoteChar"/>
    <w:uiPriority w:val="30"/>
    <w:qFormat/>
    <w:rsid w:val="0077565A"/>
    <w:pPr>
      <w:pBdr>
        <w:top w:val="single" w:sz="4" w:space="10" w:color="4F81BD" w:themeColor="accent1"/>
        <w:left w:val="nil"/>
        <w:bottom w:val="single" w:sz="4" w:space="10" w:color="4F81BD" w:themeColor="accent1"/>
        <w:right w:val="nil"/>
        <w:between w:val="nil"/>
      </w:pBdr>
      <w:spacing w:before="360" w:after="360" w:line="276" w:lineRule="auto"/>
      <w:ind w:left="864" w:right="864"/>
      <w:jc w:val="center"/>
    </w:pPr>
    <w:rPr>
      <w:rFonts w:ascii="Arial" w:hAnsi="Arial" w:cs="Arial"/>
      <w:i/>
      <w:iCs/>
      <w:color w:val="4F81BD" w:themeColor="accent1"/>
      <w:sz w:val="22"/>
      <w:szCs w:val="22"/>
      <w:lang w:val="en"/>
    </w:rPr>
  </w:style>
  <w:style w:type="character" w:customStyle="1" w:styleId="IntenseQuoteChar">
    <w:name w:val="Intense Quote Char"/>
    <w:basedOn w:val="DefaultParagraphFont"/>
    <w:link w:val="IntenseQuote"/>
    <w:uiPriority w:val="30"/>
    <w:rsid w:val="0077565A"/>
    <w:rPr>
      <w:i/>
      <w:iCs/>
      <w:color w:val="4F81BD" w:themeColor="accent1"/>
    </w:rPr>
  </w:style>
  <w:style w:type="character" w:styleId="SubtleReference">
    <w:name w:val="Subtle Reference"/>
    <w:basedOn w:val="DefaultParagraphFont"/>
    <w:uiPriority w:val="31"/>
    <w:qFormat/>
    <w:rsid w:val="0077565A"/>
    <w:rPr>
      <w:smallCaps/>
      <w:color w:val="5A5A5A" w:themeColor="text1" w:themeTint="A5"/>
    </w:rPr>
  </w:style>
  <w:style w:type="character" w:styleId="IntenseReference">
    <w:name w:val="Intense Reference"/>
    <w:basedOn w:val="DefaultParagraphFont"/>
    <w:uiPriority w:val="32"/>
    <w:qFormat/>
    <w:rsid w:val="0077565A"/>
    <w:rPr>
      <w:b/>
      <w:bCs/>
      <w:smallCaps/>
      <w:color w:val="4F81BD" w:themeColor="accent1"/>
      <w:spacing w:val="5"/>
    </w:rPr>
  </w:style>
  <w:style w:type="character" w:styleId="BookTitle">
    <w:name w:val="Book Title"/>
    <w:basedOn w:val="DefaultParagraphFont"/>
    <w:uiPriority w:val="33"/>
    <w:qFormat/>
    <w:rsid w:val="0077565A"/>
    <w:rPr>
      <w:b/>
      <w:bCs/>
      <w:i/>
      <w:iCs/>
      <w:spacing w:val="5"/>
    </w:rPr>
  </w:style>
  <w:style w:type="paragraph" w:styleId="Quote">
    <w:name w:val="Quote"/>
    <w:basedOn w:val="Normal"/>
    <w:next w:val="Normal"/>
    <w:link w:val="QuoteChar"/>
    <w:uiPriority w:val="29"/>
    <w:qFormat/>
    <w:rsid w:val="0077565A"/>
    <w:pPr>
      <w:pBdr>
        <w:top w:val="nil"/>
        <w:left w:val="nil"/>
        <w:bottom w:val="nil"/>
        <w:right w:val="nil"/>
        <w:between w:val="nil"/>
      </w:pBdr>
      <w:spacing w:before="200" w:after="160" w:line="276" w:lineRule="auto"/>
      <w:ind w:left="864" w:right="864"/>
      <w:jc w:val="center"/>
    </w:pPr>
    <w:rPr>
      <w:rFonts w:ascii="Arial" w:hAnsi="Arial" w:cs="Arial"/>
      <w:i/>
      <w:iCs/>
      <w:color w:val="404040" w:themeColor="text1" w:themeTint="BF"/>
      <w:sz w:val="22"/>
      <w:szCs w:val="22"/>
      <w:lang w:val="en"/>
    </w:rPr>
  </w:style>
  <w:style w:type="character" w:customStyle="1" w:styleId="QuoteChar">
    <w:name w:val="Quote Char"/>
    <w:basedOn w:val="DefaultParagraphFont"/>
    <w:link w:val="Quote"/>
    <w:uiPriority w:val="29"/>
    <w:rsid w:val="0077565A"/>
    <w:rPr>
      <w:i/>
      <w:iCs/>
      <w:color w:val="404040" w:themeColor="text1" w:themeTint="BF"/>
    </w:rPr>
  </w:style>
  <w:style w:type="character" w:styleId="Strong">
    <w:name w:val="Strong"/>
    <w:basedOn w:val="DefaultParagraphFont"/>
    <w:uiPriority w:val="22"/>
    <w:qFormat/>
    <w:rsid w:val="0077565A"/>
    <w:rPr>
      <w:b/>
      <w:bCs/>
    </w:rPr>
  </w:style>
  <w:style w:type="character" w:styleId="SubtleEmphasis">
    <w:name w:val="Subtle Emphasis"/>
    <w:basedOn w:val="DefaultParagraphFont"/>
    <w:uiPriority w:val="19"/>
    <w:qFormat/>
    <w:rsid w:val="0077565A"/>
    <w:rPr>
      <w:i/>
      <w:iCs/>
      <w:color w:val="404040" w:themeColor="text1" w:themeTint="BF"/>
    </w:rPr>
  </w:style>
  <w:style w:type="paragraph" w:styleId="Revision">
    <w:name w:val="Revision"/>
    <w:hidden/>
    <w:uiPriority w:val="99"/>
    <w:semiHidden/>
    <w:rsid w:val="001F2214"/>
    <w:pPr>
      <w:pBdr>
        <w:top w:val="none" w:sz="0" w:space="0" w:color="auto"/>
        <w:left w:val="none" w:sz="0" w:space="0" w:color="auto"/>
        <w:bottom w:val="none" w:sz="0" w:space="0" w:color="auto"/>
        <w:right w:val="none" w:sz="0" w:space="0" w:color="auto"/>
        <w:between w:val="none" w:sz="0" w:space="0" w:color="auto"/>
      </w:pBdr>
      <w:spacing w:line="240" w:lineRule="auto"/>
    </w:pPr>
  </w:style>
  <w:style w:type="paragraph" w:customStyle="1" w:styleId="luanvanpara">
    <w:name w:val="luanvanpara"/>
    <w:basedOn w:val="Normal"/>
    <w:link w:val="luanvanparaChar"/>
    <w:qFormat/>
    <w:rsid w:val="00B31F2D"/>
    <w:pPr>
      <w:spacing w:before="120" w:line="276" w:lineRule="auto"/>
      <w:ind w:firstLine="567"/>
      <w:jc w:val="both"/>
      <w:pPrChange w:id="0" w:author="Nguyen Toan" w:date="2018-05-19T18:01:00Z">
        <w:pPr>
          <w:spacing w:before="120" w:line="276" w:lineRule="auto"/>
          <w:ind w:firstLine="567"/>
          <w:jc w:val="both"/>
        </w:pPr>
      </w:pPrChange>
    </w:pPr>
    <w:rPr>
      <w:rFonts w:eastAsia="Times New Roman"/>
      <w:iCs/>
      <w:color w:val="000000"/>
      <w:sz w:val="26"/>
      <w:szCs w:val="26"/>
      <w:rPrChange w:id="0" w:author="Nguyen Toan" w:date="2018-05-19T18:01:00Z">
        <w:rPr>
          <w:i/>
          <w:iCs/>
          <w:color w:val="000000"/>
          <w:sz w:val="26"/>
          <w:szCs w:val="26"/>
          <w:lang w:val="en-US" w:eastAsia="en-US" w:bidi="ar-SA"/>
        </w:rPr>
      </w:rPrChange>
    </w:rPr>
  </w:style>
  <w:style w:type="paragraph" w:customStyle="1" w:styleId="luanvanImg">
    <w:name w:val="luanvanImg"/>
    <w:basedOn w:val="Caption"/>
    <w:link w:val="luanvanImgChar"/>
    <w:qFormat/>
    <w:rsid w:val="00505C99"/>
    <w:pPr>
      <w:spacing w:line="276" w:lineRule="auto"/>
      <w:jc w:val="center"/>
      <w:pPrChange w:id="1" w:author="Nguyen Toan" w:date="2018-05-19T18:05:00Z">
        <w:pPr>
          <w:pBdr>
            <w:top w:val="nil"/>
            <w:left w:val="nil"/>
            <w:bottom w:val="nil"/>
            <w:right w:val="nil"/>
            <w:between w:val="nil"/>
          </w:pBdr>
          <w:spacing w:after="200"/>
          <w:jc w:val="center"/>
        </w:pPr>
      </w:pPrChange>
    </w:pPr>
    <w:rPr>
      <w:rFonts w:ascii="Times New Roman" w:hAnsi="Times New Roman" w:cs="Times New Roman"/>
      <w:i w:val="0"/>
      <w:color w:val="auto"/>
      <w:sz w:val="26"/>
      <w:szCs w:val="26"/>
      <w:rPrChange w:id="1" w:author="Nguyen Toan" w:date="2018-05-19T18:05:00Z">
        <w:rPr>
          <w:rFonts w:eastAsia="Arial"/>
          <w:iCs/>
          <w:sz w:val="26"/>
          <w:szCs w:val="26"/>
          <w:lang w:val="en" w:eastAsia="en-US" w:bidi="ar-SA"/>
        </w:rPr>
      </w:rPrChange>
    </w:rPr>
  </w:style>
  <w:style w:type="character" w:customStyle="1" w:styleId="luanvanparaChar">
    <w:name w:val="luanvanpara Char"/>
    <w:basedOn w:val="DefaultParagraphFont"/>
    <w:link w:val="luanvanpara"/>
    <w:rsid w:val="00B31F2D"/>
    <w:rPr>
      <w:rFonts w:ascii="Times New Roman" w:eastAsia="Times New Roman" w:hAnsi="Times New Roman" w:cs="Times New Roman"/>
      <w:iCs/>
      <w:sz w:val="26"/>
      <w:szCs w:val="26"/>
      <w:lang w:val="en-US"/>
    </w:rPr>
  </w:style>
  <w:style w:type="paragraph" w:customStyle="1" w:styleId="luanvananh">
    <w:name w:val="luanvananh"/>
    <w:basedOn w:val="Normal"/>
    <w:link w:val="luanvananhChar"/>
    <w:qFormat/>
    <w:rsid w:val="00D91008"/>
    <w:pPr>
      <w:keepNext/>
      <w:spacing w:before="120" w:after="120" w:line="288" w:lineRule="auto"/>
      <w:jc w:val="center"/>
      <w:pPrChange w:id="2" w:author="Nguyen Toan" w:date="2018-05-19T18:06:00Z">
        <w:pPr>
          <w:keepNext/>
          <w:spacing w:line="288" w:lineRule="auto"/>
          <w:ind w:firstLine="426"/>
        </w:pPr>
      </w:pPrChange>
    </w:pPr>
    <w:rPr>
      <w:noProof/>
      <w:sz w:val="26"/>
      <w:szCs w:val="26"/>
      <w:rPrChange w:id="2" w:author="Nguyen Toan" w:date="2018-05-19T18:06:00Z">
        <w:rPr>
          <w:rFonts w:eastAsia="Arial"/>
          <w:noProof/>
          <w:sz w:val="26"/>
          <w:szCs w:val="26"/>
          <w:lang w:val="en-US" w:eastAsia="en-US" w:bidi="ar-SA"/>
        </w:rPr>
      </w:rPrChange>
    </w:rPr>
  </w:style>
  <w:style w:type="character" w:customStyle="1" w:styleId="CaptionChar">
    <w:name w:val="Caption Char"/>
    <w:basedOn w:val="DefaultParagraphFont"/>
    <w:link w:val="Caption"/>
    <w:uiPriority w:val="35"/>
    <w:rsid w:val="00505C99"/>
    <w:rPr>
      <w:i/>
      <w:iCs/>
      <w:color w:val="1F497D" w:themeColor="text2"/>
      <w:sz w:val="18"/>
      <w:szCs w:val="18"/>
    </w:rPr>
  </w:style>
  <w:style w:type="character" w:customStyle="1" w:styleId="luanvanImgChar">
    <w:name w:val="luanvanImg Char"/>
    <w:basedOn w:val="CaptionChar"/>
    <w:link w:val="luanvanImg"/>
    <w:rsid w:val="00505C99"/>
    <w:rPr>
      <w:rFonts w:ascii="Times New Roman" w:hAnsi="Times New Roman" w:cs="Times New Roman"/>
      <w:i w:val="0"/>
      <w:iCs/>
      <w:color w:val="auto"/>
      <w:sz w:val="26"/>
      <w:szCs w:val="26"/>
    </w:rPr>
  </w:style>
  <w:style w:type="character" w:customStyle="1" w:styleId="luanvananhChar">
    <w:name w:val="luanvananh Char"/>
    <w:basedOn w:val="DefaultParagraphFont"/>
    <w:link w:val="luanvananh"/>
    <w:rsid w:val="00D91008"/>
    <w:rPr>
      <w:rFonts w:ascii="Times New Roman" w:hAnsi="Times New Roman" w:cs="Times New Roman"/>
      <w:noProof/>
      <w:color w:val="auto"/>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8831">
      <w:bodyDiv w:val="1"/>
      <w:marLeft w:val="0"/>
      <w:marRight w:val="0"/>
      <w:marTop w:val="0"/>
      <w:marBottom w:val="0"/>
      <w:divBdr>
        <w:top w:val="none" w:sz="0" w:space="0" w:color="auto"/>
        <w:left w:val="none" w:sz="0" w:space="0" w:color="auto"/>
        <w:bottom w:val="none" w:sz="0" w:space="0" w:color="auto"/>
        <w:right w:val="none" w:sz="0" w:space="0" w:color="auto"/>
      </w:divBdr>
    </w:div>
    <w:div w:id="14430682">
      <w:bodyDiv w:val="1"/>
      <w:marLeft w:val="0"/>
      <w:marRight w:val="0"/>
      <w:marTop w:val="0"/>
      <w:marBottom w:val="0"/>
      <w:divBdr>
        <w:top w:val="none" w:sz="0" w:space="0" w:color="auto"/>
        <w:left w:val="none" w:sz="0" w:space="0" w:color="auto"/>
        <w:bottom w:val="none" w:sz="0" w:space="0" w:color="auto"/>
        <w:right w:val="none" w:sz="0" w:space="0" w:color="auto"/>
      </w:divBdr>
    </w:div>
    <w:div w:id="23333707">
      <w:bodyDiv w:val="1"/>
      <w:marLeft w:val="0"/>
      <w:marRight w:val="0"/>
      <w:marTop w:val="0"/>
      <w:marBottom w:val="0"/>
      <w:divBdr>
        <w:top w:val="none" w:sz="0" w:space="0" w:color="auto"/>
        <w:left w:val="none" w:sz="0" w:space="0" w:color="auto"/>
        <w:bottom w:val="none" w:sz="0" w:space="0" w:color="auto"/>
        <w:right w:val="none" w:sz="0" w:space="0" w:color="auto"/>
      </w:divBdr>
    </w:div>
    <w:div w:id="68621618">
      <w:bodyDiv w:val="1"/>
      <w:marLeft w:val="0"/>
      <w:marRight w:val="0"/>
      <w:marTop w:val="0"/>
      <w:marBottom w:val="0"/>
      <w:divBdr>
        <w:top w:val="none" w:sz="0" w:space="0" w:color="auto"/>
        <w:left w:val="none" w:sz="0" w:space="0" w:color="auto"/>
        <w:bottom w:val="none" w:sz="0" w:space="0" w:color="auto"/>
        <w:right w:val="none" w:sz="0" w:space="0" w:color="auto"/>
      </w:divBdr>
    </w:div>
    <w:div w:id="107161531">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33330829">
      <w:bodyDiv w:val="1"/>
      <w:marLeft w:val="0"/>
      <w:marRight w:val="0"/>
      <w:marTop w:val="0"/>
      <w:marBottom w:val="0"/>
      <w:divBdr>
        <w:top w:val="none" w:sz="0" w:space="0" w:color="auto"/>
        <w:left w:val="none" w:sz="0" w:space="0" w:color="auto"/>
        <w:bottom w:val="none" w:sz="0" w:space="0" w:color="auto"/>
        <w:right w:val="none" w:sz="0" w:space="0" w:color="auto"/>
      </w:divBdr>
    </w:div>
    <w:div w:id="145820951">
      <w:bodyDiv w:val="1"/>
      <w:marLeft w:val="0"/>
      <w:marRight w:val="0"/>
      <w:marTop w:val="0"/>
      <w:marBottom w:val="0"/>
      <w:divBdr>
        <w:top w:val="none" w:sz="0" w:space="0" w:color="auto"/>
        <w:left w:val="none" w:sz="0" w:space="0" w:color="auto"/>
        <w:bottom w:val="none" w:sz="0" w:space="0" w:color="auto"/>
        <w:right w:val="none" w:sz="0" w:space="0" w:color="auto"/>
      </w:divBdr>
    </w:div>
    <w:div w:id="181163076">
      <w:bodyDiv w:val="1"/>
      <w:marLeft w:val="0"/>
      <w:marRight w:val="0"/>
      <w:marTop w:val="0"/>
      <w:marBottom w:val="0"/>
      <w:divBdr>
        <w:top w:val="none" w:sz="0" w:space="0" w:color="auto"/>
        <w:left w:val="none" w:sz="0" w:space="0" w:color="auto"/>
        <w:bottom w:val="none" w:sz="0" w:space="0" w:color="auto"/>
        <w:right w:val="none" w:sz="0" w:space="0" w:color="auto"/>
      </w:divBdr>
    </w:div>
    <w:div w:id="181674910">
      <w:bodyDiv w:val="1"/>
      <w:marLeft w:val="0"/>
      <w:marRight w:val="0"/>
      <w:marTop w:val="0"/>
      <w:marBottom w:val="0"/>
      <w:divBdr>
        <w:top w:val="none" w:sz="0" w:space="0" w:color="auto"/>
        <w:left w:val="none" w:sz="0" w:space="0" w:color="auto"/>
        <w:bottom w:val="none" w:sz="0" w:space="0" w:color="auto"/>
        <w:right w:val="none" w:sz="0" w:space="0" w:color="auto"/>
      </w:divBdr>
    </w:div>
    <w:div w:id="181748307">
      <w:bodyDiv w:val="1"/>
      <w:marLeft w:val="0"/>
      <w:marRight w:val="0"/>
      <w:marTop w:val="0"/>
      <w:marBottom w:val="0"/>
      <w:divBdr>
        <w:top w:val="none" w:sz="0" w:space="0" w:color="auto"/>
        <w:left w:val="none" w:sz="0" w:space="0" w:color="auto"/>
        <w:bottom w:val="none" w:sz="0" w:space="0" w:color="auto"/>
        <w:right w:val="none" w:sz="0" w:space="0" w:color="auto"/>
      </w:divBdr>
    </w:div>
    <w:div w:id="189489862">
      <w:bodyDiv w:val="1"/>
      <w:marLeft w:val="0"/>
      <w:marRight w:val="0"/>
      <w:marTop w:val="0"/>
      <w:marBottom w:val="0"/>
      <w:divBdr>
        <w:top w:val="none" w:sz="0" w:space="0" w:color="auto"/>
        <w:left w:val="none" w:sz="0" w:space="0" w:color="auto"/>
        <w:bottom w:val="none" w:sz="0" w:space="0" w:color="auto"/>
        <w:right w:val="none" w:sz="0" w:space="0" w:color="auto"/>
      </w:divBdr>
    </w:div>
    <w:div w:id="192231734">
      <w:bodyDiv w:val="1"/>
      <w:marLeft w:val="0"/>
      <w:marRight w:val="0"/>
      <w:marTop w:val="0"/>
      <w:marBottom w:val="0"/>
      <w:divBdr>
        <w:top w:val="none" w:sz="0" w:space="0" w:color="auto"/>
        <w:left w:val="none" w:sz="0" w:space="0" w:color="auto"/>
        <w:bottom w:val="none" w:sz="0" w:space="0" w:color="auto"/>
        <w:right w:val="none" w:sz="0" w:space="0" w:color="auto"/>
      </w:divBdr>
    </w:div>
    <w:div w:id="197592097">
      <w:bodyDiv w:val="1"/>
      <w:marLeft w:val="0"/>
      <w:marRight w:val="0"/>
      <w:marTop w:val="0"/>
      <w:marBottom w:val="0"/>
      <w:divBdr>
        <w:top w:val="none" w:sz="0" w:space="0" w:color="auto"/>
        <w:left w:val="none" w:sz="0" w:space="0" w:color="auto"/>
        <w:bottom w:val="none" w:sz="0" w:space="0" w:color="auto"/>
        <w:right w:val="none" w:sz="0" w:space="0" w:color="auto"/>
      </w:divBdr>
    </w:div>
    <w:div w:id="225530996">
      <w:bodyDiv w:val="1"/>
      <w:marLeft w:val="0"/>
      <w:marRight w:val="0"/>
      <w:marTop w:val="0"/>
      <w:marBottom w:val="0"/>
      <w:divBdr>
        <w:top w:val="none" w:sz="0" w:space="0" w:color="auto"/>
        <w:left w:val="none" w:sz="0" w:space="0" w:color="auto"/>
        <w:bottom w:val="none" w:sz="0" w:space="0" w:color="auto"/>
        <w:right w:val="none" w:sz="0" w:space="0" w:color="auto"/>
      </w:divBdr>
    </w:div>
    <w:div w:id="240528458">
      <w:bodyDiv w:val="1"/>
      <w:marLeft w:val="0"/>
      <w:marRight w:val="0"/>
      <w:marTop w:val="0"/>
      <w:marBottom w:val="0"/>
      <w:divBdr>
        <w:top w:val="none" w:sz="0" w:space="0" w:color="auto"/>
        <w:left w:val="none" w:sz="0" w:space="0" w:color="auto"/>
        <w:bottom w:val="none" w:sz="0" w:space="0" w:color="auto"/>
        <w:right w:val="none" w:sz="0" w:space="0" w:color="auto"/>
      </w:divBdr>
    </w:div>
    <w:div w:id="247154388">
      <w:bodyDiv w:val="1"/>
      <w:marLeft w:val="0"/>
      <w:marRight w:val="0"/>
      <w:marTop w:val="0"/>
      <w:marBottom w:val="0"/>
      <w:divBdr>
        <w:top w:val="none" w:sz="0" w:space="0" w:color="auto"/>
        <w:left w:val="none" w:sz="0" w:space="0" w:color="auto"/>
        <w:bottom w:val="none" w:sz="0" w:space="0" w:color="auto"/>
        <w:right w:val="none" w:sz="0" w:space="0" w:color="auto"/>
      </w:divBdr>
      <w:divsChild>
        <w:div w:id="1509517236">
          <w:marLeft w:val="1080"/>
          <w:marRight w:val="0"/>
          <w:marTop w:val="100"/>
          <w:marBottom w:val="0"/>
          <w:divBdr>
            <w:top w:val="none" w:sz="0" w:space="0" w:color="auto"/>
            <w:left w:val="none" w:sz="0" w:space="0" w:color="auto"/>
            <w:bottom w:val="none" w:sz="0" w:space="0" w:color="auto"/>
            <w:right w:val="none" w:sz="0" w:space="0" w:color="auto"/>
          </w:divBdr>
        </w:div>
      </w:divsChild>
    </w:div>
    <w:div w:id="248807364">
      <w:bodyDiv w:val="1"/>
      <w:marLeft w:val="0"/>
      <w:marRight w:val="0"/>
      <w:marTop w:val="0"/>
      <w:marBottom w:val="0"/>
      <w:divBdr>
        <w:top w:val="none" w:sz="0" w:space="0" w:color="auto"/>
        <w:left w:val="none" w:sz="0" w:space="0" w:color="auto"/>
        <w:bottom w:val="none" w:sz="0" w:space="0" w:color="auto"/>
        <w:right w:val="none" w:sz="0" w:space="0" w:color="auto"/>
      </w:divBdr>
    </w:div>
    <w:div w:id="264508919">
      <w:bodyDiv w:val="1"/>
      <w:marLeft w:val="0"/>
      <w:marRight w:val="0"/>
      <w:marTop w:val="0"/>
      <w:marBottom w:val="0"/>
      <w:divBdr>
        <w:top w:val="none" w:sz="0" w:space="0" w:color="auto"/>
        <w:left w:val="none" w:sz="0" w:space="0" w:color="auto"/>
        <w:bottom w:val="none" w:sz="0" w:space="0" w:color="auto"/>
        <w:right w:val="none" w:sz="0" w:space="0" w:color="auto"/>
      </w:divBdr>
    </w:div>
    <w:div w:id="271790711">
      <w:bodyDiv w:val="1"/>
      <w:marLeft w:val="0"/>
      <w:marRight w:val="0"/>
      <w:marTop w:val="0"/>
      <w:marBottom w:val="0"/>
      <w:divBdr>
        <w:top w:val="none" w:sz="0" w:space="0" w:color="auto"/>
        <w:left w:val="none" w:sz="0" w:space="0" w:color="auto"/>
        <w:bottom w:val="none" w:sz="0" w:space="0" w:color="auto"/>
        <w:right w:val="none" w:sz="0" w:space="0" w:color="auto"/>
      </w:divBdr>
    </w:div>
    <w:div w:id="272518150">
      <w:bodyDiv w:val="1"/>
      <w:marLeft w:val="0"/>
      <w:marRight w:val="0"/>
      <w:marTop w:val="0"/>
      <w:marBottom w:val="0"/>
      <w:divBdr>
        <w:top w:val="none" w:sz="0" w:space="0" w:color="auto"/>
        <w:left w:val="none" w:sz="0" w:space="0" w:color="auto"/>
        <w:bottom w:val="none" w:sz="0" w:space="0" w:color="auto"/>
        <w:right w:val="none" w:sz="0" w:space="0" w:color="auto"/>
      </w:divBdr>
    </w:div>
    <w:div w:id="298997645">
      <w:bodyDiv w:val="1"/>
      <w:marLeft w:val="0"/>
      <w:marRight w:val="0"/>
      <w:marTop w:val="0"/>
      <w:marBottom w:val="0"/>
      <w:divBdr>
        <w:top w:val="none" w:sz="0" w:space="0" w:color="auto"/>
        <w:left w:val="none" w:sz="0" w:space="0" w:color="auto"/>
        <w:bottom w:val="none" w:sz="0" w:space="0" w:color="auto"/>
        <w:right w:val="none" w:sz="0" w:space="0" w:color="auto"/>
      </w:divBdr>
    </w:div>
    <w:div w:id="304819251">
      <w:bodyDiv w:val="1"/>
      <w:marLeft w:val="0"/>
      <w:marRight w:val="0"/>
      <w:marTop w:val="0"/>
      <w:marBottom w:val="0"/>
      <w:divBdr>
        <w:top w:val="none" w:sz="0" w:space="0" w:color="auto"/>
        <w:left w:val="none" w:sz="0" w:space="0" w:color="auto"/>
        <w:bottom w:val="none" w:sz="0" w:space="0" w:color="auto"/>
        <w:right w:val="none" w:sz="0" w:space="0" w:color="auto"/>
      </w:divBdr>
    </w:div>
    <w:div w:id="337003503">
      <w:bodyDiv w:val="1"/>
      <w:marLeft w:val="0"/>
      <w:marRight w:val="0"/>
      <w:marTop w:val="0"/>
      <w:marBottom w:val="0"/>
      <w:divBdr>
        <w:top w:val="none" w:sz="0" w:space="0" w:color="auto"/>
        <w:left w:val="none" w:sz="0" w:space="0" w:color="auto"/>
        <w:bottom w:val="none" w:sz="0" w:space="0" w:color="auto"/>
        <w:right w:val="none" w:sz="0" w:space="0" w:color="auto"/>
      </w:divBdr>
    </w:div>
    <w:div w:id="337462814">
      <w:bodyDiv w:val="1"/>
      <w:marLeft w:val="0"/>
      <w:marRight w:val="0"/>
      <w:marTop w:val="0"/>
      <w:marBottom w:val="0"/>
      <w:divBdr>
        <w:top w:val="none" w:sz="0" w:space="0" w:color="auto"/>
        <w:left w:val="none" w:sz="0" w:space="0" w:color="auto"/>
        <w:bottom w:val="none" w:sz="0" w:space="0" w:color="auto"/>
        <w:right w:val="none" w:sz="0" w:space="0" w:color="auto"/>
      </w:divBdr>
    </w:div>
    <w:div w:id="338851915">
      <w:bodyDiv w:val="1"/>
      <w:marLeft w:val="0"/>
      <w:marRight w:val="0"/>
      <w:marTop w:val="0"/>
      <w:marBottom w:val="0"/>
      <w:divBdr>
        <w:top w:val="none" w:sz="0" w:space="0" w:color="auto"/>
        <w:left w:val="none" w:sz="0" w:space="0" w:color="auto"/>
        <w:bottom w:val="none" w:sz="0" w:space="0" w:color="auto"/>
        <w:right w:val="none" w:sz="0" w:space="0" w:color="auto"/>
      </w:divBdr>
    </w:div>
    <w:div w:id="349451885">
      <w:bodyDiv w:val="1"/>
      <w:marLeft w:val="0"/>
      <w:marRight w:val="0"/>
      <w:marTop w:val="0"/>
      <w:marBottom w:val="0"/>
      <w:divBdr>
        <w:top w:val="none" w:sz="0" w:space="0" w:color="auto"/>
        <w:left w:val="none" w:sz="0" w:space="0" w:color="auto"/>
        <w:bottom w:val="none" w:sz="0" w:space="0" w:color="auto"/>
        <w:right w:val="none" w:sz="0" w:space="0" w:color="auto"/>
      </w:divBdr>
    </w:div>
    <w:div w:id="367723724">
      <w:bodyDiv w:val="1"/>
      <w:marLeft w:val="0"/>
      <w:marRight w:val="0"/>
      <w:marTop w:val="0"/>
      <w:marBottom w:val="0"/>
      <w:divBdr>
        <w:top w:val="none" w:sz="0" w:space="0" w:color="auto"/>
        <w:left w:val="none" w:sz="0" w:space="0" w:color="auto"/>
        <w:bottom w:val="none" w:sz="0" w:space="0" w:color="auto"/>
        <w:right w:val="none" w:sz="0" w:space="0" w:color="auto"/>
      </w:divBdr>
    </w:div>
    <w:div w:id="394208123">
      <w:bodyDiv w:val="1"/>
      <w:marLeft w:val="0"/>
      <w:marRight w:val="0"/>
      <w:marTop w:val="0"/>
      <w:marBottom w:val="0"/>
      <w:divBdr>
        <w:top w:val="none" w:sz="0" w:space="0" w:color="auto"/>
        <w:left w:val="none" w:sz="0" w:space="0" w:color="auto"/>
        <w:bottom w:val="none" w:sz="0" w:space="0" w:color="auto"/>
        <w:right w:val="none" w:sz="0" w:space="0" w:color="auto"/>
      </w:divBdr>
    </w:div>
    <w:div w:id="407003253">
      <w:bodyDiv w:val="1"/>
      <w:marLeft w:val="0"/>
      <w:marRight w:val="0"/>
      <w:marTop w:val="0"/>
      <w:marBottom w:val="0"/>
      <w:divBdr>
        <w:top w:val="none" w:sz="0" w:space="0" w:color="auto"/>
        <w:left w:val="none" w:sz="0" w:space="0" w:color="auto"/>
        <w:bottom w:val="none" w:sz="0" w:space="0" w:color="auto"/>
        <w:right w:val="none" w:sz="0" w:space="0" w:color="auto"/>
      </w:divBdr>
    </w:div>
    <w:div w:id="407656492">
      <w:bodyDiv w:val="1"/>
      <w:marLeft w:val="0"/>
      <w:marRight w:val="0"/>
      <w:marTop w:val="0"/>
      <w:marBottom w:val="0"/>
      <w:divBdr>
        <w:top w:val="none" w:sz="0" w:space="0" w:color="auto"/>
        <w:left w:val="none" w:sz="0" w:space="0" w:color="auto"/>
        <w:bottom w:val="none" w:sz="0" w:space="0" w:color="auto"/>
        <w:right w:val="none" w:sz="0" w:space="0" w:color="auto"/>
      </w:divBdr>
    </w:div>
    <w:div w:id="410464160">
      <w:bodyDiv w:val="1"/>
      <w:marLeft w:val="0"/>
      <w:marRight w:val="0"/>
      <w:marTop w:val="0"/>
      <w:marBottom w:val="0"/>
      <w:divBdr>
        <w:top w:val="none" w:sz="0" w:space="0" w:color="auto"/>
        <w:left w:val="none" w:sz="0" w:space="0" w:color="auto"/>
        <w:bottom w:val="none" w:sz="0" w:space="0" w:color="auto"/>
        <w:right w:val="none" w:sz="0" w:space="0" w:color="auto"/>
      </w:divBdr>
    </w:div>
    <w:div w:id="420491014">
      <w:bodyDiv w:val="1"/>
      <w:marLeft w:val="0"/>
      <w:marRight w:val="0"/>
      <w:marTop w:val="0"/>
      <w:marBottom w:val="0"/>
      <w:divBdr>
        <w:top w:val="none" w:sz="0" w:space="0" w:color="auto"/>
        <w:left w:val="none" w:sz="0" w:space="0" w:color="auto"/>
        <w:bottom w:val="none" w:sz="0" w:space="0" w:color="auto"/>
        <w:right w:val="none" w:sz="0" w:space="0" w:color="auto"/>
      </w:divBdr>
    </w:div>
    <w:div w:id="424301075">
      <w:bodyDiv w:val="1"/>
      <w:marLeft w:val="0"/>
      <w:marRight w:val="0"/>
      <w:marTop w:val="0"/>
      <w:marBottom w:val="0"/>
      <w:divBdr>
        <w:top w:val="none" w:sz="0" w:space="0" w:color="auto"/>
        <w:left w:val="none" w:sz="0" w:space="0" w:color="auto"/>
        <w:bottom w:val="none" w:sz="0" w:space="0" w:color="auto"/>
        <w:right w:val="none" w:sz="0" w:space="0" w:color="auto"/>
      </w:divBdr>
    </w:div>
    <w:div w:id="427428299">
      <w:bodyDiv w:val="1"/>
      <w:marLeft w:val="0"/>
      <w:marRight w:val="0"/>
      <w:marTop w:val="0"/>
      <w:marBottom w:val="0"/>
      <w:divBdr>
        <w:top w:val="none" w:sz="0" w:space="0" w:color="auto"/>
        <w:left w:val="none" w:sz="0" w:space="0" w:color="auto"/>
        <w:bottom w:val="none" w:sz="0" w:space="0" w:color="auto"/>
        <w:right w:val="none" w:sz="0" w:space="0" w:color="auto"/>
      </w:divBdr>
    </w:div>
    <w:div w:id="429274383">
      <w:bodyDiv w:val="1"/>
      <w:marLeft w:val="0"/>
      <w:marRight w:val="0"/>
      <w:marTop w:val="0"/>
      <w:marBottom w:val="0"/>
      <w:divBdr>
        <w:top w:val="none" w:sz="0" w:space="0" w:color="auto"/>
        <w:left w:val="none" w:sz="0" w:space="0" w:color="auto"/>
        <w:bottom w:val="none" w:sz="0" w:space="0" w:color="auto"/>
        <w:right w:val="none" w:sz="0" w:space="0" w:color="auto"/>
      </w:divBdr>
    </w:div>
    <w:div w:id="430667410">
      <w:bodyDiv w:val="1"/>
      <w:marLeft w:val="0"/>
      <w:marRight w:val="0"/>
      <w:marTop w:val="0"/>
      <w:marBottom w:val="0"/>
      <w:divBdr>
        <w:top w:val="none" w:sz="0" w:space="0" w:color="auto"/>
        <w:left w:val="none" w:sz="0" w:space="0" w:color="auto"/>
        <w:bottom w:val="none" w:sz="0" w:space="0" w:color="auto"/>
        <w:right w:val="none" w:sz="0" w:space="0" w:color="auto"/>
      </w:divBdr>
    </w:div>
    <w:div w:id="442841627">
      <w:bodyDiv w:val="1"/>
      <w:marLeft w:val="0"/>
      <w:marRight w:val="0"/>
      <w:marTop w:val="0"/>
      <w:marBottom w:val="0"/>
      <w:divBdr>
        <w:top w:val="none" w:sz="0" w:space="0" w:color="auto"/>
        <w:left w:val="none" w:sz="0" w:space="0" w:color="auto"/>
        <w:bottom w:val="none" w:sz="0" w:space="0" w:color="auto"/>
        <w:right w:val="none" w:sz="0" w:space="0" w:color="auto"/>
      </w:divBdr>
    </w:div>
    <w:div w:id="452140879">
      <w:bodyDiv w:val="1"/>
      <w:marLeft w:val="0"/>
      <w:marRight w:val="0"/>
      <w:marTop w:val="0"/>
      <w:marBottom w:val="0"/>
      <w:divBdr>
        <w:top w:val="none" w:sz="0" w:space="0" w:color="auto"/>
        <w:left w:val="none" w:sz="0" w:space="0" w:color="auto"/>
        <w:bottom w:val="none" w:sz="0" w:space="0" w:color="auto"/>
        <w:right w:val="none" w:sz="0" w:space="0" w:color="auto"/>
      </w:divBdr>
    </w:div>
    <w:div w:id="452943688">
      <w:bodyDiv w:val="1"/>
      <w:marLeft w:val="0"/>
      <w:marRight w:val="0"/>
      <w:marTop w:val="0"/>
      <w:marBottom w:val="0"/>
      <w:divBdr>
        <w:top w:val="none" w:sz="0" w:space="0" w:color="auto"/>
        <w:left w:val="none" w:sz="0" w:space="0" w:color="auto"/>
        <w:bottom w:val="none" w:sz="0" w:space="0" w:color="auto"/>
        <w:right w:val="none" w:sz="0" w:space="0" w:color="auto"/>
      </w:divBdr>
    </w:div>
    <w:div w:id="495070736">
      <w:bodyDiv w:val="1"/>
      <w:marLeft w:val="0"/>
      <w:marRight w:val="0"/>
      <w:marTop w:val="0"/>
      <w:marBottom w:val="0"/>
      <w:divBdr>
        <w:top w:val="none" w:sz="0" w:space="0" w:color="auto"/>
        <w:left w:val="none" w:sz="0" w:space="0" w:color="auto"/>
        <w:bottom w:val="none" w:sz="0" w:space="0" w:color="auto"/>
        <w:right w:val="none" w:sz="0" w:space="0" w:color="auto"/>
      </w:divBdr>
    </w:div>
    <w:div w:id="501311147">
      <w:bodyDiv w:val="1"/>
      <w:marLeft w:val="0"/>
      <w:marRight w:val="0"/>
      <w:marTop w:val="0"/>
      <w:marBottom w:val="0"/>
      <w:divBdr>
        <w:top w:val="none" w:sz="0" w:space="0" w:color="auto"/>
        <w:left w:val="none" w:sz="0" w:space="0" w:color="auto"/>
        <w:bottom w:val="none" w:sz="0" w:space="0" w:color="auto"/>
        <w:right w:val="none" w:sz="0" w:space="0" w:color="auto"/>
      </w:divBdr>
    </w:div>
    <w:div w:id="510223443">
      <w:bodyDiv w:val="1"/>
      <w:marLeft w:val="0"/>
      <w:marRight w:val="0"/>
      <w:marTop w:val="0"/>
      <w:marBottom w:val="0"/>
      <w:divBdr>
        <w:top w:val="none" w:sz="0" w:space="0" w:color="auto"/>
        <w:left w:val="none" w:sz="0" w:space="0" w:color="auto"/>
        <w:bottom w:val="none" w:sz="0" w:space="0" w:color="auto"/>
        <w:right w:val="none" w:sz="0" w:space="0" w:color="auto"/>
      </w:divBdr>
    </w:div>
    <w:div w:id="512064332">
      <w:bodyDiv w:val="1"/>
      <w:marLeft w:val="0"/>
      <w:marRight w:val="0"/>
      <w:marTop w:val="0"/>
      <w:marBottom w:val="0"/>
      <w:divBdr>
        <w:top w:val="none" w:sz="0" w:space="0" w:color="auto"/>
        <w:left w:val="none" w:sz="0" w:space="0" w:color="auto"/>
        <w:bottom w:val="none" w:sz="0" w:space="0" w:color="auto"/>
        <w:right w:val="none" w:sz="0" w:space="0" w:color="auto"/>
      </w:divBdr>
    </w:div>
    <w:div w:id="512454860">
      <w:bodyDiv w:val="1"/>
      <w:marLeft w:val="0"/>
      <w:marRight w:val="0"/>
      <w:marTop w:val="0"/>
      <w:marBottom w:val="0"/>
      <w:divBdr>
        <w:top w:val="none" w:sz="0" w:space="0" w:color="auto"/>
        <w:left w:val="none" w:sz="0" w:space="0" w:color="auto"/>
        <w:bottom w:val="none" w:sz="0" w:space="0" w:color="auto"/>
        <w:right w:val="none" w:sz="0" w:space="0" w:color="auto"/>
      </w:divBdr>
    </w:div>
    <w:div w:id="512500905">
      <w:bodyDiv w:val="1"/>
      <w:marLeft w:val="0"/>
      <w:marRight w:val="0"/>
      <w:marTop w:val="0"/>
      <w:marBottom w:val="0"/>
      <w:divBdr>
        <w:top w:val="none" w:sz="0" w:space="0" w:color="auto"/>
        <w:left w:val="none" w:sz="0" w:space="0" w:color="auto"/>
        <w:bottom w:val="none" w:sz="0" w:space="0" w:color="auto"/>
        <w:right w:val="none" w:sz="0" w:space="0" w:color="auto"/>
      </w:divBdr>
    </w:div>
    <w:div w:id="531770556">
      <w:bodyDiv w:val="1"/>
      <w:marLeft w:val="0"/>
      <w:marRight w:val="0"/>
      <w:marTop w:val="0"/>
      <w:marBottom w:val="0"/>
      <w:divBdr>
        <w:top w:val="none" w:sz="0" w:space="0" w:color="auto"/>
        <w:left w:val="none" w:sz="0" w:space="0" w:color="auto"/>
        <w:bottom w:val="none" w:sz="0" w:space="0" w:color="auto"/>
        <w:right w:val="none" w:sz="0" w:space="0" w:color="auto"/>
      </w:divBdr>
    </w:div>
    <w:div w:id="536309888">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50918913">
      <w:bodyDiv w:val="1"/>
      <w:marLeft w:val="0"/>
      <w:marRight w:val="0"/>
      <w:marTop w:val="0"/>
      <w:marBottom w:val="0"/>
      <w:divBdr>
        <w:top w:val="none" w:sz="0" w:space="0" w:color="auto"/>
        <w:left w:val="none" w:sz="0" w:space="0" w:color="auto"/>
        <w:bottom w:val="none" w:sz="0" w:space="0" w:color="auto"/>
        <w:right w:val="none" w:sz="0" w:space="0" w:color="auto"/>
      </w:divBdr>
    </w:div>
    <w:div w:id="551424715">
      <w:bodyDiv w:val="1"/>
      <w:marLeft w:val="0"/>
      <w:marRight w:val="0"/>
      <w:marTop w:val="0"/>
      <w:marBottom w:val="0"/>
      <w:divBdr>
        <w:top w:val="none" w:sz="0" w:space="0" w:color="auto"/>
        <w:left w:val="none" w:sz="0" w:space="0" w:color="auto"/>
        <w:bottom w:val="none" w:sz="0" w:space="0" w:color="auto"/>
        <w:right w:val="none" w:sz="0" w:space="0" w:color="auto"/>
      </w:divBdr>
    </w:div>
    <w:div w:id="552036594">
      <w:bodyDiv w:val="1"/>
      <w:marLeft w:val="0"/>
      <w:marRight w:val="0"/>
      <w:marTop w:val="0"/>
      <w:marBottom w:val="0"/>
      <w:divBdr>
        <w:top w:val="none" w:sz="0" w:space="0" w:color="auto"/>
        <w:left w:val="none" w:sz="0" w:space="0" w:color="auto"/>
        <w:bottom w:val="none" w:sz="0" w:space="0" w:color="auto"/>
        <w:right w:val="none" w:sz="0" w:space="0" w:color="auto"/>
      </w:divBdr>
    </w:div>
    <w:div w:id="552276775">
      <w:bodyDiv w:val="1"/>
      <w:marLeft w:val="0"/>
      <w:marRight w:val="0"/>
      <w:marTop w:val="0"/>
      <w:marBottom w:val="0"/>
      <w:divBdr>
        <w:top w:val="none" w:sz="0" w:space="0" w:color="auto"/>
        <w:left w:val="none" w:sz="0" w:space="0" w:color="auto"/>
        <w:bottom w:val="none" w:sz="0" w:space="0" w:color="auto"/>
        <w:right w:val="none" w:sz="0" w:space="0" w:color="auto"/>
      </w:divBdr>
      <w:divsChild>
        <w:div w:id="165751722">
          <w:marLeft w:val="1080"/>
          <w:marRight w:val="0"/>
          <w:marTop w:val="100"/>
          <w:marBottom w:val="0"/>
          <w:divBdr>
            <w:top w:val="none" w:sz="0" w:space="0" w:color="auto"/>
            <w:left w:val="none" w:sz="0" w:space="0" w:color="auto"/>
            <w:bottom w:val="none" w:sz="0" w:space="0" w:color="auto"/>
            <w:right w:val="none" w:sz="0" w:space="0" w:color="auto"/>
          </w:divBdr>
        </w:div>
        <w:div w:id="738288046">
          <w:marLeft w:val="1080"/>
          <w:marRight w:val="0"/>
          <w:marTop w:val="100"/>
          <w:marBottom w:val="0"/>
          <w:divBdr>
            <w:top w:val="none" w:sz="0" w:space="0" w:color="auto"/>
            <w:left w:val="none" w:sz="0" w:space="0" w:color="auto"/>
            <w:bottom w:val="none" w:sz="0" w:space="0" w:color="auto"/>
            <w:right w:val="none" w:sz="0" w:space="0" w:color="auto"/>
          </w:divBdr>
        </w:div>
        <w:div w:id="778182937">
          <w:marLeft w:val="1800"/>
          <w:marRight w:val="0"/>
          <w:marTop w:val="100"/>
          <w:marBottom w:val="0"/>
          <w:divBdr>
            <w:top w:val="none" w:sz="0" w:space="0" w:color="auto"/>
            <w:left w:val="none" w:sz="0" w:space="0" w:color="auto"/>
            <w:bottom w:val="none" w:sz="0" w:space="0" w:color="auto"/>
            <w:right w:val="none" w:sz="0" w:space="0" w:color="auto"/>
          </w:divBdr>
        </w:div>
        <w:div w:id="1160073378">
          <w:marLeft w:val="1080"/>
          <w:marRight w:val="0"/>
          <w:marTop w:val="100"/>
          <w:marBottom w:val="0"/>
          <w:divBdr>
            <w:top w:val="none" w:sz="0" w:space="0" w:color="auto"/>
            <w:left w:val="none" w:sz="0" w:space="0" w:color="auto"/>
            <w:bottom w:val="none" w:sz="0" w:space="0" w:color="auto"/>
            <w:right w:val="none" w:sz="0" w:space="0" w:color="auto"/>
          </w:divBdr>
        </w:div>
        <w:div w:id="1243416026">
          <w:marLeft w:val="1800"/>
          <w:marRight w:val="0"/>
          <w:marTop w:val="100"/>
          <w:marBottom w:val="0"/>
          <w:divBdr>
            <w:top w:val="none" w:sz="0" w:space="0" w:color="auto"/>
            <w:left w:val="none" w:sz="0" w:space="0" w:color="auto"/>
            <w:bottom w:val="none" w:sz="0" w:space="0" w:color="auto"/>
            <w:right w:val="none" w:sz="0" w:space="0" w:color="auto"/>
          </w:divBdr>
        </w:div>
        <w:div w:id="1969818872">
          <w:marLeft w:val="1800"/>
          <w:marRight w:val="0"/>
          <w:marTop w:val="100"/>
          <w:marBottom w:val="0"/>
          <w:divBdr>
            <w:top w:val="none" w:sz="0" w:space="0" w:color="auto"/>
            <w:left w:val="none" w:sz="0" w:space="0" w:color="auto"/>
            <w:bottom w:val="none" w:sz="0" w:space="0" w:color="auto"/>
            <w:right w:val="none" w:sz="0" w:space="0" w:color="auto"/>
          </w:divBdr>
        </w:div>
        <w:div w:id="2022972102">
          <w:marLeft w:val="1800"/>
          <w:marRight w:val="0"/>
          <w:marTop w:val="100"/>
          <w:marBottom w:val="0"/>
          <w:divBdr>
            <w:top w:val="none" w:sz="0" w:space="0" w:color="auto"/>
            <w:left w:val="none" w:sz="0" w:space="0" w:color="auto"/>
            <w:bottom w:val="none" w:sz="0" w:space="0" w:color="auto"/>
            <w:right w:val="none" w:sz="0" w:space="0" w:color="auto"/>
          </w:divBdr>
        </w:div>
      </w:divsChild>
    </w:div>
    <w:div w:id="572085801">
      <w:bodyDiv w:val="1"/>
      <w:marLeft w:val="0"/>
      <w:marRight w:val="0"/>
      <w:marTop w:val="0"/>
      <w:marBottom w:val="0"/>
      <w:divBdr>
        <w:top w:val="none" w:sz="0" w:space="0" w:color="auto"/>
        <w:left w:val="none" w:sz="0" w:space="0" w:color="auto"/>
        <w:bottom w:val="none" w:sz="0" w:space="0" w:color="auto"/>
        <w:right w:val="none" w:sz="0" w:space="0" w:color="auto"/>
      </w:divBdr>
    </w:div>
    <w:div w:id="579759052">
      <w:bodyDiv w:val="1"/>
      <w:marLeft w:val="0"/>
      <w:marRight w:val="0"/>
      <w:marTop w:val="0"/>
      <w:marBottom w:val="0"/>
      <w:divBdr>
        <w:top w:val="none" w:sz="0" w:space="0" w:color="auto"/>
        <w:left w:val="none" w:sz="0" w:space="0" w:color="auto"/>
        <w:bottom w:val="none" w:sz="0" w:space="0" w:color="auto"/>
        <w:right w:val="none" w:sz="0" w:space="0" w:color="auto"/>
      </w:divBdr>
    </w:div>
    <w:div w:id="581330806">
      <w:bodyDiv w:val="1"/>
      <w:marLeft w:val="0"/>
      <w:marRight w:val="0"/>
      <w:marTop w:val="0"/>
      <w:marBottom w:val="0"/>
      <w:divBdr>
        <w:top w:val="none" w:sz="0" w:space="0" w:color="auto"/>
        <w:left w:val="none" w:sz="0" w:space="0" w:color="auto"/>
        <w:bottom w:val="none" w:sz="0" w:space="0" w:color="auto"/>
        <w:right w:val="none" w:sz="0" w:space="0" w:color="auto"/>
      </w:divBdr>
    </w:div>
    <w:div w:id="592401261">
      <w:bodyDiv w:val="1"/>
      <w:marLeft w:val="0"/>
      <w:marRight w:val="0"/>
      <w:marTop w:val="0"/>
      <w:marBottom w:val="0"/>
      <w:divBdr>
        <w:top w:val="none" w:sz="0" w:space="0" w:color="auto"/>
        <w:left w:val="none" w:sz="0" w:space="0" w:color="auto"/>
        <w:bottom w:val="none" w:sz="0" w:space="0" w:color="auto"/>
        <w:right w:val="none" w:sz="0" w:space="0" w:color="auto"/>
      </w:divBdr>
    </w:div>
    <w:div w:id="593977506">
      <w:bodyDiv w:val="1"/>
      <w:marLeft w:val="0"/>
      <w:marRight w:val="0"/>
      <w:marTop w:val="0"/>
      <w:marBottom w:val="0"/>
      <w:divBdr>
        <w:top w:val="none" w:sz="0" w:space="0" w:color="auto"/>
        <w:left w:val="none" w:sz="0" w:space="0" w:color="auto"/>
        <w:bottom w:val="none" w:sz="0" w:space="0" w:color="auto"/>
        <w:right w:val="none" w:sz="0" w:space="0" w:color="auto"/>
      </w:divBdr>
    </w:div>
    <w:div w:id="598949097">
      <w:bodyDiv w:val="1"/>
      <w:marLeft w:val="0"/>
      <w:marRight w:val="0"/>
      <w:marTop w:val="0"/>
      <w:marBottom w:val="0"/>
      <w:divBdr>
        <w:top w:val="none" w:sz="0" w:space="0" w:color="auto"/>
        <w:left w:val="none" w:sz="0" w:space="0" w:color="auto"/>
        <w:bottom w:val="none" w:sz="0" w:space="0" w:color="auto"/>
        <w:right w:val="none" w:sz="0" w:space="0" w:color="auto"/>
      </w:divBdr>
    </w:div>
    <w:div w:id="604460726">
      <w:bodyDiv w:val="1"/>
      <w:marLeft w:val="0"/>
      <w:marRight w:val="0"/>
      <w:marTop w:val="0"/>
      <w:marBottom w:val="0"/>
      <w:divBdr>
        <w:top w:val="none" w:sz="0" w:space="0" w:color="auto"/>
        <w:left w:val="none" w:sz="0" w:space="0" w:color="auto"/>
        <w:bottom w:val="none" w:sz="0" w:space="0" w:color="auto"/>
        <w:right w:val="none" w:sz="0" w:space="0" w:color="auto"/>
      </w:divBdr>
    </w:div>
    <w:div w:id="617638222">
      <w:bodyDiv w:val="1"/>
      <w:marLeft w:val="0"/>
      <w:marRight w:val="0"/>
      <w:marTop w:val="0"/>
      <w:marBottom w:val="0"/>
      <w:divBdr>
        <w:top w:val="none" w:sz="0" w:space="0" w:color="auto"/>
        <w:left w:val="none" w:sz="0" w:space="0" w:color="auto"/>
        <w:bottom w:val="none" w:sz="0" w:space="0" w:color="auto"/>
        <w:right w:val="none" w:sz="0" w:space="0" w:color="auto"/>
      </w:divBdr>
    </w:div>
    <w:div w:id="619842762">
      <w:bodyDiv w:val="1"/>
      <w:marLeft w:val="0"/>
      <w:marRight w:val="0"/>
      <w:marTop w:val="0"/>
      <w:marBottom w:val="0"/>
      <w:divBdr>
        <w:top w:val="none" w:sz="0" w:space="0" w:color="auto"/>
        <w:left w:val="none" w:sz="0" w:space="0" w:color="auto"/>
        <w:bottom w:val="none" w:sz="0" w:space="0" w:color="auto"/>
        <w:right w:val="none" w:sz="0" w:space="0" w:color="auto"/>
      </w:divBdr>
    </w:div>
    <w:div w:id="626131057">
      <w:bodyDiv w:val="1"/>
      <w:marLeft w:val="0"/>
      <w:marRight w:val="0"/>
      <w:marTop w:val="0"/>
      <w:marBottom w:val="0"/>
      <w:divBdr>
        <w:top w:val="none" w:sz="0" w:space="0" w:color="auto"/>
        <w:left w:val="none" w:sz="0" w:space="0" w:color="auto"/>
        <w:bottom w:val="none" w:sz="0" w:space="0" w:color="auto"/>
        <w:right w:val="none" w:sz="0" w:space="0" w:color="auto"/>
      </w:divBdr>
    </w:div>
    <w:div w:id="627857010">
      <w:bodyDiv w:val="1"/>
      <w:marLeft w:val="0"/>
      <w:marRight w:val="0"/>
      <w:marTop w:val="0"/>
      <w:marBottom w:val="0"/>
      <w:divBdr>
        <w:top w:val="none" w:sz="0" w:space="0" w:color="auto"/>
        <w:left w:val="none" w:sz="0" w:space="0" w:color="auto"/>
        <w:bottom w:val="none" w:sz="0" w:space="0" w:color="auto"/>
        <w:right w:val="none" w:sz="0" w:space="0" w:color="auto"/>
      </w:divBdr>
    </w:div>
    <w:div w:id="634022475">
      <w:bodyDiv w:val="1"/>
      <w:marLeft w:val="0"/>
      <w:marRight w:val="0"/>
      <w:marTop w:val="0"/>
      <w:marBottom w:val="0"/>
      <w:divBdr>
        <w:top w:val="none" w:sz="0" w:space="0" w:color="auto"/>
        <w:left w:val="none" w:sz="0" w:space="0" w:color="auto"/>
        <w:bottom w:val="none" w:sz="0" w:space="0" w:color="auto"/>
        <w:right w:val="none" w:sz="0" w:space="0" w:color="auto"/>
      </w:divBdr>
    </w:div>
    <w:div w:id="636226948">
      <w:bodyDiv w:val="1"/>
      <w:marLeft w:val="0"/>
      <w:marRight w:val="0"/>
      <w:marTop w:val="0"/>
      <w:marBottom w:val="0"/>
      <w:divBdr>
        <w:top w:val="none" w:sz="0" w:space="0" w:color="auto"/>
        <w:left w:val="none" w:sz="0" w:space="0" w:color="auto"/>
        <w:bottom w:val="none" w:sz="0" w:space="0" w:color="auto"/>
        <w:right w:val="none" w:sz="0" w:space="0" w:color="auto"/>
      </w:divBdr>
      <w:divsChild>
        <w:div w:id="1721512861">
          <w:marLeft w:val="0"/>
          <w:marRight w:val="0"/>
          <w:marTop w:val="0"/>
          <w:marBottom w:val="0"/>
          <w:divBdr>
            <w:top w:val="none" w:sz="0" w:space="0" w:color="auto"/>
            <w:left w:val="none" w:sz="0" w:space="0" w:color="auto"/>
            <w:bottom w:val="none" w:sz="0" w:space="0" w:color="auto"/>
            <w:right w:val="none" w:sz="0" w:space="0" w:color="auto"/>
          </w:divBdr>
        </w:div>
      </w:divsChild>
    </w:div>
    <w:div w:id="643268260">
      <w:bodyDiv w:val="1"/>
      <w:marLeft w:val="0"/>
      <w:marRight w:val="0"/>
      <w:marTop w:val="0"/>
      <w:marBottom w:val="0"/>
      <w:divBdr>
        <w:top w:val="none" w:sz="0" w:space="0" w:color="auto"/>
        <w:left w:val="none" w:sz="0" w:space="0" w:color="auto"/>
        <w:bottom w:val="none" w:sz="0" w:space="0" w:color="auto"/>
        <w:right w:val="none" w:sz="0" w:space="0" w:color="auto"/>
      </w:divBdr>
    </w:div>
    <w:div w:id="646012759">
      <w:bodyDiv w:val="1"/>
      <w:marLeft w:val="0"/>
      <w:marRight w:val="0"/>
      <w:marTop w:val="0"/>
      <w:marBottom w:val="0"/>
      <w:divBdr>
        <w:top w:val="none" w:sz="0" w:space="0" w:color="auto"/>
        <w:left w:val="none" w:sz="0" w:space="0" w:color="auto"/>
        <w:bottom w:val="none" w:sz="0" w:space="0" w:color="auto"/>
        <w:right w:val="none" w:sz="0" w:space="0" w:color="auto"/>
      </w:divBdr>
    </w:div>
    <w:div w:id="665284401">
      <w:bodyDiv w:val="1"/>
      <w:marLeft w:val="0"/>
      <w:marRight w:val="0"/>
      <w:marTop w:val="0"/>
      <w:marBottom w:val="0"/>
      <w:divBdr>
        <w:top w:val="none" w:sz="0" w:space="0" w:color="auto"/>
        <w:left w:val="none" w:sz="0" w:space="0" w:color="auto"/>
        <w:bottom w:val="none" w:sz="0" w:space="0" w:color="auto"/>
        <w:right w:val="none" w:sz="0" w:space="0" w:color="auto"/>
      </w:divBdr>
    </w:div>
    <w:div w:id="668599646">
      <w:bodyDiv w:val="1"/>
      <w:marLeft w:val="0"/>
      <w:marRight w:val="0"/>
      <w:marTop w:val="0"/>
      <w:marBottom w:val="0"/>
      <w:divBdr>
        <w:top w:val="none" w:sz="0" w:space="0" w:color="auto"/>
        <w:left w:val="none" w:sz="0" w:space="0" w:color="auto"/>
        <w:bottom w:val="none" w:sz="0" w:space="0" w:color="auto"/>
        <w:right w:val="none" w:sz="0" w:space="0" w:color="auto"/>
      </w:divBdr>
      <w:divsChild>
        <w:div w:id="711459242">
          <w:marLeft w:val="1080"/>
          <w:marRight w:val="0"/>
          <w:marTop w:val="100"/>
          <w:marBottom w:val="0"/>
          <w:divBdr>
            <w:top w:val="none" w:sz="0" w:space="0" w:color="auto"/>
            <w:left w:val="none" w:sz="0" w:space="0" w:color="auto"/>
            <w:bottom w:val="none" w:sz="0" w:space="0" w:color="auto"/>
            <w:right w:val="none" w:sz="0" w:space="0" w:color="auto"/>
          </w:divBdr>
        </w:div>
        <w:div w:id="877401772">
          <w:marLeft w:val="1080"/>
          <w:marRight w:val="0"/>
          <w:marTop w:val="100"/>
          <w:marBottom w:val="0"/>
          <w:divBdr>
            <w:top w:val="none" w:sz="0" w:space="0" w:color="auto"/>
            <w:left w:val="none" w:sz="0" w:space="0" w:color="auto"/>
            <w:bottom w:val="none" w:sz="0" w:space="0" w:color="auto"/>
            <w:right w:val="none" w:sz="0" w:space="0" w:color="auto"/>
          </w:divBdr>
        </w:div>
        <w:div w:id="912348927">
          <w:marLeft w:val="1080"/>
          <w:marRight w:val="0"/>
          <w:marTop w:val="100"/>
          <w:marBottom w:val="0"/>
          <w:divBdr>
            <w:top w:val="none" w:sz="0" w:space="0" w:color="auto"/>
            <w:left w:val="none" w:sz="0" w:space="0" w:color="auto"/>
            <w:bottom w:val="none" w:sz="0" w:space="0" w:color="auto"/>
            <w:right w:val="none" w:sz="0" w:space="0" w:color="auto"/>
          </w:divBdr>
        </w:div>
        <w:div w:id="1895963072">
          <w:marLeft w:val="1080"/>
          <w:marRight w:val="0"/>
          <w:marTop w:val="100"/>
          <w:marBottom w:val="0"/>
          <w:divBdr>
            <w:top w:val="none" w:sz="0" w:space="0" w:color="auto"/>
            <w:left w:val="none" w:sz="0" w:space="0" w:color="auto"/>
            <w:bottom w:val="none" w:sz="0" w:space="0" w:color="auto"/>
            <w:right w:val="none" w:sz="0" w:space="0" w:color="auto"/>
          </w:divBdr>
        </w:div>
        <w:div w:id="2026904221">
          <w:marLeft w:val="1080"/>
          <w:marRight w:val="0"/>
          <w:marTop w:val="100"/>
          <w:marBottom w:val="0"/>
          <w:divBdr>
            <w:top w:val="none" w:sz="0" w:space="0" w:color="auto"/>
            <w:left w:val="none" w:sz="0" w:space="0" w:color="auto"/>
            <w:bottom w:val="none" w:sz="0" w:space="0" w:color="auto"/>
            <w:right w:val="none" w:sz="0" w:space="0" w:color="auto"/>
          </w:divBdr>
        </w:div>
      </w:divsChild>
    </w:div>
    <w:div w:id="671760264">
      <w:bodyDiv w:val="1"/>
      <w:marLeft w:val="0"/>
      <w:marRight w:val="0"/>
      <w:marTop w:val="0"/>
      <w:marBottom w:val="0"/>
      <w:divBdr>
        <w:top w:val="none" w:sz="0" w:space="0" w:color="auto"/>
        <w:left w:val="none" w:sz="0" w:space="0" w:color="auto"/>
        <w:bottom w:val="none" w:sz="0" w:space="0" w:color="auto"/>
        <w:right w:val="none" w:sz="0" w:space="0" w:color="auto"/>
      </w:divBdr>
    </w:div>
    <w:div w:id="674303352">
      <w:bodyDiv w:val="1"/>
      <w:marLeft w:val="0"/>
      <w:marRight w:val="0"/>
      <w:marTop w:val="0"/>
      <w:marBottom w:val="0"/>
      <w:divBdr>
        <w:top w:val="none" w:sz="0" w:space="0" w:color="auto"/>
        <w:left w:val="none" w:sz="0" w:space="0" w:color="auto"/>
        <w:bottom w:val="none" w:sz="0" w:space="0" w:color="auto"/>
        <w:right w:val="none" w:sz="0" w:space="0" w:color="auto"/>
      </w:divBdr>
    </w:div>
    <w:div w:id="675110958">
      <w:bodyDiv w:val="1"/>
      <w:marLeft w:val="0"/>
      <w:marRight w:val="0"/>
      <w:marTop w:val="0"/>
      <w:marBottom w:val="0"/>
      <w:divBdr>
        <w:top w:val="none" w:sz="0" w:space="0" w:color="auto"/>
        <w:left w:val="none" w:sz="0" w:space="0" w:color="auto"/>
        <w:bottom w:val="none" w:sz="0" w:space="0" w:color="auto"/>
        <w:right w:val="none" w:sz="0" w:space="0" w:color="auto"/>
      </w:divBdr>
    </w:div>
    <w:div w:id="694578207">
      <w:bodyDiv w:val="1"/>
      <w:marLeft w:val="0"/>
      <w:marRight w:val="0"/>
      <w:marTop w:val="0"/>
      <w:marBottom w:val="0"/>
      <w:divBdr>
        <w:top w:val="none" w:sz="0" w:space="0" w:color="auto"/>
        <w:left w:val="none" w:sz="0" w:space="0" w:color="auto"/>
        <w:bottom w:val="none" w:sz="0" w:space="0" w:color="auto"/>
        <w:right w:val="none" w:sz="0" w:space="0" w:color="auto"/>
      </w:divBdr>
      <w:divsChild>
        <w:div w:id="509295076">
          <w:marLeft w:val="1080"/>
          <w:marRight w:val="0"/>
          <w:marTop w:val="100"/>
          <w:marBottom w:val="0"/>
          <w:divBdr>
            <w:top w:val="none" w:sz="0" w:space="0" w:color="auto"/>
            <w:left w:val="none" w:sz="0" w:space="0" w:color="auto"/>
            <w:bottom w:val="none" w:sz="0" w:space="0" w:color="auto"/>
            <w:right w:val="none" w:sz="0" w:space="0" w:color="auto"/>
          </w:divBdr>
        </w:div>
        <w:div w:id="664934738">
          <w:marLeft w:val="1080"/>
          <w:marRight w:val="0"/>
          <w:marTop w:val="100"/>
          <w:marBottom w:val="0"/>
          <w:divBdr>
            <w:top w:val="none" w:sz="0" w:space="0" w:color="auto"/>
            <w:left w:val="none" w:sz="0" w:space="0" w:color="auto"/>
            <w:bottom w:val="none" w:sz="0" w:space="0" w:color="auto"/>
            <w:right w:val="none" w:sz="0" w:space="0" w:color="auto"/>
          </w:divBdr>
        </w:div>
        <w:div w:id="742026942">
          <w:marLeft w:val="1080"/>
          <w:marRight w:val="0"/>
          <w:marTop w:val="100"/>
          <w:marBottom w:val="0"/>
          <w:divBdr>
            <w:top w:val="none" w:sz="0" w:space="0" w:color="auto"/>
            <w:left w:val="none" w:sz="0" w:space="0" w:color="auto"/>
            <w:bottom w:val="none" w:sz="0" w:space="0" w:color="auto"/>
            <w:right w:val="none" w:sz="0" w:space="0" w:color="auto"/>
          </w:divBdr>
        </w:div>
        <w:div w:id="1678195781">
          <w:marLeft w:val="1080"/>
          <w:marRight w:val="0"/>
          <w:marTop w:val="100"/>
          <w:marBottom w:val="0"/>
          <w:divBdr>
            <w:top w:val="none" w:sz="0" w:space="0" w:color="auto"/>
            <w:left w:val="none" w:sz="0" w:space="0" w:color="auto"/>
            <w:bottom w:val="none" w:sz="0" w:space="0" w:color="auto"/>
            <w:right w:val="none" w:sz="0" w:space="0" w:color="auto"/>
          </w:divBdr>
        </w:div>
        <w:div w:id="1872759682">
          <w:marLeft w:val="1080"/>
          <w:marRight w:val="0"/>
          <w:marTop w:val="100"/>
          <w:marBottom w:val="0"/>
          <w:divBdr>
            <w:top w:val="none" w:sz="0" w:space="0" w:color="auto"/>
            <w:left w:val="none" w:sz="0" w:space="0" w:color="auto"/>
            <w:bottom w:val="none" w:sz="0" w:space="0" w:color="auto"/>
            <w:right w:val="none" w:sz="0" w:space="0" w:color="auto"/>
          </w:divBdr>
        </w:div>
        <w:div w:id="1924996095">
          <w:marLeft w:val="1080"/>
          <w:marRight w:val="0"/>
          <w:marTop w:val="100"/>
          <w:marBottom w:val="0"/>
          <w:divBdr>
            <w:top w:val="none" w:sz="0" w:space="0" w:color="auto"/>
            <w:left w:val="none" w:sz="0" w:space="0" w:color="auto"/>
            <w:bottom w:val="none" w:sz="0" w:space="0" w:color="auto"/>
            <w:right w:val="none" w:sz="0" w:space="0" w:color="auto"/>
          </w:divBdr>
        </w:div>
      </w:divsChild>
    </w:div>
    <w:div w:id="700665670">
      <w:bodyDiv w:val="1"/>
      <w:marLeft w:val="0"/>
      <w:marRight w:val="0"/>
      <w:marTop w:val="0"/>
      <w:marBottom w:val="0"/>
      <w:divBdr>
        <w:top w:val="none" w:sz="0" w:space="0" w:color="auto"/>
        <w:left w:val="none" w:sz="0" w:space="0" w:color="auto"/>
        <w:bottom w:val="none" w:sz="0" w:space="0" w:color="auto"/>
        <w:right w:val="none" w:sz="0" w:space="0" w:color="auto"/>
      </w:divBdr>
    </w:div>
    <w:div w:id="700978326">
      <w:bodyDiv w:val="1"/>
      <w:marLeft w:val="0"/>
      <w:marRight w:val="0"/>
      <w:marTop w:val="0"/>
      <w:marBottom w:val="0"/>
      <w:divBdr>
        <w:top w:val="none" w:sz="0" w:space="0" w:color="auto"/>
        <w:left w:val="none" w:sz="0" w:space="0" w:color="auto"/>
        <w:bottom w:val="none" w:sz="0" w:space="0" w:color="auto"/>
        <w:right w:val="none" w:sz="0" w:space="0" w:color="auto"/>
      </w:divBdr>
    </w:div>
    <w:div w:id="708385313">
      <w:bodyDiv w:val="1"/>
      <w:marLeft w:val="0"/>
      <w:marRight w:val="0"/>
      <w:marTop w:val="0"/>
      <w:marBottom w:val="0"/>
      <w:divBdr>
        <w:top w:val="none" w:sz="0" w:space="0" w:color="auto"/>
        <w:left w:val="none" w:sz="0" w:space="0" w:color="auto"/>
        <w:bottom w:val="none" w:sz="0" w:space="0" w:color="auto"/>
        <w:right w:val="none" w:sz="0" w:space="0" w:color="auto"/>
      </w:divBdr>
    </w:div>
    <w:div w:id="709114662">
      <w:bodyDiv w:val="1"/>
      <w:marLeft w:val="0"/>
      <w:marRight w:val="0"/>
      <w:marTop w:val="0"/>
      <w:marBottom w:val="0"/>
      <w:divBdr>
        <w:top w:val="none" w:sz="0" w:space="0" w:color="auto"/>
        <w:left w:val="none" w:sz="0" w:space="0" w:color="auto"/>
        <w:bottom w:val="none" w:sz="0" w:space="0" w:color="auto"/>
        <w:right w:val="none" w:sz="0" w:space="0" w:color="auto"/>
      </w:divBdr>
    </w:div>
    <w:div w:id="714890785">
      <w:bodyDiv w:val="1"/>
      <w:marLeft w:val="0"/>
      <w:marRight w:val="0"/>
      <w:marTop w:val="0"/>
      <w:marBottom w:val="0"/>
      <w:divBdr>
        <w:top w:val="none" w:sz="0" w:space="0" w:color="auto"/>
        <w:left w:val="none" w:sz="0" w:space="0" w:color="auto"/>
        <w:bottom w:val="none" w:sz="0" w:space="0" w:color="auto"/>
        <w:right w:val="none" w:sz="0" w:space="0" w:color="auto"/>
      </w:divBdr>
    </w:div>
    <w:div w:id="765466142">
      <w:bodyDiv w:val="1"/>
      <w:marLeft w:val="0"/>
      <w:marRight w:val="0"/>
      <w:marTop w:val="0"/>
      <w:marBottom w:val="0"/>
      <w:divBdr>
        <w:top w:val="none" w:sz="0" w:space="0" w:color="auto"/>
        <w:left w:val="none" w:sz="0" w:space="0" w:color="auto"/>
        <w:bottom w:val="none" w:sz="0" w:space="0" w:color="auto"/>
        <w:right w:val="none" w:sz="0" w:space="0" w:color="auto"/>
      </w:divBdr>
    </w:div>
    <w:div w:id="769156902">
      <w:bodyDiv w:val="1"/>
      <w:marLeft w:val="0"/>
      <w:marRight w:val="0"/>
      <w:marTop w:val="0"/>
      <w:marBottom w:val="0"/>
      <w:divBdr>
        <w:top w:val="none" w:sz="0" w:space="0" w:color="auto"/>
        <w:left w:val="none" w:sz="0" w:space="0" w:color="auto"/>
        <w:bottom w:val="none" w:sz="0" w:space="0" w:color="auto"/>
        <w:right w:val="none" w:sz="0" w:space="0" w:color="auto"/>
      </w:divBdr>
    </w:div>
    <w:div w:id="786195027">
      <w:bodyDiv w:val="1"/>
      <w:marLeft w:val="0"/>
      <w:marRight w:val="0"/>
      <w:marTop w:val="0"/>
      <w:marBottom w:val="0"/>
      <w:divBdr>
        <w:top w:val="none" w:sz="0" w:space="0" w:color="auto"/>
        <w:left w:val="none" w:sz="0" w:space="0" w:color="auto"/>
        <w:bottom w:val="none" w:sz="0" w:space="0" w:color="auto"/>
        <w:right w:val="none" w:sz="0" w:space="0" w:color="auto"/>
      </w:divBdr>
    </w:div>
    <w:div w:id="814950850">
      <w:bodyDiv w:val="1"/>
      <w:marLeft w:val="0"/>
      <w:marRight w:val="0"/>
      <w:marTop w:val="0"/>
      <w:marBottom w:val="0"/>
      <w:divBdr>
        <w:top w:val="none" w:sz="0" w:space="0" w:color="auto"/>
        <w:left w:val="none" w:sz="0" w:space="0" w:color="auto"/>
        <w:bottom w:val="none" w:sz="0" w:space="0" w:color="auto"/>
        <w:right w:val="none" w:sz="0" w:space="0" w:color="auto"/>
      </w:divBdr>
    </w:div>
    <w:div w:id="820655456">
      <w:bodyDiv w:val="1"/>
      <w:marLeft w:val="0"/>
      <w:marRight w:val="0"/>
      <w:marTop w:val="0"/>
      <w:marBottom w:val="0"/>
      <w:divBdr>
        <w:top w:val="none" w:sz="0" w:space="0" w:color="auto"/>
        <w:left w:val="none" w:sz="0" w:space="0" w:color="auto"/>
        <w:bottom w:val="none" w:sz="0" w:space="0" w:color="auto"/>
        <w:right w:val="none" w:sz="0" w:space="0" w:color="auto"/>
      </w:divBdr>
    </w:div>
    <w:div w:id="821847513">
      <w:bodyDiv w:val="1"/>
      <w:marLeft w:val="0"/>
      <w:marRight w:val="0"/>
      <w:marTop w:val="0"/>
      <w:marBottom w:val="0"/>
      <w:divBdr>
        <w:top w:val="none" w:sz="0" w:space="0" w:color="auto"/>
        <w:left w:val="none" w:sz="0" w:space="0" w:color="auto"/>
        <w:bottom w:val="none" w:sz="0" w:space="0" w:color="auto"/>
        <w:right w:val="none" w:sz="0" w:space="0" w:color="auto"/>
      </w:divBdr>
    </w:div>
    <w:div w:id="830561411">
      <w:bodyDiv w:val="1"/>
      <w:marLeft w:val="0"/>
      <w:marRight w:val="0"/>
      <w:marTop w:val="0"/>
      <w:marBottom w:val="0"/>
      <w:divBdr>
        <w:top w:val="none" w:sz="0" w:space="0" w:color="auto"/>
        <w:left w:val="none" w:sz="0" w:space="0" w:color="auto"/>
        <w:bottom w:val="none" w:sz="0" w:space="0" w:color="auto"/>
        <w:right w:val="none" w:sz="0" w:space="0" w:color="auto"/>
      </w:divBdr>
    </w:div>
    <w:div w:id="837769779">
      <w:bodyDiv w:val="1"/>
      <w:marLeft w:val="0"/>
      <w:marRight w:val="0"/>
      <w:marTop w:val="0"/>
      <w:marBottom w:val="0"/>
      <w:divBdr>
        <w:top w:val="none" w:sz="0" w:space="0" w:color="auto"/>
        <w:left w:val="none" w:sz="0" w:space="0" w:color="auto"/>
        <w:bottom w:val="none" w:sz="0" w:space="0" w:color="auto"/>
        <w:right w:val="none" w:sz="0" w:space="0" w:color="auto"/>
      </w:divBdr>
    </w:div>
    <w:div w:id="843134307">
      <w:bodyDiv w:val="1"/>
      <w:marLeft w:val="0"/>
      <w:marRight w:val="0"/>
      <w:marTop w:val="0"/>
      <w:marBottom w:val="0"/>
      <w:divBdr>
        <w:top w:val="none" w:sz="0" w:space="0" w:color="auto"/>
        <w:left w:val="none" w:sz="0" w:space="0" w:color="auto"/>
        <w:bottom w:val="none" w:sz="0" w:space="0" w:color="auto"/>
        <w:right w:val="none" w:sz="0" w:space="0" w:color="auto"/>
      </w:divBdr>
    </w:div>
    <w:div w:id="852257989">
      <w:bodyDiv w:val="1"/>
      <w:marLeft w:val="0"/>
      <w:marRight w:val="0"/>
      <w:marTop w:val="0"/>
      <w:marBottom w:val="0"/>
      <w:divBdr>
        <w:top w:val="none" w:sz="0" w:space="0" w:color="auto"/>
        <w:left w:val="none" w:sz="0" w:space="0" w:color="auto"/>
        <w:bottom w:val="none" w:sz="0" w:space="0" w:color="auto"/>
        <w:right w:val="none" w:sz="0" w:space="0" w:color="auto"/>
      </w:divBdr>
    </w:div>
    <w:div w:id="856041344">
      <w:bodyDiv w:val="1"/>
      <w:marLeft w:val="0"/>
      <w:marRight w:val="0"/>
      <w:marTop w:val="0"/>
      <w:marBottom w:val="0"/>
      <w:divBdr>
        <w:top w:val="none" w:sz="0" w:space="0" w:color="auto"/>
        <w:left w:val="none" w:sz="0" w:space="0" w:color="auto"/>
        <w:bottom w:val="none" w:sz="0" w:space="0" w:color="auto"/>
        <w:right w:val="none" w:sz="0" w:space="0" w:color="auto"/>
      </w:divBdr>
    </w:div>
    <w:div w:id="872772788">
      <w:bodyDiv w:val="1"/>
      <w:marLeft w:val="0"/>
      <w:marRight w:val="0"/>
      <w:marTop w:val="0"/>
      <w:marBottom w:val="0"/>
      <w:divBdr>
        <w:top w:val="none" w:sz="0" w:space="0" w:color="auto"/>
        <w:left w:val="none" w:sz="0" w:space="0" w:color="auto"/>
        <w:bottom w:val="none" w:sz="0" w:space="0" w:color="auto"/>
        <w:right w:val="none" w:sz="0" w:space="0" w:color="auto"/>
      </w:divBdr>
    </w:div>
    <w:div w:id="885726388">
      <w:bodyDiv w:val="1"/>
      <w:marLeft w:val="0"/>
      <w:marRight w:val="0"/>
      <w:marTop w:val="0"/>
      <w:marBottom w:val="0"/>
      <w:divBdr>
        <w:top w:val="none" w:sz="0" w:space="0" w:color="auto"/>
        <w:left w:val="none" w:sz="0" w:space="0" w:color="auto"/>
        <w:bottom w:val="none" w:sz="0" w:space="0" w:color="auto"/>
        <w:right w:val="none" w:sz="0" w:space="0" w:color="auto"/>
      </w:divBdr>
    </w:div>
    <w:div w:id="898705292">
      <w:bodyDiv w:val="1"/>
      <w:marLeft w:val="0"/>
      <w:marRight w:val="0"/>
      <w:marTop w:val="0"/>
      <w:marBottom w:val="0"/>
      <w:divBdr>
        <w:top w:val="none" w:sz="0" w:space="0" w:color="auto"/>
        <w:left w:val="none" w:sz="0" w:space="0" w:color="auto"/>
        <w:bottom w:val="none" w:sz="0" w:space="0" w:color="auto"/>
        <w:right w:val="none" w:sz="0" w:space="0" w:color="auto"/>
      </w:divBdr>
    </w:div>
    <w:div w:id="899636009">
      <w:bodyDiv w:val="1"/>
      <w:marLeft w:val="0"/>
      <w:marRight w:val="0"/>
      <w:marTop w:val="0"/>
      <w:marBottom w:val="0"/>
      <w:divBdr>
        <w:top w:val="none" w:sz="0" w:space="0" w:color="auto"/>
        <w:left w:val="none" w:sz="0" w:space="0" w:color="auto"/>
        <w:bottom w:val="none" w:sz="0" w:space="0" w:color="auto"/>
        <w:right w:val="none" w:sz="0" w:space="0" w:color="auto"/>
      </w:divBdr>
    </w:div>
    <w:div w:id="933780384">
      <w:bodyDiv w:val="1"/>
      <w:marLeft w:val="0"/>
      <w:marRight w:val="0"/>
      <w:marTop w:val="0"/>
      <w:marBottom w:val="0"/>
      <w:divBdr>
        <w:top w:val="none" w:sz="0" w:space="0" w:color="auto"/>
        <w:left w:val="none" w:sz="0" w:space="0" w:color="auto"/>
        <w:bottom w:val="none" w:sz="0" w:space="0" w:color="auto"/>
        <w:right w:val="none" w:sz="0" w:space="0" w:color="auto"/>
      </w:divBdr>
    </w:div>
    <w:div w:id="944652598">
      <w:bodyDiv w:val="1"/>
      <w:marLeft w:val="0"/>
      <w:marRight w:val="0"/>
      <w:marTop w:val="0"/>
      <w:marBottom w:val="0"/>
      <w:divBdr>
        <w:top w:val="none" w:sz="0" w:space="0" w:color="auto"/>
        <w:left w:val="none" w:sz="0" w:space="0" w:color="auto"/>
        <w:bottom w:val="none" w:sz="0" w:space="0" w:color="auto"/>
        <w:right w:val="none" w:sz="0" w:space="0" w:color="auto"/>
      </w:divBdr>
    </w:div>
    <w:div w:id="977539719">
      <w:bodyDiv w:val="1"/>
      <w:marLeft w:val="0"/>
      <w:marRight w:val="0"/>
      <w:marTop w:val="0"/>
      <w:marBottom w:val="0"/>
      <w:divBdr>
        <w:top w:val="none" w:sz="0" w:space="0" w:color="auto"/>
        <w:left w:val="none" w:sz="0" w:space="0" w:color="auto"/>
        <w:bottom w:val="none" w:sz="0" w:space="0" w:color="auto"/>
        <w:right w:val="none" w:sz="0" w:space="0" w:color="auto"/>
      </w:divBdr>
    </w:div>
    <w:div w:id="983045580">
      <w:bodyDiv w:val="1"/>
      <w:marLeft w:val="0"/>
      <w:marRight w:val="0"/>
      <w:marTop w:val="0"/>
      <w:marBottom w:val="0"/>
      <w:divBdr>
        <w:top w:val="none" w:sz="0" w:space="0" w:color="auto"/>
        <w:left w:val="none" w:sz="0" w:space="0" w:color="auto"/>
        <w:bottom w:val="none" w:sz="0" w:space="0" w:color="auto"/>
        <w:right w:val="none" w:sz="0" w:space="0" w:color="auto"/>
      </w:divBdr>
    </w:div>
    <w:div w:id="993795376">
      <w:bodyDiv w:val="1"/>
      <w:marLeft w:val="0"/>
      <w:marRight w:val="0"/>
      <w:marTop w:val="0"/>
      <w:marBottom w:val="0"/>
      <w:divBdr>
        <w:top w:val="none" w:sz="0" w:space="0" w:color="auto"/>
        <w:left w:val="none" w:sz="0" w:space="0" w:color="auto"/>
        <w:bottom w:val="none" w:sz="0" w:space="0" w:color="auto"/>
        <w:right w:val="none" w:sz="0" w:space="0" w:color="auto"/>
      </w:divBdr>
    </w:div>
    <w:div w:id="1001784310">
      <w:bodyDiv w:val="1"/>
      <w:marLeft w:val="0"/>
      <w:marRight w:val="0"/>
      <w:marTop w:val="0"/>
      <w:marBottom w:val="0"/>
      <w:divBdr>
        <w:top w:val="none" w:sz="0" w:space="0" w:color="auto"/>
        <w:left w:val="none" w:sz="0" w:space="0" w:color="auto"/>
        <w:bottom w:val="none" w:sz="0" w:space="0" w:color="auto"/>
        <w:right w:val="none" w:sz="0" w:space="0" w:color="auto"/>
      </w:divBdr>
    </w:div>
    <w:div w:id="1002974179">
      <w:bodyDiv w:val="1"/>
      <w:marLeft w:val="0"/>
      <w:marRight w:val="0"/>
      <w:marTop w:val="0"/>
      <w:marBottom w:val="0"/>
      <w:divBdr>
        <w:top w:val="none" w:sz="0" w:space="0" w:color="auto"/>
        <w:left w:val="none" w:sz="0" w:space="0" w:color="auto"/>
        <w:bottom w:val="none" w:sz="0" w:space="0" w:color="auto"/>
        <w:right w:val="none" w:sz="0" w:space="0" w:color="auto"/>
      </w:divBdr>
    </w:div>
    <w:div w:id="1027025135">
      <w:bodyDiv w:val="1"/>
      <w:marLeft w:val="0"/>
      <w:marRight w:val="0"/>
      <w:marTop w:val="0"/>
      <w:marBottom w:val="0"/>
      <w:divBdr>
        <w:top w:val="none" w:sz="0" w:space="0" w:color="auto"/>
        <w:left w:val="none" w:sz="0" w:space="0" w:color="auto"/>
        <w:bottom w:val="none" w:sz="0" w:space="0" w:color="auto"/>
        <w:right w:val="none" w:sz="0" w:space="0" w:color="auto"/>
      </w:divBdr>
    </w:div>
    <w:div w:id="1027635574">
      <w:bodyDiv w:val="1"/>
      <w:marLeft w:val="0"/>
      <w:marRight w:val="0"/>
      <w:marTop w:val="0"/>
      <w:marBottom w:val="0"/>
      <w:divBdr>
        <w:top w:val="none" w:sz="0" w:space="0" w:color="auto"/>
        <w:left w:val="none" w:sz="0" w:space="0" w:color="auto"/>
        <w:bottom w:val="none" w:sz="0" w:space="0" w:color="auto"/>
        <w:right w:val="none" w:sz="0" w:space="0" w:color="auto"/>
      </w:divBdr>
    </w:div>
    <w:div w:id="1034231159">
      <w:bodyDiv w:val="1"/>
      <w:marLeft w:val="0"/>
      <w:marRight w:val="0"/>
      <w:marTop w:val="0"/>
      <w:marBottom w:val="0"/>
      <w:divBdr>
        <w:top w:val="none" w:sz="0" w:space="0" w:color="auto"/>
        <w:left w:val="none" w:sz="0" w:space="0" w:color="auto"/>
        <w:bottom w:val="none" w:sz="0" w:space="0" w:color="auto"/>
        <w:right w:val="none" w:sz="0" w:space="0" w:color="auto"/>
      </w:divBdr>
    </w:div>
    <w:div w:id="1044057657">
      <w:bodyDiv w:val="1"/>
      <w:marLeft w:val="0"/>
      <w:marRight w:val="0"/>
      <w:marTop w:val="0"/>
      <w:marBottom w:val="0"/>
      <w:divBdr>
        <w:top w:val="none" w:sz="0" w:space="0" w:color="auto"/>
        <w:left w:val="none" w:sz="0" w:space="0" w:color="auto"/>
        <w:bottom w:val="none" w:sz="0" w:space="0" w:color="auto"/>
        <w:right w:val="none" w:sz="0" w:space="0" w:color="auto"/>
      </w:divBdr>
    </w:div>
    <w:div w:id="1049722193">
      <w:bodyDiv w:val="1"/>
      <w:marLeft w:val="0"/>
      <w:marRight w:val="0"/>
      <w:marTop w:val="0"/>
      <w:marBottom w:val="0"/>
      <w:divBdr>
        <w:top w:val="none" w:sz="0" w:space="0" w:color="auto"/>
        <w:left w:val="none" w:sz="0" w:space="0" w:color="auto"/>
        <w:bottom w:val="none" w:sz="0" w:space="0" w:color="auto"/>
        <w:right w:val="none" w:sz="0" w:space="0" w:color="auto"/>
      </w:divBdr>
    </w:div>
    <w:div w:id="1050419534">
      <w:bodyDiv w:val="1"/>
      <w:marLeft w:val="0"/>
      <w:marRight w:val="0"/>
      <w:marTop w:val="0"/>
      <w:marBottom w:val="0"/>
      <w:divBdr>
        <w:top w:val="none" w:sz="0" w:space="0" w:color="auto"/>
        <w:left w:val="none" w:sz="0" w:space="0" w:color="auto"/>
        <w:bottom w:val="none" w:sz="0" w:space="0" w:color="auto"/>
        <w:right w:val="none" w:sz="0" w:space="0" w:color="auto"/>
      </w:divBdr>
    </w:div>
    <w:div w:id="1054891263">
      <w:bodyDiv w:val="1"/>
      <w:marLeft w:val="0"/>
      <w:marRight w:val="0"/>
      <w:marTop w:val="0"/>
      <w:marBottom w:val="0"/>
      <w:divBdr>
        <w:top w:val="none" w:sz="0" w:space="0" w:color="auto"/>
        <w:left w:val="none" w:sz="0" w:space="0" w:color="auto"/>
        <w:bottom w:val="none" w:sz="0" w:space="0" w:color="auto"/>
        <w:right w:val="none" w:sz="0" w:space="0" w:color="auto"/>
      </w:divBdr>
    </w:div>
    <w:div w:id="1061904220">
      <w:bodyDiv w:val="1"/>
      <w:marLeft w:val="0"/>
      <w:marRight w:val="0"/>
      <w:marTop w:val="0"/>
      <w:marBottom w:val="0"/>
      <w:divBdr>
        <w:top w:val="none" w:sz="0" w:space="0" w:color="auto"/>
        <w:left w:val="none" w:sz="0" w:space="0" w:color="auto"/>
        <w:bottom w:val="none" w:sz="0" w:space="0" w:color="auto"/>
        <w:right w:val="none" w:sz="0" w:space="0" w:color="auto"/>
      </w:divBdr>
      <w:divsChild>
        <w:div w:id="351222253">
          <w:marLeft w:val="1080"/>
          <w:marRight w:val="0"/>
          <w:marTop w:val="200"/>
          <w:marBottom w:val="0"/>
          <w:divBdr>
            <w:top w:val="none" w:sz="0" w:space="0" w:color="auto"/>
            <w:left w:val="none" w:sz="0" w:space="0" w:color="auto"/>
            <w:bottom w:val="none" w:sz="0" w:space="0" w:color="auto"/>
            <w:right w:val="none" w:sz="0" w:space="0" w:color="auto"/>
          </w:divBdr>
        </w:div>
      </w:divsChild>
    </w:div>
    <w:div w:id="1071386198">
      <w:bodyDiv w:val="1"/>
      <w:marLeft w:val="0"/>
      <w:marRight w:val="0"/>
      <w:marTop w:val="0"/>
      <w:marBottom w:val="0"/>
      <w:divBdr>
        <w:top w:val="none" w:sz="0" w:space="0" w:color="auto"/>
        <w:left w:val="none" w:sz="0" w:space="0" w:color="auto"/>
        <w:bottom w:val="none" w:sz="0" w:space="0" w:color="auto"/>
        <w:right w:val="none" w:sz="0" w:space="0" w:color="auto"/>
      </w:divBdr>
    </w:div>
    <w:div w:id="1073770881">
      <w:bodyDiv w:val="1"/>
      <w:marLeft w:val="0"/>
      <w:marRight w:val="0"/>
      <w:marTop w:val="0"/>
      <w:marBottom w:val="0"/>
      <w:divBdr>
        <w:top w:val="none" w:sz="0" w:space="0" w:color="auto"/>
        <w:left w:val="none" w:sz="0" w:space="0" w:color="auto"/>
        <w:bottom w:val="none" w:sz="0" w:space="0" w:color="auto"/>
        <w:right w:val="none" w:sz="0" w:space="0" w:color="auto"/>
      </w:divBdr>
    </w:div>
    <w:div w:id="1079062625">
      <w:bodyDiv w:val="1"/>
      <w:marLeft w:val="0"/>
      <w:marRight w:val="0"/>
      <w:marTop w:val="0"/>
      <w:marBottom w:val="0"/>
      <w:divBdr>
        <w:top w:val="none" w:sz="0" w:space="0" w:color="auto"/>
        <w:left w:val="none" w:sz="0" w:space="0" w:color="auto"/>
        <w:bottom w:val="none" w:sz="0" w:space="0" w:color="auto"/>
        <w:right w:val="none" w:sz="0" w:space="0" w:color="auto"/>
      </w:divBdr>
    </w:div>
    <w:div w:id="1084255673">
      <w:bodyDiv w:val="1"/>
      <w:marLeft w:val="0"/>
      <w:marRight w:val="0"/>
      <w:marTop w:val="0"/>
      <w:marBottom w:val="0"/>
      <w:divBdr>
        <w:top w:val="none" w:sz="0" w:space="0" w:color="auto"/>
        <w:left w:val="none" w:sz="0" w:space="0" w:color="auto"/>
        <w:bottom w:val="none" w:sz="0" w:space="0" w:color="auto"/>
        <w:right w:val="none" w:sz="0" w:space="0" w:color="auto"/>
      </w:divBdr>
    </w:div>
    <w:div w:id="1086923475">
      <w:bodyDiv w:val="1"/>
      <w:marLeft w:val="0"/>
      <w:marRight w:val="0"/>
      <w:marTop w:val="0"/>
      <w:marBottom w:val="0"/>
      <w:divBdr>
        <w:top w:val="none" w:sz="0" w:space="0" w:color="auto"/>
        <w:left w:val="none" w:sz="0" w:space="0" w:color="auto"/>
        <w:bottom w:val="none" w:sz="0" w:space="0" w:color="auto"/>
        <w:right w:val="none" w:sz="0" w:space="0" w:color="auto"/>
      </w:divBdr>
    </w:div>
    <w:div w:id="1088382096">
      <w:bodyDiv w:val="1"/>
      <w:marLeft w:val="0"/>
      <w:marRight w:val="0"/>
      <w:marTop w:val="0"/>
      <w:marBottom w:val="0"/>
      <w:divBdr>
        <w:top w:val="none" w:sz="0" w:space="0" w:color="auto"/>
        <w:left w:val="none" w:sz="0" w:space="0" w:color="auto"/>
        <w:bottom w:val="none" w:sz="0" w:space="0" w:color="auto"/>
        <w:right w:val="none" w:sz="0" w:space="0" w:color="auto"/>
      </w:divBdr>
    </w:div>
    <w:div w:id="1101267962">
      <w:bodyDiv w:val="1"/>
      <w:marLeft w:val="0"/>
      <w:marRight w:val="0"/>
      <w:marTop w:val="0"/>
      <w:marBottom w:val="0"/>
      <w:divBdr>
        <w:top w:val="none" w:sz="0" w:space="0" w:color="auto"/>
        <w:left w:val="none" w:sz="0" w:space="0" w:color="auto"/>
        <w:bottom w:val="none" w:sz="0" w:space="0" w:color="auto"/>
        <w:right w:val="none" w:sz="0" w:space="0" w:color="auto"/>
      </w:divBdr>
    </w:div>
    <w:div w:id="1117486543">
      <w:bodyDiv w:val="1"/>
      <w:marLeft w:val="0"/>
      <w:marRight w:val="0"/>
      <w:marTop w:val="0"/>
      <w:marBottom w:val="0"/>
      <w:divBdr>
        <w:top w:val="none" w:sz="0" w:space="0" w:color="auto"/>
        <w:left w:val="none" w:sz="0" w:space="0" w:color="auto"/>
        <w:bottom w:val="none" w:sz="0" w:space="0" w:color="auto"/>
        <w:right w:val="none" w:sz="0" w:space="0" w:color="auto"/>
      </w:divBdr>
    </w:div>
    <w:div w:id="1122110199">
      <w:bodyDiv w:val="1"/>
      <w:marLeft w:val="0"/>
      <w:marRight w:val="0"/>
      <w:marTop w:val="0"/>
      <w:marBottom w:val="0"/>
      <w:divBdr>
        <w:top w:val="none" w:sz="0" w:space="0" w:color="auto"/>
        <w:left w:val="none" w:sz="0" w:space="0" w:color="auto"/>
        <w:bottom w:val="none" w:sz="0" w:space="0" w:color="auto"/>
        <w:right w:val="none" w:sz="0" w:space="0" w:color="auto"/>
      </w:divBdr>
    </w:div>
    <w:div w:id="1131099347">
      <w:bodyDiv w:val="1"/>
      <w:marLeft w:val="0"/>
      <w:marRight w:val="0"/>
      <w:marTop w:val="0"/>
      <w:marBottom w:val="0"/>
      <w:divBdr>
        <w:top w:val="none" w:sz="0" w:space="0" w:color="auto"/>
        <w:left w:val="none" w:sz="0" w:space="0" w:color="auto"/>
        <w:bottom w:val="none" w:sz="0" w:space="0" w:color="auto"/>
        <w:right w:val="none" w:sz="0" w:space="0" w:color="auto"/>
      </w:divBdr>
    </w:div>
    <w:div w:id="1152520394">
      <w:bodyDiv w:val="1"/>
      <w:marLeft w:val="0"/>
      <w:marRight w:val="0"/>
      <w:marTop w:val="0"/>
      <w:marBottom w:val="0"/>
      <w:divBdr>
        <w:top w:val="none" w:sz="0" w:space="0" w:color="auto"/>
        <w:left w:val="none" w:sz="0" w:space="0" w:color="auto"/>
        <w:bottom w:val="none" w:sz="0" w:space="0" w:color="auto"/>
        <w:right w:val="none" w:sz="0" w:space="0" w:color="auto"/>
      </w:divBdr>
    </w:div>
    <w:div w:id="1183281659">
      <w:bodyDiv w:val="1"/>
      <w:marLeft w:val="0"/>
      <w:marRight w:val="0"/>
      <w:marTop w:val="0"/>
      <w:marBottom w:val="0"/>
      <w:divBdr>
        <w:top w:val="none" w:sz="0" w:space="0" w:color="auto"/>
        <w:left w:val="none" w:sz="0" w:space="0" w:color="auto"/>
        <w:bottom w:val="none" w:sz="0" w:space="0" w:color="auto"/>
        <w:right w:val="none" w:sz="0" w:space="0" w:color="auto"/>
      </w:divBdr>
    </w:div>
    <w:div w:id="1187063446">
      <w:bodyDiv w:val="1"/>
      <w:marLeft w:val="0"/>
      <w:marRight w:val="0"/>
      <w:marTop w:val="0"/>
      <w:marBottom w:val="0"/>
      <w:divBdr>
        <w:top w:val="none" w:sz="0" w:space="0" w:color="auto"/>
        <w:left w:val="none" w:sz="0" w:space="0" w:color="auto"/>
        <w:bottom w:val="none" w:sz="0" w:space="0" w:color="auto"/>
        <w:right w:val="none" w:sz="0" w:space="0" w:color="auto"/>
      </w:divBdr>
    </w:div>
    <w:div w:id="1192186114">
      <w:bodyDiv w:val="1"/>
      <w:marLeft w:val="0"/>
      <w:marRight w:val="0"/>
      <w:marTop w:val="0"/>
      <w:marBottom w:val="0"/>
      <w:divBdr>
        <w:top w:val="none" w:sz="0" w:space="0" w:color="auto"/>
        <w:left w:val="none" w:sz="0" w:space="0" w:color="auto"/>
        <w:bottom w:val="none" w:sz="0" w:space="0" w:color="auto"/>
        <w:right w:val="none" w:sz="0" w:space="0" w:color="auto"/>
      </w:divBdr>
    </w:div>
    <w:div w:id="1196963344">
      <w:bodyDiv w:val="1"/>
      <w:marLeft w:val="0"/>
      <w:marRight w:val="0"/>
      <w:marTop w:val="0"/>
      <w:marBottom w:val="0"/>
      <w:divBdr>
        <w:top w:val="none" w:sz="0" w:space="0" w:color="auto"/>
        <w:left w:val="none" w:sz="0" w:space="0" w:color="auto"/>
        <w:bottom w:val="none" w:sz="0" w:space="0" w:color="auto"/>
        <w:right w:val="none" w:sz="0" w:space="0" w:color="auto"/>
      </w:divBdr>
    </w:div>
    <w:div w:id="1198544413">
      <w:bodyDiv w:val="1"/>
      <w:marLeft w:val="0"/>
      <w:marRight w:val="0"/>
      <w:marTop w:val="0"/>
      <w:marBottom w:val="0"/>
      <w:divBdr>
        <w:top w:val="none" w:sz="0" w:space="0" w:color="auto"/>
        <w:left w:val="none" w:sz="0" w:space="0" w:color="auto"/>
        <w:bottom w:val="none" w:sz="0" w:space="0" w:color="auto"/>
        <w:right w:val="none" w:sz="0" w:space="0" w:color="auto"/>
      </w:divBdr>
    </w:div>
    <w:div w:id="1228415645">
      <w:bodyDiv w:val="1"/>
      <w:marLeft w:val="0"/>
      <w:marRight w:val="0"/>
      <w:marTop w:val="0"/>
      <w:marBottom w:val="0"/>
      <w:divBdr>
        <w:top w:val="none" w:sz="0" w:space="0" w:color="auto"/>
        <w:left w:val="none" w:sz="0" w:space="0" w:color="auto"/>
        <w:bottom w:val="none" w:sz="0" w:space="0" w:color="auto"/>
        <w:right w:val="none" w:sz="0" w:space="0" w:color="auto"/>
      </w:divBdr>
    </w:div>
    <w:div w:id="1234586606">
      <w:bodyDiv w:val="1"/>
      <w:marLeft w:val="0"/>
      <w:marRight w:val="0"/>
      <w:marTop w:val="0"/>
      <w:marBottom w:val="0"/>
      <w:divBdr>
        <w:top w:val="none" w:sz="0" w:space="0" w:color="auto"/>
        <w:left w:val="none" w:sz="0" w:space="0" w:color="auto"/>
        <w:bottom w:val="none" w:sz="0" w:space="0" w:color="auto"/>
        <w:right w:val="none" w:sz="0" w:space="0" w:color="auto"/>
      </w:divBdr>
    </w:div>
    <w:div w:id="1242301449">
      <w:bodyDiv w:val="1"/>
      <w:marLeft w:val="0"/>
      <w:marRight w:val="0"/>
      <w:marTop w:val="0"/>
      <w:marBottom w:val="0"/>
      <w:divBdr>
        <w:top w:val="none" w:sz="0" w:space="0" w:color="auto"/>
        <w:left w:val="none" w:sz="0" w:space="0" w:color="auto"/>
        <w:bottom w:val="none" w:sz="0" w:space="0" w:color="auto"/>
        <w:right w:val="none" w:sz="0" w:space="0" w:color="auto"/>
      </w:divBdr>
    </w:div>
    <w:div w:id="1243487836">
      <w:bodyDiv w:val="1"/>
      <w:marLeft w:val="0"/>
      <w:marRight w:val="0"/>
      <w:marTop w:val="0"/>
      <w:marBottom w:val="0"/>
      <w:divBdr>
        <w:top w:val="none" w:sz="0" w:space="0" w:color="auto"/>
        <w:left w:val="none" w:sz="0" w:space="0" w:color="auto"/>
        <w:bottom w:val="none" w:sz="0" w:space="0" w:color="auto"/>
        <w:right w:val="none" w:sz="0" w:space="0" w:color="auto"/>
      </w:divBdr>
    </w:div>
    <w:div w:id="1252930702">
      <w:bodyDiv w:val="1"/>
      <w:marLeft w:val="0"/>
      <w:marRight w:val="0"/>
      <w:marTop w:val="0"/>
      <w:marBottom w:val="0"/>
      <w:divBdr>
        <w:top w:val="none" w:sz="0" w:space="0" w:color="auto"/>
        <w:left w:val="none" w:sz="0" w:space="0" w:color="auto"/>
        <w:bottom w:val="none" w:sz="0" w:space="0" w:color="auto"/>
        <w:right w:val="none" w:sz="0" w:space="0" w:color="auto"/>
      </w:divBdr>
    </w:div>
    <w:div w:id="1269198716">
      <w:bodyDiv w:val="1"/>
      <w:marLeft w:val="0"/>
      <w:marRight w:val="0"/>
      <w:marTop w:val="0"/>
      <w:marBottom w:val="0"/>
      <w:divBdr>
        <w:top w:val="none" w:sz="0" w:space="0" w:color="auto"/>
        <w:left w:val="none" w:sz="0" w:space="0" w:color="auto"/>
        <w:bottom w:val="none" w:sz="0" w:space="0" w:color="auto"/>
        <w:right w:val="none" w:sz="0" w:space="0" w:color="auto"/>
      </w:divBdr>
    </w:div>
    <w:div w:id="1279531132">
      <w:bodyDiv w:val="1"/>
      <w:marLeft w:val="0"/>
      <w:marRight w:val="0"/>
      <w:marTop w:val="0"/>
      <w:marBottom w:val="0"/>
      <w:divBdr>
        <w:top w:val="none" w:sz="0" w:space="0" w:color="auto"/>
        <w:left w:val="none" w:sz="0" w:space="0" w:color="auto"/>
        <w:bottom w:val="none" w:sz="0" w:space="0" w:color="auto"/>
        <w:right w:val="none" w:sz="0" w:space="0" w:color="auto"/>
      </w:divBdr>
    </w:div>
    <w:div w:id="1284118379">
      <w:bodyDiv w:val="1"/>
      <w:marLeft w:val="0"/>
      <w:marRight w:val="0"/>
      <w:marTop w:val="0"/>
      <w:marBottom w:val="0"/>
      <w:divBdr>
        <w:top w:val="none" w:sz="0" w:space="0" w:color="auto"/>
        <w:left w:val="none" w:sz="0" w:space="0" w:color="auto"/>
        <w:bottom w:val="none" w:sz="0" w:space="0" w:color="auto"/>
        <w:right w:val="none" w:sz="0" w:space="0" w:color="auto"/>
      </w:divBdr>
    </w:div>
    <w:div w:id="1286889856">
      <w:bodyDiv w:val="1"/>
      <w:marLeft w:val="0"/>
      <w:marRight w:val="0"/>
      <w:marTop w:val="0"/>
      <w:marBottom w:val="0"/>
      <w:divBdr>
        <w:top w:val="none" w:sz="0" w:space="0" w:color="auto"/>
        <w:left w:val="none" w:sz="0" w:space="0" w:color="auto"/>
        <w:bottom w:val="none" w:sz="0" w:space="0" w:color="auto"/>
        <w:right w:val="none" w:sz="0" w:space="0" w:color="auto"/>
      </w:divBdr>
    </w:div>
    <w:div w:id="1294168625">
      <w:bodyDiv w:val="1"/>
      <w:marLeft w:val="0"/>
      <w:marRight w:val="0"/>
      <w:marTop w:val="0"/>
      <w:marBottom w:val="0"/>
      <w:divBdr>
        <w:top w:val="none" w:sz="0" w:space="0" w:color="auto"/>
        <w:left w:val="none" w:sz="0" w:space="0" w:color="auto"/>
        <w:bottom w:val="none" w:sz="0" w:space="0" w:color="auto"/>
        <w:right w:val="none" w:sz="0" w:space="0" w:color="auto"/>
      </w:divBdr>
    </w:div>
    <w:div w:id="1295796962">
      <w:bodyDiv w:val="1"/>
      <w:marLeft w:val="0"/>
      <w:marRight w:val="0"/>
      <w:marTop w:val="0"/>
      <w:marBottom w:val="0"/>
      <w:divBdr>
        <w:top w:val="none" w:sz="0" w:space="0" w:color="auto"/>
        <w:left w:val="none" w:sz="0" w:space="0" w:color="auto"/>
        <w:bottom w:val="none" w:sz="0" w:space="0" w:color="auto"/>
        <w:right w:val="none" w:sz="0" w:space="0" w:color="auto"/>
      </w:divBdr>
    </w:div>
    <w:div w:id="1302225852">
      <w:bodyDiv w:val="1"/>
      <w:marLeft w:val="0"/>
      <w:marRight w:val="0"/>
      <w:marTop w:val="0"/>
      <w:marBottom w:val="0"/>
      <w:divBdr>
        <w:top w:val="none" w:sz="0" w:space="0" w:color="auto"/>
        <w:left w:val="none" w:sz="0" w:space="0" w:color="auto"/>
        <w:bottom w:val="none" w:sz="0" w:space="0" w:color="auto"/>
        <w:right w:val="none" w:sz="0" w:space="0" w:color="auto"/>
      </w:divBdr>
    </w:div>
    <w:div w:id="1323662077">
      <w:bodyDiv w:val="1"/>
      <w:marLeft w:val="0"/>
      <w:marRight w:val="0"/>
      <w:marTop w:val="0"/>
      <w:marBottom w:val="0"/>
      <w:divBdr>
        <w:top w:val="none" w:sz="0" w:space="0" w:color="auto"/>
        <w:left w:val="none" w:sz="0" w:space="0" w:color="auto"/>
        <w:bottom w:val="none" w:sz="0" w:space="0" w:color="auto"/>
        <w:right w:val="none" w:sz="0" w:space="0" w:color="auto"/>
      </w:divBdr>
    </w:div>
    <w:div w:id="1331908318">
      <w:bodyDiv w:val="1"/>
      <w:marLeft w:val="0"/>
      <w:marRight w:val="0"/>
      <w:marTop w:val="0"/>
      <w:marBottom w:val="0"/>
      <w:divBdr>
        <w:top w:val="none" w:sz="0" w:space="0" w:color="auto"/>
        <w:left w:val="none" w:sz="0" w:space="0" w:color="auto"/>
        <w:bottom w:val="none" w:sz="0" w:space="0" w:color="auto"/>
        <w:right w:val="none" w:sz="0" w:space="0" w:color="auto"/>
      </w:divBdr>
    </w:div>
    <w:div w:id="1345016033">
      <w:bodyDiv w:val="1"/>
      <w:marLeft w:val="0"/>
      <w:marRight w:val="0"/>
      <w:marTop w:val="0"/>
      <w:marBottom w:val="0"/>
      <w:divBdr>
        <w:top w:val="none" w:sz="0" w:space="0" w:color="auto"/>
        <w:left w:val="none" w:sz="0" w:space="0" w:color="auto"/>
        <w:bottom w:val="none" w:sz="0" w:space="0" w:color="auto"/>
        <w:right w:val="none" w:sz="0" w:space="0" w:color="auto"/>
      </w:divBdr>
    </w:div>
    <w:div w:id="1377895948">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7097320">
      <w:bodyDiv w:val="1"/>
      <w:marLeft w:val="0"/>
      <w:marRight w:val="0"/>
      <w:marTop w:val="0"/>
      <w:marBottom w:val="0"/>
      <w:divBdr>
        <w:top w:val="none" w:sz="0" w:space="0" w:color="auto"/>
        <w:left w:val="none" w:sz="0" w:space="0" w:color="auto"/>
        <w:bottom w:val="none" w:sz="0" w:space="0" w:color="auto"/>
        <w:right w:val="none" w:sz="0" w:space="0" w:color="auto"/>
      </w:divBdr>
    </w:div>
    <w:div w:id="1415082619">
      <w:bodyDiv w:val="1"/>
      <w:marLeft w:val="0"/>
      <w:marRight w:val="0"/>
      <w:marTop w:val="0"/>
      <w:marBottom w:val="0"/>
      <w:divBdr>
        <w:top w:val="none" w:sz="0" w:space="0" w:color="auto"/>
        <w:left w:val="none" w:sz="0" w:space="0" w:color="auto"/>
        <w:bottom w:val="none" w:sz="0" w:space="0" w:color="auto"/>
        <w:right w:val="none" w:sz="0" w:space="0" w:color="auto"/>
      </w:divBdr>
    </w:div>
    <w:div w:id="1422992997">
      <w:bodyDiv w:val="1"/>
      <w:marLeft w:val="0"/>
      <w:marRight w:val="0"/>
      <w:marTop w:val="0"/>
      <w:marBottom w:val="0"/>
      <w:divBdr>
        <w:top w:val="none" w:sz="0" w:space="0" w:color="auto"/>
        <w:left w:val="none" w:sz="0" w:space="0" w:color="auto"/>
        <w:bottom w:val="none" w:sz="0" w:space="0" w:color="auto"/>
        <w:right w:val="none" w:sz="0" w:space="0" w:color="auto"/>
      </w:divBdr>
    </w:div>
    <w:div w:id="1427262613">
      <w:bodyDiv w:val="1"/>
      <w:marLeft w:val="0"/>
      <w:marRight w:val="0"/>
      <w:marTop w:val="0"/>
      <w:marBottom w:val="0"/>
      <w:divBdr>
        <w:top w:val="none" w:sz="0" w:space="0" w:color="auto"/>
        <w:left w:val="none" w:sz="0" w:space="0" w:color="auto"/>
        <w:bottom w:val="none" w:sz="0" w:space="0" w:color="auto"/>
        <w:right w:val="none" w:sz="0" w:space="0" w:color="auto"/>
      </w:divBdr>
    </w:div>
    <w:div w:id="1440837975">
      <w:bodyDiv w:val="1"/>
      <w:marLeft w:val="0"/>
      <w:marRight w:val="0"/>
      <w:marTop w:val="0"/>
      <w:marBottom w:val="0"/>
      <w:divBdr>
        <w:top w:val="none" w:sz="0" w:space="0" w:color="auto"/>
        <w:left w:val="none" w:sz="0" w:space="0" w:color="auto"/>
        <w:bottom w:val="none" w:sz="0" w:space="0" w:color="auto"/>
        <w:right w:val="none" w:sz="0" w:space="0" w:color="auto"/>
      </w:divBdr>
    </w:div>
    <w:div w:id="1493565465">
      <w:bodyDiv w:val="1"/>
      <w:marLeft w:val="0"/>
      <w:marRight w:val="0"/>
      <w:marTop w:val="0"/>
      <w:marBottom w:val="0"/>
      <w:divBdr>
        <w:top w:val="none" w:sz="0" w:space="0" w:color="auto"/>
        <w:left w:val="none" w:sz="0" w:space="0" w:color="auto"/>
        <w:bottom w:val="none" w:sz="0" w:space="0" w:color="auto"/>
        <w:right w:val="none" w:sz="0" w:space="0" w:color="auto"/>
      </w:divBdr>
      <w:divsChild>
        <w:div w:id="438451717">
          <w:marLeft w:val="1080"/>
          <w:marRight w:val="0"/>
          <w:marTop w:val="100"/>
          <w:marBottom w:val="0"/>
          <w:divBdr>
            <w:top w:val="none" w:sz="0" w:space="0" w:color="auto"/>
            <w:left w:val="none" w:sz="0" w:space="0" w:color="auto"/>
            <w:bottom w:val="none" w:sz="0" w:space="0" w:color="auto"/>
            <w:right w:val="none" w:sz="0" w:space="0" w:color="auto"/>
          </w:divBdr>
        </w:div>
        <w:div w:id="482965534">
          <w:marLeft w:val="1080"/>
          <w:marRight w:val="0"/>
          <w:marTop w:val="100"/>
          <w:marBottom w:val="0"/>
          <w:divBdr>
            <w:top w:val="none" w:sz="0" w:space="0" w:color="auto"/>
            <w:left w:val="none" w:sz="0" w:space="0" w:color="auto"/>
            <w:bottom w:val="none" w:sz="0" w:space="0" w:color="auto"/>
            <w:right w:val="none" w:sz="0" w:space="0" w:color="auto"/>
          </w:divBdr>
        </w:div>
        <w:div w:id="797458006">
          <w:marLeft w:val="1080"/>
          <w:marRight w:val="0"/>
          <w:marTop w:val="100"/>
          <w:marBottom w:val="0"/>
          <w:divBdr>
            <w:top w:val="none" w:sz="0" w:space="0" w:color="auto"/>
            <w:left w:val="none" w:sz="0" w:space="0" w:color="auto"/>
            <w:bottom w:val="none" w:sz="0" w:space="0" w:color="auto"/>
            <w:right w:val="none" w:sz="0" w:space="0" w:color="auto"/>
          </w:divBdr>
        </w:div>
        <w:div w:id="847526705">
          <w:marLeft w:val="1080"/>
          <w:marRight w:val="0"/>
          <w:marTop w:val="100"/>
          <w:marBottom w:val="0"/>
          <w:divBdr>
            <w:top w:val="none" w:sz="0" w:space="0" w:color="auto"/>
            <w:left w:val="none" w:sz="0" w:space="0" w:color="auto"/>
            <w:bottom w:val="none" w:sz="0" w:space="0" w:color="auto"/>
            <w:right w:val="none" w:sz="0" w:space="0" w:color="auto"/>
          </w:divBdr>
        </w:div>
        <w:div w:id="858666611">
          <w:marLeft w:val="360"/>
          <w:marRight w:val="0"/>
          <w:marTop w:val="200"/>
          <w:marBottom w:val="0"/>
          <w:divBdr>
            <w:top w:val="none" w:sz="0" w:space="0" w:color="auto"/>
            <w:left w:val="none" w:sz="0" w:space="0" w:color="auto"/>
            <w:bottom w:val="none" w:sz="0" w:space="0" w:color="auto"/>
            <w:right w:val="none" w:sz="0" w:space="0" w:color="auto"/>
          </w:divBdr>
        </w:div>
        <w:div w:id="1603606210">
          <w:marLeft w:val="360"/>
          <w:marRight w:val="0"/>
          <w:marTop w:val="200"/>
          <w:marBottom w:val="0"/>
          <w:divBdr>
            <w:top w:val="none" w:sz="0" w:space="0" w:color="auto"/>
            <w:left w:val="none" w:sz="0" w:space="0" w:color="auto"/>
            <w:bottom w:val="none" w:sz="0" w:space="0" w:color="auto"/>
            <w:right w:val="none" w:sz="0" w:space="0" w:color="auto"/>
          </w:divBdr>
        </w:div>
        <w:div w:id="1750032560">
          <w:marLeft w:val="1080"/>
          <w:marRight w:val="0"/>
          <w:marTop w:val="100"/>
          <w:marBottom w:val="0"/>
          <w:divBdr>
            <w:top w:val="none" w:sz="0" w:space="0" w:color="auto"/>
            <w:left w:val="none" w:sz="0" w:space="0" w:color="auto"/>
            <w:bottom w:val="none" w:sz="0" w:space="0" w:color="auto"/>
            <w:right w:val="none" w:sz="0" w:space="0" w:color="auto"/>
          </w:divBdr>
        </w:div>
        <w:div w:id="2084833802">
          <w:marLeft w:val="1080"/>
          <w:marRight w:val="0"/>
          <w:marTop w:val="100"/>
          <w:marBottom w:val="0"/>
          <w:divBdr>
            <w:top w:val="none" w:sz="0" w:space="0" w:color="auto"/>
            <w:left w:val="none" w:sz="0" w:space="0" w:color="auto"/>
            <w:bottom w:val="none" w:sz="0" w:space="0" w:color="auto"/>
            <w:right w:val="none" w:sz="0" w:space="0" w:color="auto"/>
          </w:divBdr>
        </w:div>
      </w:divsChild>
    </w:div>
    <w:div w:id="1508860858">
      <w:bodyDiv w:val="1"/>
      <w:marLeft w:val="0"/>
      <w:marRight w:val="0"/>
      <w:marTop w:val="0"/>
      <w:marBottom w:val="0"/>
      <w:divBdr>
        <w:top w:val="none" w:sz="0" w:space="0" w:color="auto"/>
        <w:left w:val="none" w:sz="0" w:space="0" w:color="auto"/>
        <w:bottom w:val="none" w:sz="0" w:space="0" w:color="auto"/>
        <w:right w:val="none" w:sz="0" w:space="0" w:color="auto"/>
      </w:divBdr>
    </w:div>
    <w:div w:id="1510606637">
      <w:bodyDiv w:val="1"/>
      <w:marLeft w:val="0"/>
      <w:marRight w:val="0"/>
      <w:marTop w:val="0"/>
      <w:marBottom w:val="0"/>
      <w:divBdr>
        <w:top w:val="none" w:sz="0" w:space="0" w:color="auto"/>
        <w:left w:val="none" w:sz="0" w:space="0" w:color="auto"/>
        <w:bottom w:val="none" w:sz="0" w:space="0" w:color="auto"/>
        <w:right w:val="none" w:sz="0" w:space="0" w:color="auto"/>
      </w:divBdr>
    </w:div>
    <w:div w:id="1539660375">
      <w:bodyDiv w:val="1"/>
      <w:marLeft w:val="0"/>
      <w:marRight w:val="0"/>
      <w:marTop w:val="0"/>
      <w:marBottom w:val="0"/>
      <w:divBdr>
        <w:top w:val="none" w:sz="0" w:space="0" w:color="auto"/>
        <w:left w:val="none" w:sz="0" w:space="0" w:color="auto"/>
        <w:bottom w:val="none" w:sz="0" w:space="0" w:color="auto"/>
        <w:right w:val="none" w:sz="0" w:space="0" w:color="auto"/>
      </w:divBdr>
      <w:divsChild>
        <w:div w:id="1221358370">
          <w:marLeft w:val="0"/>
          <w:marRight w:val="0"/>
          <w:marTop w:val="0"/>
          <w:marBottom w:val="0"/>
          <w:divBdr>
            <w:top w:val="none" w:sz="0" w:space="0" w:color="auto"/>
            <w:left w:val="none" w:sz="0" w:space="0" w:color="auto"/>
            <w:bottom w:val="none" w:sz="0" w:space="0" w:color="auto"/>
            <w:right w:val="none" w:sz="0" w:space="0" w:color="auto"/>
          </w:divBdr>
        </w:div>
        <w:div w:id="2053536591">
          <w:marLeft w:val="0"/>
          <w:marRight w:val="0"/>
          <w:marTop w:val="0"/>
          <w:marBottom w:val="0"/>
          <w:divBdr>
            <w:top w:val="none" w:sz="0" w:space="0" w:color="auto"/>
            <w:left w:val="none" w:sz="0" w:space="0" w:color="auto"/>
            <w:bottom w:val="none" w:sz="0" w:space="0" w:color="auto"/>
            <w:right w:val="none" w:sz="0" w:space="0" w:color="auto"/>
          </w:divBdr>
        </w:div>
      </w:divsChild>
    </w:div>
    <w:div w:id="1577470472">
      <w:bodyDiv w:val="1"/>
      <w:marLeft w:val="0"/>
      <w:marRight w:val="0"/>
      <w:marTop w:val="0"/>
      <w:marBottom w:val="0"/>
      <w:divBdr>
        <w:top w:val="none" w:sz="0" w:space="0" w:color="auto"/>
        <w:left w:val="none" w:sz="0" w:space="0" w:color="auto"/>
        <w:bottom w:val="none" w:sz="0" w:space="0" w:color="auto"/>
        <w:right w:val="none" w:sz="0" w:space="0" w:color="auto"/>
      </w:divBdr>
    </w:div>
    <w:div w:id="1584097588">
      <w:bodyDiv w:val="1"/>
      <w:marLeft w:val="0"/>
      <w:marRight w:val="0"/>
      <w:marTop w:val="0"/>
      <w:marBottom w:val="0"/>
      <w:divBdr>
        <w:top w:val="none" w:sz="0" w:space="0" w:color="auto"/>
        <w:left w:val="none" w:sz="0" w:space="0" w:color="auto"/>
        <w:bottom w:val="none" w:sz="0" w:space="0" w:color="auto"/>
        <w:right w:val="none" w:sz="0" w:space="0" w:color="auto"/>
      </w:divBdr>
    </w:div>
    <w:div w:id="1592354984">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4743823">
      <w:bodyDiv w:val="1"/>
      <w:marLeft w:val="0"/>
      <w:marRight w:val="0"/>
      <w:marTop w:val="0"/>
      <w:marBottom w:val="0"/>
      <w:divBdr>
        <w:top w:val="none" w:sz="0" w:space="0" w:color="auto"/>
        <w:left w:val="none" w:sz="0" w:space="0" w:color="auto"/>
        <w:bottom w:val="none" w:sz="0" w:space="0" w:color="auto"/>
        <w:right w:val="none" w:sz="0" w:space="0" w:color="auto"/>
      </w:divBdr>
    </w:div>
    <w:div w:id="1618028987">
      <w:bodyDiv w:val="1"/>
      <w:marLeft w:val="0"/>
      <w:marRight w:val="0"/>
      <w:marTop w:val="0"/>
      <w:marBottom w:val="0"/>
      <w:divBdr>
        <w:top w:val="none" w:sz="0" w:space="0" w:color="auto"/>
        <w:left w:val="none" w:sz="0" w:space="0" w:color="auto"/>
        <w:bottom w:val="none" w:sz="0" w:space="0" w:color="auto"/>
        <w:right w:val="none" w:sz="0" w:space="0" w:color="auto"/>
      </w:divBdr>
    </w:div>
    <w:div w:id="1636830050">
      <w:bodyDiv w:val="1"/>
      <w:marLeft w:val="0"/>
      <w:marRight w:val="0"/>
      <w:marTop w:val="0"/>
      <w:marBottom w:val="0"/>
      <w:divBdr>
        <w:top w:val="none" w:sz="0" w:space="0" w:color="auto"/>
        <w:left w:val="none" w:sz="0" w:space="0" w:color="auto"/>
        <w:bottom w:val="none" w:sz="0" w:space="0" w:color="auto"/>
        <w:right w:val="none" w:sz="0" w:space="0" w:color="auto"/>
      </w:divBdr>
    </w:div>
    <w:div w:id="1672947913">
      <w:bodyDiv w:val="1"/>
      <w:marLeft w:val="0"/>
      <w:marRight w:val="0"/>
      <w:marTop w:val="0"/>
      <w:marBottom w:val="0"/>
      <w:divBdr>
        <w:top w:val="none" w:sz="0" w:space="0" w:color="auto"/>
        <w:left w:val="none" w:sz="0" w:space="0" w:color="auto"/>
        <w:bottom w:val="none" w:sz="0" w:space="0" w:color="auto"/>
        <w:right w:val="none" w:sz="0" w:space="0" w:color="auto"/>
      </w:divBdr>
    </w:div>
    <w:div w:id="1693606537">
      <w:bodyDiv w:val="1"/>
      <w:marLeft w:val="0"/>
      <w:marRight w:val="0"/>
      <w:marTop w:val="0"/>
      <w:marBottom w:val="0"/>
      <w:divBdr>
        <w:top w:val="none" w:sz="0" w:space="0" w:color="auto"/>
        <w:left w:val="none" w:sz="0" w:space="0" w:color="auto"/>
        <w:bottom w:val="none" w:sz="0" w:space="0" w:color="auto"/>
        <w:right w:val="none" w:sz="0" w:space="0" w:color="auto"/>
      </w:divBdr>
    </w:div>
    <w:div w:id="1702248305">
      <w:bodyDiv w:val="1"/>
      <w:marLeft w:val="0"/>
      <w:marRight w:val="0"/>
      <w:marTop w:val="0"/>
      <w:marBottom w:val="0"/>
      <w:divBdr>
        <w:top w:val="none" w:sz="0" w:space="0" w:color="auto"/>
        <w:left w:val="none" w:sz="0" w:space="0" w:color="auto"/>
        <w:bottom w:val="none" w:sz="0" w:space="0" w:color="auto"/>
        <w:right w:val="none" w:sz="0" w:space="0" w:color="auto"/>
      </w:divBdr>
    </w:div>
    <w:div w:id="1711682078">
      <w:bodyDiv w:val="1"/>
      <w:marLeft w:val="0"/>
      <w:marRight w:val="0"/>
      <w:marTop w:val="0"/>
      <w:marBottom w:val="0"/>
      <w:divBdr>
        <w:top w:val="none" w:sz="0" w:space="0" w:color="auto"/>
        <w:left w:val="none" w:sz="0" w:space="0" w:color="auto"/>
        <w:bottom w:val="none" w:sz="0" w:space="0" w:color="auto"/>
        <w:right w:val="none" w:sz="0" w:space="0" w:color="auto"/>
      </w:divBdr>
    </w:div>
    <w:div w:id="1712025615">
      <w:bodyDiv w:val="1"/>
      <w:marLeft w:val="0"/>
      <w:marRight w:val="0"/>
      <w:marTop w:val="0"/>
      <w:marBottom w:val="0"/>
      <w:divBdr>
        <w:top w:val="none" w:sz="0" w:space="0" w:color="auto"/>
        <w:left w:val="none" w:sz="0" w:space="0" w:color="auto"/>
        <w:bottom w:val="none" w:sz="0" w:space="0" w:color="auto"/>
        <w:right w:val="none" w:sz="0" w:space="0" w:color="auto"/>
      </w:divBdr>
    </w:div>
    <w:div w:id="1715501917">
      <w:bodyDiv w:val="1"/>
      <w:marLeft w:val="0"/>
      <w:marRight w:val="0"/>
      <w:marTop w:val="0"/>
      <w:marBottom w:val="0"/>
      <w:divBdr>
        <w:top w:val="none" w:sz="0" w:space="0" w:color="auto"/>
        <w:left w:val="none" w:sz="0" w:space="0" w:color="auto"/>
        <w:bottom w:val="none" w:sz="0" w:space="0" w:color="auto"/>
        <w:right w:val="none" w:sz="0" w:space="0" w:color="auto"/>
      </w:divBdr>
    </w:div>
    <w:div w:id="1728382157">
      <w:bodyDiv w:val="1"/>
      <w:marLeft w:val="0"/>
      <w:marRight w:val="0"/>
      <w:marTop w:val="0"/>
      <w:marBottom w:val="0"/>
      <w:divBdr>
        <w:top w:val="none" w:sz="0" w:space="0" w:color="auto"/>
        <w:left w:val="none" w:sz="0" w:space="0" w:color="auto"/>
        <w:bottom w:val="none" w:sz="0" w:space="0" w:color="auto"/>
        <w:right w:val="none" w:sz="0" w:space="0" w:color="auto"/>
      </w:divBdr>
    </w:div>
    <w:div w:id="1733382305">
      <w:bodyDiv w:val="1"/>
      <w:marLeft w:val="0"/>
      <w:marRight w:val="0"/>
      <w:marTop w:val="0"/>
      <w:marBottom w:val="0"/>
      <w:divBdr>
        <w:top w:val="none" w:sz="0" w:space="0" w:color="auto"/>
        <w:left w:val="none" w:sz="0" w:space="0" w:color="auto"/>
        <w:bottom w:val="none" w:sz="0" w:space="0" w:color="auto"/>
        <w:right w:val="none" w:sz="0" w:space="0" w:color="auto"/>
      </w:divBdr>
    </w:div>
    <w:div w:id="1734348792">
      <w:bodyDiv w:val="1"/>
      <w:marLeft w:val="0"/>
      <w:marRight w:val="0"/>
      <w:marTop w:val="0"/>
      <w:marBottom w:val="0"/>
      <w:divBdr>
        <w:top w:val="none" w:sz="0" w:space="0" w:color="auto"/>
        <w:left w:val="none" w:sz="0" w:space="0" w:color="auto"/>
        <w:bottom w:val="none" w:sz="0" w:space="0" w:color="auto"/>
        <w:right w:val="none" w:sz="0" w:space="0" w:color="auto"/>
      </w:divBdr>
    </w:div>
    <w:div w:id="1746486425">
      <w:bodyDiv w:val="1"/>
      <w:marLeft w:val="0"/>
      <w:marRight w:val="0"/>
      <w:marTop w:val="0"/>
      <w:marBottom w:val="0"/>
      <w:divBdr>
        <w:top w:val="none" w:sz="0" w:space="0" w:color="auto"/>
        <w:left w:val="none" w:sz="0" w:space="0" w:color="auto"/>
        <w:bottom w:val="none" w:sz="0" w:space="0" w:color="auto"/>
        <w:right w:val="none" w:sz="0" w:space="0" w:color="auto"/>
      </w:divBdr>
    </w:div>
    <w:div w:id="1762146115">
      <w:bodyDiv w:val="1"/>
      <w:marLeft w:val="0"/>
      <w:marRight w:val="0"/>
      <w:marTop w:val="0"/>
      <w:marBottom w:val="0"/>
      <w:divBdr>
        <w:top w:val="none" w:sz="0" w:space="0" w:color="auto"/>
        <w:left w:val="none" w:sz="0" w:space="0" w:color="auto"/>
        <w:bottom w:val="none" w:sz="0" w:space="0" w:color="auto"/>
        <w:right w:val="none" w:sz="0" w:space="0" w:color="auto"/>
      </w:divBdr>
    </w:div>
    <w:div w:id="1809980597">
      <w:bodyDiv w:val="1"/>
      <w:marLeft w:val="0"/>
      <w:marRight w:val="0"/>
      <w:marTop w:val="0"/>
      <w:marBottom w:val="0"/>
      <w:divBdr>
        <w:top w:val="none" w:sz="0" w:space="0" w:color="auto"/>
        <w:left w:val="none" w:sz="0" w:space="0" w:color="auto"/>
        <w:bottom w:val="none" w:sz="0" w:space="0" w:color="auto"/>
        <w:right w:val="none" w:sz="0" w:space="0" w:color="auto"/>
      </w:divBdr>
    </w:div>
    <w:div w:id="1827865882">
      <w:bodyDiv w:val="1"/>
      <w:marLeft w:val="0"/>
      <w:marRight w:val="0"/>
      <w:marTop w:val="0"/>
      <w:marBottom w:val="0"/>
      <w:divBdr>
        <w:top w:val="none" w:sz="0" w:space="0" w:color="auto"/>
        <w:left w:val="none" w:sz="0" w:space="0" w:color="auto"/>
        <w:bottom w:val="none" w:sz="0" w:space="0" w:color="auto"/>
        <w:right w:val="none" w:sz="0" w:space="0" w:color="auto"/>
      </w:divBdr>
    </w:div>
    <w:div w:id="1830251157">
      <w:bodyDiv w:val="1"/>
      <w:marLeft w:val="0"/>
      <w:marRight w:val="0"/>
      <w:marTop w:val="0"/>
      <w:marBottom w:val="0"/>
      <w:divBdr>
        <w:top w:val="none" w:sz="0" w:space="0" w:color="auto"/>
        <w:left w:val="none" w:sz="0" w:space="0" w:color="auto"/>
        <w:bottom w:val="none" w:sz="0" w:space="0" w:color="auto"/>
        <w:right w:val="none" w:sz="0" w:space="0" w:color="auto"/>
      </w:divBdr>
    </w:div>
    <w:div w:id="1838229099">
      <w:bodyDiv w:val="1"/>
      <w:marLeft w:val="0"/>
      <w:marRight w:val="0"/>
      <w:marTop w:val="0"/>
      <w:marBottom w:val="0"/>
      <w:divBdr>
        <w:top w:val="none" w:sz="0" w:space="0" w:color="auto"/>
        <w:left w:val="none" w:sz="0" w:space="0" w:color="auto"/>
        <w:bottom w:val="none" w:sz="0" w:space="0" w:color="auto"/>
        <w:right w:val="none" w:sz="0" w:space="0" w:color="auto"/>
      </w:divBdr>
    </w:div>
    <w:div w:id="1842891581">
      <w:bodyDiv w:val="1"/>
      <w:marLeft w:val="0"/>
      <w:marRight w:val="0"/>
      <w:marTop w:val="0"/>
      <w:marBottom w:val="0"/>
      <w:divBdr>
        <w:top w:val="none" w:sz="0" w:space="0" w:color="auto"/>
        <w:left w:val="none" w:sz="0" w:space="0" w:color="auto"/>
        <w:bottom w:val="none" w:sz="0" w:space="0" w:color="auto"/>
        <w:right w:val="none" w:sz="0" w:space="0" w:color="auto"/>
      </w:divBdr>
    </w:div>
    <w:div w:id="1844585086">
      <w:bodyDiv w:val="1"/>
      <w:marLeft w:val="0"/>
      <w:marRight w:val="0"/>
      <w:marTop w:val="0"/>
      <w:marBottom w:val="0"/>
      <w:divBdr>
        <w:top w:val="none" w:sz="0" w:space="0" w:color="auto"/>
        <w:left w:val="none" w:sz="0" w:space="0" w:color="auto"/>
        <w:bottom w:val="none" w:sz="0" w:space="0" w:color="auto"/>
        <w:right w:val="none" w:sz="0" w:space="0" w:color="auto"/>
      </w:divBdr>
    </w:div>
    <w:div w:id="1849521053">
      <w:bodyDiv w:val="1"/>
      <w:marLeft w:val="0"/>
      <w:marRight w:val="0"/>
      <w:marTop w:val="0"/>
      <w:marBottom w:val="0"/>
      <w:divBdr>
        <w:top w:val="none" w:sz="0" w:space="0" w:color="auto"/>
        <w:left w:val="none" w:sz="0" w:space="0" w:color="auto"/>
        <w:bottom w:val="none" w:sz="0" w:space="0" w:color="auto"/>
        <w:right w:val="none" w:sz="0" w:space="0" w:color="auto"/>
      </w:divBdr>
    </w:div>
    <w:div w:id="1866286295">
      <w:bodyDiv w:val="1"/>
      <w:marLeft w:val="0"/>
      <w:marRight w:val="0"/>
      <w:marTop w:val="0"/>
      <w:marBottom w:val="0"/>
      <w:divBdr>
        <w:top w:val="none" w:sz="0" w:space="0" w:color="auto"/>
        <w:left w:val="none" w:sz="0" w:space="0" w:color="auto"/>
        <w:bottom w:val="none" w:sz="0" w:space="0" w:color="auto"/>
        <w:right w:val="none" w:sz="0" w:space="0" w:color="auto"/>
      </w:divBdr>
      <w:divsChild>
        <w:div w:id="827550043">
          <w:marLeft w:val="0"/>
          <w:marRight w:val="0"/>
          <w:marTop w:val="0"/>
          <w:marBottom w:val="0"/>
          <w:divBdr>
            <w:top w:val="none" w:sz="0" w:space="0" w:color="auto"/>
            <w:left w:val="none" w:sz="0" w:space="0" w:color="auto"/>
            <w:bottom w:val="none" w:sz="0" w:space="0" w:color="auto"/>
            <w:right w:val="none" w:sz="0" w:space="0" w:color="auto"/>
          </w:divBdr>
          <w:divsChild>
            <w:div w:id="1765147102">
              <w:marLeft w:val="0"/>
              <w:marRight w:val="0"/>
              <w:marTop w:val="0"/>
              <w:marBottom w:val="0"/>
              <w:divBdr>
                <w:top w:val="none" w:sz="0" w:space="0" w:color="auto"/>
                <w:left w:val="none" w:sz="0" w:space="0" w:color="auto"/>
                <w:bottom w:val="none" w:sz="0" w:space="0" w:color="auto"/>
                <w:right w:val="none" w:sz="0" w:space="0" w:color="auto"/>
              </w:divBdr>
              <w:divsChild>
                <w:div w:id="539511219">
                  <w:marLeft w:val="0"/>
                  <w:marRight w:val="0"/>
                  <w:marTop w:val="0"/>
                  <w:marBottom w:val="0"/>
                  <w:divBdr>
                    <w:top w:val="none" w:sz="0" w:space="0" w:color="auto"/>
                    <w:left w:val="none" w:sz="0" w:space="0" w:color="auto"/>
                    <w:bottom w:val="none" w:sz="0" w:space="0" w:color="auto"/>
                    <w:right w:val="none" w:sz="0" w:space="0" w:color="auto"/>
                  </w:divBdr>
                  <w:divsChild>
                    <w:div w:id="1186365410">
                      <w:marLeft w:val="0"/>
                      <w:marRight w:val="0"/>
                      <w:marTop w:val="0"/>
                      <w:marBottom w:val="0"/>
                      <w:divBdr>
                        <w:top w:val="none" w:sz="0" w:space="0" w:color="auto"/>
                        <w:left w:val="none" w:sz="0" w:space="0" w:color="auto"/>
                        <w:bottom w:val="none" w:sz="0" w:space="0" w:color="auto"/>
                        <w:right w:val="none" w:sz="0" w:space="0" w:color="auto"/>
                      </w:divBdr>
                      <w:divsChild>
                        <w:div w:id="19418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3123">
          <w:marLeft w:val="0"/>
          <w:marRight w:val="0"/>
          <w:marTop w:val="0"/>
          <w:marBottom w:val="0"/>
          <w:divBdr>
            <w:top w:val="none" w:sz="0" w:space="0" w:color="auto"/>
            <w:left w:val="none" w:sz="0" w:space="0" w:color="auto"/>
            <w:bottom w:val="none" w:sz="0" w:space="0" w:color="auto"/>
            <w:right w:val="none" w:sz="0" w:space="0" w:color="auto"/>
          </w:divBdr>
        </w:div>
        <w:div w:id="1922135081">
          <w:marLeft w:val="0"/>
          <w:marRight w:val="0"/>
          <w:marTop w:val="0"/>
          <w:marBottom w:val="0"/>
          <w:divBdr>
            <w:top w:val="none" w:sz="0" w:space="0" w:color="auto"/>
            <w:left w:val="none" w:sz="0" w:space="0" w:color="auto"/>
            <w:bottom w:val="none" w:sz="0" w:space="0" w:color="auto"/>
            <w:right w:val="none" w:sz="0" w:space="0" w:color="auto"/>
          </w:divBdr>
          <w:divsChild>
            <w:div w:id="161432056">
              <w:marLeft w:val="0"/>
              <w:marRight w:val="0"/>
              <w:marTop w:val="0"/>
              <w:marBottom w:val="0"/>
              <w:divBdr>
                <w:top w:val="none" w:sz="0" w:space="0" w:color="auto"/>
                <w:left w:val="none" w:sz="0" w:space="0" w:color="auto"/>
                <w:bottom w:val="none" w:sz="0" w:space="0" w:color="auto"/>
                <w:right w:val="none" w:sz="0" w:space="0" w:color="auto"/>
              </w:divBdr>
              <w:divsChild>
                <w:div w:id="1517380035">
                  <w:marLeft w:val="0"/>
                  <w:marRight w:val="0"/>
                  <w:marTop w:val="0"/>
                  <w:marBottom w:val="0"/>
                  <w:divBdr>
                    <w:top w:val="none" w:sz="0" w:space="0" w:color="auto"/>
                    <w:left w:val="none" w:sz="0" w:space="0" w:color="auto"/>
                    <w:bottom w:val="none" w:sz="0" w:space="0" w:color="auto"/>
                    <w:right w:val="none" w:sz="0" w:space="0" w:color="auto"/>
                  </w:divBdr>
                  <w:divsChild>
                    <w:div w:id="831217650">
                      <w:marLeft w:val="0"/>
                      <w:marRight w:val="0"/>
                      <w:marTop w:val="0"/>
                      <w:marBottom w:val="0"/>
                      <w:divBdr>
                        <w:top w:val="none" w:sz="0" w:space="0" w:color="auto"/>
                        <w:left w:val="none" w:sz="0" w:space="0" w:color="auto"/>
                        <w:bottom w:val="none" w:sz="0" w:space="0" w:color="auto"/>
                        <w:right w:val="none" w:sz="0" w:space="0" w:color="auto"/>
                      </w:divBdr>
                      <w:divsChild>
                        <w:div w:id="1519418521">
                          <w:marLeft w:val="0"/>
                          <w:marRight w:val="0"/>
                          <w:marTop w:val="0"/>
                          <w:marBottom w:val="0"/>
                          <w:divBdr>
                            <w:top w:val="none" w:sz="0" w:space="0" w:color="auto"/>
                            <w:left w:val="none" w:sz="0" w:space="0" w:color="auto"/>
                            <w:bottom w:val="none" w:sz="0" w:space="0" w:color="auto"/>
                            <w:right w:val="none" w:sz="0" w:space="0" w:color="auto"/>
                          </w:divBdr>
                          <w:divsChild>
                            <w:div w:id="39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597169">
      <w:bodyDiv w:val="1"/>
      <w:marLeft w:val="0"/>
      <w:marRight w:val="0"/>
      <w:marTop w:val="0"/>
      <w:marBottom w:val="0"/>
      <w:divBdr>
        <w:top w:val="none" w:sz="0" w:space="0" w:color="auto"/>
        <w:left w:val="none" w:sz="0" w:space="0" w:color="auto"/>
        <w:bottom w:val="none" w:sz="0" w:space="0" w:color="auto"/>
        <w:right w:val="none" w:sz="0" w:space="0" w:color="auto"/>
      </w:divBdr>
    </w:div>
    <w:div w:id="1874725360">
      <w:bodyDiv w:val="1"/>
      <w:marLeft w:val="0"/>
      <w:marRight w:val="0"/>
      <w:marTop w:val="0"/>
      <w:marBottom w:val="0"/>
      <w:divBdr>
        <w:top w:val="none" w:sz="0" w:space="0" w:color="auto"/>
        <w:left w:val="none" w:sz="0" w:space="0" w:color="auto"/>
        <w:bottom w:val="none" w:sz="0" w:space="0" w:color="auto"/>
        <w:right w:val="none" w:sz="0" w:space="0" w:color="auto"/>
      </w:divBdr>
    </w:div>
    <w:div w:id="1893492817">
      <w:bodyDiv w:val="1"/>
      <w:marLeft w:val="0"/>
      <w:marRight w:val="0"/>
      <w:marTop w:val="0"/>
      <w:marBottom w:val="0"/>
      <w:divBdr>
        <w:top w:val="none" w:sz="0" w:space="0" w:color="auto"/>
        <w:left w:val="none" w:sz="0" w:space="0" w:color="auto"/>
        <w:bottom w:val="none" w:sz="0" w:space="0" w:color="auto"/>
        <w:right w:val="none" w:sz="0" w:space="0" w:color="auto"/>
      </w:divBdr>
    </w:div>
    <w:div w:id="1898199807">
      <w:bodyDiv w:val="1"/>
      <w:marLeft w:val="0"/>
      <w:marRight w:val="0"/>
      <w:marTop w:val="0"/>
      <w:marBottom w:val="0"/>
      <w:divBdr>
        <w:top w:val="none" w:sz="0" w:space="0" w:color="auto"/>
        <w:left w:val="none" w:sz="0" w:space="0" w:color="auto"/>
        <w:bottom w:val="none" w:sz="0" w:space="0" w:color="auto"/>
        <w:right w:val="none" w:sz="0" w:space="0" w:color="auto"/>
      </w:divBdr>
    </w:div>
    <w:div w:id="1903758913">
      <w:bodyDiv w:val="1"/>
      <w:marLeft w:val="0"/>
      <w:marRight w:val="0"/>
      <w:marTop w:val="0"/>
      <w:marBottom w:val="0"/>
      <w:divBdr>
        <w:top w:val="none" w:sz="0" w:space="0" w:color="auto"/>
        <w:left w:val="none" w:sz="0" w:space="0" w:color="auto"/>
        <w:bottom w:val="none" w:sz="0" w:space="0" w:color="auto"/>
        <w:right w:val="none" w:sz="0" w:space="0" w:color="auto"/>
      </w:divBdr>
    </w:div>
    <w:div w:id="1905263293">
      <w:bodyDiv w:val="1"/>
      <w:marLeft w:val="0"/>
      <w:marRight w:val="0"/>
      <w:marTop w:val="0"/>
      <w:marBottom w:val="0"/>
      <w:divBdr>
        <w:top w:val="none" w:sz="0" w:space="0" w:color="auto"/>
        <w:left w:val="none" w:sz="0" w:space="0" w:color="auto"/>
        <w:bottom w:val="none" w:sz="0" w:space="0" w:color="auto"/>
        <w:right w:val="none" w:sz="0" w:space="0" w:color="auto"/>
      </w:divBdr>
    </w:div>
    <w:div w:id="1919248046">
      <w:bodyDiv w:val="1"/>
      <w:marLeft w:val="0"/>
      <w:marRight w:val="0"/>
      <w:marTop w:val="0"/>
      <w:marBottom w:val="0"/>
      <w:divBdr>
        <w:top w:val="none" w:sz="0" w:space="0" w:color="auto"/>
        <w:left w:val="none" w:sz="0" w:space="0" w:color="auto"/>
        <w:bottom w:val="none" w:sz="0" w:space="0" w:color="auto"/>
        <w:right w:val="none" w:sz="0" w:space="0" w:color="auto"/>
      </w:divBdr>
    </w:div>
    <w:div w:id="1930576446">
      <w:bodyDiv w:val="1"/>
      <w:marLeft w:val="0"/>
      <w:marRight w:val="0"/>
      <w:marTop w:val="0"/>
      <w:marBottom w:val="0"/>
      <w:divBdr>
        <w:top w:val="none" w:sz="0" w:space="0" w:color="auto"/>
        <w:left w:val="none" w:sz="0" w:space="0" w:color="auto"/>
        <w:bottom w:val="none" w:sz="0" w:space="0" w:color="auto"/>
        <w:right w:val="none" w:sz="0" w:space="0" w:color="auto"/>
      </w:divBdr>
    </w:div>
    <w:div w:id="1949728106">
      <w:bodyDiv w:val="1"/>
      <w:marLeft w:val="0"/>
      <w:marRight w:val="0"/>
      <w:marTop w:val="0"/>
      <w:marBottom w:val="0"/>
      <w:divBdr>
        <w:top w:val="none" w:sz="0" w:space="0" w:color="auto"/>
        <w:left w:val="none" w:sz="0" w:space="0" w:color="auto"/>
        <w:bottom w:val="none" w:sz="0" w:space="0" w:color="auto"/>
        <w:right w:val="none" w:sz="0" w:space="0" w:color="auto"/>
      </w:divBdr>
    </w:div>
    <w:div w:id="1955405426">
      <w:bodyDiv w:val="1"/>
      <w:marLeft w:val="0"/>
      <w:marRight w:val="0"/>
      <w:marTop w:val="0"/>
      <w:marBottom w:val="0"/>
      <w:divBdr>
        <w:top w:val="none" w:sz="0" w:space="0" w:color="auto"/>
        <w:left w:val="none" w:sz="0" w:space="0" w:color="auto"/>
        <w:bottom w:val="none" w:sz="0" w:space="0" w:color="auto"/>
        <w:right w:val="none" w:sz="0" w:space="0" w:color="auto"/>
      </w:divBdr>
    </w:div>
    <w:div w:id="1958173584">
      <w:bodyDiv w:val="1"/>
      <w:marLeft w:val="0"/>
      <w:marRight w:val="0"/>
      <w:marTop w:val="0"/>
      <w:marBottom w:val="0"/>
      <w:divBdr>
        <w:top w:val="none" w:sz="0" w:space="0" w:color="auto"/>
        <w:left w:val="none" w:sz="0" w:space="0" w:color="auto"/>
        <w:bottom w:val="none" w:sz="0" w:space="0" w:color="auto"/>
        <w:right w:val="none" w:sz="0" w:space="0" w:color="auto"/>
      </w:divBdr>
    </w:div>
    <w:div w:id="1970864148">
      <w:bodyDiv w:val="1"/>
      <w:marLeft w:val="0"/>
      <w:marRight w:val="0"/>
      <w:marTop w:val="0"/>
      <w:marBottom w:val="0"/>
      <w:divBdr>
        <w:top w:val="none" w:sz="0" w:space="0" w:color="auto"/>
        <w:left w:val="none" w:sz="0" w:space="0" w:color="auto"/>
        <w:bottom w:val="none" w:sz="0" w:space="0" w:color="auto"/>
        <w:right w:val="none" w:sz="0" w:space="0" w:color="auto"/>
      </w:divBdr>
    </w:div>
    <w:div w:id="1979070351">
      <w:bodyDiv w:val="1"/>
      <w:marLeft w:val="0"/>
      <w:marRight w:val="0"/>
      <w:marTop w:val="0"/>
      <w:marBottom w:val="0"/>
      <w:divBdr>
        <w:top w:val="none" w:sz="0" w:space="0" w:color="auto"/>
        <w:left w:val="none" w:sz="0" w:space="0" w:color="auto"/>
        <w:bottom w:val="none" w:sz="0" w:space="0" w:color="auto"/>
        <w:right w:val="none" w:sz="0" w:space="0" w:color="auto"/>
      </w:divBdr>
      <w:divsChild>
        <w:div w:id="596594536">
          <w:marLeft w:val="0"/>
          <w:marRight w:val="0"/>
          <w:marTop w:val="0"/>
          <w:marBottom w:val="0"/>
          <w:divBdr>
            <w:top w:val="none" w:sz="0" w:space="0" w:color="auto"/>
            <w:left w:val="none" w:sz="0" w:space="0" w:color="auto"/>
            <w:bottom w:val="none" w:sz="0" w:space="0" w:color="auto"/>
            <w:right w:val="none" w:sz="0" w:space="0" w:color="auto"/>
          </w:divBdr>
        </w:div>
        <w:div w:id="1859812112">
          <w:marLeft w:val="0"/>
          <w:marRight w:val="0"/>
          <w:marTop w:val="0"/>
          <w:marBottom w:val="0"/>
          <w:divBdr>
            <w:top w:val="none" w:sz="0" w:space="0" w:color="auto"/>
            <w:left w:val="none" w:sz="0" w:space="0" w:color="auto"/>
            <w:bottom w:val="none" w:sz="0" w:space="0" w:color="auto"/>
            <w:right w:val="none" w:sz="0" w:space="0" w:color="auto"/>
          </w:divBdr>
        </w:div>
      </w:divsChild>
    </w:div>
    <w:div w:id="1979648002">
      <w:bodyDiv w:val="1"/>
      <w:marLeft w:val="0"/>
      <w:marRight w:val="0"/>
      <w:marTop w:val="0"/>
      <w:marBottom w:val="0"/>
      <w:divBdr>
        <w:top w:val="none" w:sz="0" w:space="0" w:color="auto"/>
        <w:left w:val="none" w:sz="0" w:space="0" w:color="auto"/>
        <w:bottom w:val="none" w:sz="0" w:space="0" w:color="auto"/>
        <w:right w:val="none" w:sz="0" w:space="0" w:color="auto"/>
      </w:divBdr>
    </w:div>
    <w:div w:id="1987512262">
      <w:bodyDiv w:val="1"/>
      <w:marLeft w:val="0"/>
      <w:marRight w:val="0"/>
      <w:marTop w:val="0"/>
      <w:marBottom w:val="0"/>
      <w:divBdr>
        <w:top w:val="none" w:sz="0" w:space="0" w:color="auto"/>
        <w:left w:val="none" w:sz="0" w:space="0" w:color="auto"/>
        <w:bottom w:val="none" w:sz="0" w:space="0" w:color="auto"/>
        <w:right w:val="none" w:sz="0" w:space="0" w:color="auto"/>
      </w:divBdr>
    </w:div>
    <w:div w:id="1994333043">
      <w:bodyDiv w:val="1"/>
      <w:marLeft w:val="0"/>
      <w:marRight w:val="0"/>
      <w:marTop w:val="0"/>
      <w:marBottom w:val="0"/>
      <w:divBdr>
        <w:top w:val="none" w:sz="0" w:space="0" w:color="auto"/>
        <w:left w:val="none" w:sz="0" w:space="0" w:color="auto"/>
        <w:bottom w:val="none" w:sz="0" w:space="0" w:color="auto"/>
        <w:right w:val="none" w:sz="0" w:space="0" w:color="auto"/>
      </w:divBdr>
    </w:div>
    <w:div w:id="2000232955">
      <w:bodyDiv w:val="1"/>
      <w:marLeft w:val="0"/>
      <w:marRight w:val="0"/>
      <w:marTop w:val="0"/>
      <w:marBottom w:val="0"/>
      <w:divBdr>
        <w:top w:val="none" w:sz="0" w:space="0" w:color="auto"/>
        <w:left w:val="none" w:sz="0" w:space="0" w:color="auto"/>
        <w:bottom w:val="none" w:sz="0" w:space="0" w:color="auto"/>
        <w:right w:val="none" w:sz="0" w:space="0" w:color="auto"/>
      </w:divBdr>
    </w:div>
    <w:div w:id="2005357704">
      <w:bodyDiv w:val="1"/>
      <w:marLeft w:val="0"/>
      <w:marRight w:val="0"/>
      <w:marTop w:val="0"/>
      <w:marBottom w:val="0"/>
      <w:divBdr>
        <w:top w:val="none" w:sz="0" w:space="0" w:color="auto"/>
        <w:left w:val="none" w:sz="0" w:space="0" w:color="auto"/>
        <w:bottom w:val="none" w:sz="0" w:space="0" w:color="auto"/>
        <w:right w:val="none" w:sz="0" w:space="0" w:color="auto"/>
      </w:divBdr>
    </w:div>
    <w:div w:id="2007393787">
      <w:bodyDiv w:val="1"/>
      <w:marLeft w:val="0"/>
      <w:marRight w:val="0"/>
      <w:marTop w:val="0"/>
      <w:marBottom w:val="0"/>
      <w:divBdr>
        <w:top w:val="none" w:sz="0" w:space="0" w:color="auto"/>
        <w:left w:val="none" w:sz="0" w:space="0" w:color="auto"/>
        <w:bottom w:val="none" w:sz="0" w:space="0" w:color="auto"/>
        <w:right w:val="none" w:sz="0" w:space="0" w:color="auto"/>
      </w:divBdr>
    </w:div>
    <w:div w:id="2016805957">
      <w:bodyDiv w:val="1"/>
      <w:marLeft w:val="0"/>
      <w:marRight w:val="0"/>
      <w:marTop w:val="0"/>
      <w:marBottom w:val="0"/>
      <w:divBdr>
        <w:top w:val="none" w:sz="0" w:space="0" w:color="auto"/>
        <w:left w:val="none" w:sz="0" w:space="0" w:color="auto"/>
        <w:bottom w:val="none" w:sz="0" w:space="0" w:color="auto"/>
        <w:right w:val="none" w:sz="0" w:space="0" w:color="auto"/>
      </w:divBdr>
    </w:div>
    <w:div w:id="2030376376">
      <w:bodyDiv w:val="1"/>
      <w:marLeft w:val="0"/>
      <w:marRight w:val="0"/>
      <w:marTop w:val="0"/>
      <w:marBottom w:val="0"/>
      <w:divBdr>
        <w:top w:val="none" w:sz="0" w:space="0" w:color="auto"/>
        <w:left w:val="none" w:sz="0" w:space="0" w:color="auto"/>
        <w:bottom w:val="none" w:sz="0" w:space="0" w:color="auto"/>
        <w:right w:val="none" w:sz="0" w:space="0" w:color="auto"/>
      </w:divBdr>
      <w:divsChild>
        <w:div w:id="417485251">
          <w:marLeft w:val="0"/>
          <w:marRight w:val="0"/>
          <w:marTop w:val="0"/>
          <w:marBottom w:val="0"/>
          <w:divBdr>
            <w:top w:val="none" w:sz="0" w:space="0" w:color="auto"/>
            <w:left w:val="none" w:sz="0" w:space="0" w:color="auto"/>
            <w:bottom w:val="none" w:sz="0" w:space="0" w:color="auto"/>
            <w:right w:val="none" w:sz="0" w:space="0" w:color="auto"/>
          </w:divBdr>
          <w:divsChild>
            <w:div w:id="1118140582">
              <w:marLeft w:val="0"/>
              <w:marRight w:val="0"/>
              <w:marTop w:val="0"/>
              <w:marBottom w:val="0"/>
              <w:divBdr>
                <w:top w:val="none" w:sz="0" w:space="0" w:color="auto"/>
                <w:left w:val="none" w:sz="0" w:space="0" w:color="auto"/>
                <w:bottom w:val="none" w:sz="0" w:space="0" w:color="auto"/>
                <w:right w:val="none" w:sz="0" w:space="0" w:color="auto"/>
              </w:divBdr>
              <w:divsChild>
                <w:div w:id="710299455">
                  <w:marLeft w:val="0"/>
                  <w:marRight w:val="0"/>
                  <w:marTop w:val="0"/>
                  <w:marBottom w:val="0"/>
                  <w:divBdr>
                    <w:top w:val="none" w:sz="0" w:space="0" w:color="auto"/>
                    <w:left w:val="none" w:sz="0" w:space="0" w:color="auto"/>
                    <w:bottom w:val="none" w:sz="0" w:space="0" w:color="auto"/>
                    <w:right w:val="none" w:sz="0" w:space="0" w:color="auto"/>
                  </w:divBdr>
                  <w:divsChild>
                    <w:div w:id="1589660024">
                      <w:marLeft w:val="0"/>
                      <w:marRight w:val="0"/>
                      <w:marTop w:val="0"/>
                      <w:marBottom w:val="0"/>
                      <w:divBdr>
                        <w:top w:val="none" w:sz="0" w:space="0" w:color="auto"/>
                        <w:left w:val="none" w:sz="0" w:space="0" w:color="auto"/>
                        <w:bottom w:val="none" w:sz="0" w:space="0" w:color="auto"/>
                        <w:right w:val="none" w:sz="0" w:space="0" w:color="auto"/>
                      </w:divBdr>
                      <w:divsChild>
                        <w:div w:id="9943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456104">
          <w:marLeft w:val="0"/>
          <w:marRight w:val="0"/>
          <w:marTop w:val="0"/>
          <w:marBottom w:val="0"/>
          <w:divBdr>
            <w:top w:val="none" w:sz="0" w:space="0" w:color="auto"/>
            <w:left w:val="none" w:sz="0" w:space="0" w:color="auto"/>
            <w:bottom w:val="none" w:sz="0" w:space="0" w:color="auto"/>
            <w:right w:val="none" w:sz="0" w:space="0" w:color="auto"/>
          </w:divBdr>
          <w:divsChild>
            <w:div w:id="348877236">
              <w:marLeft w:val="0"/>
              <w:marRight w:val="0"/>
              <w:marTop w:val="0"/>
              <w:marBottom w:val="0"/>
              <w:divBdr>
                <w:top w:val="none" w:sz="0" w:space="0" w:color="auto"/>
                <w:left w:val="none" w:sz="0" w:space="0" w:color="auto"/>
                <w:bottom w:val="none" w:sz="0" w:space="0" w:color="auto"/>
                <w:right w:val="none" w:sz="0" w:space="0" w:color="auto"/>
              </w:divBdr>
              <w:divsChild>
                <w:div w:id="1175000670">
                  <w:marLeft w:val="0"/>
                  <w:marRight w:val="0"/>
                  <w:marTop w:val="0"/>
                  <w:marBottom w:val="0"/>
                  <w:divBdr>
                    <w:top w:val="none" w:sz="0" w:space="0" w:color="auto"/>
                    <w:left w:val="none" w:sz="0" w:space="0" w:color="auto"/>
                    <w:bottom w:val="none" w:sz="0" w:space="0" w:color="auto"/>
                    <w:right w:val="none" w:sz="0" w:space="0" w:color="auto"/>
                  </w:divBdr>
                  <w:divsChild>
                    <w:div w:id="2035112815">
                      <w:marLeft w:val="0"/>
                      <w:marRight w:val="0"/>
                      <w:marTop w:val="0"/>
                      <w:marBottom w:val="0"/>
                      <w:divBdr>
                        <w:top w:val="none" w:sz="0" w:space="0" w:color="auto"/>
                        <w:left w:val="none" w:sz="0" w:space="0" w:color="auto"/>
                        <w:bottom w:val="none" w:sz="0" w:space="0" w:color="auto"/>
                        <w:right w:val="none" w:sz="0" w:space="0" w:color="auto"/>
                      </w:divBdr>
                      <w:divsChild>
                        <w:div w:id="237398497">
                          <w:marLeft w:val="0"/>
                          <w:marRight w:val="0"/>
                          <w:marTop w:val="0"/>
                          <w:marBottom w:val="0"/>
                          <w:divBdr>
                            <w:top w:val="none" w:sz="0" w:space="0" w:color="auto"/>
                            <w:left w:val="none" w:sz="0" w:space="0" w:color="auto"/>
                            <w:bottom w:val="none" w:sz="0" w:space="0" w:color="auto"/>
                            <w:right w:val="none" w:sz="0" w:space="0" w:color="auto"/>
                          </w:divBdr>
                          <w:divsChild>
                            <w:div w:id="10809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59456">
          <w:marLeft w:val="0"/>
          <w:marRight w:val="0"/>
          <w:marTop w:val="0"/>
          <w:marBottom w:val="0"/>
          <w:divBdr>
            <w:top w:val="none" w:sz="0" w:space="0" w:color="auto"/>
            <w:left w:val="none" w:sz="0" w:space="0" w:color="auto"/>
            <w:bottom w:val="none" w:sz="0" w:space="0" w:color="auto"/>
            <w:right w:val="none" w:sz="0" w:space="0" w:color="auto"/>
          </w:divBdr>
        </w:div>
      </w:divsChild>
    </w:div>
    <w:div w:id="2037651875">
      <w:bodyDiv w:val="1"/>
      <w:marLeft w:val="0"/>
      <w:marRight w:val="0"/>
      <w:marTop w:val="0"/>
      <w:marBottom w:val="0"/>
      <w:divBdr>
        <w:top w:val="none" w:sz="0" w:space="0" w:color="auto"/>
        <w:left w:val="none" w:sz="0" w:space="0" w:color="auto"/>
        <w:bottom w:val="none" w:sz="0" w:space="0" w:color="auto"/>
        <w:right w:val="none" w:sz="0" w:space="0" w:color="auto"/>
      </w:divBdr>
    </w:div>
    <w:div w:id="2040692384">
      <w:bodyDiv w:val="1"/>
      <w:marLeft w:val="0"/>
      <w:marRight w:val="0"/>
      <w:marTop w:val="0"/>
      <w:marBottom w:val="0"/>
      <w:divBdr>
        <w:top w:val="none" w:sz="0" w:space="0" w:color="auto"/>
        <w:left w:val="none" w:sz="0" w:space="0" w:color="auto"/>
        <w:bottom w:val="none" w:sz="0" w:space="0" w:color="auto"/>
        <w:right w:val="none" w:sz="0" w:space="0" w:color="auto"/>
      </w:divBdr>
    </w:div>
    <w:div w:id="2052414812">
      <w:bodyDiv w:val="1"/>
      <w:marLeft w:val="0"/>
      <w:marRight w:val="0"/>
      <w:marTop w:val="0"/>
      <w:marBottom w:val="0"/>
      <w:divBdr>
        <w:top w:val="none" w:sz="0" w:space="0" w:color="auto"/>
        <w:left w:val="none" w:sz="0" w:space="0" w:color="auto"/>
        <w:bottom w:val="none" w:sz="0" w:space="0" w:color="auto"/>
        <w:right w:val="none" w:sz="0" w:space="0" w:color="auto"/>
      </w:divBdr>
    </w:div>
    <w:div w:id="2054499561">
      <w:bodyDiv w:val="1"/>
      <w:marLeft w:val="0"/>
      <w:marRight w:val="0"/>
      <w:marTop w:val="0"/>
      <w:marBottom w:val="0"/>
      <w:divBdr>
        <w:top w:val="none" w:sz="0" w:space="0" w:color="auto"/>
        <w:left w:val="none" w:sz="0" w:space="0" w:color="auto"/>
        <w:bottom w:val="none" w:sz="0" w:space="0" w:color="auto"/>
        <w:right w:val="none" w:sz="0" w:space="0" w:color="auto"/>
      </w:divBdr>
    </w:div>
    <w:div w:id="2055813881">
      <w:bodyDiv w:val="1"/>
      <w:marLeft w:val="0"/>
      <w:marRight w:val="0"/>
      <w:marTop w:val="0"/>
      <w:marBottom w:val="0"/>
      <w:divBdr>
        <w:top w:val="none" w:sz="0" w:space="0" w:color="auto"/>
        <w:left w:val="none" w:sz="0" w:space="0" w:color="auto"/>
        <w:bottom w:val="none" w:sz="0" w:space="0" w:color="auto"/>
        <w:right w:val="none" w:sz="0" w:space="0" w:color="auto"/>
      </w:divBdr>
    </w:div>
    <w:div w:id="2069254758">
      <w:bodyDiv w:val="1"/>
      <w:marLeft w:val="0"/>
      <w:marRight w:val="0"/>
      <w:marTop w:val="0"/>
      <w:marBottom w:val="0"/>
      <w:divBdr>
        <w:top w:val="none" w:sz="0" w:space="0" w:color="auto"/>
        <w:left w:val="none" w:sz="0" w:space="0" w:color="auto"/>
        <w:bottom w:val="none" w:sz="0" w:space="0" w:color="auto"/>
        <w:right w:val="none" w:sz="0" w:space="0" w:color="auto"/>
      </w:divBdr>
    </w:div>
    <w:div w:id="2076779143">
      <w:bodyDiv w:val="1"/>
      <w:marLeft w:val="0"/>
      <w:marRight w:val="0"/>
      <w:marTop w:val="0"/>
      <w:marBottom w:val="0"/>
      <w:divBdr>
        <w:top w:val="none" w:sz="0" w:space="0" w:color="auto"/>
        <w:left w:val="none" w:sz="0" w:space="0" w:color="auto"/>
        <w:bottom w:val="none" w:sz="0" w:space="0" w:color="auto"/>
        <w:right w:val="none" w:sz="0" w:space="0" w:color="auto"/>
      </w:divBdr>
    </w:div>
    <w:div w:id="2080708907">
      <w:bodyDiv w:val="1"/>
      <w:marLeft w:val="0"/>
      <w:marRight w:val="0"/>
      <w:marTop w:val="0"/>
      <w:marBottom w:val="0"/>
      <w:divBdr>
        <w:top w:val="none" w:sz="0" w:space="0" w:color="auto"/>
        <w:left w:val="none" w:sz="0" w:space="0" w:color="auto"/>
        <w:bottom w:val="none" w:sz="0" w:space="0" w:color="auto"/>
        <w:right w:val="none" w:sz="0" w:space="0" w:color="auto"/>
      </w:divBdr>
      <w:divsChild>
        <w:div w:id="122191164">
          <w:marLeft w:val="0"/>
          <w:marRight w:val="0"/>
          <w:marTop w:val="0"/>
          <w:marBottom w:val="0"/>
          <w:divBdr>
            <w:top w:val="none" w:sz="0" w:space="0" w:color="auto"/>
            <w:left w:val="none" w:sz="0" w:space="0" w:color="auto"/>
            <w:bottom w:val="none" w:sz="0" w:space="0" w:color="auto"/>
            <w:right w:val="none" w:sz="0" w:space="0" w:color="auto"/>
          </w:divBdr>
          <w:divsChild>
            <w:div w:id="2049720892">
              <w:marLeft w:val="0"/>
              <w:marRight w:val="0"/>
              <w:marTop w:val="0"/>
              <w:marBottom w:val="0"/>
              <w:divBdr>
                <w:top w:val="none" w:sz="0" w:space="0" w:color="auto"/>
                <w:left w:val="none" w:sz="0" w:space="0" w:color="auto"/>
                <w:bottom w:val="none" w:sz="0" w:space="0" w:color="auto"/>
                <w:right w:val="none" w:sz="0" w:space="0" w:color="auto"/>
              </w:divBdr>
              <w:divsChild>
                <w:div w:id="777455593">
                  <w:marLeft w:val="0"/>
                  <w:marRight w:val="0"/>
                  <w:marTop w:val="0"/>
                  <w:marBottom w:val="0"/>
                  <w:divBdr>
                    <w:top w:val="none" w:sz="0" w:space="0" w:color="auto"/>
                    <w:left w:val="none" w:sz="0" w:space="0" w:color="auto"/>
                    <w:bottom w:val="none" w:sz="0" w:space="0" w:color="auto"/>
                    <w:right w:val="none" w:sz="0" w:space="0" w:color="auto"/>
                  </w:divBdr>
                  <w:divsChild>
                    <w:div w:id="2073696409">
                      <w:marLeft w:val="0"/>
                      <w:marRight w:val="0"/>
                      <w:marTop w:val="0"/>
                      <w:marBottom w:val="0"/>
                      <w:divBdr>
                        <w:top w:val="none" w:sz="0" w:space="0" w:color="auto"/>
                        <w:left w:val="none" w:sz="0" w:space="0" w:color="auto"/>
                        <w:bottom w:val="none" w:sz="0" w:space="0" w:color="auto"/>
                        <w:right w:val="none" w:sz="0" w:space="0" w:color="auto"/>
                      </w:divBdr>
                      <w:divsChild>
                        <w:div w:id="718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2899">
          <w:marLeft w:val="0"/>
          <w:marRight w:val="0"/>
          <w:marTop w:val="0"/>
          <w:marBottom w:val="0"/>
          <w:divBdr>
            <w:top w:val="none" w:sz="0" w:space="0" w:color="auto"/>
            <w:left w:val="none" w:sz="0" w:space="0" w:color="auto"/>
            <w:bottom w:val="none" w:sz="0" w:space="0" w:color="auto"/>
            <w:right w:val="none" w:sz="0" w:space="0" w:color="auto"/>
          </w:divBdr>
        </w:div>
        <w:div w:id="1889612176">
          <w:marLeft w:val="0"/>
          <w:marRight w:val="0"/>
          <w:marTop w:val="0"/>
          <w:marBottom w:val="0"/>
          <w:divBdr>
            <w:top w:val="none" w:sz="0" w:space="0" w:color="auto"/>
            <w:left w:val="none" w:sz="0" w:space="0" w:color="auto"/>
            <w:bottom w:val="none" w:sz="0" w:space="0" w:color="auto"/>
            <w:right w:val="none" w:sz="0" w:space="0" w:color="auto"/>
          </w:divBdr>
          <w:divsChild>
            <w:div w:id="1513954082">
              <w:marLeft w:val="0"/>
              <w:marRight w:val="0"/>
              <w:marTop w:val="0"/>
              <w:marBottom w:val="0"/>
              <w:divBdr>
                <w:top w:val="none" w:sz="0" w:space="0" w:color="auto"/>
                <w:left w:val="none" w:sz="0" w:space="0" w:color="auto"/>
                <w:bottom w:val="none" w:sz="0" w:space="0" w:color="auto"/>
                <w:right w:val="none" w:sz="0" w:space="0" w:color="auto"/>
              </w:divBdr>
              <w:divsChild>
                <w:div w:id="96141524">
                  <w:marLeft w:val="0"/>
                  <w:marRight w:val="0"/>
                  <w:marTop w:val="0"/>
                  <w:marBottom w:val="0"/>
                  <w:divBdr>
                    <w:top w:val="none" w:sz="0" w:space="0" w:color="auto"/>
                    <w:left w:val="none" w:sz="0" w:space="0" w:color="auto"/>
                    <w:bottom w:val="none" w:sz="0" w:space="0" w:color="auto"/>
                    <w:right w:val="none" w:sz="0" w:space="0" w:color="auto"/>
                  </w:divBdr>
                  <w:divsChild>
                    <w:div w:id="1633904637">
                      <w:marLeft w:val="0"/>
                      <w:marRight w:val="0"/>
                      <w:marTop w:val="0"/>
                      <w:marBottom w:val="0"/>
                      <w:divBdr>
                        <w:top w:val="none" w:sz="0" w:space="0" w:color="auto"/>
                        <w:left w:val="none" w:sz="0" w:space="0" w:color="auto"/>
                        <w:bottom w:val="none" w:sz="0" w:space="0" w:color="auto"/>
                        <w:right w:val="none" w:sz="0" w:space="0" w:color="auto"/>
                      </w:divBdr>
                      <w:divsChild>
                        <w:div w:id="380135937">
                          <w:marLeft w:val="0"/>
                          <w:marRight w:val="0"/>
                          <w:marTop w:val="0"/>
                          <w:marBottom w:val="0"/>
                          <w:divBdr>
                            <w:top w:val="none" w:sz="0" w:space="0" w:color="auto"/>
                            <w:left w:val="none" w:sz="0" w:space="0" w:color="auto"/>
                            <w:bottom w:val="none" w:sz="0" w:space="0" w:color="auto"/>
                            <w:right w:val="none" w:sz="0" w:space="0" w:color="auto"/>
                          </w:divBdr>
                          <w:divsChild>
                            <w:div w:id="1590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977913">
      <w:bodyDiv w:val="1"/>
      <w:marLeft w:val="0"/>
      <w:marRight w:val="0"/>
      <w:marTop w:val="0"/>
      <w:marBottom w:val="0"/>
      <w:divBdr>
        <w:top w:val="none" w:sz="0" w:space="0" w:color="auto"/>
        <w:left w:val="none" w:sz="0" w:space="0" w:color="auto"/>
        <w:bottom w:val="none" w:sz="0" w:space="0" w:color="auto"/>
        <w:right w:val="none" w:sz="0" w:space="0" w:color="auto"/>
      </w:divBdr>
    </w:div>
    <w:div w:id="2094470633">
      <w:bodyDiv w:val="1"/>
      <w:marLeft w:val="0"/>
      <w:marRight w:val="0"/>
      <w:marTop w:val="0"/>
      <w:marBottom w:val="0"/>
      <w:divBdr>
        <w:top w:val="none" w:sz="0" w:space="0" w:color="auto"/>
        <w:left w:val="none" w:sz="0" w:space="0" w:color="auto"/>
        <w:bottom w:val="none" w:sz="0" w:space="0" w:color="auto"/>
        <w:right w:val="none" w:sz="0" w:space="0" w:color="auto"/>
      </w:divBdr>
    </w:div>
    <w:div w:id="2098286312">
      <w:bodyDiv w:val="1"/>
      <w:marLeft w:val="0"/>
      <w:marRight w:val="0"/>
      <w:marTop w:val="0"/>
      <w:marBottom w:val="0"/>
      <w:divBdr>
        <w:top w:val="none" w:sz="0" w:space="0" w:color="auto"/>
        <w:left w:val="none" w:sz="0" w:space="0" w:color="auto"/>
        <w:bottom w:val="none" w:sz="0" w:space="0" w:color="auto"/>
        <w:right w:val="none" w:sz="0" w:space="0" w:color="auto"/>
      </w:divBdr>
    </w:div>
    <w:div w:id="2100443772">
      <w:bodyDiv w:val="1"/>
      <w:marLeft w:val="0"/>
      <w:marRight w:val="0"/>
      <w:marTop w:val="0"/>
      <w:marBottom w:val="0"/>
      <w:divBdr>
        <w:top w:val="none" w:sz="0" w:space="0" w:color="auto"/>
        <w:left w:val="none" w:sz="0" w:space="0" w:color="auto"/>
        <w:bottom w:val="none" w:sz="0" w:space="0" w:color="auto"/>
        <w:right w:val="none" w:sz="0" w:space="0" w:color="auto"/>
      </w:divBdr>
    </w:div>
    <w:div w:id="2105832019">
      <w:bodyDiv w:val="1"/>
      <w:marLeft w:val="0"/>
      <w:marRight w:val="0"/>
      <w:marTop w:val="0"/>
      <w:marBottom w:val="0"/>
      <w:divBdr>
        <w:top w:val="none" w:sz="0" w:space="0" w:color="auto"/>
        <w:left w:val="none" w:sz="0" w:space="0" w:color="auto"/>
        <w:bottom w:val="none" w:sz="0" w:space="0" w:color="auto"/>
        <w:right w:val="none" w:sz="0" w:space="0" w:color="auto"/>
      </w:divBdr>
    </w:div>
    <w:div w:id="2133203391">
      <w:bodyDiv w:val="1"/>
      <w:marLeft w:val="0"/>
      <w:marRight w:val="0"/>
      <w:marTop w:val="0"/>
      <w:marBottom w:val="0"/>
      <w:divBdr>
        <w:top w:val="none" w:sz="0" w:space="0" w:color="auto"/>
        <w:left w:val="none" w:sz="0" w:space="0" w:color="auto"/>
        <w:bottom w:val="none" w:sz="0" w:space="0" w:color="auto"/>
        <w:right w:val="none" w:sz="0" w:space="0" w:color="auto"/>
      </w:divBdr>
    </w:div>
    <w:div w:id="2139176828">
      <w:bodyDiv w:val="1"/>
      <w:marLeft w:val="0"/>
      <w:marRight w:val="0"/>
      <w:marTop w:val="0"/>
      <w:marBottom w:val="0"/>
      <w:divBdr>
        <w:top w:val="none" w:sz="0" w:space="0" w:color="auto"/>
        <w:left w:val="none" w:sz="0" w:space="0" w:color="auto"/>
        <w:bottom w:val="none" w:sz="0" w:space="0" w:color="auto"/>
        <w:right w:val="none" w:sz="0" w:space="0" w:color="auto"/>
      </w:divBdr>
    </w:div>
    <w:div w:id="2143843695">
      <w:bodyDiv w:val="1"/>
      <w:marLeft w:val="0"/>
      <w:marRight w:val="0"/>
      <w:marTop w:val="0"/>
      <w:marBottom w:val="0"/>
      <w:divBdr>
        <w:top w:val="none" w:sz="0" w:space="0" w:color="auto"/>
        <w:left w:val="none" w:sz="0" w:space="0" w:color="auto"/>
        <w:bottom w:val="none" w:sz="0" w:space="0" w:color="auto"/>
        <w:right w:val="none" w:sz="0" w:space="0" w:color="auto"/>
      </w:divBdr>
    </w:div>
    <w:div w:id="2145196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3.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microsoft.com/office/2011/relationships/people" Target="people.xml"/><Relationship Id="rId65" Type="http://schemas.microsoft.com/office/2016/09/relationships/commentsIds" Target="commentsIds.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MuleSoft</b:Tag>
    <b:SourceType>DocumentFromInternetSite</b:SourceType>
    <b:Guid>{35A0D95A-9F9D-4131-86F0-CB508F44B33B}</b:Guid>
    <b:Title>What is MuleESB</b:Title>
    <b:Author>
      <b:Author>
        <b:NameList>
          <b:Person>
            <b:Last>MuleSoft</b:Last>
          </b:Person>
        </b:NameList>
      </b:Author>
    </b:Author>
    <b:URL>https://www.mulesoft.com/resources/esb/what-mule-esb</b:URL>
    <b:RefOrder>6</b:RefOrder>
  </b:Source>
  <b:Source>
    <b:Tag>Mul</b:Tag>
    <b:SourceType>DocumentFromInternetSite</b:SourceType>
    <b:Guid>{20B7C9C6-12C0-48FB-A6D5-717BEADFCA02}</b:Guid>
    <b:Author>
      <b:Author>
        <b:NameList>
          <b:Person>
            <b:Last>Mule</b:Last>
          </b:Person>
        </b:NameList>
      </b:Author>
    </b:Author>
    <b:URL>https://www.mulesoft.com/</b:URL>
    <b:Title>Mule</b:Title>
    <b:InternetSiteTitle>Mule</b:InternetSiteTitle>
    <b:RefOrder>7</b:RefOrder>
  </b:Source>
  <b:Source>
    <b:Tag>Mav</b:Tag>
    <b:SourceType>DocumentFromInternetSite</b:SourceType>
    <b:Guid>{08ECBA75-BE94-46B0-8C19-C886E8890133}</b:Guid>
    <b:Author>
      <b:Author>
        <b:NameList>
          <b:Person>
            <b:Last>Maven</b:Last>
          </b:Person>
        </b:NameList>
      </b:Author>
    </b:Author>
    <b:Title>Maven</b:Title>
    <b:URL>https://maven.apache.org/</b:URL>
    <b:RefOrder>15</b:RefOrder>
  </b:Source>
  <b:Source>
    <b:Tag>JUn</b:Tag>
    <b:SourceType>DocumentFromInternetSite</b:SourceType>
    <b:Guid>{2F5C1B16-13BE-4340-BA76-85AC37A68178}</b:Guid>
    <b:Author>
      <b:Author>
        <b:NameList>
          <b:Person>
            <b:Last>JUnit</b:Last>
          </b:Person>
        </b:NameList>
      </b:Author>
    </b:Author>
    <b:Title>JUnit</b:Title>
    <b:InternetSiteTitle>JUnit</b:InternetSiteTitle>
    <b:URL>https://junit.org/junit5/ </b:URL>
    <b:RefOrder>16</b:RefOrder>
  </b:Source>
  <b:Source>
    <b:Tag>Jen</b:Tag>
    <b:SourceType>InternetSite</b:SourceType>
    <b:Guid>{922F5F87-3439-44C1-A720-364B86DC9F82}</b:Guid>
    <b:Title>Jenkins</b:Title>
    <b:Author>
      <b:Author>
        <b:NameList>
          <b:Person>
            <b:Last>Jenkins</b:Last>
          </b:Person>
        </b:NameList>
      </b:Author>
    </b:Author>
    <b:URL>https://jenkins.io/</b:URL>
    <b:InternetSiteTitle>Jenkins</b:InternetSiteTitle>
    <b:RefOrder>17</b:RefOrder>
  </b:Source>
  <b:Source>
    <b:Tag>B5</b:Tag>
    <b:SourceType>Book</b:SourceType>
    <b:Guid>{65C6B54B-BD08-4481-8600-912CD7545B74}</b:Guid>
    <b:Title>Enterprise Integration Patterns</b:Title>
    <b:Year>2004</b:Year>
    <b:Author>
      <b:Author>
        <b:NameList>
          <b:Person>
            <b:Last>Gregor Hohpe</b:Last>
          </b:Person>
          <b:Person>
            <b:Last>Bobby Woolf</b:Last>
          </b:Person>
        </b:NameList>
      </b:Author>
    </b:Author>
    <b:Publisher>Pearson Education</b:Publisher>
    <b:RefOrder>18</b:RefOrder>
  </b:Source>
  <b:Source>
    <b:Tag>B4</b:Tag>
    <b:SourceType>Book</b:SourceType>
    <b:Guid>{4ECB7282-3C1D-47FE-B77A-7058C07DC27A}</b:Guid>
    <b:Author>
      <b:Author>
        <b:NameList>
          <b:Person>
            <b:Last>Glenford J. Myers</b:Last>
          </b:Person>
          <b:Person>
            <b:Last>Corey Sandler</b:Last>
          </b:Person>
          <b:Person>
            <b:Last>Tom Badgett</b:Last>
          </b:Person>
        </b:NameList>
      </b:Author>
    </b:Author>
    <b:Title>The Art of Software Testing 3rd Edition</b:Title>
    <b:Year>26 September 2015</b:Year>
    <b:RefOrder>11</b:RefOrder>
  </b:Source>
  <b:Source>
    <b:Tag>B3</b:Tag>
    <b:SourceType>JournalArticle</b:SourceType>
    <b:Guid>{2B81702D-26E8-4A78-8240-6F8AFC6A97ED}</b:Guid>
    <b:Author>
      <b:Author>
        <b:NameList>
          <b:Person>
            <b:Last>Falko Menge</b:Last>
          </b:Person>
        </b:NameList>
      </b:Author>
    </b:Author>
    <b:Title>Enterprise Service Bus</b:Title>
    <b:Year>2007</b:Year>
    <b:JournalName>Free and open source software conference</b:JournalName>
    <b:RefOrder>4</b:RefOrder>
  </b:Source>
  <b:Source>
    <b:Tag>B2</b:Tag>
    <b:SourceType>Book</b:SourceType>
    <b:Guid>{2FDACCBF-80BD-44E0-A7F7-01088A8D15C7}</b:Guid>
    <b:Author>
      <b:Author>
        <b:NameList>
          <b:Person>
            <b:Last>Dirk Slama</b:Last>
          </b:Person>
          <b:Person>
            <b:Last>Dirk Krafzig</b:Last>
          </b:Person>
          <b:Person>
            <b:Last>Karl Banke</b:Last>
          </b:Person>
        </b:NameList>
      </b:Author>
    </b:Author>
    <b:Title>Enterprise SOA: Service-Oriented Architecture Best Practices</b:Title>
    <b:Year>2004</b:Year>
    <b:Publisher>Prentice Hall</b:Publisher>
    <b:RefOrder>1</b:RefOrder>
  </b:Source>
  <b:Source>
    <b:Tag>B14</b:Tag>
    <b:SourceType>JournalArticle</b:SourceType>
    <b:Guid>{1889419C-823B-4930-9DBF-0122D720BD26}</b:Guid>
    <b:Author>
      <b:Author>
        <b:NameList>
          <b:Person>
            <b:Last>Srinivas Shenoy</b:Last>
          </b:Person>
        </b:NameList>
      </b:Author>
    </b:Author>
    <b:Title>“Approach to ESB Testing” – An Experience Sharing</b:Title>
    <b:Year>2013</b:Year>
    <b:RefOrder>5</b:RefOrder>
  </b:Source>
  <b:Source>
    <b:Tag>B11</b:Tag>
    <b:SourceType>Book</b:SourceType>
    <b:Guid>{2A0034DE-CF4C-4ED8-BA6B-FC66B1211E5F}</b:Guid>
    <b:Title>Understanding Enterprise SOA</b:Title>
    <b:Author>
      <b:Author>
        <b:NameList>
          <b:Person>
            <b:Last>Pulier, E., Taylor</b:Last>
          </b:Person>
        </b:NameList>
      </b:Author>
    </b:Author>
    <b:Pages>2006</b:Pages>
    <b:Year>2016</b:Year>
    <b:Publisher>Manning</b:Publisher>
    <b:RefOrder>2</b:RefOrder>
  </b:Source>
  <b:Source>
    <b:Tag>B1</b:Tag>
    <b:SourceType>Book</b:SourceType>
    <b:Guid>{4E0B5DA5-F6C3-48D0-A62D-8DF30D37C6A7}</b:Guid>
    <b:Author>
      <b:Author>
        <b:NameList>
          <b:Person>
            <b:Last>David A. Chappell</b:Last>
          </b:Person>
        </b:NameList>
      </b:Author>
    </b:Author>
    <b:Title>Enterprise Service Bus</b:Title>
    <b:Year>2004</b:Year>
    <b:Publisher>O’Reilly</b:Publisher>
    <b:RefOrder>19</b:RefOrder>
  </b:Source>
  <b:Source>
    <b:Tag>A1</b:Tag>
    <b:SourceType>Book</b:SourceType>
    <b:Guid>{AF59E1AF-2062-4C80-9ECE-C0F3C5E168E4}</b:Guid>
    <b:Author>
      <b:Author>
        <b:NameList>
          <b:Person>
            <b:Last>Phạm Ngọc Hùng</b:Last>
          </b:Person>
          <b:Person>
            <b:Last>Trương Anh Hoàng</b:Last>
          </b:Person>
          <b:Person>
            <b:Last>Đặng Văn Hưng</b:Last>
          </b:Person>
        </b:NameList>
      </b:Author>
    </b:Author>
    <b:Title>Giáo trình kiểm thử phần mềm</b:Title>
    <b:Year>2014</b:Year>
    <b:RefOrder>12</b:RefOrder>
  </b:Source>
  <b:Source>
    <b:Tag>Dir05</b:Tag>
    <b:SourceType>JournalArticle</b:SourceType>
    <b:Guid>{3D41B3B3-CC96-4062-A4C2-F48336940A41}</b:Guid>
    <b:Title>Enterprise SOA: Service-Oriented Architecture Best Practices</b:Title>
    <b:Year>2005</b:Year>
    <b:Author>
      <b:Author>
        <b:NameList>
          <b:Person>
            <b:Last>Dirk Krafzig</b:Last>
          </b:Person>
        </b:NameList>
      </b:Author>
    </b:Author>
    <b:RefOrder>3</b:RefOrder>
  </b:Source>
  <b:Source>
    <b:Tag>Gar</b:Tag>
    <b:SourceType>DocumentFromInternetSite</b:SourceType>
    <b:Guid>{678360E9-C93F-4384-B32C-5A4F079C8204}</b:Guid>
    <b:Author>
      <b:Author>
        <b:NameList>
          <b:Person>
            <b:Last>Gartner</b:Last>
          </b:Person>
        </b:NameList>
      </b:Author>
    </b:Author>
    <b:Title>Gartner Magic quandrad leade</b:Title>
    <b:URL>https://www.mulesoft.com/lp/reports/gartner-magic-quadrant-leader</b:URL>
    <b:RefOrder>8</b:RefOrder>
  </b:Source>
  <b:Source>
    <b:Tag>Mar</b:Tag>
    <b:SourceType>DocumentFromInternetSite</b:SourceType>
    <b:Guid>{FE204B98-3EF4-4513-A17A-A9DDC7FFC4B1}</b:Guid>
    <b:Title>Continuous Integration</b:Title>
    <b:URL>https://www.martinfowler.com/articles/continuousIntegration.html</b:URL>
    <b:Author>
      <b:Author>
        <b:NameList>
          <b:Person>
            <b:Last>Martin Fowler</b:Last>
          </b:Person>
        </b:NameList>
      </b:Author>
    </b:Author>
    <b:RefOrder>9</b:RefOrder>
  </b:Source>
  <b:Source>
    <b:Tag>Gre02</b:Tag>
    <b:SourceType>JournalArticle</b:SourceType>
    <b:Guid>{77ECD27F-84B8-4B83-855C-512928599595}</b:Guid>
    <b:Title>Test-Driven Development in Enterprise Integration Projects</b:Title>
    <b:Year>2002</b:Year>
    <b:Author>
      <b:Author>
        <b:NameList>
          <b:Person>
            <b:Last>Gregor Hohpe</b:Last>
          </b:Person>
          <b:Person>
            <b:Last>Wendy Istanick</b:Last>
          </b:Person>
        </b:NameList>
      </b:Author>
    </b:Author>
    <b:RefOrder>14</b:RefOrder>
  </b:Source>
  <b:Source>
    <b:Tag>Soa</b:Tag>
    <b:SourceType>DocumentFromInternetSite</b:SourceType>
    <b:Guid>{938FB9A3-0A5B-FC44-9819-7472AFAB650F}</b:Guid>
    <b:Title>SoapUI Getting started</b:Title>
    <b:Author>
      <b:Author>
        <b:NameList>
          <b:Person>
            <b:Last>SoapUI</b:Last>
          </b:Person>
        </b:NameList>
      </b:Author>
    </b:Author>
    <b:URL>https://www.soapui.org/soap-and-wsdl/getting-started.html</b:URL>
    <b:RefOrder>13</b:RefOrder>
  </b:Source>
  <b:Source>
    <b:Tag>Git1</b:Tag>
    <b:SourceType>DocumentFromInternetSite</b:SourceType>
    <b:Guid>{7DF262A0-C70E-4431-B60C-A990E03CD800}</b:Guid>
    <b:Author>
      <b:Author>
        <b:Corporate>Git</b:Corporate>
      </b:Author>
    </b:Author>
    <b:Title>Getting started - About version control</b:Title>
    <b:InternetSiteTitle>git-scm</b:InternetSiteTitle>
    <b:URL>https://git-scm.com/book/en/v1/Getting-Started-About-Version-Control</b:URL>
    <b:RefOrder>10</b:RefOrder>
  </b:Source>
  <b:Source>
    <b:Tag>Git</b:Tag>
    <b:SourceType>DocumentFromInternetSite</b:SourceType>
    <b:Guid>{E9549FB8-158C-49BF-BC56-2CDE0E59194C}</b:Guid>
    <b:Title>Getting started - About version control</b:Title>
    <b:Pages>https://git-scm.com/book/en/v1/Getting-Started-About-Version-Control</b:Pages>
    <b:Author>
      <b:Author>
        <b:NameList>
          <b:Person>
            <b:Last>Git</b:Last>
          </b:Person>
        </b:NameList>
      </b:Author>
    </b:Author>
    <b:Publisher>Git</b:Publisher>
    <b:URL>https://git-scm.com/book/en/v1/Getting-Started-About-Version-Control</b:URL>
    <b:RefOrder>20</b:RefOrder>
  </b:Source>
</b:Sources>
</file>

<file path=customXml/itemProps1.xml><?xml version="1.0" encoding="utf-8"?>
<ds:datastoreItem xmlns:ds="http://schemas.openxmlformats.org/officeDocument/2006/customXml" ds:itemID="{067006A0-DE7D-459B-8A1E-5594718E4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14445</Words>
  <Characters>82340</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Thị Loan - ITC</dc:creator>
  <cp:keywords/>
  <dc:description/>
  <cp:lastModifiedBy>Nguyen Toan</cp:lastModifiedBy>
  <cp:revision>2</cp:revision>
  <cp:lastPrinted>2018-05-18T16:37:00Z</cp:lastPrinted>
  <dcterms:created xsi:type="dcterms:W3CDTF">2018-05-19T12:00:00Z</dcterms:created>
  <dcterms:modified xsi:type="dcterms:W3CDTF">2018-05-19T12:00:00Z</dcterms:modified>
</cp:coreProperties>
</file>