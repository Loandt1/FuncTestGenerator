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292B0A2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73309936"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A729BD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D043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5B3629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DD98DA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E1CEB62"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767ED7A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B2425B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4C6D33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4AA2A03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E8CAF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0CBEA0E0"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082E67A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74A2C1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389FBFD"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0F951B83"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64D3B24" w14:textId="77777777" w:rsidR="006F117B" w:rsidRPr="005A5BC4" w:rsidRDefault="006F117B" w:rsidP="00A54A30">
      <w:pPr>
        <w:spacing w:line="288" w:lineRule="auto"/>
        <w:rPr>
          <w:rFonts w:ascii="Times New Roman" w:eastAsia="Times New Roman" w:hAnsi="Times New Roman" w:cs="Times New Roman"/>
          <w:sz w:val="28"/>
          <w:szCs w:val="28"/>
        </w:rPr>
      </w:pPr>
    </w:p>
    <w:p w14:paraId="3BE2CA0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66CD18D"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NGÀNH CÔNG NGHỆ THÔNG TIN</w:t>
      </w:r>
    </w:p>
    <w:p w14:paraId="17AFB663" w14:textId="77777777" w:rsidR="006F117B" w:rsidRPr="005A5BC4" w:rsidRDefault="006F117B" w:rsidP="00A54A30">
      <w:pPr>
        <w:spacing w:line="288" w:lineRule="auto"/>
        <w:jc w:val="center"/>
        <w:rPr>
          <w:rFonts w:ascii="Times New Roman" w:hAnsi="Times New Roman" w:cs="Times New Roman"/>
          <w:sz w:val="28"/>
          <w:szCs w:val="28"/>
        </w:rPr>
      </w:pPr>
    </w:p>
    <w:p w14:paraId="4AF4B53A" w14:textId="77777777" w:rsidR="006F117B" w:rsidRPr="005A5BC4" w:rsidRDefault="006F117B" w:rsidP="00A54A30">
      <w:pPr>
        <w:spacing w:line="288" w:lineRule="auto"/>
        <w:jc w:val="center"/>
        <w:rPr>
          <w:rFonts w:ascii="Times New Roman" w:hAnsi="Times New Roman" w:cs="Times New Roman"/>
          <w:sz w:val="28"/>
          <w:szCs w:val="28"/>
        </w:rPr>
      </w:pPr>
    </w:p>
    <w:p w14:paraId="28D953EE" w14:textId="77777777" w:rsidR="006F117B" w:rsidRPr="005A5BC4" w:rsidRDefault="006F117B" w:rsidP="00A54A30">
      <w:pPr>
        <w:spacing w:line="288" w:lineRule="auto"/>
        <w:jc w:val="center"/>
        <w:rPr>
          <w:rFonts w:ascii="Times New Roman" w:hAnsi="Times New Roman" w:cs="Times New Roman"/>
          <w:sz w:val="28"/>
          <w:szCs w:val="28"/>
        </w:rPr>
      </w:pPr>
    </w:p>
    <w:p w14:paraId="34758D7B" w14:textId="77777777" w:rsidR="006F117B" w:rsidRPr="005A5BC4" w:rsidRDefault="006F117B" w:rsidP="00A54A30">
      <w:pPr>
        <w:spacing w:line="288" w:lineRule="auto"/>
        <w:rPr>
          <w:rFonts w:ascii="Times New Roman" w:hAnsi="Times New Roman" w:cs="Times New Roman"/>
          <w:sz w:val="28"/>
          <w:szCs w:val="28"/>
        </w:rPr>
      </w:pPr>
    </w:p>
    <w:p w14:paraId="1CC16E1E" w14:textId="77777777" w:rsidR="006F117B" w:rsidRPr="005A5BC4" w:rsidRDefault="006F117B" w:rsidP="00A54A30">
      <w:pPr>
        <w:spacing w:line="288" w:lineRule="auto"/>
        <w:jc w:val="center"/>
        <w:rPr>
          <w:rFonts w:ascii="Times New Roman" w:hAnsi="Times New Roman" w:cs="Times New Roman"/>
          <w:sz w:val="28"/>
          <w:szCs w:val="28"/>
        </w:rPr>
      </w:pPr>
    </w:p>
    <w:p w14:paraId="43AA44D9" w14:textId="77777777" w:rsidR="006F117B" w:rsidRPr="005A5BC4" w:rsidRDefault="006F117B" w:rsidP="00A54A30">
      <w:pPr>
        <w:spacing w:line="288" w:lineRule="auto"/>
        <w:jc w:val="center"/>
        <w:rPr>
          <w:rFonts w:ascii="Times New Roman" w:hAnsi="Times New Roman" w:cs="Times New Roman"/>
          <w:sz w:val="28"/>
          <w:szCs w:val="28"/>
        </w:rPr>
      </w:pPr>
    </w:p>
    <w:p w14:paraId="76200B66" w14:textId="77777777" w:rsidR="006F117B" w:rsidRPr="005A5BC4" w:rsidRDefault="006F117B" w:rsidP="00A54A30">
      <w:pPr>
        <w:spacing w:line="288" w:lineRule="auto"/>
        <w:jc w:val="center"/>
        <w:rPr>
          <w:rFonts w:ascii="Times New Roman" w:hAnsi="Times New Roman" w:cs="Times New Roman"/>
          <w:sz w:val="28"/>
          <w:szCs w:val="28"/>
        </w:rPr>
      </w:pPr>
    </w:p>
    <w:p w14:paraId="46624EB3" w14:textId="77777777" w:rsidR="006F117B" w:rsidRDefault="006F117B" w:rsidP="00A54A30">
      <w:pPr>
        <w:spacing w:line="288" w:lineRule="auto"/>
        <w:jc w:val="center"/>
        <w:rPr>
          <w:rFonts w:ascii="Times New Roman" w:hAnsi="Times New Roman" w:cs="Times New Roman"/>
          <w:sz w:val="28"/>
          <w:szCs w:val="28"/>
        </w:rPr>
      </w:pPr>
    </w:p>
    <w:p w14:paraId="6F68C3CB" w14:textId="77777777" w:rsidR="00192FD6" w:rsidRDefault="00192FD6" w:rsidP="00A54A30">
      <w:pPr>
        <w:spacing w:line="288" w:lineRule="auto"/>
        <w:jc w:val="center"/>
        <w:rPr>
          <w:rFonts w:ascii="Times New Roman" w:hAnsi="Times New Roman" w:cs="Times New Roman"/>
          <w:sz w:val="28"/>
          <w:szCs w:val="28"/>
        </w:rPr>
      </w:pPr>
    </w:p>
    <w:p w14:paraId="212C22CE" w14:textId="77777777" w:rsidR="00192FD6" w:rsidRDefault="00192FD6" w:rsidP="00A54A30">
      <w:pPr>
        <w:spacing w:line="288" w:lineRule="auto"/>
        <w:jc w:val="center"/>
        <w:rPr>
          <w:rFonts w:ascii="Times New Roman" w:hAnsi="Times New Roman" w:cs="Times New Roman"/>
          <w:sz w:val="28"/>
          <w:szCs w:val="28"/>
        </w:rPr>
      </w:pPr>
    </w:p>
    <w:p w14:paraId="35400D95" w14:textId="77777777" w:rsidR="00192FD6" w:rsidRPr="005A5BC4" w:rsidRDefault="00192FD6" w:rsidP="00A54A30">
      <w:pPr>
        <w:spacing w:line="288" w:lineRule="auto"/>
        <w:jc w:val="center"/>
        <w:rPr>
          <w:rFonts w:ascii="Times New Roman" w:hAnsi="Times New Roman" w:cs="Times New Roman"/>
          <w:sz w:val="28"/>
          <w:szCs w:val="28"/>
        </w:rPr>
      </w:pPr>
    </w:p>
    <w:p w14:paraId="4472129A" w14:textId="77777777" w:rsidR="006F117B" w:rsidRPr="005A5BC4" w:rsidRDefault="006F117B" w:rsidP="00A54A30">
      <w:pPr>
        <w:spacing w:line="288" w:lineRule="auto"/>
        <w:jc w:val="center"/>
        <w:rPr>
          <w:rFonts w:ascii="Times New Roman" w:hAnsi="Times New Roman" w:cs="Times New Roman"/>
          <w:sz w:val="28"/>
          <w:szCs w:val="28"/>
        </w:rPr>
      </w:pPr>
    </w:p>
    <w:p w14:paraId="67407529" w14:textId="77777777" w:rsidR="006F117B" w:rsidRPr="005A5BC4" w:rsidRDefault="006F117B" w:rsidP="00A54A30">
      <w:pPr>
        <w:spacing w:line="288" w:lineRule="auto"/>
        <w:jc w:val="center"/>
        <w:rPr>
          <w:rFonts w:ascii="Times New Roman" w:hAnsi="Times New Roman" w:cs="Times New Roman"/>
          <w:sz w:val="28"/>
          <w:szCs w:val="28"/>
        </w:rPr>
      </w:pPr>
    </w:p>
    <w:p w14:paraId="442B6CD2" w14:textId="40909935" w:rsidR="00842B5F" w:rsidRDefault="00994B39">
      <w:pPr>
        <w:spacing w:line="288" w:lineRule="auto"/>
        <w:jc w:val="center"/>
        <w:rPr>
          <w:rFonts w:ascii="Times New Roman" w:eastAsia="Times New Roman" w:hAnsi="Times New Roman" w:cs="Times New Roman"/>
          <w:b/>
          <w:sz w:val="28"/>
          <w:szCs w:val="28"/>
        </w:rPr>
        <w:pPrChange w:id="1" w:author="Nguyen Toan" w:date="2018-05-06T14:48:00Z">
          <w:pPr/>
        </w:pPrChange>
      </w:pPr>
      <w:r w:rsidRPr="005A5BC4">
        <w:rPr>
          <w:rFonts w:ascii="Times New Roman" w:eastAsia="Times New Roman" w:hAnsi="Times New Roman" w:cs="Times New Roman"/>
          <w:b/>
          <w:sz w:val="28"/>
          <w:szCs w:val="28"/>
        </w:rPr>
        <w:t>Hà Nội – 2018</w:t>
      </w:r>
    </w:p>
    <w:p w14:paraId="6A4F76A7" w14:textId="77777777" w:rsidR="006F117B" w:rsidRPr="005A5BC4" w:rsidRDefault="006F117B" w:rsidP="00A54A30">
      <w:pPr>
        <w:spacing w:line="288" w:lineRule="auto"/>
        <w:jc w:val="center"/>
        <w:rPr>
          <w:rFonts w:ascii="Times New Roman" w:hAnsi="Times New Roman" w:cs="Times New Roman"/>
          <w:sz w:val="28"/>
          <w:szCs w:val="28"/>
        </w:rPr>
      </w:pPr>
    </w:p>
    <w:p w14:paraId="38388485"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6B40A36D"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29CA86E2" w14:textId="77777777" w:rsidR="006F117B" w:rsidRPr="005A5BC4" w:rsidRDefault="006F117B" w:rsidP="00694356">
      <w:pPr>
        <w:pStyle w:val="NoSpacing"/>
      </w:pPr>
    </w:p>
    <w:p w14:paraId="59A5505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8C57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8C639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9D546E9"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E352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5A1B0C1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AAAA04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ED45F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459B33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03D2A6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5591BBEA"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52E2E6CF"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5BD7521"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Ngành: Công nghệ thông tin</w:t>
      </w:r>
    </w:p>
    <w:p w14:paraId="30435C57"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Chuyên ngành: Kỹ thuật phần mềm</w:t>
      </w:r>
    </w:p>
    <w:p w14:paraId="233A37EB" w14:textId="531E2E4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Mã số:</w:t>
      </w:r>
      <w:r w:rsidR="00255D25" w:rsidRPr="00255D25">
        <w:t xml:space="preserve"> </w:t>
      </w:r>
      <w:r w:rsidR="00255D25" w:rsidRPr="00255D25">
        <w:rPr>
          <w:rFonts w:ascii="Times New Roman" w:eastAsia="Times New Roman" w:hAnsi="Times New Roman" w:cs="Times New Roman"/>
          <w:sz w:val="28"/>
          <w:szCs w:val="28"/>
        </w:rPr>
        <w:t>60480103</w:t>
      </w:r>
    </w:p>
    <w:p w14:paraId="0B8002B3"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48F435B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BD792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EDDDEE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0BD28EB"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3D7B9E2"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KỸ THUẬT PHẦN MỀM</w:t>
      </w:r>
    </w:p>
    <w:p w14:paraId="2602C5FB"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Người hướng dẫn khoa học:</w:t>
      </w:r>
      <w:r w:rsidRPr="005A5BC4">
        <w:rPr>
          <w:rFonts w:ascii="Times New Roman" w:hAnsi="Times New Roman" w:cs="Times New Roman"/>
          <w:sz w:val="28"/>
          <w:szCs w:val="28"/>
        </w:rPr>
        <w:t xml:space="preserve">  </w:t>
      </w:r>
      <w:r w:rsidRPr="005A5BC4">
        <w:rPr>
          <w:rFonts w:ascii="Times New Roman" w:eastAsia="Times New Roman" w:hAnsi="Times New Roman" w:cs="Times New Roman"/>
          <w:b/>
          <w:sz w:val="28"/>
          <w:szCs w:val="28"/>
        </w:rPr>
        <w:t>TS. VÕ ĐÌNH HIẾU</w:t>
      </w:r>
    </w:p>
    <w:p w14:paraId="5371EE79" w14:textId="77777777" w:rsidR="006F117B" w:rsidRPr="005A5BC4" w:rsidRDefault="006F117B" w:rsidP="00A54A30">
      <w:pPr>
        <w:spacing w:line="288" w:lineRule="auto"/>
        <w:jc w:val="center"/>
        <w:rPr>
          <w:rFonts w:ascii="Times New Roman" w:hAnsi="Times New Roman" w:cs="Times New Roman"/>
          <w:sz w:val="28"/>
          <w:szCs w:val="28"/>
        </w:rPr>
      </w:pPr>
    </w:p>
    <w:p w14:paraId="54D66BF3" w14:textId="77777777" w:rsidR="006F117B" w:rsidRPr="005A5BC4" w:rsidRDefault="006F117B" w:rsidP="00A54A30">
      <w:pPr>
        <w:spacing w:line="288" w:lineRule="auto"/>
        <w:jc w:val="center"/>
        <w:rPr>
          <w:rFonts w:ascii="Times New Roman" w:hAnsi="Times New Roman" w:cs="Times New Roman"/>
          <w:sz w:val="28"/>
          <w:szCs w:val="28"/>
        </w:rPr>
      </w:pPr>
    </w:p>
    <w:p w14:paraId="40F83ADE" w14:textId="77777777" w:rsidR="006F117B" w:rsidRPr="005A5BC4" w:rsidRDefault="006F117B" w:rsidP="00A54A30">
      <w:pPr>
        <w:spacing w:line="288" w:lineRule="auto"/>
        <w:jc w:val="center"/>
        <w:rPr>
          <w:rFonts w:ascii="Times New Roman" w:hAnsi="Times New Roman" w:cs="Times New Roman"/>
          <w:sz w:val="28"/>
          <w:szCs w:val="28"/>
        </w:rPr>
      </w:pPr>
    </w:p>
    <w:p w14:paraId="0DF73E94" w14:textId="77777777" w:rsidR="006F117B" w:rsidRPr="005A5BC4" w:rsidRDefault="006F117B" w:rsidP="00A54A30">
      <w:pPr>
        <w:spacing w:line="288" w:lineRule="auto"/>
        <w:jc w:val="center"/>
        <w:rPr>
          <w:rFonts w:ascii="Times New Roman" w:hAnsi="Times New Roman" w:cs="Times New Roman"/>
          <w:sz w:val="28"/>
          <w:szCs w:val="28"/>
        </w:rPr>
      </w:pPr>
    </w:p>
    <w:p w14:paraId="612864C4" w14:textId="77777777" w:rsidR="006F117B" w:rsidRPr="005A5BC4" w:rsidRDefault="006F117B" w:rsidP="00A54A30">
      <w:pPr>
        <w:spacing w:line="288" w:lineRule="auto"/>
        <w:jc w:val="center"/>
        <w:rPr>
          <w:rFonts w:ascii="Times New Roman" w:hAnsi="Times New Roman" w:cs="Times New Roman"/>
          <w:sz w:val="28"/>
          <w:szCs w:val="28"/>
        </w:rPr>
      </w:pPr>
    </w:p>
    <w:p w14:paraId="65AEAB76" w14:textId="77777777" w:rsidR="006F117B" w:rsidRPr="005A5BC4" w:rsidRDefault="006F117B" w:rsidP="00A54A30">
      <w:pPr>
        <w:spacing w:line="288" w:lineRule="auto"/>
        <w:jc w:val="center"/>
        <w:rPr>
          <w:rFonts w:ascii="Times New Roman" w:hAnsi="Times New Roman" w:cs="Times New Roman"/>
          <w:sz w:val="28"/>
          <w:szCs w:val="28"/>
        </w:rPr>
      </w:pPr>
    </w:p>
    <w:p w14:paraId="78F4BC29" w14:textId="77777777" w:rsidR="006F117B" w:rsidRPr="005A5BC4" w:rsidRDefault="006F117B" w:rsidP="00A54A30">
      <w:pPr>
        <w:spacing w:line="288" w:lineRule="auto"/>
        <w:jc w:val="center"/>
        <w:rPr>
          <w:rFonts w:ascii="Times New Roman" w:hAnsi="Times New Roman" w:cs="Times New Roman"/>
          <w:sz w:val="28"/>
          <w:szCs w:val="28"/>
        </w:rPr>
      </w:pPr>
    </w:p>
    <w:p w14:paraId="5FE3591E"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Hà Nội - 2018</w:t>
      </w:r>
    </w:p>
    <w:p w14:paraId="2FDEC737" w14:textId="77777777" w:rsidR="006F117B" w:rsidRPr="005A5BC4" w:rsidRDefault="00994B39" w:rsidP="00A54A30">
      <w:pPr>
        <w:widowControl w:val="0"/>
        <w:spacing w:line="288" w:lineRule="auto"/>
        <w:rPr>
          <w:rFonts w:ascii="Times New Roman" w:eastAsia="Times New Roman" w:hAnsi="Times New Roman" w:cs="Times New Roman"/>
          <w:sz w:val="28"/>
          <w:szCs w:val="28"/>
        </w:rPr>
        <w:sectPr w:rsidR="006F117B" w:rsidRPr="005A5BC4"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5A5BC4">
        <w:rPr>
          <w:rFonts w:ascii="Times New Roman" w:hAnsi="Times New Roman" w:cs="Times New Roman"/>
          <w:sz w:val="28"/>
          <w:szCs w:val="28"/>
        </w:rPr>
        <w:br w:type="page"/>
      </w:r>
    </w:p>
    <w:p w14:paraId="7E94D9CB" w14:textId="177EB007" w:rsidR="006F117B" w:rsidRPr="005A5BC4" w:rsidRDefault="006F117B" w:rsidP="00A54A30">
      <w:pPr>
        <w:spacing w:line="288" w:lineRule="auto"/>
        <w:rPr>
          <w:rFonts w:ascii="Times New Roman" w:eastAsia="Times New Roman" w:hAnsi="Times New Roman" w:cs="Times New Roman"/>
          <w:b/>
          <w:sz w:val="28"/>
          <w:szCs w:val="28"/>
        </w:rPr>
      </w:pPr>
    </w:p>
    <w:p w14:paraId="2F7443CC" w14:textId="59AAA51C" w:rsidR="006F117B" w:rsidRPr="005A5BC4" w:rsidRDefault="000B04C5" w:rsidP="00966627">
      <w:pPr>
        <w:pStyle w:val="Heading1"/>
        <w:jc w:val="center"/>
        <w:rPr>
          <w:rFonts w:ascii="Times New Roman" w:eastAsia="Times New Roman" w:hAnsi="Times New Roman" w:cs="Times New Roman"/>
          <w:b/>
          <w:sz w:val="28"/>
          <w:szCs w:val="28"/>
        </w:rPr>
      </w:pPr>
      <w:bookmarkStart w:id="2" w:name="_Toc513613677"/>
      <w:r w:rsidRPr="005A5BC4">
        <w:rPr>
          <w:rFonts w:ascii="Times New Roman" w:eastAsia="Times New Roman" w:hAnsi="Times New Roman" w:cs="Times New Roman"/>
          <w:b/>
          <w:sz w:val="28"/>
          <w:szCs w:val="28"/>
        </w:rPr>
        <w:t>LỜI CAM ĐOAN</w:t>
      </w:r>
      <w:bookmarkEnd w:id="2"/>
    </w:p>
    <w:p w14:paraId="1A59B71D"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Default="00994B39">
      <w:pPr>
        <w:rPr>
          <w:rFonts w:ascii="Times New Roman" w:hAnsi="Times New Roman" w:cs="Times New Roman"/>
          <w:sz w:val="28"/>
          <w:szCs w:val="28"/>
        </w:rPr>
      </w:pPr>
      <w:r w:rsidRPr="005A5BC4">
        <w:rPr>
          <w:rFonts w:ascii="Times New Roman" w:hAnsi="Times New Roman" w:cs="Times New Roman"/>
          <w:sz w:val="28"/>
          <w:szCs w:val="28"/>
        </w:rPr>
        <w:br w:type="page"/>
      </w:r>
    </w:p>
    <w:p w14:paraId="6E2A2F05" w14:textId="77777777" w:rsidR="003E02C1" w:rsidRPr="005A5BC4" w:rsidRDefault="003E02C1" w:rsidP="00966627">
      <w:pPr>
        <w:pStyle w:val="Heading1"/>
        <w:jc w:val="center"/>
        <w:rPr>
          <w:rFonts w:ascii="Times New Roman" w:eastAsia="Times New Roman" w:hAnsi="Times New Roman" w:cs="Times New Roman"/>
          <w:b/>
          <w:sz w:val="28"/>
          <w:szCs w:val="28"/>
        </w:rPr>
      </w:pPr>
      <w:bookmarkStart w:id="3" w:name="_Toc513613678"/>
      <w:r w:rsidRPr="005A5BC4">
        <w:rPr>
          <w:rFonts w:ascii="Times New Roman" w:eastAsia="Times New Roman" w:hAnsi="Times New Roman" w:cs="Times New Roman"/>
          <w:b/>
          <w:sz w:val="28"/>
          <w:szCs w:val="28"/>
        </w:rPr>
        <w:lastRenderedPageBreak/>
        <w:t>LỜI CẢM ƠN</w:t>
      </w:r>
      <w:bookmarkEnd w:id="3"/>
    </w:p>
    <w:p w14:paraId="635AC288" w14:textId="77777777" w:rsidR="003E02C1" w:rsidRPr="005A5BC4" w:rsidRDefault="003E02C1" w:rsidP="003E02C1">
      <w:pPr>
        <w:spacing w:line="288" w:lineRule="auto"/>
        <w:ind w:firstLine="720"/>
        <w:rPr>
          <w:rFonts w:ascii="Times New Roman" w:eastAsia="Times New Roman" w:hAnsi="Times New Roman" w:cs="Times New Roman"/>
          <w:b/>
          <w:sz w:val="28"/>
          <w:szCs w:val="28"/>
        </w:rPr>
      </w:pPr>
    </w:p>
    <w:p w14:paraId="2BE5D504" w14:textId="77777777"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Lời đầu tiên tôi xin gửi lời cảm ơn chân thành và biết ơn sâu s</w:t>
      </w:r>
      <w:r>
        <w:rPr>
          <w:rFonts w:ascii="Times New Roman" w:eastAsia="Times New Roman" w:hAnsi="Times New Roman" w:cs="Times New Roman"/>
          <w:sz w:val="28"/>
          <w:szCs w:val="28"/>
        </w:rPr>
        <w:t>ắ</w:t>
      </w:r>
      <w:r w:rsidRPr="005A5BC4">
        <w:rPr>
          <w:rFonts w:ascii="Times New Roman" w:eastAsia="Times New Roman" w:hAnsi="Times New Roman" w:cs="Times New Roman"/>
          <w:sz w:val="28"/>
          <w:szCs w:val="28"/>
        </w:rPr>
        <w:t>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 sự dạy bảo, giúp đỡ, tạo điều kiện của các thầy, cô  trường Đại học Công nghệ, Đại học Quốc gia Hà N</w:t>
      </w:r>
      <w:r w:rsidR="00B5338C">
        <w:rPr>
          <w:rFonts w:ascii="Times New Roman" w:eastAsia="Times New Roman" w:hAnsi="Times New Roman" w:cs="Times New Roman"/>
          <w:sz w:val="28"/>
          <w:szCs w:val="28"/>
        </w:rPr>
        <w:t>ộ</w:t>
      </w:r>
      <w:r w:rsidR="00E06E3F">
        <w:rPr>
          <w:rFonts w:ascii="Times New Roman" w:eastAsia="Times New Roman" w:hAnsi="Times New Roman" w:cs="Times New Roman"/>
          <w:sz w:val="28"/>
          <w:szCs w:val="28"/>
        </w:rPr>
        <w:t xml:space="preserve">i trong </w:t>
      </w:r>
      <w:r w:rsidRPr="005A5BC4">
        <w:rPr>
          <w:rFonts w:ascii="Times New Roman" w:eastAsia="Times New Roman" w:hAnsi="Times New Roman" w:cs="Times New Roman"/>
          <w:sz w:val="28"/>
          <w:szCs w:val="28"/>
        </w:rPr>
        <w:t>suốt quá trình tôi học tập tại trường.</w:t>
      </w:r>
    </w:p>
    <w:p w14:paraId="7D9FBFFA" w14:textId="0CB7F2A0"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Cuối cùng, tôi xin gửi lời cảm ơn chân thành tới gia đình, bạn bè, đồng nghiệp - những người luôn ở bên tôi trong lúc khó khăn, động viên, </w:t>
      </w:r>
      <w:del w:id="4" w:author="Nguyen Toan" w:date="2018-05-06T14:48:00Z">
        <w:r w:rsidRPr="005A5BC4" w:rsidDel="00A60E4F">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khuyến khích tôi trong cuộc sống và công việc.</w:t>
      </w:r>
    </w:p>
    <w:p w14:paraId="7494D3CD" w14:textId="77777777" w:rsidR="003E02C1" w:rsidRPr="005A5BC4" w:rsidRDefault="003E02C1" w:rsidP="003E02C1">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w:t>
      </w:r>
    </w:p>
    <w:p w14:paraId="0C8E5497" w14:textId="77777777" w:rsidR="003E02C1" w:rsidRPr="005A5BC4" w:rsidRDefault="003E02C1" w:rsidP="003E02C1">
      <w:pPr>
        <w:spacing w:line="288" w:lineRule="auto"/>
        <w:ind w:firstLine="720"/>
        <w:rPr>
          <w:rFonts w:ascii="Times New Roman" w:eastAsia="Times New Roman" w:hAnsi="Times New Roman" w:cs="Times New Roman"/>
          <w:sz w:val="28"/>
          <w:szCs w:val="28"/>
        </w:rPr>
      </w:pPr>
    </w:p>
    <w:p w14:paraId="4B4FD4B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Tác giả</w:t>
      </w:r>
    </w:p>
    <w:p w14:paraId="50A10CC2"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4D734DD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5B7ED387"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0E6FB2C7" w14:textId="77777777" w:rsidR="006F117B" w:rsidRPr="005A5BC4" w:rsidRDefault="006F117B" w:rsidP="00A54A30">
      <w:pPr>
        <w:spacing w:line="288" w:lineRule="auto"/>
        <w:rPr>
          <w:rFonts w:ascii="Times New Roman" w:eastAsia="Times New Roman" w:hAnsi="Times New Roman" w:cs="Times New Roman"/>
          <w:b/>
          <w:sz w:val="28"/>
          <w:szCs w:val="28"/>
        </w:rPr>
      </w:pPr>
    </w:p>
    <w:p w14:paraId="036B6263" w14:textId="77777777" w:rsidR="006F117B" w:rsidRPr="005A5BC4" w:rsidRDefault="006F117B" w:rsidP="00A54A30">
      <w:pPr>
        <w:spacing w:line="288" w:lineRule="auto"/>
        <w:ind w:left="4320" w:firstLine="720"/>
        <w:jc w:val="center"/>
        <w:rPr>
          <w:rFonts w:ascii="Times New Roman" w:eastAsia="Times New Roman" w:hAnsi="Times New Roman" w:cs="Times New Roman"/>
          <w:b/>
          <w:sz w:val="28"/>
          <w:szCs w:val="28"/>
        </w:rPr>
      </w:pPr>
    </w:p>
    <w:p w14:paraId="49AA2FBB" w14:textId="41E0B802" w:rsidR="00B0052A" w:rsidRDefault="00B005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4FFEE14"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20F5E284" w14:textId="6F9AAB30" w:rsidR="006F117B" w:rsidRPr="009E0F8A" w:rsidRDefault="00737C97">
      <w:pPr>
        <w:pStyle w:val="Heading1"/>
        <w:tabs>
          <w:tab w:val="left" w:pos="8931"/>
        </w:tabs>
        <w:jc w:val="center"/>
        <w:rPr>
          <w:rFonts w:ascii="Times New Roman" w:eastAsia="Times New Roman" w:hAnsi="Times New Roman" w:cs="Times New Roman"/>
          <w:b/>
          <w:sz w:val="32"/>
          <w:szCs w:val="28"/>
        </w:rPr>
        <w:pPrChange w:id="5" w:author="Nguyen Toan" w:date="2018-05-05T23:06:00Z">
          <w:pPr>
            <w:pStyle w:val="Heading1"/>
            <w:jc w:val="center"/>
          </w:pPr>
        </w:pPrChange>
      </w:pPr>
      <w:bookmarkStart w:id="6" w:name="_Toc513613679"/>
      <w:r w:rsidRPr="009E0F8A">
        <w:rPr>
          <w:rFonts w:ascii="Times New Roman" w:eastAsia="Times New Roman" w:hAnsi="Times New Roman" w:cs="Times New Roman"/>
          <w:b/>
          <w:sz w:val="32"/>
          <w:szCs w:val="28"/>
        </w:rPr>
        <w:lastRenderedPageBreak/>
        <w:t>MỤC LỤC</w:t>
      </w:r>
      <w:bookmarkEnd w:id="6"/>
    </w:p>
    <w:customXmlInsRangeStart w:id="7" w:author="Nguyen Toan" w:date="2018-05-05T23:06:00Z"/>
    <w:sdt>
      <w:sdtPr>
        <w:rPr>
          <w:rFonts w:ascii="Times New Roman" w:eastAsia="Arial" w:hAnsi="Times New Roman" w:cs="Times New Roman"/>
          <w:color w:val="000000"/>
          <w:sz w:val="28"/>
          <w:szCs w:val="28"/>
          <w:lang w:val="en"/>
        </w:rPr>
        <w:id w:val="-1885477935"/>
        <w:docPartObj>
          <w:docPartGallery w:val="Table of Contents"/>
          <w:docPartUnique/>
        </w:docPartObj>
      </w:sdtPr>
      <w:sdtEndPr>
        <w:rPr>
          <w:bCs/>
          <w:noProof/>
        </w:rPr>
      </w:sdtEndPr>
      <w:sdtContent>
        <w:customXmlInsRangeEnd w:id="7"/>
        <w:p w14:paraId="0FC6CF17" w14:textId="77B95929" w:rsidR="004F360D" w:rsidRPr="00B05E10" w:rsidRDefault="004F360D">
          <w:pPr>
            <w:pStyle w:val="TOCHeading"/>
            <w:rPr>
              <w:ins w:id="8" w:author="Nguyen Toan" w:date="2018-05-05T23:06:00Z"/>
              <w:rFonts w:ascii="Times New Roman" w:hAnsi="Times New Roman" w:cs="Times New Roman"/>
              <w:sz w:val="28"/>
              <w:szCs w:val="28"/>
              <w:rPrChange w:id="9" w:author="Nguyen Toan" w:date="2018-05-09T07:19:00Z">
                <w:rPr>
                  <w:ins w:id="10" w:author="Nguyen Toan" w:date="2018-05-05T23:06:00Z"/>
                </w:rPr>
              </w:rPrChange>
            </w:rPr>
          </w:pPr>
        </w:p>
        <w:p w14:paraId="0F0BF32A" w14:textId="77777777" w:rsidR="00AA48F4" w:rsidRPr="00B05E10" w:rsidRDefault="004F360D">
          <w:pPr>
            <w:pStyle w:val="TOC1"/>
            <w:rPr>
              <w:ins w:id="11" w:author="Nguyen Toan" w:date="2018-05-09T07:19:00Z"/>
              <w:rFonts w:ascii="Times New Roman" w:eastAsiaTheme="minorEastAsia" w:hAnsi="Times New Roman" w:cs="Times New Roman"/>
              <w:noProof/>
              <w:color w:val="auto"/>
              <w:sz w:val="28"/>
              <w:szCs w:val="28"/>
              <w:lang w:val="en-US"/>
              <w:rPrChange w:id="12" w:author="Nguyen Toan" w:date="2018-05-09T07:19:00Z">
                <w:rPr>
                  <w:ins w:id="13" w:author="Nguyen Toan" w:date="2018-05-09T07:19:00Z"/>
                  <w:rFonts w:asciiTheme="minorHAnsi" w:eastAsiaTheme="minorEastAsia" w:hAnsiTheme="minorHAnsi" w:cstheme="minorBidi"/>
                  <w:noProof/>
                  <w:color w:val="auto"/>
                  <w:lang w:val="en-US"/>
                </w:rPr>
              </w:rPrChange>
            </w:rPr>
          </w:pPr>
          <w:ins w:id="14" w:author="Nguyen Toan" w:date="2018-05-05T23:06:00Z">
            <w:r w:rsidRPr="00B05E10">
              <w:rPr>
                <w:rFonts w:ascii="Times New Roman" w:hAnsi="Times New Roman" w:cs="Times New Roman"/>
                <w:sz w:val="28"/>
                <w:szCs w:val="28"/>
                <w:rPrChange w:id="15" w:author="Nguyen Toan" w:date="2018-05-09T07:19:00Z">
                  <w:rPr>
                    <w:b/>
                    <w:bCs/>
                    <w:noProof/>
                  </w:rPr>
                </w:rPrChange>
              </w:rPr>
              <w:fldChar w:fldCharType="begin"/>
            </w:r>
            <w:r w:rsidRPr="00B05E10">
              <w:rPr>
                <w:rFonts w:ascii="Times New Roman" w:hAnsi="Times New Roman" w:cs="Times New Roman"/>
                <w:sz w:val="28"/>
                <w:szCs w:val="28"/>
                <w:rPrChange w:id="16" w:author="Nguyen Toan" w:date="2018-05-09T07:19:00Z">
                  <w:rPr/>
                </w:rPrChange>
              </w:rPr>
              <w:instrText xml:space="preserve"> TOC \o "1-3" \h \z \u </w:instrText>
            </w:r>
            <w:r w:rsidRPr="00B05E10">
              <w:rPr>
                <w:rFonts w:ascii="Times New Roman" w:hAnsi="Times New Roman" w:cs="Times New Roman"/>
                <w:sz w:val="28"/>
                <w:szCs w:val="28"/>
                <w:rPrChange w:id="17" w:author="Nguyen Toan" w:date="2018-05-09T07:19:00Z">
                  <w:rPr>
                    <w:b/>
                    <w:bCs/>
                    <w:noProof/>
                  </w:rPr>
                </w:rPrChange>
              </w:rPr>
              <w:fldChar w:fldCharType="separate"/>
            </w:r>
          </w:ins>
          <w:ins w:id="18" w:author="Nguyen Toan" w:date="2018-05-09T07:19:00Z">
            <w:r w:rsidR="00AA48F4" w:rsidRPr="00B05E10">
              <w:rPr>
                <w:rStyle w:val="Hyperlink"/>
                <w:rFonts w:ascii="Times New Roman" w:hAnsi="Times New Roman" w:cs="Times New Roman"/>
                <w:noProof/>
                <w:sz w:val="28"/>
                <w:szCs w:val="28"/>
                <w:rPrChange w:id="19" w:author="Nguyen Toan" w:date="2018-05-09T07:19:00Z">
                  <w:rPr>
                    <w:rStyle w:val="Hyperlink"/>
                    <w:noProof/>
                  </w:rPr>
                </w:rPrChange>
              </w:rPr>
              <w:fldChar w:fldCharType="begin"/>
            </w:r>
            <w:r w:rsidR="00AA48F4" w:rsidRPr="00B05E10">
              <w:rPr>
                <w:rStyle w:val="Hyperlink"/>
                <w:rFonts w:ascii="Times New Roman" w:hAnsi="Times New Roman" w:cs="Times New Roman"/>
                <w:noProof/>
                <w:sz w:val="28"/>
                <w:szCs w:val="28"/>
                <w:rPrChange w:id="20" w:author="Nguyen Toan" w:date="2018-05-09T07:19:00Z">
                  <w:rPr>
                    <w:rStyle w:val="Hyperlink"/>
                    <w:noProof/>
                  </w:rPr>
                </w:rPrChange>
              </w:rPr>
              <w:instrText xml:space="preserve"> </w:instrText>
            </w:r>
            <w:r w:rsidR="00AA48F4" w:rsidRPr="00B05E10">
              <w:rPr>
                <w:rFonts w:ascii="Times New Roman" w:hAnsi="Times New Roman" w:cs="Times New Roman"/>
                <w:noProof/>
                <w:sz w:val="28"/>
                <w:szCs w:val="28"/>
                <w:rPrChange w:id="21" w:author="Nguyen Toan" w:date="2018-05-09T07:19:00Z">
                  <w:rPr>
                    <w:noProof/>
                  </w:rPr>
                </w:rPrChange>
              </w:rPr>
              <w:instrText>HYPERLINK \l "_Toc513613677"</w:instrText>
            </w:r>
            <w:r w:rsidR="00AA48F4" w:rsidRPr="00B05E10">
              <w:rPr>
                <w:rStyle w:val="Hyperlink"/>
                <w:rFonts w:ascii="Times New Roman" w:hAnsi="Times New Roman" w:cs="Times New Roman"/>
                <w:noProof/>
                <w:sz w:val="28"/>
                <w:szCs w:val="28"/>
                <w:rPrChange w:id="22" w:author="Nguyen Toan" w:date="2018-05-09T07:19:00Z">
                  <w:rPr>
                    <w:rStyle w:val="Hyperlink"/>
                    <w:noProof/>
                  </w:rPr>
                </w:rPrChange>
              </w:rPr>
              <w:instrText xml:space="preserve"> </w:instrText>
            </w:r>
            <w:r w:rsidR="00AA48F4" w:rsidRPr="00B05E10">
              <w:rPr>
                <w:rStyle w:val="Hyperlink"/>
                <w:rFonts w:ascii="Times New Roman" w:hAnsi="Times New Roman" w:cs="Times New Roman"/>
                <w:noProof/>
                <w:sz w:val="28"/>
                <w:szCs w:val="28"/>
                <w:rPrChange w:id="23" w:author="Nguyen Toan" w:date="2018-05-09T07:19:00Z">
                  <w:rPr>
                    <w:rStyle w:val="Hyperlink"/>
                    <w:noProof/>
                  </w:rPr>
                </w:rPrChange>
              </w:rPr>
              <w:fldChar w:fldCharType="separate"/>
            </w:r>
            <w:r w:rsidR="00AA48F4" w:rsidRPr="00B05E10">
              <w:rPr>
                <w:rStyle w:val="Hyperlink"/>
                <w:rFonts w:ascii="Times New Roman" w:eastAsia="Times New Roman" w:hAnsi="Times New Roman" w:cs="Times New Roman"/>
                <w:noProof/>
                <w:sz w:val="28"/>
                <w:szCs w:val="28"/>
                <w:rPrChange w:id="24" w:author="Nguyen Toan" w:date="2018-05-09T07:19:00Z">
                  <w:rPr>
                    <w:rStyle w:val="Hyperlink"/>
                    <w:rFonts w:ascii="Times New Roman" w:eastAsia="Times New Roman" w:hAnsi="Times New Roman" w:cs="Times New Roman"/>
                    <w:b/>
                    <w:noProof/>
                  </w:rPr>
                </w:rPrChange>
              </w:rPr>
              <w:t>LỜI CAM ĐOAN</w:t>
            </w:r>
            <w:r w:rsidR="00AA48F4" w:rsidRPr="00B05E10">
              <w:rPr>
                <w:rFonts w:ascii="Times New Roman" w:hAnsi="Times New Roman" w:cs="Times New Roman"/>
                <w:noProof/>
                <w:webHidden/>
                <w:sz w:val="28"/>
                <w:szCs w:val="28"/>
                <w:rPrChange w:id="25" w:author="Nguyen Toan" w:date="2018-05-09T07:19:00Z">
                  <w:rPr>
                    <w:noProof/>
                    <w:webHidden/>
                  </w:rPr>
                </w:rPrChange>
              </w:rPr>
              <w:tab/>
            </w:r>
            <w:r w:rsidR="00AA48F4" w:rsidRPr="00B05E10">
              <w:rPr>
                <w:rFonts w:ascii="Times New Roman" w:hAnsi="Times New Roman" w:cs="Times New Roman"/>
                <w:noProof/>
                <w:webHidden/>
                <w:sz w:val="28"/>
                <w:szCs w:val="28"/>
                <w:rPrChange w:id="26" w:author="Nguyen Toan" w:date="2018-05-09T07:19:00Z">
                  <w:rPr>
                    <w:noProof/>
                    <w:webHidden/>
                  </w:rPr>
                </w:rPrChange>
              </w:rPr>
              <w:fldChar w:fldCharType="begin"/>
            </w:r>
            <w:r w:rsidR="00AA48F4" w:rsidRPr="00B05E10">
              <w:rPr>
                <w:rFonts w:ascii="Times New Roman" w:hAnsi="Times New Roman" w:cs="Times New Roman"/>
                <w:noProof/>
                <w:webHidden/>
                <w:sz w:val="28"/>
                <w:szCs w:val="28"/>
                <w:rPrChange w:id="27" w:author="Nguyen Toan" w:date="2018-05-09T07:19:00Z">
                  <w:rPr>
                    <w:noProof/>
                    <w:webHidden/>
                  </w:rPr>
                </w:rPrChange>
              </w:rPr>
              <w:instrText xml:space="preserve"> PAGEREF _Toc513613677 \h </w:instrText>
            </w:r>
          </w:ins>
          <w:r w:rsidR="00AA48F4" w:rsidRPr="00B05E10">
            <w:rPr>
              <w:rFonts w:ascii="Times New Roman" w:hAnsi="Times New Roman" w:cs="Times New Roman"/>
              <w:noProof/>
              <w:webHidden/>
              <w:sz w:val="28"/>
              <w:szCs w:val="28"/>
              <w:rPrChange w:id="28" w:author="Nguyen Toan" w:date="2018-05-09T07:19:00Z">
                <w:rPr>
                  <w:rFonts w:ascii="Times New Roman" w:hAnsi="Times New Roman" w:cs="Times New Roman"/>
                  <w:noProof/>
                  <w:webHidden/>
                  <w:sz w:val="28"/>
                  <w:szCs w:val="28"/>
                </w:rPr>
              </w:rPrChange>
            </w:rPr>
          </w:r>
          <w:r w:rsidR="00AA48F4" w:rsidRPr="00B05E10">
            <w:rPr>
              <w:rFonts w:ascii="Times New Roman" w:hAnsi="Times New Roman" w:cs="Times New Roman"/>
              <w:noProof/>
              <w:webHidden/>
              <w:sz w:val="28"/>
              <w:szCs w:val="28"/>
              <w:rPrChange w:id="29" w:author="Nguyen Toan" w:date="2018-05-09T07:19:00Z">
                <w:rPr>
                  <w:noProof/>
                  <w:webHidden/>
                </w:rPr>
              </w:rPrChange>
            </w:rPr>
            <w:fldChar w:fldCharType="separate"/>
          </w:r>
          <w:ins w:id="30" w:author="Nguyen Toan" w:date="2018-05-09T07:19:00Z">
            <w:r w:rsidR="00AA48F4" w:rsidRPr="00B05E10">
              <w:rPr>
                <w:rFonts w:ascii="Times New Roman" w:hAnsi="Times New Roman" w:cs="Times New Roman"/>
                <w:noProof/>
                <w:webHidden/>
                <w:sz w:val="28"/>
                <w:szCs w:val="28"/>
                <w:rPrChange w:id="31" w:author="Nguyen Toan" w:date="2018-05-09T07:19:00Z">
                  <w:rPr>
                    <w:noProof/>
                    <w:webHidden/>
                  </w:rPr>
                </w:rPrChange>
              </w:rPr>
              <w:t>3</w:t>
            </w:r>
            <w:r w:rsidR="00AA48F4" w:rsidRPr="00B05E10">
              <w:rPr>
                <w:rFonts w:ascii="Times New Roman" w:hAnsi="Times New Roman" w:cs="Times New Roman"/>
                <w:noProof/>
                <w:webHidden/>
                <w:sz w:val="28"/>
                <w:szCs w:val="28"/>
                <w:rPrChange w:id="32" w:author="Nguyen Toan" w:date="2018-05-09T07:19:00Z">
                  <w:rPr>
                    <w:noProof/>
                    <w:webHidden/>
                  </w:rPr>
                </w:rPrChange>
              </w:rPr>
              <w:fldChar w:fldCharType="end"/>
            </w:r>
            <w:r w:rsidR="00AA48F4" w:rsidRPr="00B05E10">
              <w:rPr>
                <w:rStyle w:val="Hyperlink"/>
                <w:rFonts w:ascii="Times New Roman" w:hAnsi="Times New Roman" w:cs="Times New Roman"/>
                <w:noProof/>
                <w:sz w:val="28"/>
                <w:szCs w:val="28"/>
                <w:rPrChange w:id="33" w:author="Nguyen Toan" w:date="2018-05-09T07:19:00Z">
                  <w:rPr>
                    <w:rStyle w:val="Hyperlink"/>
                    <w:noProof/>
                  </w:rPr>
                </w:rPrChange>
              </w:rPr>
              <w:fldChar w:fldCharType="end"/>
            </w:r>
          </w:ins>
        </w:p>
        <w:p w14:paraId="587C4462" w14:textId="0733B7BB" w:rsidR="00AA48F4" w:rsidRPr="00B05E10" w:rsidRDefault="00AA48F4">
          <w:pPr>
            <w:pStyle w:val="TOC1"/>
            <w:rPr>
              <w:ins w:id="34" w:author="Nguyen Toan" w:date="2018-05-09T07:19:00Z"/>
              <w:rFonts w:ascii="Times New Roman" w:eastAsiaTheme="minorEastAsia" w:hAnsi="Times New Roman" w:cs="Times New Roman"/>
              <w:noProof/>
              <w:color w:val="auto"/>
              <w:sz w:val="28"/>
              <w:szCs w:val="28"/>
              <w:lang w:val="en-US"/>
              <w:rPrChange w:id="35" w:author="Nguyen Toan" w:date="2018-05-09T07:19:00Z">
                <w:rPr>
                  <w:ins w:id="36" w:author="Nguyen Toan" w:date="2018-05-09T07:19:00Z"/>
                  <w:rFonts w:asciiTheme="minorHAnsi" w:eastAsiaTheme="minorEastAsia" w:hAnsiTheme="minorHAnsi" w:cstheme="minorBidi"/>
                  <w:noProof/>
                  <w:color w:val="auto"/>
                  <w:lang w:val="en-US"/>
                </w:rPr>
              </w:rPrChange>
            </w:rPr>
          </w:pPr>
          <w:ins w:id="37" w:author="Nguyen Toan" w:date="2018-05-09T07:19:00Z">
            <w:r w:rsidRPr="00B05E10">
              <w:rPr>
                <w:rStyle w:val="Hyperlink"/>
                <w:rFonts w:ascii="Times New Roman" w:hAnsi="Times New Roman" w:cs="Times New Roman"/>
                <w:noProof/>
                <w:sz w:val="28"/>
                <w:szCs w:val="28"/>
                <w:rPrChange w:id="3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0" w:author="Nguyen Toan" w:date="2018-05-09T07:19:00Z">
                  <w:rPr>
                    <w:noProof/>
                  </w:rPr>
                </w:rPrChange>
              </w:rPr>
              <w:instrText>HYPERLINK \l "_Toc513613678"</w:instrText>
            </w:r>
            <w:r w:rsidRPr="00B05E10">
              <w:rPr>
                <w:rStyle w:val="Hyperlink"/>
                <w:rFonts w:ascii="Times New Roman" w:hAnsi="Times New Roman" w:cs="Times New Roman"/>
                <w:noProof/>
                <w:sz w:val="28"/>
                <w:szCs w:val="28"/>
                <w:rPrChange w:id="4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 w:author="Nguyen Toan" w:date="2018-05-09T07:19:00Z">
                  <w:rPr>
                    <w:rStyle w:val="Hyperlink"/>
                    <w:rFonts w:ascii="Times New Roman" w:eastAsia="Times New Roman" w:hAnsi="Times New Roman" w:cs="Times New Roman"/>
                    <w:b/>
                    <w:noProof/>
                  </w:rPr>
                </w:rPrChange>
              </w:rPr>
              <w:t>LỜI CẢM ƠN</w:t>
            </w:r>
            <w:r w:rsidRPr="00B05E10">
              <w:rPr>
                <w:rFonts w:ascii="Times New Roman" w:hAnsi="Times New Roman" w:cs="Times New Roman"/>
                <w:noProof/>
                <w:webHidden/>
                <w:sz w:val="28"/>
                <w:szCs w:val="28"/>
                <w:rPrChange w:id="44" w:author="Nguyen Toan" w:date="2018-05-09T07:19:00Z">
                  <w:rPr>
                    <w:noProof/>
                    <w:webHidden/>
                  </w:rPr>
                </w:rPrChange>
              </w:rPr>
              <w:tab/>
            </w:r>
            <w:r w:rsidRPr="00B05E10">
              <w:rPr>
                <w:rFonts w:ascii="Times New Roman" w:hAnsi="Times New Roman" w:cs="Times New Roman"/>
                <w:noProof/>
                <w:webHidden/>
                <w:sz w:val="28"/>
                <w:szCs w:val="28"/>
                <w:rPrChange w:id="45" w:author="Nguyen Toan" w:date="2018-05-09T07:19:00Z">
                  <w:rPr>
                    <w:noProof/>
                    <w:webHidden/>
                  </w:rPr>
                </w:rPrChange>
              </w:rPr>
              <w:tab/>
            </w:r>
            <w:r w:rsidRPr="00B05E10">
              <w:rPr>
                <w:rFonts w:ascii="Times New Roman" w:hAnsi="Times New Roman" w:cs="Times New Roman"/>
                <w:noProof/>
                <w:webHidden/>
                <w:sz w:val="28"/>
                <w:szCs w:val="28"/>
                <w:rPrChange w:id="46" w:author="Nguyen Toan" w:date="2018-05-09T07:19:00Z">
                  <w:rPr>
                    <w:noProof/>
                    <w:webHidden/>
                  </w:rPr>
                </w:rPrChange>
              </w:rPr>
              <w:fldChar w:fldCharType="begin"/>
            </w:r>
            <w:r w:rsidRPr="00B05E10">
              <w:rPr>
                <w:rFonts w:ascii="Times New Roman" w:hAnsi="Times New Roman" w:cs="Times New Roman"/>
                <w:noProof/>
                <w:webHidden/>
                <w:sz w:val="28"/>
                <w:szCs w:val="28"/>
                <w:rPrChange w:id="47" w:author="Nguyen Toan" w:date="2018-05-09T07:19:00Z">
                  <w:rPr>
                    <w:noProof/>
                    <w:webHidden/>
                  </w:rPr>
                </w:rPrChange>
              </w:rPr>
              <w:instrText xml:space="preserve"> PAGEREF _Toc513613678 \h </w:instrText>
            </w:r>
          </w:ins>
          <w:r w:rsidRPr="00B05E10">
            <w:rPr>
              <w:rFonts w:ascii="Times New Roman" w:hAnsi="Times New Roman" w:cs="Times New Roman"/>
              <w:noProof/>
              <w:webHidden/>
              <w:sz w:val="28"/>
              <w:szCs w:val="28"/>
              <w:rPrChange w:id="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9" w:author="Nguyen Toan" w:date="2018-05-09T07:19:00Z">
                <w:rPr>
                  <w:noProof/>
                  <w:webHidden/>
                </w:rPr>
              </w:rPrChange>
            </w:rPr>
            <w:fldChar w:fldCharType="separate"/>
          </w:r>
          <w:ins w:id="50" w:author="Nguyen Toan" w:date="2018-05-09T07:19:00Z">
            <w:r w:rsidRPr="00B05E10">
              <w:rPr>
                <w:rFonts w:ascii="Times New Roman" w:hAnsi="Times New Roman" w:cs="Times New Roman"/>
                <w:noProof/>
                <w:webHidden/>
                <w:sz w:val="28"/>
                <w:szCs w:val="28"/>
                <w:rPrChange w:id="51" w:author="Nguyen Toan" w:date="2018-05-09T07:19:00Z">
                  <w:rPr>
                    <w:noProof/>
                    <w:webHidden/>
                  </w:rPr>
                </w:rPrChange>
              </w:rPr>
              <w:t>4</w:t>
            </w:r>
            <w:r w:rsidRPr="00B05E10">
              <w:rPr>
                <w:rFonts w:ascii="Times New Roman" w:hAnsi="Times New Roman" w:cs="Times New Roman"/>
                <w:noProof/>
                <w:webHidden/>
                <w:sz w:val="28"/>
                <w:szCs w:val="28"/>
                <w:rPrChange w:id="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 w:author="Nguyen Toan" w:date="2018-05-09T07:19:00Z">
                  <w:rPr>
                    <w:rStyle w:val="Hyperlink"/>
                    <w:noProof/>
                  </w:rPr>
                </w:rPrChange>
              </w:rPr>
              <w:fldChar w:fldCharType="end"/>
            </w:r>
          </w:ins>
        </w:p>
        <w:p w14:paraId="3258514C" w14:textId="661C38D4" w:rsidR="00AA48F4" w:rsidRPr="00B05E10" w:rsidRDefault="00AA48F4">
          <w:pPr>
            <w:pStyle w:val="TOC1"/>
            <w:rPr>
              <w:ins w:id="54" w:author="Nguyen Toan" w:date="2018-05-09T07:19:00Z"/>
              <w:rFonts w:ascii="Times New Roman" w:eastAsiaTheme="minorEastAsia" w:hAnsi="Times New Roman" w:cs="Times New Roman"/>
              <w:noProof/>
              <w:color w:val="auto"/>
              <w:sz w:val="28"/>
              <w:szCs w:val="28"/>
              <w:lang w:val="en-US"/>
              <w:rPrChange w:id="55" w:author="Nguyen Toan" w:date="2018-05-09T07:19:00Z">
                <w:rPr>
                  <w:ins w:id="56" w:author="Nguyen Toan" w:date="2018-05-09T07:19:00Z"/>
                  <w:rFonts w:asciiTheme="minorHAnsi" w:eastAsiaTheme="minorEastAsia" w:hAnsiTheme="minorHAnsi" w:cstheme="minorBidi"/>
                  <w:noProof/>
                  <w:color w:val="auto"/>
                  <w:lang w:val="en-US"/>
                </w:rPr>
              </w:rPrChange>
            </w:rPr>
          </w:pPr>
          <w:ins w:id="57" w:author="Nguyen Toan" w:date="2018-05-09T07:19:00Z">
            <w:r w:rsidRPr="00B05E10">
              <w:rPr>
                <w:rStyle w:val="Hyperlink"/>
                <w:rFonts w:ascii="Times New Roman" w:hAnsi="Times New Roman" w:cs="Times New Roman"/>
                <w:noProof/>
                <w:sz w:val="28"/>
                <w:szCs w:val="28"/>
                <w:rPrChange w:id="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 w:author="Nguyen Toan" w:date="2018-05-09T07:19:00Z">
                  <w:rPr>
                    <w:noProof/>
                  </w:rPr>
                </w:rPrChange>
              </w:rPr>
              <w:instrText>HYPERLINK \l "_Toc513613679"</w:instrText>
            </w:r>
            <w:r w:rsidRPr="00B05E10">
              <w:rPr>
                <w:rStyle w:val="Hyperlink"/>
                <w:rFonts w:ascii="Times New Roman" w:hAnsi="Times New Roman" w:cs="Times New Roman"/>
                <w:noProof/>
                <w:sz w:val="28"/>
                <w:szCs w:val="28"/>
                <w:rPrChange w:id="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3" w:author="Nguyen Toan" w:date="2018-05-09T07:19:00Z">
                  <w:rPr>
                    <w:rStyle w:val="Hyperlink"/>
                    <w:rFonts w:ascii="Times New Roman" w:eastAsia="Times New Roman" w:hAnsi="Times New Roman" w:cs="Times New Roman"/>
                    <w:b/>
                    <w:noProof/>
                  </w:rPr>
                </w:rPrChange>
              </w:rPr>
              <w:t>MỤC LỤC</w:t>
            </w:r>
            <w:r w:rsidRPr="00B05E10">
              <w:rPr>
                <w:rFonts w:ascii="Times New Roman" w:hAnsi="Times New Roman" w:cs="Times New Roman"/>
                <w:noProof/>
                <w:webHidden/>
                <w:sz w:val="28"/>
                <w:szCs w:val="28"/>
                <w:rPrChange w:id="64" w:author="Nguyen Toan" w:date="2018-05-09T07:19:00Z">
                  <w:rPr>
                    <w:noProof/>
                    <w:webHidden/>
                  </w:rPr>
                </w:rPrChange>
              </w:rPr>
              <w:tab/>
            </w:r>
            <w:r w:rsidRPr="00B05E10">
              <w:rPr>
                <w:rFonts w:ascii="Times New Roman" w:hAnsi="Times New Roman" w:cs="Times New Roman"/>
                <w:noProof/>
                <w:webHidden/>
                <w:sz w:val="28"/>
                <w:szCs w:val="28"/>
                <w:rPrChange w:id="65" w:author="Nguyen Toan" w:date="2018-05-09T07:19:00Z">
                  <w:rPr>
                    <w:noProof/>
                    <w:webHidden/>
                  </w:rPr>
                </w:rPrChange>
              </w:rPr>
              <w:tab/>
            </w:r>
            <w:r w:rsidRPr="00B05E10">
              <w:rPr>
                <w:rFonts w:ascii="Times New Roman" w:hAnsi="Times New Roman" w:cs="Times New Roman"/>
                <w:noProof/>
                <w:webHidden/>
                <w:sz w:val="28"/>
                <w:szCs w:val="28"/>
                <w:rPrChange w:id="66" w:author="Nguyen Toan" w:date="2018-05-09T07:19:00Z">
                  <w:rPr>
                    <w:noProof/>
                    <w:webHidden/>
                  </w:rPr>
                </w:rPrChange>
              </w:rPr>
              <w:fldChar w:fldCharType="begin"/>
            </w:r>
            <w:r w:rsidRPr="00B05E10">
              <w:rPr>
                <w:rFonts w:ascii="Times New Roman" w:hAnsi="Times New Roman" w:cs="Times New Roman"/>
                <w:noProof/>
                <w:webHidden/>
                <w:sz w:val="28"/>
                <w:szCs w:val="28"/>
                <w:rPrChange w:id="67" w:author="Nguyen Toan" w:date="2018-05-09T07:19:00Z">
                  <w:rPr>
                    <w:noProof/>
                    <w:webHidden/>
                  </w:rPr>
                </w:rPrChange>
              </w:rPr>
              <w:instrText xml:space="preserve"> PAGEREF _Toc513613679 \h </w:instrText>
            </w:r>
          </w:ins>
          <w:r w:rsidRPr="00B05E10">
            <w:rPr>
              <w:rFonts w:ascii="Times New Roman" w:hAnsi="Times New Roman" w:cs="Times New Roman"/>
              <w:noProof/>
              <w:webHidden/>
              <w:sz w:val="28"/>
              <w:szCs w:val="28"/>
              <w:rPrChange w:id="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 w:author="Nguyen Toan" w:date="2018-05-09T07:19:00Z">
                <w:rPr>
                  <w:noProof/>
                  <w:webHidden/>
                </w:rPr>
              </w:rPrChange>
            </w:rPr>
            <w:fldChar w:fldCharType="separate"/>
          </w:r>
          <w:ins w:id="70" w:author="Nguyen Toan" w:date="2018-05-09T07:19:00Z">
            <w:r w:rsidRPr="00B05E10">
              <w:rPr>
                <w:rFonts w:ascii="Times New Roman" w:hAnsi="Times New Roman" w:cs="Times New Roman"/>
                <w:noProof/>
                <w:webHidden/>
                <w:sz w:val="28"/>
                <w:szCs w:val="28"/>
                <w:rPrChange w:id="71" w:author="Nguyen Toan" w:date="2018-05-09T07:19:00Z">
                  <w:rPr>
                    <w:noProof/>
                    <w:webHidden/>
                  </w:rPr>
                </w:rPrChange>
              </w:rPr>
              <w:t>5</w:t>
            </w:r>
            <w:r w:rsidRPr="00B05E10">
              <w:rPr>
                <w:rFonts w:ascii="Times New Roman" w:hAnsi="Times New Roman" w:cs="Times New Roman"/>
                <w:noProof/>
                <w:webHidden/>
                <w:sz w:val="28"/>
                <w:szCs w:val="28"/>
                <w:rPrChange w:id="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3" w:author="Nguyen Toan" w:date="2018-05-09T07:19:00Z">
                  <w:rPr>
                    <w:rStyle w:val="Hyperlink"/>
                    <w:noProof/>
                  </w:rPr>
                </w:rPrChange>
              </w:rPr>
              <w:fldChar w:fldCharType="end"/>
            </w:r>
          </w:ins>
        </w:p>
        <w:p w14:paraId="0133A775" w14:textId="77777777" w:rsidR="00AA48F4" w:rsidRPr="00B05E10" w:rsidRDefault="00AA48F4">
          <w:pPr>
            <w:pStyle w:val="TOC1"/>
            <w:rPr>
              <w:ins w:id="74" w:author="Nguyen Toan" w:date="2018-05-09T07:19:00Z"/>
              <w:rFonts w:ascii="Times New Roman" w:eastAsiaTheme="minorEastAsia" w:hAnsi="Times New Roman" w:cs="Times New Roman"/>
              <w:noProof/>
              <w:color w:val="auto"/>
              <w:sz w:val="28"/>
              <w:szCs w:val="28"/>
              <w:lang w:val="en-US"/>
              <w:rPrChange w:id="75" w:author="Nguyen Toan" w:date="2018-05-09T07:19:00Z">
                <w:rPr>
                  <w:ins w:id="76" w:author="Nguyen Toan" w:date="2018-05-09T07:19:00Z"/>
                  <w:rFonts w:asciiTheme="minorHAnsi" w:eastAsiaTheme="minorEastAsia" w:hAnsiTheme="minorHAnsi" w:cstheme="minorBidi"/>
                  <w:noProof/>
                  <w:color w:val="auto"/>
                  <w:lang w:val="en-US"/>
                </w:rPr>
              </w:rPrChange>
            </w:rPr>
          </w:pPr>
          <w:ins w:id="77" w:author="Nguyen Toan" w:date="2018-05-09T07:19:00Z">
            <w:r w:rsidRPr="00B05E10">
              <w:rPr>
                <w:rStyle w:val="Hyperlink"/>
                <w:rFonts w:ascii="Times New Roman" w:hAnsi="Times New Roman" w:cs="Times New Roman"/>
                <w:noProof/>
                <w:sz w:val="28"/>
                <w:szCs w:val="28"/>
                <w:rPrChange w:id="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0" w:author="Nguyen Toan" w:date="2018-05-09T07:19:00Z">
                  <w:rPr>
                    <w:noProof/>
                  </w:rPr>
                </w:rPrChange>
              </w:rPr>
              <w:instrText>HYPERLINK \l "_Toc513613680"</w:instrText>
            </w:r>
            <w:r w:rsidRPr="00B05E10">
              <w:rPr>
                <w:rStyle w:val="Hyperlink"/>
                <w:rFonts w:ascii="Times New Roman" w:hAnsi="Times New Roman" w:cs="Times New Roman"/>
                <w:noProof/>
                <w:sz w:val="28"/>
                <w:szCs w:val="28"/>
                <w:rPrChange w:id="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83" w:author="Nguyen Toan" w:date="2018-05-09T07:19:00Z">
                  <w:rPr>
                    <w:rStyle w:val="Hyperlink"/>
                    <w:rFonts w:ascii="Times New Roman" w:hAnsi="Times New Roman" w:cs="Times New Roman"/>
                    <w:b/>
                    <w:noProof/>
                  </w:rPr>
                </w:rPrChange>
              </w:rPr>
              <w:t>DANH MỤC CÁC KÝ HIỆU VÀ CHỮ VIẾT TẮT</w:t>
            </w:r>
            <w:r w:rsidRPr="00B05E10">
              <w:rPr>
                <w:rFonts w:ascii="Times New Roman" w:hAnsi="Times New Roman" w:cs="Times New Roman"/>
                <w:noProof/>
                <w:webHidden/>
                <w:sz w:val="28"/>
                <w:szCs w:val="28"/>
                <w:rPrChange w:id="84" w:author="Nguyen Toan" w:date="2018-05-09T07:19:00Z">
                  <w:rPr>
                    <w:noProof/>
                    <w:webHidden/>
                  </w:rPr>
                </w:rPrChange>
              </w:rPr>
              <w:tab/>
            </w:r>
            <w:r w:rsidRPr="00B05E10">
              <w:rPr>
                <w:rFonts w:ascii="Times New Roman" w:hAnsi="Times New Roman" w:cs="Times New Roman"/>
                <w:noProof/>
                <w:webHidden/>
                <w:sz w:val="28"/>
                <w:szCs w:val="28"/>
                <w:rPrChange w:id="85" w:author="Nguyen Toan" w:date="2018-05-09T07:19:00Z">
                  <w:rPr>
                    <w:noProof/>
                    <w:webHidden/>
                  </w:rPr>
                </w:rPrChange>
              </w:rPr>
              <w:fldChar w:fldCharType="begin"/>
            </w:r>
            <w:r w:rsidRPr="00B05E10">
              <w:rPr>
                <w:rFonts w:ascii="Times New Roman" w:hAnsi="Times New Roman" w:cs="Times New Roman"/>
                <w:noProof/>
                <w:webHidden/>
                <w:sz w:val="28"/>
                <w:szCs w:val="28"/>
                <w:rPrChange w:id="86" w:author="Nguyen Toan" w:date="2018-05-09T07:19:00Z">
                  <w:rPr>
                    <w:noProof/>
                    <w:webHidden/>
                  </w:rPr>
                </w:rPrChange>
              </w:rPr>
              <w:instrText xml:space="preserve"> PAGEREF _Toc513613680 \h </w:instrText>
            </w:r>
          </w:ins>
          <w:r w:rsidRPr="00B05E10">
            <w:rPr>
              <w:rFonts w:ascii="Times New Roman" w:hAnsi="Times New Roman" w:cs="Times New Roman"/>
              <w:noProof/>
              <w:webHidden/>
              <w:sz w:val="28"/>
              <w:szCs w:val="28"/>
              <w:rPrChange w:id="8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 w:author="Nguyen Toan" w:date="2018-05-09T07:19:00Z">
                <w:rPr>
                  <w:noProof/>
                  <w:webHidden/>
                </w:rPr>
              </w:rPrChange>
            </w:rPr>
            <w:fldChar w:fldCharType="separate"/>
          </w:r>
          <w:ins w:id="89" w:author="Nguyen Toan" w:date="2018-05-09T07:19:00Z">
            <w:r w:rsidRPr="00B05E10">
              <w:rPr>
                <w:rFonts w:ascii="Times New Roman" w:hAnsi="Times New Roman" w:cs="Times New Roman"/>
                <w:noProof/>
                <w:webHidden/>
                <w:sz w:val="28"/>
                <w:szCs w:val="28"/>
                <w:rPrChange w:id="90" w:author="Nguyen Toan" w:date="2018-05-09T07:19:00Z">
                  <w:rPr>
                    <w:noProof/>
                    <w:webHidden/>
                  </w:rPr>
                </w:rPrChange>
              </w:rPr>
              <w:t>7</w:t>
            </w:r>
            <w:r w:rsidRPr="00B05E10">
              <w:rPr>
                <w:rFonts w:ascii="Times New Roman" w:hAnsi="Times New Roman" w:cs="Times New Roman"/>
                <w:noProof/>
                <w:webHidden/>
                <w:sz w:val="28"/>
                <w:szCs w:val="28"/>
                <w:rPrChange w:id="9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2" w:author="Nguyen Toan" w:date="2018-05-09T07:19:00Z">
                  <w:rPr>
                    <w:rStyle w:val="Hyperlink"/>
                    <w:noProof/>
                  </w:rPr>
                </w:rPrChange>
              </w:rPr>
              <w:fldChar w:fldCharType="end"/>
            </w:r>
          </w:ins>
        </w:p>
        <w:p w14:paraId="35ABD4A0" w14:textId="77777777" w:rsidR="00AA48F4" w:rsidRPr="00B05E10" w:rsidRDefault="00AA48F4">
          <w:pPr>
            <w:pStyle w:val="TOC1"/>
            <w:rPr>
              <w:ins w:id="93" w:author="Nguyen Toan" w:date="2018-05-09T07:19:00Z"/>
              <w:rFonts w:ascii="Times New Roman" w:eastAsiaTheme="minorEastAsia" w:hAnsi="Times New Roman" w:cs="Times New Roman"/>
              <w:noProof/>
              <w:color w:val="auto"/>
              <w:sz w:val="28"/>
              <w:szCs w:val="28"/>
              <w:lang w:val="en-US"/>
              <w:rPrChange w:id="94" w:author="Nguyen Toan" w:date="2018-05-09T07:19:00Z">
                <w:rPr>
                  <w:ins w:id="95" w:author="Nguyen Toan" w:date="2018-05-09T07:19:00Z"/>
                  <w:rFonts w:asciiTheme="minorHAnsi" w:eastAsiaTheme="minorEastAsia" w:hAnsiTheme="minorHAnsi" w:cstheme="minorBidi"/>
                  <w:noProof/>
                  <w:color w:val="auto"/>
                  <w:lang w:val="en-US"/>
                </w:rPr>
              </w:rPrChange>
            </w:rPr>
          </w:pPr>
          <w:ins w:id="96" w:author="Nguyen Toan" w:date="2018-05-09T07:19:00Z">
            <w:r w:rsidRPr="00B05E10">
              <w:rPr>
                <w:rStyle w:val="Hyperlink"/>
                <w:rFonts w:ascii="Times New Roman" w:hAnsi="Times New Roman" w:cs="Times New Roman"/>
                <w:noProof/>
                <w:sz w:val="28"/>
                <w:szCs w:val="28"/>
                <w:rPrChange w:id="9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9" w:author="Nguyen Toan" w:date="2018-05-09T07:19:00Z">
                  <w:rPr>
                    <w:noProof/>
                  </w:rPr>
                </w:rPrChange>
              </w:rPr>
              <w:instrText>HYPERLINK \l "_Toc513613681"</w:instrText>
            </w:r>
            <w:r w:rsidRPr="00B05E10">
              <w:rPr>
                <w:rStyle w:val="Hyperlink"/>
                <w:rFonts w:ascii="Times New Roman" w:hAnsi="Times New Roman" w:cs="Times New Roman"/>
                <w:noProof/>
                <w:sz w:val="28"/>
                <w:szCs w:val="28"/>
                <w:rPrChange w:id="10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 w:author="Nguyen Toan" w:date="2018-05-09T07:19:00Z">
                  <w:rPr>
                    <w:rStyle w:val="Hyperlink"/>
                    <w:rFonts w:ascii="Times New Roman" w:eastAsia="Times New Roman" w:hAnsi="Times New Roman" w:cs="Times New Roman"/>
                    <w:b/>
                    <w:noProof/>
                  </w:rPr>
                </w:rPrChange>
              </w:rPr>
              <w:t>DANH MỤC CÁC HÌNH VẼ, ĐỒ THỊ</w:t>
            </w:r>
            <w:r w:rsidRPr="00B05E10">
              <w:rPr>
                <w:rFonts w:ascii="Times New Roman" w:hAnsi="Times New Roman" w:cs="Times New Roman"/>
                <w:noProof/>
                <w:webHidden/>
                <w:sz w:val="28"/>
                <w:szCs w:val="28"/>
                <w:rPrChange w:id="103" w:author="Nguyen Toan" w:date="2018-05-09T07:19:00Z">
                  <w:rPr>
                    <w:noProof/>
                    <w:webHidden/>
                  </w:rPr>
                </w:rPrChange>
              </w:rPr>
              <w:tab/>
            </w:r>
            <w:r w:rsidRPr="00B05E10">
              <w:rPr>
                <w:rFonts w:ascii="Times New Roman" w:hAnsi="Times New Roman" w:cs="Times New Roman"/>
                <w:noProof/>
                <w:webHidden/>
                <w:sz w:val="28"/>
                <w:szCs w:val="28"/>
                <w:rPrChange w:id="104" w:author="Nguyen Toan" w:date="2018-05-09T07:19:00Z">
                  <w:rPr>
                    <w:noProof/>
                    <w:webHidden/>
                  </w:rPr>
                </w:rPrChange>
              </w:rPr>
              <w:fldChar w:fldCharType="begin"/>
            </w:r>
            <w:r w:rsidRPr="00B05E10">
              <w:rPr>
                <w:rFonts w:ascii="Times New Roman" w:hAnsi="Times New Roman" w:cs="Times New Roman"/>
                <w:noProof/>
                <w:webHidden/>
                <w:sz w:val="28"/>
                <w:szCs w:val="28"/>
                <w:rPrChange w:id="105" w:author="Nguyen Toan" w:date="2018-05-09T07:19:00Z">
                  <w:rPr>
                    <w:noProof/>
                    <w:webHidden/>
                  </w:rPr>
                </w:rPrChange>
              </w:rPr>
              <w:instrText xml:space="preserve"> PAGEREF _Toc513613681 \h </w:instrText>
            </w:r>
          </w:ins>
          <w:r w:rsidRPr="00B05E10">
            <w:rPr>
              <w:rFonts w:ascii="Times New Roman" w:hAnsi="Times New Roman" w:cs="Times New Roman"/>
              <w:noProof/>
              <w:webHidden/>
              <w:sz w:val="28"/>
              <w:szCs w:val="28"/>
              <w:rPrChange w:id="1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7" w:author="Nguyen Toan" w:date="2018-05-09T07:19:00Z">
                <w:rPr>
                  <w:noProof/>
                  <w:webHidden/>
                </w:rPr>
              </w:rPrChange>
            </w:rPr>
            <w:fldChar w:fldCharType="separate"/>
          </w:r>
          <w:ins w:id="108" w:author="Nguyen Toan" w:date="2018-05-09T07:19:00Z">
            <w:r w:rsidRPr="00B05E10">
              <w:rPr>
                <w:rFonts w:ascii="Times New Roman" w:hAnsi="Times New Roman" w:cs="Times New Roman"/>
                <w:noProof/>
                <w:webHidden/>
                <w:sz w:val="28"/>
                <w:szCs w:val="28"/>
                <w:rPrChange w:id="109" w:author="Nguyen Toan" w:date="2018-05-09T07:19:00Z">
                  <w:rPr>
                    <w:noProof/>
                    <w:webHidden/>
                  </w:rPr>
                </w:rPrChange>
              </w:rPr>
              <w:t>8</w:t>
            </w:r>
            <w:r w:rsidRPr="00B05E10">
              <w:rPr>
                <w:rFonts w:ascii="Times New Roman" w:hAnsi="Times New Roman" w:cs="Times New Roman"/>
                <w:noProof/>
                <w:webHidden/>
                <w:sz w:val="28"/>
                <w:szCs w:val="28"/>
                <w:rPrChange w:id="1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11" w:author="Nguyen Toan" w:date="2018-05-09T07:19:00Z">
                  <w:rPr>
                    <w:rStyle w:val="Hyperlink"/>
                    <w:noProof/>
                  </w:rPr>
                </w:rPrChange>
              </w:rPr>
              <w:fldChar w:fldCharType="end"/>
            </w:r>
          </w:ins>
        </w:p>
        <w:p w14:paraId="1C08BC8B" w14:textId="63BD0A2F" w:rsidR="00AA48F4" w:rsidRPr="00B05E10" w:rsidRDefault="00AA48F4">
          <w:pPr>
            <w:pStyle w:val="TOC1"/>
            <w:rPr>
              <w:ins w:id="112" w:author="Nguyen Toan" w:date="2018-05-09T07:19:00Z"/>
              <w:rFonts w:ascii="Times New Roman" w:eastAsiaTheme="minorEastAsia" w:hAnsi="Times New Roman" w:cs="Times New Roman"/>
              <w:noProof/>
              <w:color w:val="auto"/>
              <w:sz w:val="28"/>
              <w:szCs w:val="28"/>
              <w:lang w:val="en-US"/>
              <w:rPrChange w:id="113" w:author="Nguyen Toan" w:date="2018-05-09T07:19:00Z">
                <w:rPr>
                  <w:ins w:id="114" w:author="Nguyen Toan" w:date="2018-05-09T07:19:00Z"/>
                  <w:rFonts w:asciiTheme="minorHAnsi" w:eastAsiaTheme="minorEastAsia" w:hAnsiTheme="minorHAnsi" w:cstheme="minorBidi"/>
                  <w:noProof/>
                  <w:color w:val="auto"/>
                  <w:lang w:val="en-US"/>
                </w:rPr>
              </w:rPrChange>
            </w:rPr>
          </w:pPr>
          <w:ins w:id="115" w:author="Nguyen Toan" w:date="2018-05-09T07:19:00Z">
            <w:r w:rsidRPr="00B05E10">
              <w:rPr>
                <w:rStyle w:val="Hyperlink"/>
                <w:rFonts w:ascii="Times New Roman" w:hAnsi="Times New Roman" w:cs="Times New Roman"/>
                <w:noProof/>
                <w:sz w:val="28"/>
                <w:szCs w:val="28"/>
                <w:rPrChange w:id="1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18" w:author="Nguyen Toan" w:date="2018-05-09T07:19:00Z">
                  <w:rPr>
                    <w:noProof/>
                  </w:rPr>
                </w:rPrChange>
              </w:rPr>
              <w:instrText>HYPERLINK \l "_Toc513613682"</w:instrText>
            </w:r>
            <w:r w:rsidRPr="00B05E10">
              <w:rPr>
                <w:rStyle w:val="Hyperlink"/>
                <w:rFonts w:ascii="Times New Roman" w:hAnsi="Times New Roman" w:cs="Times New Roman"/>
                <w:noProof/>
                <w:sz w:val="28"/>
                <w:szCs w:val="28"/>
                <w:rPrChange w:id="1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21" w:author="Nguyen Toan" w:date="2018-05-09T07:19:00Z">
                  <w:rPr>
                    <w:rStyle w:val="Hyperlink"/>
                    <w:rFonts w:ascii="Times New Roman" w:eastAsia="Times New Roman" w:hAnsi="Times New Roman" w:cs="Times New Roman"/>
                    <w:b/>
                    <w:noProof/>
                  </w:rPr>
                </w:rPrChange>
              </w:rPr>
              <w:t>MỞ ĐẦU</w:t>
            </w:r>
            <w:r w:rsidRPr="00B05E10">
              <w:rPr>
                <w:rFonts w:ascii="Times New Roman" w:hAnsi="Times New Roman" w:cs="Times New Roman"/>
                <w:noProof/>
                <w:webHidden/>
                <w:sz w:val="28"/>
                <w:szCs w:val="28"/>
                <w:rPrChange w:id="122" w:author="Nguyen Toan" w:date="2018-05-09T07:19:00Z">
                  <w:rPr>
                    <w:noProof/>
                    <w:webHidden/>
                  </w:rPr>
                </w:rPrChange>
              </w:rPr>
              <w:tab/>
            </w:r>
            <w:r w:rsidRPr="00B05E10">
              <w:rPr>
                <w:rFonts w:ascii="Times New Roman" w:hAnsi="Times New Roman" w:cs="Times New Roman"/>
                <w:noProof/>
                <w:webHidden/>
                <w:sz w:val="28"/>
                <w:szCs w:val="28"/>
                <w:rPrChange w:id="123" w:author="Nguyen Toan" w:date="2018-05-09T07:19:00Z">
                  <w:rPr>
                    <w:noProof/>
                    <w:webHidden/>
                  </w:rPr>
                </w:rPrChange>
              </w:rPr>
              <w:tab/>
            </w:r>
            <w:r w:rsidRPr="00B05E10">
              <w:rPr>
                <w:rFonts w:ascii="Times New Roman" w:hAnsi="Times New Roman" w:cs="Times New Roman"/>
                <w:noProof/>
                <w:webHidden/>
                <w:sz w:val="28"/>
                <w:szCs w:val="28"/>
                <w:rPrChange w:id="124" w:author="Nguyen Toan" w:date="2018-05-09T07:19:00Z">
                  <w:rPr>
                    <w:noProof/>
                    <w:webHidden/>
                  </w:rPr>
                </w:rPrChange>
              </w:rPr>
              <w:fldChar w:fldCharType="begin"/>
            </w:r>
            <w:r w:rsidRPr="00B05E10">
              <w:rPr>
                <w:rFonts w:ascii="Times New Roman" w:hAnsi="Times New Roman" w:cs="Times New Roman"/>
                <w:noProof/>
                <w:webHidden/>
                <w:sz w:val="28"/>
                <w:szCs w:val="28"/>
                <w:rPrChange w:id="125" w:author="Nguyen Toan" w:date="2018-05-09T07:19:00Z">
                  <w:rPr>
                    <w:noProof/>
                    <w:webHidden/>
                  </w:rPr>
                </w:rPrChange>
              </w:rPr>
              <w:instrText xml:space="preserve"> PAGEREF _Toc513613682 \h </w:instrText>
            </w:r>
          </w:ins>
          <w:r w:rsidRPr="00B05E10">
            <w:rPr>
              <w:rFonts w:ascii="Times New Roman" w:hAnsi="Times New Roman" w:cs="Times New Roman"/>
              <w:noProof/>
              <w:webHidden/>
              <w:sz w:val="28"/>
              <w:szCs w:val="28"/>
              <w:rPrChange w:id="1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27" w:author="Nguyen Toan" w:date="2018-05-09T07:19:00Z">
                <w:rPr>
                  <w:noProof/>
                  <w:webHidden/>
                </w:rPr>
              </w:rPrChange>
            </w:rPr>
            <w:fldChar w:fldCharType="separate"/>
          </w:r>
          <w:ins w:id="128" w:author="Nguyen Toan" w:date="2018-05-09T07:19:00Z">
            <w:r w:rsidRPr="00B05E10">
              <w:rPr>
                <w:rFonts w:ascii="Times New Roman" w:hAnsi="Times New Roman" w:cs="Times New Roman"/>
                <w:noProof/>
                <w:webHidden/>
                <w:sz w:val="28"/>
                <w:szCs w:val="28"/>
                <w:rPrChange w:id="129" w:author="Nguyen Toan" w:date="2018-05-09T07:19:00Z">
                  <w:rPr>
                    <w:noProof/>
                    <w:webHidden/>
                  </w:rPr>
                </w:rPrChange>
              </w:rPr>
              <w:t>1</w:t>
            </w:r>
            <w:r w:rsidRPr="00B05E10">
              <w:rPr>
                <w:rFonts w:ascii="Times New Roman" w:hAnsi="Times New Roman" w:cs="Times New Roman"/>
                <w:noProof/>
                <w:webHidden/>
                <w:sz w:val="28"/>
                <w:szCs w:val="28"/>
                <w:rPrChange w:id="1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31" w:author="Nguyen Toan" w:date="2018-05-09T07:19:00Z">
                  <w:rPr>
                    <w:rStyle w:val="Hyperlink"/>
                    <w:noProof/>
                  </w:rPr>
                </w:rPrChange>
              </w:rPr>
              <w:fldChar w:fldCharType="end"/>
            </w:r>
          </w:ins>
        </w:p>
        <w:p w14:paraId="1635EB34" w14:textId="77777777" w:rsidR="00AA48F4" w:rsidRPr="00B05E10" w:rsidRDefault="00AA48F4">
          <w:pPr>
            <w:pStyle w:val="TOC1"/>
            <w:rPr>
              <w:ins w:id="132" w:author="Nguyen Toan" w:date="2018-05-09T07:19:00Z"/>
              <w:rFonts w:ascii="Times New Roman" w:eastAsiaTheme="minorEastAsia" w:hAnsi="Times New Roman" w:cs="Times New Roman"/>
              <w:noProof/>
              <w:color w:val="auto"/>
              <w:sz w:val="28"/>
              <w:szCs w:val="28"/>
              <w:lang w:val="en-US"/>
              <w:rPrChange w:id="133" w:author="Nguyen Toan" w:date="2018-05-09T07:19:00Z">
                <w:rPr>
                  <w:ins w:id="134" w:author="Nguyen Toan" w:date="2018-05-09T07:19:00Z"/>
                  <w:rFonts w:asciiTheme="minorHAnsi" w:eastAsiaTheme="minorEastAsia" w:hAnsiTheme="minorHAnsi" w:cstheme="minorBidi"/>
                  <w:noProof/>
                  <w:color w:val="auto"/>
                  <w:lang w:val="en-US"/>
                </w:rPr>
              </w:rPrChange>
            </w:rPr>
          </w:pPr>
          <w:ins w:id="135" w:author="Nguyen Toan" w:date="2018-05-09T07:19:00Z">
            <w:r w:rsidRPr="00B05E10">
              <w:rPr>
                <w:rStyle w:val="Hyperlink"/>
                <w:rFonts w:ascii="Times New Roman" w:hAnsi="Times New Roman" w:cs="Times New Roman"/>
                <w:noProof/>
                <w:sz w:val="28"/>
                <w:szCs w:val="28"/>
                <w:rPrChange w:id="13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38" w:author="Nguyen Toan" w:date="2018-05-09T07:19:00Z">
                  <w:rPr>
                    <w:noProof/>
                  </w:rPr>
                </w:rPrChange>
              </w:rPr>
              <w:instrText>HYPERLINK \l "_Toc513613683"</w:instrText>
            </w:r>
            <w:r w:rsidRPr="00B05E10">
              <w:rPr>
                <w:rStyle w:val="Hyperlink"/>
                <w:rFonts w:ascii="Times New Roman" w:hAnsi="Times New Roman" w:cs="Times New Roman"/>
                <w:noProof/>
                <w:sz w:val="28"/>
                <w:szCs w:val="28"/>
                <w:rPrChange w:id="1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41" w:author="Nguyen Toan" w:date="2018-05-09T07:19:00Z">
                  <w:rPr>
                    <w:rStyle w:val="Hyperlink"/>
                    <w:rFonts w:ascii="Times New Roman" w:eastAsia="Times New Roman" w:hAnsi="Times New Roman" w:cs="Times New Roman"/>
                    <w:b/>
                    <w:noProof/>
                  </w:rPr>
                </w:rPrChange>
              </w:rPr>
              <w:t>CHƯƠNG 1.</w:t>
            </w:r>
            <w:r w:rsidRPr="00B05E10">
              <w:rPr>
                <w:rFonts w:ascii="Times New Roman" w:eastAsiaTheme="minorEastAsia" w:hAnsi="Times New Roman" w:cs="Times New Roman"/>
                <w:noProof/>
                <w:color w:val="auto"/>
                <w:sz w:val="28"/>
                <w:szCs w:val="28"/>
                <w:lang w:val="en-US"/>
                <w:rPrChange w:id="1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43" w:author="Nguyen Toan" w:date="2018-05-09T07:19:00Z">
                  <w:rPr>
                    <w:rStyle w:val="Hyperlink"/>
                    <w:rFonts w:ascii="Times New Roman" w:eastAsia="Times New Roman" w:hAnsi="Times New Roman" w:cs="Times New Roman"/>
                    <w:b/>
                    <w:noProof/>
                  </w:rPr>
                </w:rPrChange>
              </w:rPr>
              <w:t>CƠ SỞ LÝ THUYẾT VÀ CÁC KHÁI NIỆM LIÊN QUAN</w:t>
            </w:r>
            <w:r w:rsidRPr="00B05E10">
              <w:rPr>
                <w:rFonts w:ascii="Times New Roman" w:hAnsi="Times New Roman" w:cs="Times New Roman"/>
                <w:noProof/>
                <w:webHidden/>
                <w:sz w:val="28"/>
                <w:szCs w:val="28"/>
                <w:rPrChange w:id="144" w:author="Nguyen Toan" w:date="2018-05-09T07:19:00Z">
                  <w:rPr>
                    <w:noProof/>
                    <w:webHidden/>
                  </w:rPr>
                </w:rPrChange>
              </w:rPr>
              <w:tab/>
            </w:r>
            <w:r w:rsidRPr="00B05E10">
              <w:rPr>
                <w:rFonts w:ascii="Times New Roman" w:hAnsi="Times New Roman" w:cs="Times New Roman"/>
                <w:noProof/>
                <w:webHidden/>
                <w:sz w:val="28"/>
                <w:szCs w:val="28"/>
                <w:rPrChange w:id="145" w:author="Nguyen Toan" w:date="2018-05-09T07:19:00Z">
                  <w:rPr>
                    <w:noProof/>
                    <w:webHidden/>
                  </w:rPr>
                </w:rPrChange>
              </w:rPr>
              <w:fldChar w:fldCharType="begin"/>
            </w:r>
            <w:r w:rsidRPr="00B05E10">
              <w:rPr>
                <w:rFonts w:ascii="Times New Roman" w:hAnsi="Times New Roman" w:cs="Times New Roman"/>
                <w:noProof/>
                <w:webHidden/>
                <w:sz w:val="28"/>
                <w:szCs w:val="28"/>
                <w:rPrChange w:id="146" w:author="Nguyen Toan" w:date="2018-05-09T07:19:00Z">
                  <w:rPr>
                    <w:noProof/>
                    <w:webHidden/>
                  </w:rPr>
                </w:rPrChange>
              </w:rPr>
              <w:instrText xml:space="preserve"> PAGEREF _Toc513613683 \h </w:instrText>
            </w:r>
          </w:ins>
          <w:r w:rsidRPr="00B05E10">
            <w:rPr>
              <w:rFonts w:ascii="Times New Roman" w:hAnsi="Times New Roman" w:cs="Times New Roman"/>
              <w:noProof/>
              <w:webHidden/>
              <w:sz w:val="28"/>
              <w:szCs w:val="28"/>
              <w:rPrChange w:id="1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48" w:author="Nguyen Toan" w:date="2018-05-09T07:19:00Z">
                <w:rPr>
                  <w:noProof/>
                  <w:webHidden/>
                </w:rPr>
              </w:rPrChange>
            </w:rPr>
            <w:fldChar w:fldCharType="separate"/>
          </w:r>
          <w:ins w:id="149" w:author="Nguyen Toan" w:date="2018-05-09T07:19:00Z">
            <w:r w:rsidRPr="00B05E10">
              <w:rPr>
                <w:rFonts w:ascii="Times New Roman" w:hAnsi="Times New Roman" w:cs="Times New Roman"/>
                <w:noProof/>
                <w:webHidden/>
                <w:sz w:val="28"/>
                <w:szCs w:val="28"/>
                <w:rPrChange w:id="150" w:author="Nguyen Toan" w:date="2018-05-09T07:19:00Z">
                  <w:rPr>
                    <w:noProof/>
                    <w:webHidden/>
                  </w:rPr>
                </w:rPrChange>
              </w:rPr>
              <w:t>3</w:t>
            </w:r>
            <w:r w:rsidRPr="00B05E10">
              <w:rPr>
                <w:rFonts w:ascii="Times New Roman" w:hAnsi="Times New Roman" w:cs="Times New Roman"/>
                <w:noProof/>
                <w:webHidden/>
                <w:sz w:val="28"/>
                <w:szCs w:val="28"/>
                <w:rPrChange w:id="1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52" w:author="Nguyen Toan" w:date="2018-05-09T07:19:00Z">
                  <w:rPr>
                    <w:rStyle w:val="Hyperlink"/>
                    <w:noProof/>
                  </w:rPr>
                </w:rPrChange>
              </w:rPr>
              <w:fldChar w:fldCharType="end"/>
            </w:r>
          </w:ins>
        </w:p>
        <w:p w14:paraId="2D8CE10A" w14:textId="77777777" w:rsidR="00AA48F4" w:rsidRPr="00B05E10" w:rsidRDefault="00AA48F4">
          <w:pPr>
            <w:pStyle w:val="TOC2"/>
            <w:tabs>
              <w:tab w:val="left" w:pos="880"/>
              <w:tab w:val="right" w:leader="dot" w:pos="9395"/>
            </w:tabs>
            <w:rPr>
              <w:ins w:id="153" w:author="Nguyen Toan" w:date="2018-05-09T07:19:00Z"/>
              <w:rFonts w:ascii="Times New Roman" w:eastAsiaTheme="minorEastAsia" w:hAnsi="Times New Roman" w:cs="Times New Roman"/>
              <w:noProof/>
              <w:color w:val="auto"/>
              <w:sz w:val="28"/>
              <w:szCs w:val="28"/>
              <w:lang w:val="en-US"/>
              <w:rPrChange w:id="154" w:author="Nguyen Toan" w:date="2018-05-09T07:19:00Z">
                <w:rPr>
                  <w:ins w:id="155" w:author="Nguyen Toan" w:date="2018-05-09T07:19:00Z"/>
                  <w:rFonts w:asciiTheme="minorHAnsi" w:eastAsiaTheme="minorEastAsia" w:hAnsiTheme="minorHAnsi" w:cstheme="minorBidi"/>
                  <w:noProof/>
                  <w:color w:val="auto"/>
                  <w:lang w:val="en-US"/>
                </w:rPr>
              </w:rPrChange>
            </w:rPr>
          </w:pPr>
          <w:ins w:id="156" w:author="Nguyen Toan" w:date="2018-05-09T07:19:00Z">
            <w:r w:rsidRPr="00B05E10">
              <w:rPr>
                <w:rStyle w:val="Hyperlink"/>
                <w:rFonts w:ascii="Times New Roman" w:hAnsi="Times New Roman" w:cs="Times New Roman"/>
                <w:noProof/>
                <w:sz w:val="28"/>
                <w:szCs w:val="28"/>
                <w:rPrChange w:id="1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59" w:author="Nguyen Toan" w:date="2018-05-09T07:19:00Z">
                  <w:rPr>
                    <w:noProof/>
                  </w:rPr>
                </w:rPrChange>
              </w:rPr>
              <w:instrText>HYPERLINK \l "_Toc513613684"</w:instrText>
            </w:r>
            <w:r w:rsidRPr="00B05E10">
              <w:rPr>
                <w:rStyle w:val="Hyperlink"/>
                <w:rFonts w:ascii="Times New Roman" w:hAnsi="Times New Roman" w:cs="Times New Roman"/>
                <w:noProof/>
                <w:sz w:val="28"/>
                <w:szCs w:val="28"/>
                <w:rPrChange w:id="1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61"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62" w:author="Nguyen Toan" w:date="2018-05-09T07:19:00Z">
                  <w:rPr>
                    <w:rStyle w:val="Hyperlink"/>
                    <w:rFonts w:ascii="Times New Roman" w:hAnsi="Times New Roman" w:cs="Times New Roman"/>
                    <w:b/>
                    <w:noProof/>
                  </w:rPr>
                </w:rPrChange>
              </w:rPr>
              <w:t>1.1.</w:t>
            </w:r>
            <w:r w:rsidRPr="00B05E10">
              <w:rPr>
                <w:rFonts w:ascii="Times New Roman" w:eastAsiaTheme="minorEastAsia" w:hAnsi="Times New Roman" w:cs="Times New Roman"/>
                <w:noProof/>
                <w:color w:val="auto"/>
                <w:sz w:val="28"/>
                <w:szCs w:val="28"/>
                <w:lang w:val="en-US"/>
                <w:rPrChange w:id="1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64" w:author="Nguyen Toan" w:date="2018-05-09T07:19:00Z">
                  <w:rPr>
                    <w:rStyle w:val="Hyperlink"/>
                    <w:rFonts w:ascii="Times New Roman" w:hAnsi="Times New Roman" w:cs="Times New Roman"/>
                    <w:b/>
                    <w:noProof/>
                  </w:rPr>
                </w:rPrChange>
              </w:rPr>
              <w:t>Kiến trúc hệ thống</w:t>
            </w:r>
            <w:r w:rsidRPr="00B05E10">
              <w:rPr>
                <w:rFonts w:ascii="Times New Roman" w:hAnsi="Times New Roman" w:cs="Times New Roman"/>
                <w:noProof/>
                <w:webHidden/>
                <w:sz w:val="28"/>
                <w:szCs w:val="28"/>
                <w:rPrChange w:id="165" w:author="Nguyen Toan" w:date="2018-05-09T07:19:00Z">
                  <w:rPr>
                    <w:noProof/>
                    <w:webHidden/>
                  </w:rPr>
                </w:rPrChange>
              </w:rPr>
              <w:tab/>
            </w:r>
            <w:r w:rsidRPr="00B05E10">
              <w:rPr>
                <w:rFonts w:ascii="Times New Roman" w:hAnsi="Times New Roman" w:cs="Times New Roman"/>
                <w:noProof/>
                <w:webHidden/>
                <w:sz w:val="28"/>
                <w:szCs w:val="28"/>
                <w:rPrChange w:id="166" w:author="Nguyen Toan" w:date="2018-05-09T07:19:00Z">
                  <w:rPr>
                    <w:noProof/>
                    <w:webHidden/>
                  </w:rPr>
                </w:rPrChange>
              </w:rPr>
              <w:fldChar w:fldCharType="begin"/>
            </w:r>
            <w:r w:rsidRPr="00B05E10">
              <w:rPr>
                <w:rFonts w:ascii="Times New Roman" w:hAnsi="Times New Roman" w:cs="Times New Roman"/>
                <w:noProof/>
                <w:webHidden/>
                <w:sz w:val="28"/>
                <w:szCs w:val="28"/>
                <w:rPrChange w:id="167" w:author="Nguyen Toan" w:date="2018-05-09T07:19:00Z">
                  <w:rPr>
                    <w:noProof/>
                    <w:webHidden/>
                  </w:rPr>
                </w:rPrChange>
              </w:rPr>
              <w:instrText xml:space="preserve"> PAGEREF _Toc513613684 \h </w:instrText>
            </w:r>
          </w:ins>
          <w:r w:rsidRPr="00B05E10">
            <w:rPr>
              <w:rFonts w:ascii="Times New Roman" w:hAnsi="Times New Roman" w:cs="Times New Roman"/>
              <w:noProof/>
              <w:webHidden/>
              <w:sz w:val="28"/>
              <w:szCs w:val="28"/>
              <w:rPrChange w:id="1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69" w:author="Nguyen Toan" w:date="2018-05-09T07:19:00Z">
                <w:rPr>
                  <w:noProof/>
                  <w:webHidden/>
                </w:rPr>
              </w:rPrChange>
            </w:rPr>
            <w:fldChar w:fldCharType="separate"/>
          </w:r>
          <w:ins w:id="170" w:author="Nguyen Toan" w:date="2018-05-09T07:19:00Z">
            <w:r w:rsidRPr="00B05E10">
              <w:rPr>
                <w:rFonts w:ascii="Times New Roman" w:hAnsi="Times New Roman" w:cs="Times New Roman"/>
                <w:noProof/>
                <w:webHidden/>
                <w:sz w:val="28"/>
                <w:szCs w:val="28"/>
                <w:rPrChange w:id="171" w:author="Nguyen Toan" w:date="2018-05-09T07:19:00Z">
                  <w:rPr>
                    <w:noProof/>
                    <w:webHidden/>
                  </w:rPr>
                </w:rPrChange>
              </w:rPr>
              <w:t>3</w:t>
            </w:r>
            <w:r w:rsidRPr="00B05E10">
              <w:rPr>
                <w:rFonts w:ascii="Times New Roman" w:hAnsi="Times New Roman" w:cs="Times New Roman"/>
                <w:noProof/>
                <w:webHidden/>
                <w:sz w:val="28"/>
                <w:szCs w:val="28"/>
                <w:rPrChange w:id="1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73" w:author="Nguyen Toan" w:date="2018-05-09T07:19:00Z">
                  <w:rPr>
                    <w:rStyle w:val="Hyperlink"/>
                    <w:noProof/>
                  </w:rPr>
                </w:rPrChange>
              </w:rPr>
              <w:fldChar w:fldCharType="end"/>
            </w:r>
          </w:ins>
        </w:p>
        <w:p w14:paraId="10A20A7D" w14:textId="77777777" w:rsidR="00AA48F4" w:rsidRPr="00B05E10" w:rsidRDefault="00AA48F4">
          <w:pPr>
            <w:pStyle w:val="TOC3"/>
            <w:tabs>
              <w:tab w:val="left" w:pos="1320"/>
              <w:tab w:val="right" w:leader="dot" w:pos="9395"/>
            </w:tabs>
            <w:rPr>
              <w:ins w:id="174" w:author="Nguyen Toan" w:date="2018-05-09T07:19:00Z"/>
              <w:rFonts w:ascii="Times New Roman" w:eastAsiaTheme="minorEastAsia" w:hAnsi="Times New Roman" w:cs="Times New Roman"/>
              <w:noProof/>
              <w:color w:val="auto"/>
              <w:sz w:val="28"/>
              <w:szCs w:val="28"/>
              <w:lang w:val="en-US"/>
              <w:rPrChange w:id="175" w:author="Nguyen Toan" w:date="2018-05-09T07:19:00Z">
                <w:rPr>
                  <w:ins w:id="176" w:author="Nguyen Toan" w:date="2018-05-09T07:19:00Z"/>
                  <w:rFonts w:asciiTheme="minorHAnsi" w:eastAsiaTheme="minorEastAsia" w:hAnsiTheme="minorHAnsi" w:cstheme="minorBidi"/>
                  <w:noProof/>
                  <w:color w:val="auto"/>
                  <w:lang w:val="en-US"/>
                </w:rPr>
              </w:rPrChange>
            </w:rPr>
          </w:pPr>
          <w:ins w:id="177" w:author="Nguyen Toan" w:date="2018-05-09T07:19:00Z">
            <w:r w:rsidRPr="00B05E10">
              <w:rPr>
                <w:rStyle w:val="Hyperlink"/>
                <w:rFonts w:ascii="Times New Roman" w:hAnsi="Times New Roman" w:cs="Times New Roman"/>
                <w:noProof/>
                <w:sz w:val="28"/>
                <w:szCs w:val="28"/>
                <w:rPrChange w:id="1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80" w:author="Nguyen Toan" w:date="2018-05-09T07:19:00Z">
                  <w:rPr>
                    <w:noProof/>
                  </w:rPr>
                </w:rPrChange>
              </w:rPr>
              <w:instrText>HYPERLINK \l "_Toc513613685"</w:instrText>
            </w:r>
            <w:r w:rsidRPr="00B05E10">
              <w:rPr>
                <w:rStyle w:val="Hyperlink"/>
                <w:rFonts w:ascii="Times New Roman" w:hAnsi="Times New Roman" w:cs="Times New Roman"/>
                <w:noProof/>
                <w:sz w:val="28"/>
                <w:szCs w:val="28"/>
                <w:rPrChange w:id="1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83" w:author="Nguyen Toan" w:date="2018-05-09T07:19:00Z">
                  <w:rPr>
                    <w:rStyle w:val="Hyperlink"/>
                    <w:rFonts w:ascii="Times New Roman" w:hAnsi="Times New Roman" w:cs="Times New Roman"/>
                    <w:b/>
                    <w:noProof/>
                  </w:rPr>
                </w:rPrChange>
              </w:rPr>
              <w:t>1.1.1.</w:t>
            </w:r>
            <w:r w:rsidRPr="00B05E10">
              <w:rPr>
                <w:rFonts w:ascii="Times New Roman" w:eastAsiaTheme="minorEastAsia" w:hAnsi="Times New Roman" w:cs="Times New Roman"/>
                <w:noProof/>
                <w:color w:val="auto"/>
                <w:sz w:val="28"/>
                <w:szCs w:val="28"/>
                <w:lang w:val="en-US"/>
                <w:rPrChange w:id="1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85" w:author="Nguyen Toan" w:date="2018-05-09T07:19:00Z">
                  <w:rPr>
                    <w:rStyle w:val="Hyperlink"/>
                    <w:rFonts w:ascii="Times New Roman" w:hAnsi="Times New Roman" w:cs="Times New Roman"/>
                    <w:b/>
                    <w:noProof/>
                  </w:rPr>
                </w:rPrChange>
              </w:rPr>
              <w:t>Kiến trúc hướng dịch vụ</w:t>
            </w:r>
            <w:r w:rsidRPr="00B05E10">
              <w:rPr>
                <w:rFonts w:ascii="Times New Roman" w:hAnsi="Times New Roman" w:cs="Times New Roman"/>
                <w:noProof/>
                <w:webHidden/>
                <w:sz w:val="28"/>
                <w:szCs w:val="28"/>
                <w:rPrChange w:id="186" w:author="Nguyen Toan" w:date="2018-05-09T07:19:00Z">
                  <w:rPr>
                    <w:noProof/>
                    <w:webHidden/>
                  </w:rPr>
                </w:rPrChange>
              </w:rPr>
              <w:tab/>
            </w:r>
            <w:r w:rsidRPr="00B05E10">
              <w:rPr>
                <w:rFonts w:ascii="Times New Roman" w:hAnsi="Times New Roman" w:cs="Times New Roman"/>
                <w:noProof/>
                <w:webHidden/>
                <w:sz w:val="28"/>
                <w:szCs w:val="28"/>
                <w:rPrChange w:id="187" w:author="Nguyen Toan" w:date="2018-05-09T07:19:00Z">
                  <w:rPr>
                    <w:noProof/>
                    <w:webHidden/>
                  </w:rPr>
                </w:rPrChange>
              </w:rPr>
              <w:fldChar w:fldCharType="begin"/>
            </w:r>
            <w:r w:rsidRPr="00B05E10">
              <w:rPr>
                <w:rFonts w:ascii="Times New Roman" w:hAnsi="Times New Roman" w:cs="Times New Roman"/>
                <w:noProof/>
                <w:webHidden/>
                <w:sz w:val="28"/>
                <w:szCs w:val="28"/>
                <w:rPrChange w:id="188" w:author="Nguyen Toan" w:date="2018-05-09T07:19:00Z">
                  <w:rPr>
                    <w:noProof/>
                    <w:webHidden/>
                  </w:rPr>
                </w:rPrChange>
              </w:rPr>
              <w:instrText xml:space="preserve"> PAGEREF _Toc513613685 \h </w:instrText>
            </w:r>
          </w:ins>
          <w:r w:rsidRPr="00B05E10">
            <w:rPr>
              <w:rFonts w:ascii="Times New Roman" w:hAnsi="Times New Roman" w:cs="Times New Roman"/>
              <w:noProof/>
              <w:webHidden/>
              <w:sz w:val="28"/>
              <w:szCs w:val="28"/>
              <w:rPrChange w:id="1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90" w:author="Nguyen Toan" w:date="2018-05-09T07:19:00Z">
                <w:rPr>
                  <w:noProof/>
                  <w:webHidden/>
                </w:rPr>
              </w:rPrChange>
            </w:rPr>
            <w:fldChar w:fldCharType="separate"/>
          </w:r>
          <w:ins w:id="191" w:author="Nguyen Toan" w:date="2018-05-09T07:19:00Z">
            <w:r w:rsidRPr="00B05E10">
              <w:rPr>
                <w:rFonts w:ascii="Times New Roman" w:hAnsi="Times New Roman" w:cs="Times New Roman"/>
                <w:noProof/>
                <w:webHidden/>
                <w:sz w:val="28"/>
                <w:szCs w:val="28"/>
                <w:rPrChange w:id="192" w:author="Nguyen Toan" w:date="2018-05-09T07:19:00Z">
                  <w:rPr>
                    <w:noProof/>
                    <w:webHidden/>
                  </w:rPr>
                </w:rPrChange>
              </w:rPr>
              <w:t>3</w:t>
            </w:r>
            <w:r w:rsidRPr="00B05E10">
              <w:rPr>
                <w:rFonts w:ascii="Times New Roman" w:hAnsi="Times New Roman" w:cs="Times New Roman"/>
                <w:noProof/>
                <w:webHidden/>
                <w:sz w:val="28"/>
                <w:szCs w:val="28"/>
                <w:rPrChange w:id="1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94" w:author="Nguyen Toan" w:date="2018-05-09T07:19:00Z">
                  <w:rPr>
                    <w:rStyle w:val="Hyperlink"/>
                    <w:noProof/>
                  </w:rPr>
                </w:rPrChange>
              </w:rPr>
              <w:fldChar w:fldCharType="end"/>
            </w:r>
          </w:ins>
        </w:p>
        <w:p w14:paraId="33790652" w14:textId="77777777" w:rsidR="00AA48F4" w:rsidRPr="00B05E10" w:rsidRDefault="00AA48F4">
          <w:pPr>
            <w:pStyle w:val="TOC3"/>
            <w:tabs>
              <w:tab w:val="left" w:pos="1320"/>
              <w:tab w:val="right" w:leader="dot" w:pos="9395"/>
            </w:tabs>
            <w:rPr>
              <w:ins w:id="195" w:author="Nguyen Toan" w:date="2018-05-09T07:19:00Z"/>
              <w:rFonts w:ascii="Times New Roman" w:eastAsiaTheme="minorEastAsia" w:hAnsi="Times New Roman" w:cs="Times New Roman"/>
              <w:noProof/>
              <w:color w:val="auto"/>
              <w:sz w:val="28"/>
              <w:szCs w:val="28"/>
              <w:lang w:val="en-US"/>
              <w:rPrChange w:id="196" w:author="Nguyen Toan" w:date="2018-05-09T07:19:00Z">
                <w:rPr>
                  <w:ins w:id="197" w:author="Nguyen Toan" w:date="2018-05-09T07:19:00Z"/>
                  <w:rFonts w:asciiTheme="minorHAnsi" w:eastAsiaTheme="minorEastAsia" w:hAnsiTheme="minorHAnsi" w:cstheme="minorBidi"/>
                  <w:noProof/>
                  <w:color w:val="auto"/>
                  <w:lang w:val="en-US"/>
                </w:rPr>
              </w:rPrChange>
            </w:rPr>
          </w:pPr>
          <w:ins w:id="198" w:author="Nguyen Toan" w:date="2018-05-09T07:19:00Z">
            <w:r w:rsidRPr="00B05E10">
              <w:rPr>
                <w:rStyle w:val="Hyperlink"/>
                <w:rFonts w:ascii="Times New Roman" w:hAnsi="Times New Roman" w:cs="Times New Roman"/>
                <w:noProof/>
                <w:sz w:val="28"/>
                <w:szCs w:val="28"/>
                <w:rPrChange w:id="1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01" w:author="Nguyen Toan" w:date="2018-05-09T07:19:00Z">
                  <w:rPr>
                    <w:noProof/>
                  </w:rPr>
                </w:rPrChange>
              </w:rPr>
              <w:instrText>HYPERLINK \l "_Toc513613686"</w:instrText>
            </w:r>
            <w:r w:rsidRPr="00B05E10">
              <w:rPr>
                <w:rStyle w:val="Hyperlink"/>
                <w:rFonts w:ascii="Times New Roman" w:hAnsi="Times New Roman" w:cs="Times New Roman"/>
                <w:noProof/>
                <w:sz w:val="28"/>
                <w:szCs w:val="28"/>
                <w:rPrChange w:id="2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04" w:author="Nguyen Toan" w:date="2018-05-09T07:19:00Z">
                  <w:rPr>
                    <w:rStyle w:val="Hyperlink"/>
                    <w:rFonts w:ascii="Times New Roman" w:eastAsia="Times New Roman" w:hAnsi="Times New Roman" w:cs="Times New Roman"/>
                    <w:b/>
                    <w:noProof/>
                  </w:rPr>
                </w:rPrChange>
              </w:rPr>
              <w:t>1.1.2.</w:t>
            </w:r>
            <w:r w:rsidRPr="00B05E10">
              <w:rPr>
                <w:rFonts w:ascii="Times New Roman" w:eastAsiaTheme="minorEastAsia" w:hAnsi="Times New Roman" w:cs="Times New Roman"/>
                <w:noProof/>
                <w:color w:val="auto"/>
                <w:sz w:val="28"/>
                <w:szCs w:val="28"/>
                <w:lang w:val="en-US"/>
                <w:rPrChange w:id="2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206" w:author="Nguyen Toan" w:date="2018-05-09T07:19:00Z">
                  <w:rPr>
                    <w:rStyle w:val="Hyperlink"/>
                    <w:rFonts w:ascii="Times New Roman" w:hAnsi="Times New Roman" w:cs="Times New Roman"/>
                    <w:b/>
                    <w:noProof/>
                  </w:rPr>
                </w:rPrChange>
              </w:rPr>
              <w:t>Công</w:t>
            </w:r>
            <w:r w:rsidRPr="00B05E10">
              <w:rPr>
                <w:rStyle w:val="Hyperlink"/>
                <w:rFonts w:ascii="Times New Roman" w:eastAsia="Times New Roman" w:hAnsi="Times New Roman" w:cs="Times New Roman"/>
                <w:noProof/>
                <w:sz w:val="28"/>
                <w:szCs w:val="28"/>
                <w:rPrChange w:id="207" w:author="Nguyen Toan" w:date="2018-05-09T07:19:00Z">
                  <w:rPr>
                    <w:rStyle w:val="Hyperlink"/>
                    <w:rFonts w:ascii="Times New Roman" w:eastAsia="Times New Roman" w:hAnsi="Times New Roman" w:cs="Times New Roman"/>
                    <w:b/>
                    <w:noProof/>
                  </w:rPr>
                </w:rPrChange>
              </w:rPr>
              <w:t xml:space="preserve"> nghệ </w:t>
            </w:r>
            <w:r w:rsidRPr="00B05E10">
              <w:rPr>
                <w:rStyle w:val="Hyperlink"/>
                <w:rFonts w:ascii="Times New Roman" w:hAnsi="Times New Roman" w:cs="Times New Roman"/>
                <w:noProof/>
                <w:sz w:val="28"/>
                <w:szCs w:val="28"/>
                <w:rPrChange w:id="208" w:author="Nguyen Toan" w:date="2018-05-09T07:19:00Z">
                  <w:rPr>
                    <w:rStyle w:val="Hyperlink"/>
                    <w:rFonts w:ascii="Times New Roman" w:hAnsi="Times New Roman" w:cs="Times New Roman"/>
                    <w:b/>
                    <w:noProof/>
                  </w:rPr>
                </w:rPrChange>
              </w:rPr>
              <w:t>trục</w:t>
            </w:r>
            <w:r w:rsidRPr="00B05E10">
              <w:rPr>
                <w:rStyle w:val="Hyperlink"/>
                <w:rFonts w:ascii="Times New Roman" w:eastAsia="Times New Roman" w:hAnsi="Times New Roman" w:cs="Times New Roman"/>
                <w:noProof/>
                <w:sz w:val="28"/>
                <w:szCs w:val="28"/>
                <w:rPrChange w:id="209" w:author="Nguyen Toan" w:date="2018-05-09T07:19:00Z">
                  <w:rPr>
                    <w:rStyle w:val="Hyperlink"/>
                    <w:rFonts w:ascii="Times New Roman" w:eastAsia="Times New Roman" w:hAnsi="Times New Roman" w:cs="Times New Roman"/>
                    <w:b/>
                    <w:noProof/>
                  </w:rPr>
                </w:rPrChange>
              </w:rPr>
              <w:t xml:space="preserve"> tích hợp</w:t>
            </w:r>
            <w:r w:rsidRPr="00B05E10">
              <w:rPr>
                <w:rFonts w:ascii="Times New Roman" w:hAnsi="Times New Roman" w:cs="Times New Roman"/>
                <w:noProof/>
                <w:webHidden/>
                <w:sz w:val="28"/>
                <w:szCs w:val="28"/>
                <w:rPrChange w:id="210" w:author="Nguyen Toan" w:date="2018-05-09T07:19:00Z">
                  <w:rPr>
                    <w:noProof/>
                    <w:webHidden/>
                  </w:rPr>
                </w:rPrChange>
              </w:rPr>
              <w:tab/>
            </w:r>
            <w:r w:rsidRPr="00B05E10">
              <w:rPr>
                <w:rFonts w:ascii="Times New Roman" w:hAnsi="Times New Roman" w:cs="Times New Roman"/>
                <w:noProof/>
                <w:webHidden/>
                <w:sz w:val="28"/>
                <w:szCs w:val="28"/>
                <w:rPrChange w:id="211" w:author="Nguyen Toan" w:date="2018-05-09T07:19:00Z">
                  <w:rPr>
                    <w:noProof/>
                    <w:webHidden/>
                  </w:rPr>
                </w:rPrChange>
              </w:rPr>
              <w:fldChar w:fldCharType="begin"/>
            </w:r>
            <w:r w:rsidRPr="00B05E10">
              <w:rPr>
                <w:rFonts w:ascii="Times New Roman" w:hAnsi="Times New Roman" w:cs="Times New Roman"/>
                <w:noProof/>
                <w:webHidden/>
                <w:sz w:val="28"/>
                <w:szCs w:val="28"/>
                <w:rPrChange w:id="212" w:author="Nguyen Toan" w:date="2018-05-09T07:19:00Z">
                  <w:rPr>
                    <w:noProof/>
                    <w:webHidden/>
                  </w:rPr>
                </w:rPrChange>
              </w:rPr>
              <w:instrText xml:space="preserve"> PAGEREF _Toc513613686 \h </w:instrText>
            </w:r>
          </w:ins>
          <w:r w:rsidRPr="00B05E10">
            <w:rPr>
              <w:rFonts w:ascii="Times New Roman" w:hAnsi="Times New Roman" w:cs="Times New Roman"/>
              <w:noProof/>
              <w:webHidden/>
              <w:sz w:val="28"/>
              <w:szCs w:val="28"/>
              <w:rPrChange w:id="21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14" w:author="Nguyen Toan" w:date="2018-05-09T07:19:00Z">
                <w:rPr>
                  <w:noProof/>
                  <w:webHidden/>
                </w:rPr>
              </w:rPrChange>
            </w:rPr>
            <w:fldChar w:fldCharType="separate"/>
          </w:r>
          <w:ins w:id="215" w:author="Nguyen Toan" w:date="2018-05-09T07:19:00Z">
            <w:r w:rsidRPr="00B05E10">
              <w:rPr>
                <w:rFonts w:ascii="Times New Roman" w:hAnsi="Times New Roman" w:cs="Times New Roman"/>
                <w:noProof/>
                <w:webHidden/>
                <w:sz w:val="28"/>
                <w:szCs w:val="28"/>
                <w:rPrChange w:id="216" w:author="Nguyen Toan" w:date="2018-05-09T07:19:00Z">
                  <w:rPr>
                    <w:noProof/>
                    <w:webHidden/>
                  </w:rPr>
                </w:rPrChange>
              </w:rPr>
              <w:t>5</w:t>
            </w:r>
            <w:r w:rsidRPr="00B05E10">
              <w:rPr>
                <w:rFonts w:ascii="Times New Roman" w:hAnsi="Times New Roman" w:cs="Times New Roman"/>
                <w:noProof/>
                <w:webHidden/>
                <w:sz w:val="28"/>
                <w:szCs w:val="28"/>
                <w:rPrChange w:id="21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18" w:author="Nguyen Toan" w:date="2018-05-09T07:19:00Z">
                  <w:rPr>
                    <w:rStyle w:val="Hyperlink"/>
                    <w:noProof/>
                  </w:rPr>
                </w:rPrChange>
              </w:rPr>
              <w:fldChar w:fldCharType="end"/>
            </w:r>
          </w:ins>
        </w:p>
        <w:p w14:paraId="44F4585F" w14:textId="77777777" w:rsidR="00AA48F4" w:rsidRPr="00B05E10" w:rsidRDefault="00AA48F4">
          <w:pPr>
            <w:pStyle w:val="TOC2"/>
            <w:tabs>
              <w:tab w:val="left" w:pos="880"/>
              <w:tab w:val="right" w:leader="dot" w:pos="9395"/>
            </w:tabs>
            <w:rPr>
              <w:ins w:id="219" w:author="Nguyen Toan" w:date="2018-05-09T07:19:00Z"/>
              <w:rFonts w:ascii="Times New Roman" w:eastAsiaTheme="minorEastAsia" w:hAnsi="Times New Roman" w:cs="Times New Roman"/>
              <w:noProof/>
              <w:color w:val="auto"/>
              <w:sz w:val="28"/>
              <w:szCs w:val="28"/>
              <w:lang w:val="en-US"/>
              <w:rPrChange w:id="220" w:author="Nguyen Toan" w:date="2018-05-09T07:19:00Z">
                <w:rPr>
                  <w:ins w:id="221" w:author="Nguyen Toan" w:date="2018-05-09T07:19:00Z"/>
                  <w:rFonts w:asciiTheme="minorHAnsi" w:eastAsiaTheme="minorEastAsia" w:hAnsiTheme="minorHAnsi" w:cstheme="minorBidi"/>
                  <w:noProof/>
                  <w:color w:val="auto"/>
                  <w:lang w:val="en-US"/>
                </w:rPr>
              </w:rPrChange>
            </w:rPr>
          </w:pPr>
          <w:ins w:id="222" w:author="Nguyen Toan" w:date="2018-05-09T07:19:00Z">
            <w:r w:rsidRPr="00B05E10">
              <w:rPr>
                <w:rStyle w:val="Hyperlink"/>
                <w:rFonts w:ascii="Times New Roman" w:hAnsi="Times New Roman" w:cs="Times New Roman"/>
                <w:noProof/>
                <w:sz w:val="28"/>
                <w:szCs w:val="28"/>
                <w:rPrChange w:id="22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2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25" w:author="Nguyen Toan" w:date="2018-05-09T07:19:00Z">
                  <w:rPr>
                    <w:noProof/>
                  </w:rPr>
                </w:rPrChange>
              </w:rPr>
              <w:instrText>HYPERLINK \l "_Toc513613688"</w:instrText>
            </w:r>
            <w:r w:rsidRPr="00B05E10">
              <w:rPr>
                <w:rStyle w:val="Hyperlink"/>
                <w:rFonts w:ascii="Times New Roman" w:hAnsi="Times New Roman" w:cs="Times New Roman"/>
                <w:noProof/>
                <w:sz w:val="28"/>
                <w:szCs w:val="28"/>
                <w:rPrChange w:id="22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2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28" w:author="Nguyen Toan" w:date="2018-05-09T07:19:00Z">
                  <w:rPr>
                    <w:rStyle w:val="Hyperlink"/>
                    <w:rFonts w:ascii="Times New Roman" w:eastAsia="Times New Roman" w:hAnsi="Times New Roman" w:cs="Times New Roman"/>
                    <w:b/>
                    <w:noProof/>
                  </w:rPr>
                </w:rPrChange>
              </w:rPr>
              <w:t>1.2.</w:t>
            </w:r>
            <w:r w:rsidRPr="00B05E10">
              <w:rPr>
                <w:rFonts w:ascii="Times New Roman" w:eastAsiaTheme="minorEastAsia" w:hAnsi="Times New Roman" w:cs="Times New Roman"/>
                <w:noProof/>
                <w:color w:val="auto"/>
                <w:sz w:val="28"/>
                <w:szCs w:val="28"/>
                <w:lang w:val="en-US"/>
                <w:rPrChange w:id="22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30" w:author="Nguyen Toan" w:date="2018-05-09T07:19:00Z">
                  <w:rPr>
                    <w:rStyle w:val="Hyperlink"/>
                    <w:rFonts w:ascii="Times New Roman" w:eastAsia="Times New Roman" w:hAnsi="Times New Roman" w:cs="Times New Roman"/>
                    <w:b/>
                    <w:noProof/>
                  </w:rPr>
                </w:rPrChange>
              </w:rPr>
              <w:t>Xây dựng hệ thống ESB dựa trên nền tảng MuleESB</w:t>
            </w:r>
            <w:r w:rsidRPr="00B05E10">
              <w:rPr>
                <w:rFonts w:ascii="Times New Roman" w:hAnsi="Times New Roman" w:cs="Times New Roman"/>
                <w:noProof/>
                <w:webHidden/>
                <w:sz w:val="28"/>
                <w:szCs w:val="28"/>
                <w:rPrChange w:id="231" w:author="Nguyen Toan" w:date="2018-05-09T07:19:00Z">
                  <w:rPr>
                    <w:noProof/>
                    <w:webHidden/>
                  </w:rPr>
                </w:rPrChange>
              </w:rPr>
              <w:tab/>
            </w:r>
            <w:r w:rsidRPr="00B05E10">
              <w:rPr>
                <w:rFonts w:ascii="Times New Roman" w:hAnsi="Times New Roman" w:cs="Times New Roman"/>
                <w:noProof/>
                <w:webHidden/>
                <w:sz w:val="28"/>
                <w:szCs w:val="28"/>
                <w:rPrChange w:id="232" w:author="Nguyen Toan" w:date="2018-05-09T07:19:00Z">
                  <w:rPr>
                    <w:noProof/>
                    <w:webHidden/>
                  </w:rPr>
                </w:rPrChange>
              </w:rPr>
              <w:fldChar w:fldCharType="begin"/>
            </w:r>
            <w:r w:rsidRPr="00B05E10">
              <w:rPr>
                <w:rFonts w:ascii="Times New Roman" w:hAnsi="Times New Roman" w:cs="Times New Roman"/>
                <w:noProof/>
                <w:webHidden/>
                <w:sz w:val="28"/>
                <w:szCs w:val="28"/>
                <w:rPrChange w:id="233" w:author="Nguyen Toan" w:date="2018-05-09T07:19:00Z">
                  <w:rPr>
                    <w:noProof/>
                    <w:webHidden/>
                  </w:rPr>
                </w:rPrChange>
              </w:rPr>
              <w:instrText xml:space="preserve"> PAGEREF _Toc513613688 \h </w:instrText>
            </w:r>
          </w:ins>
          <w:r w:rsidRPr="00B05E10">
            <w:rPr>
              <w:rFonts w:ascii="Times New Roman" w:hAnsi="Times New Roman" w:cs="Times New Roman"/>
              <w:noProof/>
              <w:webHidden/>
              <w:sz w:val="28"/>
              <w:szCs w:val="28"/>
              <w:rPrChange w:id="23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35" w:author="Nguyen Toan" w:date="2018-05-09T07:19:00Z">
                <w:rPr>
                  <w:noProof/>
                  <w:webHidden/>
                </w:rPr>
              </w:rPrChange>
            </w:rPr>
            <w:fldChar w:fldCharType="separate"/>
          </w:r>
          <w:ins w:id="236" w:author="Nguyen Toan" w:date="2018-05-09T07:19:00Z">
            <w:r w:rsidRPr="00B05E10">
              <w:rPr>
                <w:rFonts w:ascii="Times New Roman" w:hAnsi="Times New Roman" w:cs="Times New Roman"/>
                <w:noProof/>
                <w:webHidden/>
                <w:sz w:val="28"/>
                <w:szCs w:val="28"/>
                <w:rPrChange w:id="237" w:author="Nguyen Toan" w:date="2018-05-09T07:19:00Z">
                  <w:rPr>
                    <w:noProof/>
                    <w:webHidden/>
                  </w:rPr>
                </w:rPrChange>
              </w:rPr>
              <w:t>6</w:t>
            </w:r>
            <w:r w:rsidRPr="00B05E10">
              <w:rPr>
                <w:rFonts w:ascii="Times New Roman" w:hAnsi="Times New Roman" w:cs="Times New Roman"/>
                <w:noProof/>
                <w:webHidden/>
                <w:sz w:val="28"/>
                <w:szCs w:val="28"/>
                <w:rPrChange w:id="23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39" w:author="Nguyen Toan" w:date="2018-05-09T07:19:00Z">
                  <w:rPr>
                    <w:rStyle w:val="Hyperlink"/>
                    <w:noProof/>
                  </w:rPr>
                </w:rPrChange>
              </w:rPr>
              <w:fldChar w:fldCharType="end"/>
            </w:r>
          </w:ins>
        </w:p>
        <w:p w14:paraId="6CEF1385" w14:textId="77777777" w:rsidR="00AA48F4" w:rsidRPr="00B05E10" w:rsidRDefault="00AA48F4">
          <w:pPr>
            <w:pStyle w:val="TOC3"/>
            <w:tabs>
              <w:tab w:val="left" w:pos="1320"/>
              <w:tab w:val="right" w:leader="dot" w:pos="9395"/>
            </w:tabs>
            <w:rPr>
              <w:ins w:id="240" w:author="Nguyen Toan" w:date="2018-05-09T07:19:00Z"/>
              <w:rFonts w:ascii="Times New Roman" w:eastAsiaTheme="minorEastAsia" w:hAnsi="Times New Roman" w:cs="Times New Roman"/>
              <w:noProof/>
              <w:color w:val="auto"/>
              <w:sz w:val="28"/>
              <w:szCs w:val="28"/>
              <w:lang w:val="en-US"/>
              <w:rPrChange w:id="241" w:author="Nguyen Toan" w:date="2018-05-09T07:19:00Z">
                <w:rPr>
                  <w:ins w:id="242" w:author="Nguyen Toan" w:date="2018-05-09T07:19:00Z"/>
                  <w:rFonts w:asciiTheme="minorHAnsi" w:eastAsiaTheme="minorEastAsia" w:hAnsiTheme="minorHAnsi" w:cstheme="minorBidi"/>
                  <w:noProof/>
                  <w:color w:val="auto"/>
                  <w:lang w:val="en-US"/>
                </w:rPr>
              </w:rPrChange>
            </w:rPr>
          </w:pPr>
          <w:ins w:id="243" w:author="Nguyen Toan" w:date="2018-05-09T07:19:00Z">
            <w:r w:rsidRPr="00B05E10">
              <w:rPr>
                <w:rStyle w:val="Hyperlink"/>
                <w:rFonts w:ascii="Times New Roman" w:hAnsi="Times New Roman" w:cs="Times New Roman"/>
                <w:noProof/>
                <w:sz w:val="28"/>
                <w:szCs w:val="28"/>
                <w:rPrChange w:id="24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4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46" w:author="Nguyen Toan" w:date="2018-05-09T07:19:00Z">
                  <w:rPr>
                    <w:noProof/>
                  </w:rPr>
                </w:rPrChange>
              </w:rPr>
              <w:instrText>HYPERLINK \l "_Toc513613690"</w:instrText>
            </w:r>
            <w:r w:rsidRPr="00B05E10">
              <w:rPr>
                <w:rStyle w:val="Hyperlink"/>
                <w:rFonts w:ascii="Times New Roman" w:hAnsi="Times New Roman" w:cs="Times New Roman"/>
                <w:noProof/>
                <w:sz w:val="28"/>
                <w:szCs w:val="28"/>
                <w:rPrChange w:id="24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4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49" w:author="Nguyen Toan" w:date="2018-05-09T07:19:00Z">
                  <w:rPr>
                    <w:rStyle w:val="Hyperlink"/>
                    <w:rFonts w:ascii="Times New Roman" w:eastAsia="Times New Roman" w:hAnsi="Times New Roman" w:cs="Times New Roman"/>
                    <w:b/>
                    <w:noProof/>
                  </w:rPr>
                </w:rPrChange>
              </w:rPr>
              <w:t>1.2.1.</w:t>
            </w:r>
            <w:r w:rsidRPr="00B05E10">
              <w:rPr>
                <w:rFonts w:ascii="Times New Roman" w:eastAsiaTheme="minorEastAsia" w:hAnsi="Times New Roman" w:cs="Times New Roman"/>
                <w:noProof/>
                <w:color w:val="auto"/>
                <w:sz w:val="28"/>
                <w:szCs w:val="28"/>
                <w:lang w:val="en-US"/>
                <w:rPrChange w:id="25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51" w:author="Nguyen Toan" w:date="2018-05-09T07:19:00Z">
                  <w:rPr>
                    <w:rStyle w:val="Hyperlink"/>
                    <w:rFonts w:ascii="Times New Roman" w:eastAsia="Times New Roman" w:hAnsi="Times New Roman" w:cs="Times New Roman"/>
                    <w:b/>
                    <w:noProof/>
                  </w:rPr>
                </w:rPrChange>
              </w:rPr>
              <w:t>Mule framework</w:t>
            </w:r>
            <w:r w:rsidRPr="00B05E10">
              <w:rPr>
                <w:rFonts w:ascii="Times New Roman" w:hAnsi="Times New Roman" w:cs="Times New Roman"/>
                <w:noProof/>
                <w:webHidden/>
                <w:sz w:val="28"/>
                <w:szCs w:val="28"/>
                <w:rPrChange w:id="252" w:author="Nguyen Toan" w:date="2018-05-09T07:19:00Z">
                  <w:rPr>
                    <w:noProof/>
                    <w:webHidden/>
                  </w:rPr>
                </w:rPrChange>
              </w:rPr>
              <w:tab/>
            </w:r>
            <w:r w:rsidRPr="00B05E10">
              <w:rPr>
                <w:rFonts w:ascii="Times New Roman" w:hAnsi="Times New Roman" w:cs="Times New Roman"/>
                <w:noProof/>
                <w:webHidden/>
                <w:sz w:val="28"/>
                <w:szCs w:val="28"/>
                <w:rPrChange w:id="253" w:author="Nguyen Toan" w:date="2018-05-09T07:19:00Z">
                  <w:rPr>
                    <w:noProof/>
                    <w:webHidden/>
                  </w:rPr>
                </w:rPrChange>
              </w:rPr>
              <w:fldChar w:fldCharType="begin"/>
            </w:r>
            <w:r w:rsidRPr="00B05E10">
              <w:rPr>
                <w:rFonts w:ascii="Times New Roman" w:hAnsi="Times New Roman" w:cs="Times New Roman"/>
                <w:noProof/>
                <w:webHidden/>
                <w:sz w:val="28"/>
                <w:szCs w:val="28"/>
                <w:rPrChange w:id="254" w:author="Nguyen Toan" w:date="2018-05-09T07:19:00Z">
                  <w:rPr>
                    <w:noProof/>
                    <w:webHidden/>
                  </w:rPr>
                </w:rPrChange>
              </w:rPr>
              <w:instrText xml:space="preserve"> PAGEREF _Toc513613690 \h </w:instrText>
            </w:r>
          </w:ins>
          <w:r w:rsidRPr="00B05E10">
            <w:rPr>
              <w:rFonts w:ascii="Times New Roman" w:hAnsi="Times New Roman" w:cs="Times New Roman"/>
              <w:noProof/>
              <w:webHidden/>
              <w:sz w:val="28"/>
              <w:szCs w:val="28"/>
              <w:rPrChange w:id="25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56" w:author="Nguyen Toan" w:date="2018-05-09T07:19:00Z">
                <w:rPr>
                  <w:noProof/>
                  <w:webHidden/>
                </w:rPr>
              </w:rPrChange>
            </w:rPr>
            <w:fldChar w:fldCharType="separate"/>
          </w:r>
          <w:ins w:id="257" w:author="Nguyen Toan" w:date="2018-05-09T07:19:00Z">
            <w:r w:rsidRPr="00B05E10">
              <w:rPr>
                <w:rFonts w:ascii="Times New Roman" w:hAnsi="Times New Roman" w:cs="Times New Roman"/>
                <w:noProof/>
                <w:webHidden/>
                <w:sz w:val="28"/>
                <w:szCs w:val="28"/>
                <w:rPrChange w:id="258" w:author="Nguyen Toan" w:date="2018-05-09T07:19:00Z">
                  <w:rPr>
                    <w:noProof/>
                    <w:webHidden/>
                  </w:rPr>
                </w:rPrChange>
              </w:rPr>
              <w:t>7</w:t>
            </w:r>
            <w:r w:rsidRPr="00B05E10">
              <w:rPr>
                <w:rFonts w:ascii="Times New Roman" w:hAnsi="Times New Roman" w:cs="Times New Roman"/>
                <w:noProof/>
                <w:webHidden/>
                <w:sz w:val="28"/>
                <w:szCs w:val="28"/>
                <w:rPrChange w:id="25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60" w:author="Nguyen Toan" w:date="2018-05-09T07:19:00Z">
                  <w:rPr>
                    <w:rStyle w:val="Hyperlink"/>
                    <w:noProof/>
                  </w:rPr>
                </w:rPrChange>
              </w:rPr>
              <w:fldChar w:fldCharType="end"/>
            </w:r>
          </w:ins>
        </w:p>
        <w:p w14:paraId="2ACCBB72" w14:textId="77777777" w:rsidR="00AA48F4" w:rsidRPr="00B05E10" w:rsidRDefault="00AA48F4">
          <w:pPr>
            <w:pStyle w:val="TOC3"/>
            <w:tabs>
              <w:tab w:val="left" w:pos="880"/>
              <w:tab w:val="right" w:leader="dot" w:pos="9395"/>
            </w:tabs>
            <w:rPr>
              <w:ins w:id="261" w:author="Nguyen Toan" w:date="2018-05-09T07:19:00Z"/>
              <w:rFonts w:ascii="Times New Roman" w:eastAsiaTheme="minorEastAsia" w:hAnsi="Times New Roman" w:cs="Times New Roman"/>
              <w:noProof/>
              <w:color w:val="auto"/>
              <w:sz w:val="28"/>
              <w:szCs w:val="28"/>
              <w:lang w:val="en-US"/>
              <w:rPrChange w:id="262" w:author="Nguyen Toan" w:date="2018-05-09T07:19:00Z">
                <w:rPr>
                  <w:ins w:id="263" w:author="Nguyen Toan" w:date="2018-05-09T07:19:00Z"/>
                  <w:rFonts w:asciiTheme="minorHAnsi" w:eastAsiaTheme="minorEastAsia" w:hAnsiTheme="minorHAnsi" w:cstheme="minorBidi"/>
                  <w:noProof/>
                  <w:color w:val="auto"/>
                  <w:lang w:val="en-US"/>
                </w:rPr>
              </w:rPrChange>
            </w:rPr>
          </w:pPr>
          <w:ins w:id="264" w:author="Nguyen Toan" w:date="2018-05-09T07:19:00Z">
            <w:r w:rsidRPr="00B05E10">
              <w:rPr>
                <w:rStyle w:val="Hyperlink"/>
                <w:rFonts w:ascii="Times New Roman" w:hAnsi="Times New Roman" w:cs="Times New Roman"/>
                <w:noProof/>
                <w:sz w:val="28"/>
                <w:szCs w:val="28"/>
                <w:rPrChange w:id="26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6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67" w:author="Nguyen Toan" w:date="2018-05-09T07:19:00Z">
                  <w:rPr>
                    <w:noProof/>
                  </w:rPr>
                </w:rPrChange>
              </w:rPr>
              <w:instrText>HYPERLINK \l "_Toc513613694"</w:instrText>
            </w:r>
            <w:r w:rsidRPr="00B05E10">
              <w:rPr>
                <w:rStyle w:val="Hyperlink"/>
                <w:rFonts w:ascii="Times New Roman" w:hAnsi="Times New Roman" w:cs="Times New Roman"/>
                <w:noProof/>
                <w:sz w:val="28"/>
                <w:szCs w:val="28"/>
                <w:rPrChange w:id="26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69" w:author="Nguyen Toan" w:date="2018-05-09T07:19:00Z">
                  <w:rPr>
                    <w:rStyle w:val="Hyperlink"/>
                    <w:noProof/>
                  </w:rPr>
                </w:rPrChange>
              </w:rPr>
              <w:fldChar w:fldCharType="separate"/>
            </w:r>
            <w:r w:rsidRPr="00B05E10">
              <w:rPr>
                <w:rFonts w:ascii="Times New Roman" w:eastAsiaTheme="minorEastAsia" w:hAnsi="Times New Roman" w:cs="Times New Roman"/>
                <w:noProof/>
                <w:color w:val="auto"/>
                <w:sz w:val="28"/>
                <w:szCs w:val="28"/>
                <w:lang w:val="en-US"/>
                <w:rPrChange w:id="27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71" w:author="Nguyen Toan" w:date="2018-05-09T07:19:00Z">
                  <w:rPr>
                    <w:rStyle w:val="Hyperlink"/>
                    <w:rFonts w:ascii="Times New Roman" w:eastAsia="Times New Roman" w:hAnsi="Times New Roman" w:cs="Times New Roman"/>
                    <w:b/>
                    <w:noProof/>
                  </w:rPr>
                </w:rPrChange>
              </w:rPr>
              <w:t>Kiến trúc hệ thống MuleESB</w:t>
            </w:r>
            <w:r w:rsidRPr="00B05E10">
              <w:rPr>
                <w:rFonts w:ascii="Times New Roman" w:hAnsi="Times New Roman" w:cs="Times New Roman"/>
                <w:noProof/>
                <w:webHidden/>
                <w:sz w:val="28"/>
                <w:szCs w:val="28"/>
                <w:rPrChange w:id="272" w:author="Nguyen Toan" w:date="2018-05-09T07:19:00Z">
                  <w:rPr>
                    <w:noProof/>
                    <w:webHidden/>
                  </w:rPr>
                </w:rPrChange>
              </w:rPr>
              <w:tab/>
            </w:r>
            <w:r w:rsidRPr="00B05E10">
              <w:rPr>
                <w:rFonts w:ascii="Times New Roman" w:hAnsi="Times New Roman" w:cs="Times New Roman"/>
                <w:noProof/>
                <w:webHidden/>
                <w:sz w:val="28"/>
                <w:szCs w:val="28"/>
                <w:rPrChange w:id="273" w:author="Nguyen Toan" w:date="2018-05-09T07:19:00Z">
                  <w:rPr>
                    <w:noProof/>
                    <w:webHidden/>
                  </w:rPr>
                </w:rPrChange>
              </w:rPr>
              <w:fldChar w:fldCharType="begin"/>
            </w:r>
            <w:r w:rsidRPr="00B05E10">
              <w:rPr>
                <w:rFonts w:ascii="Times New Roman" w:hAnsi="Times New Roman" w:cs="Times New Roman"/>
                <w:noProof/>
                <w:webHidden/>
                <w:sz w:val="28"/>
                <w:szCs w:val="28"/>
                <w:rPrChange w:id="274" w:author="Nguyen Toan" w:date="2018-05-09T07:19:00Z">
                  <w:rPr>
                    <w:noProof/>
                    <w:webHidden/>
                  </w:rPr>
                </w:rPrChange>
              </w:rPr>
              <w:instrText xml:space="preserve"> PAGEREF _Toc513613694 \h </w:instrText>
            </w:r>
          </w:ins>
          <w:r w:rsidRPr="00B05E10">
            <w:rPr>
              <w:rFonts w:ascii="Times New Roman" w:hAnsi="Times New Roman" w:cs="Times New Roman"/>
              <w:noProof/>
              <w:webHidden/>
              <w:sz w:val="28"/>
              <w:szCs w:val="28"/>
              <w:rPrChange w:id="27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76" w:author="Nguyen Toan" w:date="2018-05-09T07:19:00Z">
                <w:rPr>
                  <w:noProof/>
                  <w:webHidden/>
                </w:rPr>
              </w:rPrChange>
            </w:rPr>
            <w:fldChar w:fldCharType="separate"/>
          </w:r>
          <w:ins w:id="277" w:author="Nguyen Toan" w:date="2018-05-09T07:19:00Z">
            <w:r w:rsidRPr="00B05E10">
              <w:rPr>
                <w:rFonts w:ascii="Times New Roman" w:hAnsi="Times New Roman" w:cs="Times New Roman"/>
                <w:noProof/>
                <w:webHidden/>
                <w:sz w:val="28"/>
                <w:szCs w:val="28"/>
                <w:rPrChange w:id="278" w:author="Nguyen Toan" w:date="2018-05-09T07:19:00Z">
                  <w:rPr>
                    <w:noProof/>
                    <w:webHidden/>
                  </w:rPr>
                </w:rPrChange>
              </w:rPr>
              <w:t>8</w:t>
            </w:r>
            <w:r w:rsidRPr="00B05E10">
              <w:rPr>
                <w:rFonts w:ascii="Times New Roman" w:hAnsi="Times New Roman" w:cs="Times New Roman"/>
                <w:noProof/>
                <w:webHidden/>
                <w:sz w:val="28"/>
                <w:szCs w:val="28"/>
                <w:rPrChange w:id="27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80" w:author="Nguyen Toan" w:date="2018-05-09T07:19:00Z">
                  <w:rPr>
                    <w:rStyle w:val="Hyperlink"/>
                    <w:noProof/>
                  </w:rPr>
                </w:rPrChange>
              </w:rPr>
              <w:fldChar w:fldCharType="end"/>
            </w:r>
          </w:ins>
        </w:p>
        <w:p w14:paraId="0B3FCE12" w14:textId="77777777" w:rsidR="00AA48F4" w:rsidRPr="00B05E10" w:rsidRDefault="00AA48F4">
          <w:pPr>
            <w:pStyle w:val="TOC3"/>
            <w:tabs>
              <w:tab w:val="right" w:leader="dot" w:pos="9395"/>
            </w:tabs>
            <w:rPr>
              <w:ins w:id="281" w:author="Nguyen Toan" w:date="2018-05-09T07:19:00Z"/>
              <w:rFonts w:ascii="Times New Roman" w:eastAsiaTheme="minorEastAsia" w:hAnsi="Times New Roman" w:cs="Times New Roman"/>
              <w:noProof/>
              <w:color w:val="auto"/>
              <w:sz w:val="28"/>
              <w:szCs w:val="28"/>
              <w:lang w:val="en-US"/>
              <w:rPrChange w:id="282" w:author="Nguyen Toan" w:date="2018-05-09T07:19:00Z">
                <w:rPr>
                  <w:ins w:id="283" w:author="Nguyen Toan" w:date="2018-05-09T07:19:00Z"/>
                  <w:rFonts w:asciiTheme="minorHAnsi" w:eastAsiaTheme="minorEastAsia" w:hAnsiTheme="minorHAnsi" w:cstheme="minorBidi"/>
                  <w:noProof/>
                  <w:color w:val="auto"/>
                  <w:lang w:val="en-US"/>
                </w:rPr>
              </w:rPrChange>
            </w:rPr>
          </w:pPr>
          <w:ins w:id="284" w:author="Nguyen Toan" w:date="2018-05-09T07:19:00Z">
            <w:r w:rsidRPr="00B05E10">
              <w:rPr>
                <w:rStyle w:val="Hyperlink"/>
                <w:rFonts w:ascii="Times New Roman" w:hAnsi="Times New Roman" w:cs="Times New Roman"/>
                <w:noProof/>
                <w:sz w:val="28"/>
                <w:szCs w:val="28"/>
                <w:rPrChange w:id="28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8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87" w:author="Nguyen Toan" w:date="2018-05-09T07:19:00Z">
                  <w:rPr>
                    <w:noProof/>
                  </w:rPr>
                </w:rPrChange>
              </w:rPr>
              <w:instrText>HYPERLINK \l "_Toc513613695"</w:instrText>
            </w:r>
            <w:r w:rsidRPr="00B05E10">
              <w:rPr>
                <w:rStyle w:val="Hyperlink"/>
                <w:rFonts w:ascii="Times New Roman" w:hAnsi="Times New Roman" w:cs="Times New Roman"/>
                <w:noProof/>
                <w:sz w:val="28"/>
                <w:szCs w:val="28"/>
                <w:rPrChange w:id="28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8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90" w:author="Nguyen Toan" w:date="2018-05-09T07:19:00Z">
                  <w:rPr>
                    <w:rStyle w:val="Hyperlink"/>
                    <w:rFonts w:ascii="Times New Roman" w:eastAsia="Times New Roman" w:hAnsi="Times New Roman" w:cs="Times New Roman"/>
                    <w:b/>
                    <w:noProof/>
                  </w:rPr>
                </w:rPrChange>
              </w:rPr>
              <w:t>1.2.2.</w:t>
            </w:r>
            <w:r w:rsidRPr="00B05E10">
              <w:rPr>
                <w:rFonts w:ascii="Times New Roman" w:hAnsi="Times New Roman" w:cs="Times New Roman"/>
                <w:noProof/>
                <w:webHidden/>
                <w:sz w:val="28"/>
                <w:szCs w:val="28"/>
                <w:rPrChange w:id="291" w:author="Nguyen Toan" w:date="2018-05-09T07:19:00Z">
                  <w:rPr>
                    <w:noProof/>
                    <w:webHidden/>
                  </w:rPr>
                </w:rPrChange>
              </w:rPr>
              <w:tab/>
            </w:r>
            <w:r w:rsidRPr="00B05E10">
              <w:rPr>
                <w:rFonts w:ascii="Times New Roman" w:hAnsi="Times New Roman" w:cs="Times New Roman"/>
                <w:noProof/>
                <w:webHidden/>
                <w:sz w:val="28"/>
                <w:szCs w:val="28"/>
                <w:rPrChange w:id="292" w:author="Nguyen Toan" w:date="2018-05-09T07:19:00Z">
                  <w:rPr>
                    <w:noProof/>
                    <w:webHidden/>
                  </w:rPr>
                </w:rPrChange>
              </w:rPr>
              <w:fldChar w:fldCharType="begin"/>
            </w:r>
            <w:r w:rsidRPr="00B05E10">
              <w:rPr>
                <w:rFonts w:ascii="Times New Roman" w:hAnsi="Times New Roman" w:cs="Times New Roman"/>
                <w:noProof/>
                <w:webHidden/>
                <w:sz w:val="28"/>
                <w:szCs w:val="28"/>
                <w:rPrChange w:id="293" w:author="Nguyen Toan" w:date="2018-05-09T07:19:00Z">
                  <w:rPr>
                    <w:noProof/>
                    <w:webHidden/>
                  </w:rPr>
                </w:rPrChange>
              </w:rPr>
              <w:instrText xml:space="preserve"> PAGEREF _Toc513613695 \h </w:instrText>
            </w:r>
          </w:ins>
          <w:r w:rsidRPr="00B05E10">
            <w:rPr>
              <w:rFonts w:ascii="Times New Roman" w:hAnsi="Times New Roman" w:cs="Times New Roman"/>
              <w:noProof/>
              <w:webHidden/>
              <w:sz w:val="28"/>
              <w:szCs w:val="28"/>
              <w:rPrChange w:id="2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95" w:author="Nguyen Toan" w:date="2018-05-09T07:19:00Z">
                <w:rPr>
                  <w:noProof/>
                  <w:webHidden/>
                </w:rPr>
              </w:rPrChange>
            </w:rPr>
            <w:fldChar w:fldCharType="separate"/>
          </w:r>
          <w:ins w:id="296" w:author="Nguyen Toan" w:date="2018-05-09T07:19:00Z">
            <w:r w:rsidRPr="00B05E10">
              <w:rPr>
                <w:rFonts w:ascii="Times New Roman" w:hAnsi="Times New Roman" w:cs="Times New Roman"/>
                <w:noProof/>
                <w:webHidden/>
                <w:sz w:val="28"/>
                <w:szCs w:val="28"/>
                <w:rPrChange w:id="297" w:author="Nguyen Toan" w:date="2018-05-09T07:19:00Z">
                  <w:rPr>
                    <w:noProof/>
                    <w:webHidden/>
                  </w:rPr>
                </w:rPrChange>
              </w:rPr>
              <w:t>8</w:t>
            </w:r>
            <w:r w:rsidRPr="00B05E10">
              <w:rPr>
                <w:rFonts w:ascii="Times New Roman" w:hAnsi="Times New Roman" w:cs="Times New Roman"/>
                <w:noProof/>
                <w:webHidden/>
                <w:sz w:val="28"/>
                <w:szCs w:val="28"/>
                <w:rPrChange w:id="2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99" w:author="Nguyen Toan" w:date="2018-05-09T07:19:00Z">
                  <w:rPr>
                    <w:rStyle w:val="Hyperlink"/>
                    <w:noProof/>
                  </w:rPr>
                </w:rPrChange>
              </w:rPr>
              <w:fldChar w:fldCharType="end"/>
            </w:r>
          </w:ins>
        </w:p>
        <w:p w14:paraId="29D15139" w14:textId="77777777" w:rsidR="00AA48F4" w:rsidRPr="00B05E10" w:rsidRDefault="00AA48F4">
          <w:pPr>
            <w:pStyle w:val="TOC3"/>
            <w:tabs>
              <w:tab w:val="left" w:pos="1320"/>
              <w:tab w:val="right" w:leader="dot" w:pos="9395"/>
            </w:tabs>
            <w:rPr>
              <w:ins w:id="300" w:author="Nguyen Toan" w:date="2018-05-09T07:19:00Z"/>
              <w:rFonts w:ascii="Times New Roman" w:eastAsiaTheme="minorEastAsia" w:hAnsi="Times New Roman" w:cs="Times New Roman"/>
              <w:noProof/>
              <w:color w:val="auto"/>
              <w:sz w:val="28"/>
              <w:szCs w:val="28"/>
              <w:lang w:val="en-US"/>
              <w:rPrChange w:id="301" w:author="Nguyen Toan" w:date="2018-05-09T07:19:00Z">
                <w:rPr>
                  <w:ins w:id="302" w:author="Nguyen Toan" w:date="2018-05-09T07:19:00Z"/>
                  <w:rFonts w:asciiTheme="minorHAnsi" w:eastAsiaTheme="minorEastAsia" w:hAnsiTheme="minorHAnsi" w:cstheme="minorBidi"/>
                  <w:noProof/>
                  <w:color w:val="auto"/>
                  <w:lang w:val="en-US"/>
                </w:rPr>
              </w:rPrChange>
            </w:rPr>
          </w:pPr>
          <w:ins w:id="303" w:author="Nguyen Toan" w:date="2018-05-09T07:19:00Z">
            <w:r w:rsidRPr="00B05E10">
              <w:rPr>
                <w:rStyle w:val="Hyperlink"/>
                <w:rFonts w:ascii="Times New Roman" w:hAnsi="Times New Roman" w:cs="Times New Roman"/>
                <w:noProof/>
                <w:sz w:val="28"/>
                <w:szCs w:val="28"/>
                <w:rPrChange w:id="3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06" w:author="Nguyen Toan" w:date="2018-05-09T07:19:00Z">
                  <w:rPr>
                    <w:noProof/>
                  </w:rPr>
                </w:rPrChange>
              </w:rPr>
              <w:instrText>HYPERLINK \l "_Toc513613696"</w:instrText>
            </w:r>
            <w:r w:rsidRPr="00B05E10">
              <w:rPr>
                <w:rStyle w:val="Hyperlink"/>
                <w:rFonts w:ascii="Times New Roman" w:hAnsi="Times New Roman" w:cs="Times New Roman"/>
                <w:noProof/>
                <w:sz w:val="28"/>
                <w:szCs w:val="28"/>
                <w:rPrChange w:id="3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09" w:author="Nguyen Toan" w:date="2018-05-09T07:19:00Z">
                  <w:rPr>
                    <w:rStyle w:val="Hyperlink"/>
                    <w:rFonts w:ascii="Times New Roman" w:eastAsia="Times New Roman" w:hAnsi="Times New Roman" w:cs="Times New Roman"/>
                    <w:b/>
                    <w:noProof/>
                  </w:rPr>
                </w:rPrChange>
              </w:rPr>
              <w:t>1.2.3.</w:t>
            </w:r>
            <w:r w:rsidRPr="00B05E10">
              <w:rPr>
                <w:rFonts w:ascii="Times New Roman" w:eastAsiaTheme="minorEastAsia" w:hAnsi="Times New Roman" w:cs="Times New Roman"/>
                <w:noProof/>
                <w:color w:val="auto"/>
                <w:sz w:val="28"/>
                <w:szCs w:val="28"/>
                <w:lang w:val="en-US"/>
                <w:rPrChange w:id="3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11" w:author="Nguyen Toan" w:date="2018-05-09T07:19:00Z">
                  <w:rPr>
                    <w:rStyle w:val="Hyperlink"/>
                    <w:rFonts w:ascii="Times New Roman" w:eastAsia="Times New Roman" w:hAnsi="Times New Roman" w:cs="Times New Roman"/>
                    <w:b/>
                    <w:noProof/>
                  </w:rPr>
                </w:rPrChange>
              </w:rPr>
              <w:t>Xử lý dữ liệu</w:t>
            </w:r>
            <w:r w:rsidRPr="00B05E10">
              <w:rPr>
                <w:rFonts w:ascii="Times New Roman" w:hAnsi="Times New Roman" w:cs="Times New Roman"/>
                <w:noProof/>
                <w:webHidden/>
                <w:sz w:val="28"/>
                <w:szCs w:val="28"/>
                <w:rPrChange w:id="312" w:author="Nguyen Toan" w:date="2018-05-09T07:19:00Z">
                  <w:rPr>
                    <w:noProof/>
                    <w:webHidden/>
                  </w:rPr>
                </w:rPrChange>
              </w:rPr>
              <w:tab/>
            </w:r>
            <w:r w:rsidRPr="00B05E10">
              <w:rPr>
                <w:rFonts w:ascii="Times New Roman" w:hAnsi="Times New Roman" w:cs="Times New Roman"/>
                <w:noProof/>
                <w:webHidden/>
                <w:sz w:val="28"/>
                <w:szCs w:val="28"/>
                <w:rPrChange w:id="313" w:author="Nguyen Toan" w:date="2018-05-09T07:19:00Z">
                  <w:rPr>
                    <w:noProof/>
                    <w:webHidden/>
                  </w:rPr>
                </w:rPrChange>
              </w:rPr>
              <w:fldChar w:fldCharType="begin"/>
            </w:r>
            <w:r w:rsidRPr="00B05E10">
              <w:rPr>
                <w:rFonts w:ascii="Times New Roman" w:hAnsi="Times New Roman" w:cs="Times New Roman"/>
                <w:noProof/>
                <w:webHidden/>
                <w:sz w:val="28"/>
                <w:szCs w:val="28"/>
                <w:rPrChange w:id="314" w:author="Nguyen Toan" w:date="2018-05-09T07:19:00Z">
                  <w:rPr>
                    <w:noProof/>
                    <w:webHidden/>
                  </w:rPr>
                </w:rPrChange>
              </w:rPr>
              <w:instrText xml:space="preserve"> PAGEREF _Toc513613696 \h </w:instrText>
            </w:r>
          </w:ins>
          <w:r w:rsidRPr="00B05E10">
            <w:rPr>
              <w:rFonts w:ascii="Times New Roman" w:hAnsi="Times New Roman" w:cs="Times New Roman"/>
              <w:noProof/>
              <w:webHidden/>
              <w:sz w:val="28"/>
              <w:szCs w:val="28"/>
              <w:rPrChange w:id="3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16" w:author="Nguyen Toan" w:date="2018-05-09T07:19:00Z">
                <w:rPr>
                  <w:noProof/>
                  <w:webHidden/>
                </w:rPr>
              </w:rPrChange>
            </w:rPr>
            <w:fldChar w:fldCharType="separate"/>
          </w:r>
          <w:ins w:id="317" w:author="Nguyen Toan" w:date="2018-05-09T07:19:00Z">
            <w:r w:rsidRPr="00B05E10">
              <w:rPr>
                <w:rFonts w:ascii="Times New Roman" w:hAnsi="Times New Roman" w:cs="Times New Roman"/>
                <w:noProof/>
                <w:webHidden/>
                <w:sz w:val="28"/>
                <w:szCs w:val="28"/>
                <w:rPrChange w:id="318" w:author="Nguyen Toan" w:date="2018-05-09T07:19:00Z">
                  <w:rPr>
                    <w:noProof/>
                    <w:webHidden/>
                  </w:rPr>
                </w:rPrChange>
              </w:rPr>
              <w:t>9</w:t>
            </w:r>
            <w:r w:rsidRPr="00B05E10">
              <w:rPr>
                <w:rFonts w:ascii="Times New Roman" w:hAnsi="Times New Roman" w:cs="Times New Roman"/>
                <w:noProof/>
                <w:webHidden/>
                <w:sz w:val="28"/>
                <w:szCs w:val="28"/>
                <w:rPrChange w:id="3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20" w:author="Nguyen Toan" w:date="2018-05-09T07:19:00Z">
                  <w:rPr>
                    <w:rStyle w:val="Hyperlink"/>
                    <w:noProof/>
                  </w:rPr>
                </w:rPrChange>
              </w:rPr>
              <w:fldChar w:fldCharType="end"/>
            </w:r>
          </w:ins>
        </w:p>
        <w:p w14:paraId="5E25B286" w14:textId="77777777" w:rsidR="00AA48F4" w:rsidRPr="00B05E10" w:rsidRDefault="00AA48F4">
          <w:pPr>
            <w:pStyle w:val="TOC3"/>
            <w:tabs>
              <w:tab w:val="left" w:pos="1320"/>
              <w:tab w:val="right" w:leader="dot" w:pos="9395"/>
            </w:tabs>
            <w:rPr>
              <w:ins w:id="321" w:author="Nguyen Toan" w:date="2018-05-09T07:19:00Z"/>
              <w:rFonts w:ascii="Times New Roman" w:eastAsiaTheme="minorEastAsia" w:hAnsi="Times New Roman" w:cs="Times New Roman"/>
              <w:noProof/>
              <w:color w:val="auto"/>
              <w:sz w:val="28"/>
              <w:szCs w:val="28"/>
              <w:lang w:val="en-US"/>
              <w:rPrChange w:id="322" w:author="Nguyen Toan" w:date="2018-05-09T07:19:00Z">
                <w:rPr>
                  <w:ins w:id="323" w:author="Nguyen Toan" w:date="2018-05-09T07:19:00Z"/>
                  <w:rFonts w:asciiTheme="minorHAnsi" w:eastAsiaTheme="minorEastAsia" w:hAnsiTheme="minorHAnsi" w:cstheme="minorBidi"/>
                  <w:noProof/>
                  <w:color w:val="auto"/>
                  <w:lang w:val="en-US"/>
                </w:rPr>
              </w:rPrChange>
            </w:rPr>
          </w:pPr>
          <w:ins w:id="324" w:author="Nguyen Toan" w:date="2018-05-09T07:19:00Z">
            <w:r w:rsidRPr="00B05E10">
              <w:rPr>
                <w:rStyle w:val="Hyperlink"/>
                <w:rFonts w:ascii="Times New Roman" w:hAnsi="Times New Roman" w:cs="Times New Roman"/>
                <w:noProof/>
                <w:sz w:val="28"/>
                <w:szCs w:val="28"/>
                <w:rPrChange w:id="3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27" w:author="Nguyen Toan" w:date="2018-05-09T07:19:00Z">
                  <w:rPr>
                    <w:noProof/>
                  </w:rPr>
                </w:rPrChange>
              </w:rPr>
              <w:instrText>HYPERLINK \l "_Toc513613697"</w:instrText>
            </w:r>
            <w:r w:rsidRPr="00B05E10">
              <w:rPr>
                <w:rStyle w:val="Hyperlink"/>
                <w:rFonts w:ascii="Times New Roman" w:hAnsi="Times New Roman" w:cs="Times New Roman"/>
                <w:noProof/>
                <w:sz w:val="28"/>
                <w:szCs w:val="28"/>
                <w:rPrChange w:id="3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30" w:author="Nguyen Toan" w:date="2018-05-09T07:19:00Z">
                  <w:rPr>
                    <w:rStyle w:val="Hyperlink"/>
                    <w:rFonts w:ascii="Times New Roman" w:eastAsia="Times New Roman" w:hAnsi="Times New Roman" w:cs="Times New Roman"/>
                    <w:b/>
                    <w:noProof/>
                  </w:rPr>
                </w:rPrChange>
              </w:rPr>
              <w:t>1.2.4.</w:t>
            </w:r>
            <w:r w:rsidRPr="00B05E10">
              <w:rPr>
                <w:rFonts w:ascii="Times New Roman" w:eastAsiaTheme="minorEastAsia" w:hAnsi="Times New Roman" w:cs="Times New Roman"/>
                <w:noProof/>
                <w:color w:val="auto"/>
                <w:sz w:val="28"/>
                <w:szCs w:val="28"/>
                <w:lang w:val="en-US"/>
                <w:rPrChange w:id="3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32" w:author="Nguyen Toan" w:date="2018-05-09T07:19:00Z">
                  <w:rPr>
                    <w:rStyle w:val="Hyperlink"/>
                    <w:rFonts w:ascii="Times New Roman" w:eastAsia="Times New Roman" w:hAnsi="Times New Roman" w:cs="Times New Roman"/>
                    <w:b/>
                    <w:noProof/>
                  </w:rPr>
                </w:rPrChange>
              </w:rPr>
              <w:t>Ứng dụng thực tế sử dụng MuleESB</w:t>
            </w:r>
            <w:r w:rsidRPr="00B05E10">
              <w:rPr>
                <w:rFonts w:ascii="Times New Roman" w:hAnsi="Times New Roman" w:cs="Times New Roman"/>
                <w:noProof/>
                <w:webHidden/>
                <w:sz w:val="28"/>
                <w:szCs w:val="28"/>
                <w:rPrChange w:id="333" w:author="Nguyen Toan" w:date="2018-05-09T07:19:00Z">
                  <w:rPr>
                    <w:noProof/>
                    <w:webHidden/>
                  </w:rPr>
                </w:rPrChange>
              </w:rPr>
              <w:tab/>
            </w:r>
            <w:r w:rsidRPr="00B05E10">
              <w:rPr>
                <w:rFonts w:ascii="Times New Roman" w:hAnsi="Times New Roman" w:cs="Times New Roman"/>
                <w:noProof/>
                <w:webHidden/>
                <w:sz w:val="28"/>
                <w:szCs w:val="28"/>
                <w:rPrChange w:id="334" w:author="Nguyen Toan" w:date="2018-05-09T07:19:00Z">
                  <w:rPr>
                    <w:noProof/>
                    <w:webHidden/>
                  </w:rPr>
                </w:rPrChange>
              </w:rPr>
              <w:fldChar w:fldCharType="begin"/>
            </w:r>
            <w:r w:rsidRPr="00B05E10">
              <w:rPr>
                <w:rFonts w:ascii="Times New Roman" w:hAnsi="Times New Roman" w:cs="Times New Roman"/>
                <w:noProof/>
                <w:webHidden/>
                <w:sz w:val="28"/>
                <w:szCs w:val="28"/>
                <w:rPrChange w:id="335" w:author="Nguyen Toan" w:date="2018-05-09T07:19:00Z">
                  <w:rPr>
                    <w:noProof/>
                    <w:webHidden/>
                  </w:rPr>
                </w:rPrChange>
              </w:rPr>
              <w:instrText xml:space="preserve"> PAGEREF _Toc513613697 \h </w:instrText>
            </w:r>
          </w:ins>
          <w:r w:rsidRPr="00B05E10">
            <w:rPr>
              <w:rFonts w:ascii="Times New Roman" w:hAnsi="Times New Roman" w:cs="Times New Roman"/>
              <w:noProof/>
              <w:webHidden/>
              <w:sz w:val="28"/>
              <w:szCs w:val="28"/>
              <w:rPrChange w:id="3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37" w:author="Nguyen Toan" w:date="2018-05-09T07:19:00Z">
                <w:rPr>
                  <w:noProof/>
                  <w:webHidden/>
                </w:rPr>
              </w:rPrChange>
            </w:rPr>
            <w:fldChar w:fldCharType="separate"/>
          </w:r>
          <w:ins w:id="338" w:author="Nguyen Toan" w:date="2018-05-09T07:19:00Z">
            <w:r w:rsidRPr="00B05E10">
              <w:rPr>
                <w:rFonts w:ascii="Times New Roman" w:hAnsi="Times New Roman" w:cs="Times New Roman"/>
                <w:noProof/>
                <w:webHidden/>
                <w:sz w:val="28"/>
                <w:szCs w:val="28"/>
                <w:rPrChange w:id="339" w:author="Nguyen Toan" w:date="2018-05-09T07:19:00Z">
                  <w:rPr>
                    <w:noProof/>
                    <w:webHidden/>
                  </w:rPr>
                </w:rPrChange>
              </w:rPr>
              <w:t>10</w:t>
            </w:r>
            <w:r w:rsidRPr="00B05E10">
              <w:rPr>
                <w:rFonts w:ascii="Times New Roman" w:hAnsi="Times New Roman" w:cs="Times New Roman"/>
                <w:noProof/>
                <w:webHidden/>
                <w:sz w:val="28"/>
                <w:szCs w:val="28"/>
                <w:rPrChange w:id="3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41" w:author="Nguyen Toan" w:date="2018-05-09T07:19:00Z">
                  <w:rPr>
                    <w:rStyle w:val="Hyperlink"/>
                    <w:noProof/>
                  </w:rPr>
                </w:rPrChange>
              </w:rPr>
              <w:fldChar w:fldCharType="end"/>
            </w:r>
          </w:ins>
        </w:p>
        <w:p w14:paraId="673EAF12" w14:textId="77777777" w:rsidR="00AA48F4" w:rsidRPr="00B05E10" w:rsidRDefault="00AA48F4">
          <w:pPr>
            <w:pStyle w:val="TOC2"/>
            <w:tabs>
              <w:tab w:val="left" w:pos="880"/>
              <w:tab w:val="right" w:leader="dot" w:pos="9395"/>
            </w:tabs>
            <w:rPr>
              <w:ins w:id="342" w:author="Nguyen Toan" w:date="2018-05-09T07:19:00Z"/>
              <w:rFonts w:ascii="Times New Roman" w:eastAsiaTheme="minorEastAsia" w:hAnsi="Times New Roman" w:cs="Times New Roman"/>
              <w:noProof/>
              <w:color w:val="auto"/>
              <w:sz w:val="28"/>
              <w:szCs w:val="28"/>
              <w:lang w:val="en-US"/>
              <w:rPrChange w:id="343" w:author="Nguyen Toan" w:date="2018-05-09T07:19:00Z">
                <w:rPr>
                  <w:ins w:id="344" w:author="Nguyen Toan" w:date="2018-05-09T07:19:00Z"/>
                  <w:rFonts w:asciiTheme="minorHAnsi" w:eastAsiaTheme="minorEastAsia" w:hAnsiTheme="minorHAnsi" w:cstheme="minorBidi"/>
                  <w:noProof/>
                  <w:color w:val="auto"/>
                  <w:lang w:val="en-US"/>
                </w:rPr>
              </w:rPrChange>
            </w:rPr>
          </w:pPr>
          <w:ins w:id="345" w:author="Nguyen Toan" w:date="2018-05-09T07:19:00Z">
            <w:r w:rsidRPr="00B05E10">
              <w:rPr>
                <w:rStyle w:val="Hyperlink"/>
                <w:rFonts w:ascii="Times New Roman" w:hAnsi="Times New Roman" w:cs="Times New Roman"/>
                <w:noProof/>
                <w:sz w:val="28"/>
                <w:szCs w:val="28"/>
                <w:rPrChange w:id="3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48" w:author="Nguyen Toan" w:date="2018-05-09T07:19:00Z">
                  <w:rPr>
                    <w:noProof/>
                  </w:rPr>
                </w:rPrChange>
              </w:rPr>
              <w:instrText>HYPERLINK \l "_Toc513613698"</w:instrText>
            </w:r>
            <w:r w:rsidRPr="00B05E10">
              <w:rPr>
                <w:rStyle w:val="Hyperlink"/>
                <w:rFonts w:ascii="Times New Roman" w:hAnsi="Times New Roman" w:cs="Times New Roman"/>
                <w:noProof/>
                <w:sz w:val="28"/>
                <w:szCs w:val="28"/>
                <w:rPrChange w:id="3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51" w:author="Nguyen Toan" w:date="2018-05-09T07:19:00Z">
                  <w:rPr>
                    <w:rStyle w:val="Hyperlink"/>
                    <w:rFonts w:ascii="Times New Roman" w:eastAsia="Times New Roman" w:hAnsi="Times New Roman" w:cs="Times New Roman"/>
                    <w:b/>
                    <w:noProof/>
                  </w:rPr>
                </w:rPrChange>
              </w:rPr>
              <w:t>1.3.</w:t>
            </w:r>
            <w:r w:rsidRPr="00B05E10">
              <w:rPr>
                <w:rFonts w:ascii="Times New Roman" w:eastAsiaTheme="minorEastAsia" w:hAnsi="Times New Roman" w:cs="Times New Roman"/>
                <w:noProof/>
                <w:color w:val="auto"/>
                <w:sz w:val="28"/>
                <w:szCs w:val="28"/>
                <w:lang w:val="en-US"/>
                <w:rPrChange w:id="3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53" w:author="Nguyen Toan" w:date="2018-05-09T07:19:00Z">
                  <w:rPr>
                    <w:rStyle w:val="Hyperlink"/>
                    <w:rFonts w:ascii="Times New Roman" w:eastAsia="Times New Roman" w:hAnsi="Times New Roman" w:cs="Times New Roman"/>
                    <w:b/>
                    <w:noProof/>
                  </w:rPr>
                </w:rPrChange>
              </w:rPr>
              <w:t>Tích hợp và triển khai liên tục</w:t>
            </w:r>
            <w:r w:rsidRPr="00B05E10">
              <w:rPr>
                <w:rFonts w:ascii="Times New Roman" w:hAnsi="Times New Roman" w:cs="Times New Roman"/>
                <w:noProof/>
                <w:webHidden/>
                <w:sz w:val="28"/>
                <w:szCs w:val="28"/>
                <w:rPrChange w:id="354" w:author="Nguyen Toan" w:date="2018-05-09T07:19:00Z">
                  <w:rPr>
                    <w:noProof/>
                    <w:webHidden/>
                  </w:rPr>
                </w:rPrChange>
              </w:rPr>
              <w:tab/>
            </w:r>
            <w:r w:rsidRPr="00B05E10">
              <w:rPr>
                <w:rFonts w:ascii="Times New Roman" w:hAnsi="Times New Roman" w:cs="Times New Roman"/>
                <w:noProof/>
                <w:webHidden/>
                <w:sz w:val="28"/>
                <w:szCs w:val="28"/>
                <w:rPrChange w:id="355" w:author="Nguyen Toan" w:date="2018-05-09T07:19:00Z">
                  <w:rPr>
                    <w:noProof/>
                    <w:webHidden/>
                  </w:rPr>
                </w:rPrChange>
              </w:rPr>
              <w:fldChar w:fldCharType="begin"/>
            </w:r>
            <w:r w:rsidRPr="00B05E10">
              <w:rPr>
                <w:rFonts w:ascii="Times New Roman" w:hAnsi="Times New Roman" w:cs="Times New Roman"/>
                <w:noProof/>
                <w:webHidden/>
                <w:sz w:val="28"/>
                <w:szCs w:val="28"/>
                <w:rPrChange w:id="356" w:author="Nguyen Toan" w:date="2018-05-09T07:19:00Z">
                  <w:rPr>
                    <w:noProof/>
                    <w:webHidden/>
                  </w:rPr>
                </w:rPrChange>
              </w:rPr>
              <w:instrText xml:space="preserve"> PAGEREF _Toc513613698 \h </w:instrText>
            </w:r>
          </w:ins>
          <w:r w:rsidRPr="00B05E10">
            <w:rPr>
              <w:rFonts w:ascii="Times New Roman" w:hAnsi="Times New Roman" w:cs="Times New Roman"/>
              <w:noProof/>
              <w:webHidden/>
              <w:sz w:val="28"/>
              <w:szCs w:val="28"/>
              <w:rPrChange w:id="3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58" w:author="Nguyen Toan" w:date="2018-05-09T07:19:00Z">
                <w:rPr>
                  <w:noProof/>
                  <w:webHidden/>
                </w:rPr>
              </w:rPrChange>
            </w:rPr>
            <w:fldChar w:fldCharType="separate"/>
          </w:r>
          <w:ins w:id="359" w:author="Nguyen Toan" w:date="2018-05-09T07:19:00Z">
            <w:r w:rsidRPr="00B05E10">
              <w:rPr>
                <w:rFonts w:ascii="Times New Roman" w:hAnsi="Times New Roman" w:cs="Times New Roman"/>
                <w:noProof/>
                <w:webHidden/>
                <w:sz w:val="28"/>
                <w:szCs w:val="28"/>
                <w:rPrChange w:id="360" w:author="Nguyen Toan" w:date="2018-05-09T07:19:00Z">
                  <w:rPr>
                    <w:noProof/>
                    <w:webHidden/>
                  </w:rPr>
                </w:rPrChange>
              </w:rPr>
              <w:t>12</w:t>
            </w:r>
            <w:r w:rsidRPr="00B05E10">
              <w:rPr>
                <w:rFonts w:ascii="Times New Roman" w:hAnsi="Times New Roman" w:cs="Times New Roman"/>
                <w:noProof/>
                <w:webHidden/>
                <w:sz w:val="28"/>
                <w:szCs w:val="28"/>
                <w:rPrChange w:id="3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62" w:author="Nguyen Toan" w:date="2018-05-09T07:19:00Z">
                  <w:rPr>
                    <w:rStyle w:val="Hyperlink"/>
                    <w:noProof/>
                  </w:rPr>
                </w:rPrChange>
              </w:rPr>
              <w:fldChar w:fldCharType="end"/>
            </w:r>
          </w:ins>
        </w:p>
        <w:p w14:paraId="6ACF310F" w14:textId="77777777" w:rsidR="00AA48F4" w:rsidRPr="00B05E10" w:rsidRDefault="00AA48F4">
          <w:pPr>
            <w:pStyle w:val="TOC3"/>
            <w:tabs>
              <w:tab w:val="left" w:pos="1320"/>
              <w:tab w:val="right" w:leader="dot" w:pos="9395"/>
            </w:tabs>
            <w:rPr>
              <w:ins w:id="363" w:author="Nguyen Toan" w:date="2018-05-09T07:19:00Z"/>
              <w:rFonts w:ascii="Times New Roman" w:eastAsiaTheme="minorEastAsia" w:hAnsi="Times New Roman" w:cs="Times New Roman"/>
              <w:noProof/>
              <w:color w:val="auto"/>
              <w:sz w:val="28"/>
              <w:szCs w:val="28"/>
              <w:lang w:val="en-US"/>
              <w:rPrChange w:id="364" w:author="Nguyen Toan" w:date="2018-05-09T07:19:00Z">
                <w:rPr>
                  <w:ins w:id="365" w:author="Nguyen Toan" w:date="2018-05-09T07:19:00Z"/>
                  <w:rFonts w:asciiTheme="minorHAnsi" w:eastAsiaTheme="minorEastAsia" w:hAnsiTheme="minorHAnsi" w:cstheme="minorBidi"/>
                  <w:noProof/>
                  <w:color w:val="auto"/>
                  <w:lang w:val="en-US"/>
                </w:rPr>
              </w:rPrChange>
            </w:rPr>
          </w:pPr>
          <w:ins w:id="366" w:author="Nguyen Toan" w:date="2018-05-09T07:19:00Z">
            <w:r w:rsidRPr="00B05E10">
              <w:rPr>
                <w:rStyle w:val="Hyperlink"/>
                <w:rFonts w:ascii="Times New Roman" w:hAnsi="Times New Roman" w:cs="Times New Roman"/>
                <w:noProof/>
                <w:sz w:val="28"/>
                <w:szCs w:val="28"/>
                <w:rPrChange w:id="3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69" w:author="Nguyen Toan" w:date="2018-05-09T07:19:00Z">
                  <w:rPr>
                    <w:noProof/>
                  </w:rPr>
                </w:rPrChange>
              </w:rPr>
              <w:instrText>HYPERLINK \l "_Toc513613699"</w:instrText>
            </w:r>
            <w:r w:rsidRPr="00B05E10">
              <w:rPr>
                <w:rStyle w:val="Hyperlink"/>
                <w:rFonts w:ascii="Times New Roman" w:hAnsi="Times New Roman" w:cs="Times New Roman"/>
                <w:noProof/>
                <w:sz w:val="28"/>
                <w:szCs w:val="28"/>
                <w:rPrChange w:id="3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72" w:author="Nguyen Toan" w:date="2018-05-09T07:19:00Z">
                  <w:rPr>
                    <w:rStyle w:val="Hyperlink"/>
                    <w:rFonts w:ascii="Times New Roman" w:eastAsia="Times New Roman" w:hAnsi="Times New Roman" w:cs="Times New Roman"/>
                    <w:b/>
                    <w:noProof/>
                  </w:rPr>
                </w:rPrChange>
              </w:rPr>
              <w:t>1.3.1.</w:t>
            </w:r>
            <w:r w:rsidRPr="00B05E10">
              <w:rPr>
                <w:rFonts w:ascii="Times New Roman" w:eastAsiaTheme="minorEastAsia" w:hAnsi="Times New Roman" w:cs="Times New Roman"/>
                <w:noProof/>
                <w:color w:val="auto"/>
                <w:sz w:val="28"/>
                <w:szCs w:val="28"/>
                <w:lang w:val="en-US"/>
                <w:rPrChange w:id="3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74" w:author="Nguyen Toan" w:date="2018-05-09T07:19:00Z">
                  <w:rPr>
                    <w:rStyle w:val="Hyperlink"/>
                    <w:rFonts w:ascii="Times New Roman" w:eastAsia="Times New Roman" w:hAnsi="Times New Roman" w:cs="Times New Roman"/>
                    <w:b/>
                    <w:noProof/>
                  </w:rPr>
                </w:rPrChange>
              </w:rPr>
              <w:t>Tích hợp liên tục</w:t>
            </w:r>
            <w:r w:rsidRPr="00B05E10">
              <w:rPr>
                <w:rFonts w:ascii="Times New Roman" w:hAnsi="Times New Roman" w:cs="Times New Roman"/>
                <w:noProof/>
                <w:webHidden/>
                <w:sz w:val="28"/>
                <w:szCs w:val="28"/>
                <w:rPrChange w:id="375" w:author="Nguyen Toan" w:date="2018-05-09T07:19:00Z">
                  <w:rPr>
                    <w:noProof/>
                    <w:webHidden/>
                  </w:rPr>
                </w:rPrChange>
              </w:rPr>
              <w:tab/>
            </w:r>
            <w:r w:rsidRPr="00B05E10">
              <w:rPr>
                <w:rFonts w:ascii="Times New Roman" w:hAnsi="Times New Roman" w:cs="Times New Roman"/>
                <w:noProof/>
                <w:webHidden/>
                <w:sz w:val="28"/>
                <w:szCs w:val="28"/>
                <w:rPrChange w:id="376" w:author="Nguyen Toan" w:date="2018-05-09T07:19:00Z">
                  <w:rPr>
                    <w:noProof/>
                    <w:webHidden/>
                  </w:rPr>
                </w:rPrChange>
              </w:rPr>
              <w:fldChar w:fldCharType="begin"/>
            </w:r>
            <w:r w:rsidRPr="00B05E10">
              <w:rPr>
                <w:rFonts w:ascii="Times New Roman" w:hAnsi="Times New Roman" w:cs="Times New Roman"/>
                <w:noProof/>
                <w:webHidden/>
                <w:sz w:val="28"/>
                <w:szCs w:val="28"/>
                <w:rPrChange w:id="377" w:author="Nguyen Toan" w:date="2018-05-09T07:19:00Z">
                  <w:rPr>
                    <w:noProof/>
                    <w:webHidden/>
                  </w:rPr>
                </w:rPrChange>
              </w:rPr>
              <w:instrText xml:space="preserve"> PAGEREF _Toc513613699 \h </w:instrText>
            </w:r>
          </w:ins>
          <w:r w:rsidRPr="00B05E10">
            <w:rPr>
              <w:rFonts w:ascii="Times New Roman" w:hAnsi="Times New Roman" w:cs="Times New Roman"/>
              <w:noProof/>
              <w:webHidden/>
              <w:sz w:val="28"/>
              <w:szCs w:val="28"/>
              <w:rPrChange w:id="3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79" w:author="Nguyen Toan" w:date="2018-05-09T07:19:00Z">
                <w:rPr>
                  <w:noProof/>
                  <w:webHidden/>
                </w:rPr>
              </w:rPrChange>
            </w:rPr>
            <w:fldChar w:fldCharType="separate"/>
          </w:r>
          <w:ins w:id="380" w:author="Nguyen Toan" w:date="2018-05-09T07:19:00Z">
            <w:r w:rsidRPr="00B05E10">
              <w:rPr>
                <w:rFonts w:ascii="Times New Roman" w:hAnsi="Times New Roman" w:cs="Times New Roman"/>
                <w:noProof/>
                <w:webHidden/>
                <w:sz w:val="28"/>
                <w:szCs w:val="28"/>
                <w:rPrChange w:id="381" w:author="Nguyen Toan" w:date="2018-05-09T07:19:00Z">
                  <w:rPr>
                    <w:noProof/>
                    <w:webHidden/>
                  </w:rPr>
                </w:rPrChange>
              </w:rPr>
              <w:t>12</w:t>
            </w:r>
            <w:r w:rsidRPr="00B05E10">
              <w:rPr>
                <w:rFonts w:ascii="Times New Roman" w:hAnsi="Times New Roman" w:cs="Times New Roman"/>
                <w:noProof/>
                <w:webHidden/>
                <w:sz w:val="28"/>
                <w:szCs w:val="28"/>
                <w:rPrChange w:id="3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83" w:author="Nguyen Toan" w:date="2018-05-09T07:19:00Z">
                  <w:rPr>
                    <w:rStyle w:val="Hyperlink"/>
                    <w:noProof/>
                  </w:rPr>
                </w:rPrChange>
              </w:rPr>
              <w:fldChar w:fldCharType="end"/>
            </w:r>
          </w:ins>
        </w:p>
        <w:p w14:paraId="2999FF64" w14:textId="77777777" w:rsidR="00AA48F4" w:rsidRPr="00B05E10" w:rsidRDefault="00AA48F4">
          <w:pPr>
            <w:pStyle w:val="TOC3"/>
            <w:tabs>
              <w:tab w:val="left" w:pos="1320"/>
              <w:tab w:val="right" w:leader="dot" w:pos="9395"/>
            </w:tabs>
            <w:rPr>
              <w:ins w:id="384" w:author="Nguyen Toan" w:date="2018-05-09T07:19:00Z"/>
              <w:rFonts w:ascii="Times New Roman" w:eastAsiaTheme="minorEastAsia" w:hAnsi="Times New Roman" w:cs="Times New Roman"/>
              <w:noProof/>
              <w:color w:val="auto"/>
              <w:sz w:val="28"/>
              <w:szCs w:val="28"/>
              <w:lang w:val="en-US"/>
              <w:rPrChange w:id="385" w:author="Nguyen Toan" w:date="2018-05-09T07:19:00Z">
                <w:rPr>
                  <w:ins w:id="386" w:author="Nguyen Toan" w:date="2018-05-09T07:19:00Z"/>
                  <w:rFonts w:asciiTheme="minorHAnsi" w:eastAsiaTheme="minorEastAsia" w:hAnsiTheme="minorHAnsi" w:cstheme="minorBidi"/>
                  <w:noProof/>
                  <w:color w:val="auto"/>
                  <w:lang w:val="en-US"/>
                </w:rPr>
              </w:rPrChange>
            </w:rPr>
          </w:pPr>
          <w:ins w:id="387" w:author="Nguyen Toan" w:date="2018-05-09T07:19:00Z">
            <w:r w:rsidRPr="00B05E10">
              <w:rPr>
                <w:rStyle w:val="Hyperlink"/>
                <w:rFonts w:ascii="Times New Roman" w:hAnsi="Times New Roman" w:cs="Times New Roman"/>
                <w:noProof/>
                <w:sz w:val="28"/>
                <w:szCs w:val="28"/>
                <w:rPrChange w:id="3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90" w:author="Nguyen Toan" w:date="2018-05-09T07:19:00Z">
                  <w:rPr>
                    <w:noProof/>
                  </w:rPr>
                </w:rPrChange>
              </w:rPr>
              <w:instrText>HYPERLINK \l "_Toc513613702"</w:instrText>
            </w:r>
            <w:r w:rsidRPr="00B05E10">
              <w:rPr>
                <w:rStyle w:val="Hyperlink"/>
                <w:rFonts w:ascii="Times New Roman" w:hAnsi="Times New Roman" w:cs="Times New Roman"/>
                <w:noProof/>
                <w:sz w:val="28"/>
                <w:szCs w:val="28"/>
                <w:rPrChange w:id="3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93" w:author="Nguyen Toan" w:date="2018-05-09T07:19:00Z">
                  <w:rPr>
                    <w:rStyle w:val="Hyperlink"/>
                    <w:rFonts w:ascii="Times New Roman" w:eastAsia="Times New Roman" w:hAnsi="Times New Roman" w:cs="Times New Roman"/>
                    <w:b/>
                    <w:noProof/>
                  </w:rPr>
                </w:rPrChange>
              </w:rPr>
              <w:t>1.3.2.</w:t>
            </w:r>
            <w:r w:rsidRPr="00B05E10">
              <w:rPr>
                <w:rFonts w:ascii="Times New Roman" w:eastAsiaTheme="minorEastAsia" w:hAnsi="Times New Roman" w:cs="Times New Roman"/>
                <w:noProof/>
                <w:color w:val="auto"/>
                <w:sz w:val="28"/>
                <w:szCs w:val="28"/>
                <w:lang w:val="en-US"/>
                <w:rPrChange w:id="3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95" w:author="Nguyen Toan" w:date="2018-05-09T07:19:00Z">
                  <w:rPr>
                    <w:rStyle w:val="Hyperlink"/>
                    <w:rFonts w:ascii="Times New Roman" w:eastAsia="Times New Roman" w:hAnsi="Times New Roman" w:cs="Times New Roman"/>
                    <w:b/>
                    <w:noProof/>
                  </w:rPr>
                </w:rPrChange>
              </w:rPr>
              <w:t>Chuyển giao liên tục</w:t>
            </w:r>
            <w:r w:rsidRPr="00B05E10">
              <w:rPr>
                <w:rFonts w:ascii="Times New Roman" w:hAnsi="Times New Roman" w:cs="Times New Roman"/>
                <w:noProof/>
                <w:webHidden/>
                <w:sz w:val="28"/>
                <w:szCs w:val="28"/>
                <w:rPrChange w:id="396" w:author="Nguyen Toan" w:date="2018-05-09T07:19:00Z">
                  <w:rPr>
                    <w:noProof/>
                    <w:webHidden/>
                  </w:rPr>
                </w:rPrChange>
              </w:rPr>
              <w:tab/>
            </w:r>
            <w:r w:rsidRPr="00B05E10">
              <w:rPr>
                <w:rFonts w:ascii="Times New Roman" w:hAnsi="Times New Roman" w:cs="Times New Roman"/>
                <w:noProof/>
                <w:webHidden/>
                <w:sz w:val="28"/>
                <w:szCs w:val="28"/>
                <w:rPrChange w:id="397" w:author="Nguyen Toan" w:date="2018-05-09T07:19:00Z">
                  <w:rPr>
                    <w:noProof/>
                    <w:webHidden/>
                  </w:rPr>
                </w:rPrChange>
              </w:rPr>
              <w:fldChar w:fldCharType="begin"/>
            </w:r>
            <w:r w:rsidRPr="00B05E10">
              <w:rPr>
                <w:rFonts w:ascii="Times New Roman" w:hAnsi="Times New Roman" w:cs="Times New Roman"/>
                <w:noProof/>
                <w:webHidden/>
                <w:sz w:val="28"/>
                <w:szCs w:val="28"/>
                <w:rPrChange w:id="398" w:author="Nguyen Toan" w:date="2018-05-09T07:19:00Z">
                  <w:rPr>
                    <w:noProof/>
                    <w:webHidden/>
                  </w:rPr>
                </w:rPrChange>
              </w:rPr>
              <w:instrText xml:space="preserve"> PAGEREF _Toc513613702 \h </w:instrText>
            </w:r>
          </w:ins>
          <w:r w:rsidRPr="00B05E10">
            <w:rPr>
              <w:rFonts w:ascii="Times New Roman" w:hAnsi="Times New Roman" w:cs="Times New Roman"/>
              <w:noProof/>
              <w:webHidden/>
              <w:sz w:val="28"/>
              <w:szCs w:val="28"/>
              <w:rPrChange w:id="3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00" w:author="Nguyen Toan" w:date="2018-05-09T07:19:00Z">
                <w:rPr>
                  <w:noProof/>
                  <w:webHidden/>
                </w:rPr>
              </w:rPrChange>
            </w:rPr>
            <w:fldChar w:fldCharType="separate"/>
          </w:r>
          <w:ins w:id="401" w:author="Nguyen Toan" w:date="2018-05-09T07:19:00Z">
            <w:r w:rsidRPr="00B05E10">
              <w:rPr>
                <w:rFonts w:ascii="Times New Roman" w:hAnsi="Times New Roman" w:cs="Times New Roman"/>
                <w:noProof/>
                <w:webHidden/>
                <w:sz w:val="28"/>
                <w:szCs w:val="28"/>
                <w:rPrChange w:id="402" w:author="Nguyen Toan" w:date="2018-05-09T07:19:00Z">
                  <w:rPr>
                    <w:noProof/>
                    <w:webHidden/>
                  </w:rPr>
                </w:rPrChange>
              </w:rPr>
              <w:t>13</w:t>
            </w:r>
            <w:r w:rsidRPr="00B05E10">
              <w:rPr>
                <w:rFonts w:ascii="Times New Roman" w:hAnsi="Times New Roman" w:cs="Times New Roman"/>
                <w:noProof/>
                <w:webHidden/>
                <w:sz w:val="28"/>
                <w:szCs w:val="28"/>
                <w:rPrChange w:id="4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04" w:author="Nguyen Toan" w:date="2018-05-09T07:19:00Z">
                  <w:rPr>
                    <w:rStyle w:val="Hyperlink"/>
                    <w:noProof/>
                  </w:rPr>
                </w:rPrChange>
              </w:rPr>
              <w:fldChar w:fldCharType="end"/>
            </w:r>
          </w:ins>
        </w:p>
        <w:p w14:paraId="13E76B62" w14:textId="77777777" w:rsidR="00AA48F4" w:rsidRPr="00B05E10" w:rsidRDefault="00AA48F4">
          <w:pPr>
            <w:pStyle w:val="TOC2"/>
            <w:tabs>
              <w:tab w:val="left" w:pos="880"/>
              <w:tab w:val="right" w:leader="dot" w:pos="9395"/>
            </w:tabs>
            <w:rPr>
              <w:ins w:id="405" w:author="Nguyen Toan" w:date="2018-05-09T07:19:00Z"/>
              <w:rFonts w:ascii="Times New Roman" w:eastAsiaTheme="minorEastAsia" w:hAnsi="Times New Roman" w:cs="Times New Roman"/>
              <w:noProof/>
              <w:color w:val="auto"/>
              <w:sz w:val="28"/>
              <w:szCs w:val="28"/>
              <w:lang w:val="en-US"/>
              <w:rPrChange w:id="406" w:author="Nguyen Toan" w:date="2018-05-09T07:19:00Z">
                <w:rPr>
                  <w:ins w:id="407" w:author="Nguyen Toan" w:date="2018-05-09T07:19:00Z"/>
                  <w:rFonts w:asciiTheme="minorHAnsi" w:eastAsiaTheme="minorEastAsia" w:hAnsiTheme="minorHAnsi" w:cstheme="minorBidi"/>
                  <w:noProof/>
                  <w:color w:val="auto"/>
                  <w:lang w:val="en-US"/>
                </w:rPr>
              </w:rPrChange>
            </w:rPr>
          </w:pPr>
          <w:ins w:id="408" w:author="Nguyen Toan" w:date="2018-05-09T07:19:00Z">
            <w:r w:rsidRPr="00B05E10">
              <w:rPr>
                <w:rStyle w:val="Hyperlink"/>
                <w:rFonts w:ascii="Times New Roman" w:hAnsi="Times New Roman" w:cs="Times New Roman"/>
                <w:noProof/>
                <w:sz w:val="28"/>
                <w:szCs w:val="28"/>
                <w:rPrChange w:id="4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11" w:author="Nguyen Toan" w:date="2018-05-09T07:19:00Z">
                  <w:rPr>
                    <w:noProof/>
                  </w:rPr>
                </w:rPrChange>
              </w:rPr>
              <w:instrText>HYPERLINK \l "_Toc513613703"</w:instrText>
            </w:r>
            <w:r w:rsidRPr="00B05E10">
              <w:rPr>
                <w:rStyle w:val="Hyperlink"/>
                <w:rFonts w:ascii="Times New Roman" w:hAnsi="Times New Roman" w:cs="Times New Roman"/>
                <w:noProof/>
                <w:sz w:val="28"/>
                <w:szCs w:val="28"/>
                <w:rPrChange w:id="4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13"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414" w:author="Nguyen Toan" w:date="2018-05-09T07:19:00Z">
                  <w:rPr>
                    <w:rStyle w:val="Hyperlink"/>
                    <w:rFonts w:ascii="Times New Roman" w:hAnsi="Times New Roman" w:cs="Times New Roman"/>
                    <w:b/>
                    <w:noProof/>
                  </w:rPr>
                </w:rPrChange>
              </w:rPr>
              <w:t>1.4.</w:t>
            </w:r>
            <w:r w:rsidRPr="00B05E10">
              <w:rPr>
                <w:rFonts w:ascii="Times New Roman" w:eastAsiaTheme="minorEastAsia" w:hAnsi="Times New Roman" w:cs="Times New Roman"/>
                <w:noProof/>
                <w:color w:val="auto"/>
                <w:sz w:val="28"/>
                <w:szCs w:val="28"/>
                <w:lang w:val="en-US"/>
                <w:rPrChange w:id="4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416" w:author="Nguyen Toan" w:date="2018-05-09T07:19:00Z">
                  <w:rPr>
                    <w:rStyle w:val="Hyperlink"/>
                    <w:rFonts w:ascii="Times New Roman" w:hAnsi="Times New Roman" w:cs="Times New Roman"/>
                    <w:b/>
                    <w:noProof/>
                  </w:rPr>
                </w:rPrChange>
              </w:rPr>
              <w:t xml:space="preserve">Kiểm </w:t>
            </w:r>
            <w:r w:rsidRPr="00B05E10">
              <w:rPr>
                <w:rStyle w:val="Hyperlink"/>
                <w:rFonts w:ascii="Times New Roman" w:eastAsia="Times New Roman" w:hAnsi="Times New Roman" w:cs="Times New Roman"/>
                <w:noProof/>
                <w:sz w:val="28"/>
                <w:szCs w:val="28"/>
                <w:rPrChange w:id="417" w:author="Nguyen Toan" w:date="2018-05-09T07:19:00Z">
                  <w:rPr>
                    <w:rStyle w:val="Hyperlink"/>
                    <w:rFonts w:ascii="Times New Roman" w:eastAsia="Times New Roman" w:hAnsi="Times New Roman" w:cs="Times New Roman"/>
                    <w:b/>
                    <w:noProof/>
                  </w:rPr>
                </w:rPrChange>
              </w:rPr>
              <w:t>thử</w:t>
            </w:r>
            <w:r w:rsidRPr="00B05E10">
              <w:rPr>
                <w:rFonts w:ascii="Times New Roman" w:hAnsi="Times New Roman" w:cs="Times New Roman"/>
                <w:noProof/>
                <w:webHidden/>
                <w:sz w:val="28"/>
                <w:szCs w:val="28"/>
                <w:rPrChange w:id="418" w:author="Nguyen Toan" w:date="2018-05-09T07:19:00Z">
                  <w:rPr>
                    <w:noProof/>
                    <w:webHidden/>
                  </w:rPr>
                </w:rPrChange>
              </w:rPr>
              <w:tab/>
            </w:r>
            <w:r w:rsidRPr="00B05E10">
              <w:rPr>
                <w:rFonts w:ascii="Times New Roman" w:hAnsi="Times New Roman" w:cs="Times New Roman"/>
                <w:noProof/>
                <w:webHidden/>
                <w:sz w:val="28"/>
                <w:szCs w:val="28"/>
                <w:rPrChange w:id="419" w:author="Nguyen Toan" w:date="2018-05-09T07:19:00Z">
                  <w:rPr>
                    <w:noProof/>
                    <w:webHidden/>
                  </w:rPr>
                </w:rPrChange>
              </w:rPr>
              <w:fldChar w:fldCharType="begin"/>
            </w:r>
            <w:r w:rsidRPr="00B05E10">
              <w:rPr>
                <w:rFonts w:ascii="Times New Roman" w:hAnsi="Times New Roman" w:cs="Times New Roman"/>
                <w:noProof/>
                <w:webHidden/>
                <w:sz w:val="28"/>
                <w:szCs w:val="28"/>
                <w:rPrChange w:id="420" w:author="Nguyen Toan" w:date="2018-05-09T07:19:00Z">
                  <w:rPr>
                    <w:noProof/>
                    <w:webHidden/>
                  </w:rPr>
                </w:rPrChange>
              </w:rPr>
              <w:instrText xml:space="preserve"> PAGEREF _Toc513613703 \h </w:instrText>
            </w:r>
          </w:ins>
          <w:r w:rsidRPr="00B05E10">
            <w:rPr>
              <w:rFonts w:ascii="Times New Roman" w:hAnsi="Times New Roman" w:cs="Times New Roman"/>
              <w:noProof/>
              <w:webHidden/>
              <w:sz w:val="28"/>
              <w:szCs w:val="28"/>
              <w:rPrChange w:id="42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22" w:author="Nguyen Toan" w:date="2018-05-09T07:19:00Z">
                <w:rPr>
                  <w:noProof/>
                  <w:webHidden/>
                </w:rPr>
              </w:rPrChange>
            </w:rPr>
            <w:fldChar w:fldCharType="separate"/>
          </w:r>
          <w:ins w:id="423" w:author="Nguyen Toan" w:date="2018-05-09T07:19:00Z">
            <w:r w:rsidRPr="00B05E10">
              <w:rPr>
                <w:rFonts w:ascii="Times New Roman" w:hAnsi="Times New Roman" w:cs="Times New Roman"/>
                <w:noProof/>
                <w:webHidden/>
                <w:sz w:val="28"/>
                <w:szCs w:val="28"/>
                <w:rPrChange w:id="424" w:author="Nguyen Toan" w:date="2018-05-09T07:19:00Z">
                  <w:rPr>
                    <w:noProof/>
                    <w:webHidden/>
                  </w:rPr>
                </w:rPrChange>
              </w:rPr>
              <w:t>15</w:t>
            </w:r>
            <w:r w:rsidRPr="00B05E10">
              <w:rPr>
                <w:rFonts w:ascii="Times New Roman" w:hAnsi="Times New Roman" w:cs="Times New Roman"/>
                <w:noProof/>
                <w:webHidden/>
                <w:sz w:val="28"/>
                <w:szCs w:val="28"/>
                <w:rPrChange w:id="42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26" w:author="Nguyen Toan" w:date="2018-05-09T07:19:00Z">
                  <w:rPr>
                    <w:rStyle w:val="Hyperlink"/>
                    <w:noProof/>
                  </w:rPr>
                </w:rPrChange>
              </w:rPr>
              <w:fldChar w:fldCharType="end"/>
            </w:r>
          </w:ins>
        </w:p>
        <w:p w14:paraId="300F5017" w14:textId="77777777" w:rsidR="00AA48F4" w:rsidRPr="00B05E10" w:rsidRDefault="00AA48F4">
          <w:pPr>
            <w:pStyle w:val="TOC3"/>
            <w:tabs>
              <w:tab w:val="left" w:pos="1320"/>
              <w:tab w:val="right" w:leader="dot" w:pos="9395"/>
            </w:tabs>
            <w:rPr>
              <w:ins w:id="427" w:author="Nguyen Toan" w:date="2018-05-09T07:19:00Z"/>
              <w:rFonts w:ascii="Times New Roman" w:eastAsiaTheme="minorEastAsia" w:hAnsi="Times New Roman" w:cs="Times New Roman"/>
              <w:noProof/>
              <w:color w:val="auto"/>
              <w:sz w:val="28"/>
              <w:szCs w:val="28"/>
              <w:lang w:val="en-US"/>
              <w:rPrChange w:id="428" w:author="Nguyen Toan" w:date="2018-05-09T07:19:00Z">
                <w:rPr>
                  <w:ins w:id="429" w:author="Nguyen Toan" w:date="2018-05-09T07:19:00Z"/>
                  <w:rFonts w:asciiTheme="minorHAnsi" w:eastAsiaTheme="minorEastAsia" w:hAnsiTheme="minorHAnsi" w:cstheme="minorBidi"/>
                  <w:noProof/>
                  <w:color w:val="auto"/>
                  <w:lang w:val="en-US"/>
                </w:rPr>
              </w:rPrChange>
            </w:rPr>
          </w:pPr>
          <w:ins w:id="430" w:author="Nguyen Toan" w:date="2018-05-09T07:19:00Z">
            <w:r w:rsidRPr="00B05E10">
              <w:rPr>
                <w:rStyle w:val="Hyperlink"/>
                <w:rFonts w:ascii="Times New Roman" w:hAnsi="Times New Roman" w:cs="Times New Roman"/>
                <w:noProof/>
                <w:sz w:val="28"/>
                <w:szCs w:val="28"/>
                <w:rPrChange w:id="43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3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33" w:author="Nguyen Toan" w:date="2018-05-09T07:19:00Z">
                  <w:rPr>
                    <w:noProof/>
                  </w:rPr>
                </w:rPrChange>
              </w:rPr>
              <w:instrText>HYPERLINK \l "_Toc513613704"</w:instrText>
            </w:r>
            <w:r w:rsidRPr="00B05E10">
              <w:rPr>
                <w:rStyle w:val="Hyperlink"/>
                <w:rFonts w:ascii="Times New Roman" w:hAnsi="Times New Roman" w:cs="Times New Roman"/>
                <w:noProof/>
                <w:sz w:val="28"/>
                <w:szCs w:val="28"/>
                <w:rPrChange w:id="43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3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6" w:author="Nguyen Toan" w:date="2018-05-09T07:19:00Z">
                  <w:rPr>
                    <w:rStyle w:val="Hyperlink"/>
                    <w:rFonts w:ascii="Times New Roman" w:eastAsia="Times New Roman" w:hAnsi="Times New Roman" w:cs="Times New Roman"/>
                    <w:b/>
                    <w:noProof/>
                  </w:rPr>
                </w:rPrChange>
              </w:rPr>
              <w:t>1.4.1.</w:t>
            </w:r>
            <w:r w:rsidRPr="00B05E10">
              <w:rPr>
                <w:rFonts w:ascii="Times New Roman" w:eastAsiaTheme="minorEastAsia" w:hAnsi="Times New Roman" w:cs="Times New Roman"/>
                <w:noProof/>
                <w:color w:val="auto"/>
                <w:sz w:val="28"/>
                <w:szCs w:val="28"/>
                <w:lang w:val="en-US"/>
                <w:rPrChange w:id="43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38" w:author="Nguyen Toan" w:date="2018-05-09T07:19:00Z">
                  <w:rPr>
                    <w:rStyle w:val="Hyperlink"/>
                    <w:rFonts w:ascii="Times New Roman" w:eastAsia="Times New Roman" w:hAnsi="Times New Roman" w:cs="Times New Roman"/>
                    <w:b/>
                    <w:noProof/>
                  </w:rPr>
                </w:rPrChange>
              </w:rPr>
              <w:t>Kiểm thử hộp đen</w:t>
            </w:r>
            <w:r w:rsidRPr="00B05E10">
              <w:rPr>
                <w:rFonts w:ascii="Times New Roman" w:hAnsi="Times New Roman" w:cs="Times New Roman"/>
                <w:noProof/>
                <w:webHidden/>
                <w:sz w:val="28"/>
                <w:szCs w:val="28"/>
                <w:rPrChange w:id="439" w:author="Nguyen Toan" w:date="2018-05-09T07:19:00Z">
                  <w:rPr>
                    <w:noProof/>
                    <w:webHidden/>
                  </w:rPr>
                </w:rPrChange>
              </w:rPr>
              <w:tab/>
            </w:r>
            <w:r w:rsidRPr="00B05E10">
              <w:rPr>
                <w:rFonts w:ascii="Times New Roman" w:hAnsi="Times New Roman" w:cs="Times New Roman"/>
                <w:noProof/>
                <w:webHidden/>
                <w:sz w:val="28"/>
                <w:szCs w:val="28"/>
                <w:rPrChange w:id="440" w:author="Nguyen Toan" w:date="2018-05-09T07:19:00Z">
                  <w:rPr>
                    <w:noProof/>
                    <w:webHidden/>
                  </w:rPr>
                </w:rPrChange>
              </w:rPr>
              <w:fldChar w:fldCharType="begin"/>
            </w:r>
            <w:r w:rsidRPr="00B05E10">
              <w:rPr>
                <w:rFonts w:ascii="Times New Roman" w:hAnsi="Times New Roman" w:cs="Times New Roman"/>
                <w:noProof/>
                <w:webHidden/>
                <w:sz w:val="28"/>
                <w:szCs w:val="28"/>
                <w:rPrChange w:id="441" w:author="Nguyen Toan" w:date="2018-05-09T07:19:00Z">
                  <w:rPr>
                    <w:noProof/>
                    <w:webHidden/>
                  </w:rPr>
                </w:rPrChange>
              </w:rPr>
              <w:instrText xml:space="preserve"> PAGEREF _Toc513613704 \h </w:instrText>
            </w:r>
          </w:ins>
          <w:r w:rsidRPr="00B05E10">
            <w:rPr>
              <w:rFonts w:ascii="Times New Roman" w:hAnsi="Times New Roman" w:cs="Times New Roman"/>
              <w:noProof/>
              <w:webHidden/>
              <w:sz w:val="28"/>
              <w:szCs w:val="28"/>
              <w:rPrChange w:id="44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43" w:author="Nguyen Toan" w:date="2018-05-09T07:19:00Z">
                <w:rPr>
                  <w:noProof/>
                  <w:webHidden/>
                </w:rPr>
              </w:rPrChange>
            </w:rPr>
            <w:fldChar w:fldCharType="separate"/>
          </w:r>
          <w:ins w:id="444" w:author="Nguyen Toan" w:date="2018-05-09T07:19:00Z">
            <w:r w:rsidRPr="00B05E10">
              <w:rPr>
                <w:rFonts w:ascii="Times New Roman" w:hAnsi="Times New Roman" w:cs="Times New Roman"/>
                <w:noProof/>
                <w:webHidden/>
                <w:sz w:val="28"/>
                <w:szCs w:val="28"/>
                <w:rPrChange w:id="445" w:author="Nguyen Toan" w:date="2018-05-09T07:19:00Z">
                  <w:rPr>
                    <w:noProof/>
                    <w:webHidden/>
                  </w:rPr>
                </w:rPrChange>
              </w:rPr>
              <w:t>16</w:t>
            </w:r>
            <w:r w:rsidRPr="00B05E10">
              <w:rPr>
                <w:rFonts w:ascii="Times New Roman" w:hAnsi="Times New Roman" w:cs="Times New Roman"/>
                <w:noProof/>
                <w:webHidden/>
                <w:sz w:val="28"/>
                <w:szCs w:val="28"/>
                <w:rPrChange w:id="44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47" w:author="Nguyen Toan" w:date="2018-05-09T07:19:00Z">
                  <w:rPr>
                    <w:rStyle w:val="Hyperlink"/>
                    <w:noProof/>
                  </w:rPr>
                </w:rPrChange>
              </w:rPr>
              <w:fldChar w:fldCharType="end"/>
            </w:r>
          </w:ins>
        </w:p>
        <w:p w14:paraId="568052C1" w14:textId="77777777" w:rsidR="00AA48F4" w:rsidRPr="00B05E10" w:rsidRDefault="00AA48F4">
          <w:pPr>
            <w:pStyle w:val="TOC3"/>
            <w:tabs>
              <w:tab w:val="left" w:pos="1320"/>
              <w:tab w:val="right" w:leader="dot" w:pos="9395"/>
            </w:tabs>
            <w:rPr>
              <w:ins w:id="448" w:author="Nguyen Toan" w:date="2018-05-09T07:19:00Z"/>
              <w:rFonts w:ascii="Times New Roman" w:eastAsiaTheme="minorEastAsia" w:hAnsi="Times New Roman" w:cs="Times New Roman"/>
              <w:noProof/>
              <w:color w:val="auto"/>
              <w:sz w:val="28"/>
              <w:szCs w:val="28"/>
              <w:lang w:val="en-US"/>
              <w:rPrChange w:id="449" w:author="Nguyen Toan" w:date="2018-05-09T07:19:00Z">
                <w:rPr>
                  <w:ins w:id="450" w:author="Nguyen Toan" w:date="2018-05-09T07:19:00Z"/>
                  <w:rFonts w:asciiTheme="minorHAnsi" w:eastAsiaTheme="minorEastAsia" w:hAnsiTheme="minorHAnsi" w:cstheme="minorBidi"/>
                  <w:noProof/>
                  <w:color w:val="auto"/>
                  <w:lang w:val="en-US"/>
                </w:rPr>
              </w:rPrChange>
            </w:rPr>
          </w:pPr>
          <w:ins w:id="451" w:author="Nguyen Toan" w:date="2018-05-09T07:19:00Z">
            <w:r w:rsidRPr="00B05E10">
              <w:rPr>
                <w:rStyle w:val="Hyperlink"/>
                <w:rFonts w:ascii="Times New Roman" w:hAnsi="Times New Roman" w:cs="Times New Roman"/>
                <w:noProof/>
                <w:sz w:val="28"/>
                <w:szCs w:val="28"/>
                <w:rPrChange w:id="45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5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54" w:author="Nguyen Toan" w:date="2018-05-09T07:19:00Z">
                  <w:rPr>
                    <w:noProof/>
                  </w:rPr>
                </w:rPrChange>
              </w:rPr>
              <w:instrText>HYPERLINK \l "_Toc513613705"</w:instrText>
            </w:r>
            <w:r w:rsidRPr="00B05E10">
              <w:rPr>
                <w:rStyle w:val="Hyperlink"/>
                <w:rFonts w:ascii="Times New Roman" w:hAnsi="Times New Roman" w:cs="Times New Roman"/>
                <w:noProof/>
                <w:sz w:val="28"/>
                <w:szCs w:val="28"/>
                <w:rPrChange w:id="45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5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57" w:author="Nguyen Toan" w:date="2018-05-09T07:19:00Z">
                  <w:rPr>
                    <w:rStyle w:val="Hyperlink"/>
                    <w:rFonts w:ascii="Times New Roman" w:eastAsia="Times New Roman" w:hAnsi="Times New Roman" w:cs="Times New Roman"/>
                    <w:b/>
                    <w:noProof/>
                  </w:rPr>
                </w:rPrChange>
              </w:rPr>
              <w:t>1.4.2.</w:t>
            </w:r>
            <w:r w:rsidRPr="00B05E10">
              <w:rPr>
                <w:rFonts w:ascii="Times New Roman" w:eastAsiaTheme="minorEastAsia" w:hAnsi="Times New Roman" w:cs="Times New Roman"/>
                <w:noProof/>
                <w:color w:val="auto"/>
                <w:sz w:val="28"/>
                <w:szCs w:val="28"/>
                <w:lang w:val="en-US"/>
                <w:rPrChange w:id="45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59" w:author="Nguyen Toan" w:date="2018-05-09T07:19:00Z">
                  <w:rPr>
                    <w:rStyle w:val="Hyperlink"/>
                    <w:rFonts w:ascii="Times New Roman" w:eastAsia="Times New Roman" w:hAnsi="Times New Roman" w:cs="Times New Roman"/>
                    <w:b/>
                    <w:noProof/>
                  </w:rPr>
                </w:rPrChange>
              </w:rPr>
              <w:t>Kiểm thử hộp trắng</w:t>
            </w:r>
            <w:r w:rsidRPr="00B05E10">
              <w:rPr>
                <w:rFonts w:ascii="Times New Roman" w:hAnsi="Times New Roman" w:cs="Times New Roman"/>
                <w:noProof/>
                <w:webHidden/>
                <w:sz w:val="28"/>
                <w:szCs w:val="28"/>
                <w:rPrChange w:id="460" w:author="Nguyen Toan" w:date="2018-05-09T07:19:00Z">
                  <w:rPr>
                    <w:noProof/>
                    <w:webHidden/>
                  </w:rPr>
                </w:rPrChange>
              </w:rPr>
              <w:tab/>
            </w:r>
            <w:r w:rsidRPr="00B05E10">
              <w:rPr>
                <w:rFonts w:ascii="Times New Roman" w:hAnsi="Times New Roman" w:cs="Times New Roman"/>
                <w:noProof/>
                <w:webHidden/>
                <w:sz w:val="28"/>
                <w:szCs w:val="28"/>
                <w:rPrChange w:id="461" w:author="Nguyen Toan" w:date="2018-05-09T07:19:00Z">
                  <w:rPr>
                    <w:noProof/>
                    <w:webHidden/>
                  </w:rPr>
                </w:rPrChange>
              </w:rPr>
              <w:fldChar w:fldCharType="begin"/>
            </w:r>
            <w:r w:rsidRPr="00B05E10">
              <w:rPr>
                <w:rFonts w:ascii="Times New Roman" w:hAnsi="Times New Roman" w:cs="Times New Roman"/>
                <w:noProof/>
                <w:webHidden/>
                <w:sz w:val="28"/>
                <w:szCs w:val="28"/>
                <w:rPrChange w:id="462" w:author="Nguyen Toan" w:date="2018-05-09T07:19:00Z">
                  <w:rPr>
                    <w:noProof/>
                    <w:webHidden/>
                  </w:rPr>
                </w:rPrChange>
              </w:rPr>
              <w:instrText xml:space="preserve"> PAGEREF _Toc513613705 \h </w:instrText>
            </w:r>
          </w:ins>
          <w:r w:rsidRPr="00B05E10">
            <w:rPr>
              <w:rFonts w:ascii="Times New Roman" w:hAnsi="Times New Roman" w:cs="Times New Roman"/>
              <w:noProof/>
              <w:webHidden/>
              <w:sz w:val="28"/>
              <w:szCs w:val="28"/>
              <w:rPrChange w:id="46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64" w:author="Nguyen Toan" w:date="2018-05-09T07:19:00Z">
                <w:rPr>
                  <w:noProof/>
                  <w:webHidden/>
                </w:rPr>
              </w:rPrChange>
            </w:rPr>
            <w:fldChar w:fldCharType="separate"/>
          </w:r>
          <w:ins w:id="465" w:author="Nguyen Toan" w:date="2018-05-09T07:19:00Z">
            <w:r w:rsidRPr="00B05E10">
              <w:rPr>
                <w:rFonts w:ascii="Times New Roman" w:hAnsi="Times New Roman" w:cs="Times New Roman"/>
                <w:noProof/>
                <w:webHidden/>
                <w:sz w:val="28"/>
                <w:szCs w:val="28"/>
                <w:rPrChange w:id="466" w:author="Nguyen Toan" w:date="2018-05-09T07:19:00Z">
                  <w:rPr>
                    <w:noProof/>
                    <w:webHidden/>
                  </w:rPr>
                </w:rPrChange>
              </w:rPr>
              <w:t>16</w:t>
            </w:r>
            <w:r w:rsidRPr="00B05E10">
              <w:rPr>
                <w:rFonts w:ascii="Times New Roman" w:hAnsi="Times New Roman" w:cs="Times New Roman"/>
                <w:noProof/>
                <w:webHidden/>
                <w:sz w:val="28"/>
                <w:szCs w:val="28"/>
                <w:rPrChange w:id="46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68" w:author="Nguyen Toan" w:date="2018-05-09T07:19:00Z">
                  <w:rPr>
                    <w:rStyle w:val="Hyperlink"/>
                    <w:noProof/>
                  </w:rPr>
                </w:rPrChange>
              </w:rPr>
              <w:fldChar w:fldCharType="end"/>
            </w:r>
          </w:ins>
        </w:p>
        <w:p w14:paraId="13F38C22" w14:textId="77777777" w:rsidR="00AA48F4" w:rsidRPr="00B05E10" w:rsidRDefault="00AA48F4">
          <w:pPr>
            <w:pStyle w:val="TOC3"/>
            <w:tabs>
              <w:tab w:val="left" w:pos="1320"/>
              <w:tab w:val="right" w:leader="dot" w:pos="9395"/>
            </w:tabs>
            <w:rPr>
              <w:ins w:id="469" w:author="Nguyen Toan" w:date="2018-05-09T07:19:00Z"/>
              <w:rFonts w:ascii="Times New Roman" w:eastAsiaTheme="minorEastAsia" w:hAnsi="Times New Roman" w:cs="Times New Roman"/>
              <w:noProof/>
              <w:color w:val="auto"/>
              <w:sz w:val="28"/>
              <w:szCs w:val="28"/>
              <w:lang w:val="en-US"/>
              <w:rPrChange w:id="470" w:author="Nguyen Toan" w:date="2018-05-09T07:19:00Z">
                <w:rPr>
                  <w:ins w:id="471" w:author="Nguyen Toan" w:date="2018-05-09T07:19:00Z"/>
                  <w:rFonts w:asciiTheme="minorHAnsi" w:eastAsiaTheme="minorEastAsia" w:hAnsiTheme="minorHAnsi" w:cstheme="minorBidi"/>
                  <w:noProof/>
                  <w:color w:val="auto"/>
                  <w:lang w:val="en-US"/>
                </w:rPr>
              </w:rPrChange>
            </w:rPr>
          </w:pPr>
          <w:ins w:id="472" w:author="Nguyen Toan" w:date="2018-05-09T07:19:00Z">
            <w:r w:rsidRPr="00B05E10">
              <w:rPr>
                <w:rStyle w:val="Hyperlink"/>
                <w:rFonts w:ascii="Times New Roman" w:hAnsi="Times New Roman" w:cs="Times New Roman"/>
                <w:noProof/>
                <w:sz w:val="28"/>
                <w:szCs w:val="28"/>
                <w:rPrChange w:id="47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7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75" w:author="Nguyen Toan" w:date="2018-05-09T07:19:00Z">
                  <w:rPr>
                    <w:noProof/>
                  </w:rPr>
                </w:rPrChange>
              </w:rPr>
              <w:instrText>HYPERLINK \l "_Toc513613706"</w:instrText>
            </w:r>
            <w:r w:rsidRPr="00B05E10">
              <w:rPr>
                <w:rStyle w:val="Hyperlink"/>
                <w:rFonts w:ascii="Times New Roman" w:hAnsi="Times New Roman" w:cs="Times New Roman"/>
                <w:noProof/>
                <w:sz w:val="28"/>
                <w:szCs w:val="28"/>
                <w:rPrChange w:id="47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7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78" w:author="Nguyen Toan" w:date="2018-05-09T07:19:00Z">
                  <w:rPr>
                    <w:rStyle w:val="Hyperlink"/>
                    <w:rFonts w:ascii="Times New Roman" w:eastAsia="Times New Roman" w:hAnsi="Times New Roman" w:cs="Times New Roman"/>
                    <w:b/>
                    <w:noProof/>
                  </w:rPr>
                </w:rPrChange>
              </w:rPr>
              <w:t>1.4.3.</w:t>
            </w:r>
            <w:r w:rsidRPr="00B05E10">
              <w:rPr>
                <w:rFonts w:ascii="Times New Roman" w:eastAsiaTheme="minorEastAsia" w:hAnsi="Times New Roman" w:cs="Times New Roman"/>
                <w:noProof/>
                <w:color w:val="auto"/>
                <w:sz w:val="28"/>
                <w:szCs w:val="28"/>
                <w:lang w:val="en-US"/>
                <w:rPrChange w:id="47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80" w:author="Nguyen Toan" w:date="2018-05-09T07:19:00Z">
                  <w:rPr>
                    <w:rStyle w:val="Hyperlink"/>
                    <w:rFonts w:ascii="Times New Roman" w:eastAsia="Times New Roman" w:hAnsi="Times New Roman" w:cs="Times New Roman"/>
                    <w:b/>
                    <w:noProof/>
                  </w:rPr>
                </w:rPrChange>
              </w:rPr>
              <w:t>Kiểm thử hộp xám</w:t>
            </w:r>
            <w:r w:rsidRPr="00B05E10">
              <w:rPr>
                <w:rFonts w:ascii="Times New Roman" w:hAnsi="Times New Roman" w:cs="Times New Roman"/>
                <w:noProof/>
                <w:webHidden/>
                <w:sz w:val="28"/>
                <w:szCs w:val="28"/>
                <w:rPrChange w:id="481" w:author="Nguyen Toan" w:date="2018-05-09T07:19:00Z">
                  <w:rPr>
                    <w:noProof/>
                    <w:webHidden/>
                  </w:rPr>
                </w:rPrChange>
              </w:rPr>
              <w:tab/>
            </w:r>
            <w:r w:rsidRPr="00B05E10">
              <w:rPr>
                <w:rFonts w:ascii="Times New Roman" w:hAnsi="Times New Roman" w:cs="Times New Roman"/>
                <w:noProof/>
                <w:webHidden/>
                <w:sz w:val="28"/>
                <w:szCs w:val="28"/>
                <w:rPrChange w:id="482" w:author="Nguyen Toan" w:date="2018-05-09T07:19:00Z">
                  <w:rPr>
                    <w:noProof/>
                    <w:webHidden/>
                  </w:rPr>
                </w:rPrChange>
              </w:rPr>
              <w:fldChar w:fldCharType="begin"/>
            </w:r>
            <w:r w:rsidRPr="00B05E10">
              <w:rPr>
                <w:rFonts w:ascii="Times New Roman" w:hAnsi="Times New Roman" w:cs="Times New Roman"/>
                <w:noProof/>
                <w:webHidden/>
                <w:sz w:val="28"/>
                <w:szCs w:val="28"/>
                <w:rPrChange w:id="483" w:author="Nguyen Toan" w:date="2018-05-09T07:19:00Z">
                  <w:rPr>
                    <w:noProof/>
                    <w:webHidden/>
                  </w:rPr>
                </w:rPrChange>
              </w:rPr>
              <w:instrText xml:space="preserve"> PAGEREF _Toc513613706 \h </w:instrText>
            </w:r>
          </w:ins>
          <w:r w:rsidRPr="00B05E10">
            <w:rPr>
              <w:rFonts w:ascii="Times New Roman" w:hAnsi="Times New Roman" w:cs="Times New Roman"/>
              <w:noProof/>
              <w:webHidden/>
              <w:sz w:val="28"/>
              <w:szCs w:val="28"/>
              <w:rPrChange w:id="48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85" w:author="Nguyen Toan" w:date="2018-05-09T07:19:00Z">
                <w:rPr>
                  <w:noProof/>
                  <w:webHidden/>
                </w:rPr>
              </w:rPrChange>
            </w:rPr>
            <w:fldChar w:fldCharType="separate"/>
          </w:r>
          <w:ins w:id="486" w:author="Nguyen Toan" w:date="2018-05-09T07:19:00Z">
            <w:r w:rsidRPr="00B05E10">
              <w:rPr>
                <w:rFonts w:ascii="Times New Roman" w:hAnsi="Times New Roman" w:cs="Times New Roman"/>
                <w:noProof/>
                <w:webHidden/>
                <w:sz w:val="28"/>
                <w:szCs w:val="28"/>
                <w:rPrChange w:id="487" w:author="Nguyen Toan" w:date="2018-05-09T07:19:00Z">
                  <w:rPr>
                    <w:noProof/>
                    <w:webHidden/>
                  </w:rPr>
                </w:rPrChange>
              </w:rPr>
              <w:t>17</w:t>
            </w:r>
            <w:r w:rsidRPr="00B05E10">
              <w:rPr>
                <w:rFonts w:ascii="Times New Roman" w:hAnsi="Times New Roman" w:cs="Times New Roman"/>
                <w:noProof/>
                <w:webHidden/>
                <w:sz w:val="28"/>
                <w:szCs w:val="28"/>
                <w:rPrChange w:id="48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89" w:author="Nguyen Toan" w:date="2018-05-09T07:19:00Z">
                  <w:rPr>
                    <w:rStyle w:val="Hyperlink"/>
                    <w:noProof/>
                  </w:rPr>
                </w:rPrChange>
              </w:rPr>
              <w:fldChar w:fldCharType="end"/>
            </w:r>
          </w:ins>
        </w:p>
        <w:p w14:paraId="0153BBEA" w14:textId="77777777" w:rsidR="00AA48F4" w:rsidRPr="00B05E10" w:rsidRDefault="00AA48F4">
          <w:pPr>
            <w:pStyle w:val="TOC3"/>
            <w:tabs>
              <w:tab w:val="left" w:pos="1320"/>
              <w:tab w:val="right" w:leader="dot" w:pos="9395"/>
            </w:tabs>
            <w:rPr>
              <w:ins w:id="490" w:author="Nguyen Toan" w:date="2018-05-09T07:19:00Z"/>
              <w:rFonts w:ascii="Times New Roman" w:eastAsiaTheme="minorEastAsia" w:hAnsi="Times New Roman" w:cs="Times New Roman"/>
              <w:noProof/>
              <w:color w:val="auto"/>
              <w:sz w:val="28"/>
              <w:szCs w:val="28"/>
              <w:lang w:val="en-US"/>
              <w:rPrChange w:id="491" w:author="Nguyen Toan" w:date="2018-05-09T07:19:00Z">
                <w:rPr>
                  <w:ins w:id="492" w:author="Nguyen Toan" w:date="2018-05-09T07:19:00Z"/>
                  <w:rFonts w:asciiTheme="minorHAnsi" w:eastAsiaTheme="minorEastAsia" w:hAnsiTheme="minorHAnsi" w:cstheme="minorBidi"/>
                  <w:noProof/>
                  <w:color w:val="auto"/>
                  <w:lang w:val="en-US"/>
                </w:rPr>
              </w:rPrChange>
            </w:rPr>
          </w:pPr>
          <w:ins w:id="493" w:author="Nguyen Toan" w:date="2018-05-09T07:19:00Z">
            <w:r w:rsidRPr="00B05E10">
              <w:rPr>
                <w:rStyle w:val="Hyperlink"/>
                <w:rFonts w:ascii="Times New Roman" w:hAnsi="Times New Roman" w:cs="Times New Roman"/>
                <w:noProof/>
                <w:sz w:val="28"/>
                <w:szCs w:val="28"/>
                <w:rPrChange w:id="49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9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96" w:author="Nguyen Toan" w:date="2018-05-09T07:19:00Z">
                  <w:rPr>
                    <w:noProof/>
                  </w:rPr>
                </w:rPrChange>
              </w:rPr>
              <w:instrText>HYPERLINK \l "_Toc513613707"</w:instrText>
            </w:r>
            <w:r w:rsidRPr="00B05E10">
              <w:rPr>
                <w:rStyle w:val="Hyperlink"/>
                <w:rFonts w:ascii="Times New Roman" w:hAnsi="Times New Roman" w:cs="Times New Roman"/>
                <w:noProof/>
                <w:sz w:val="28"/>
                <w:szCs w:val="28"/>
                <w:rPrChange w:id="49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9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99" w:author="Nguyen Toan" w:date="2018-05-09T07:19:00Z">
                  <w:rPr>
                    <w:rStyle w:val="Hyperlink"/>
                    <w:rFonts w:ascii="Times New Roman" w:eastAsia="Times New Roman" w:hAnsi="Times New Roman" w:cs="Times New Roman"/>
                    <w:b/>
                    <w:noProof/>
                  </w:rPr>
                </w:rPrChange>
              </w:rPr>
              <w:t>1.4.4.</w:t>
            </w:r>
            <w:r w:rsidRPr="00B05E10">
              <w:rPr>
                <w:rFonts w:ascii="Times New Roman" w:eastAsiaTheme="minorEastAsia" w:hAnsi="Times New Roman" w:cs="Times New Roman"/>
                <w:noProof/>
                <w:color w:val="auto"/>
                <w:sz w:val="28"/>
                <w:szCs w:val="28"/>
                <w:lang w:val="en-US"/>
                <w:rPrChange w:id="50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01" w:author="Nguyen Toan" w:date="2018-05-09T07:19:00Z">
                  <w:rPr>
                    <w:rStyle w:val="Hyperlink"/>
                    <w:rFonts w:ascii="Times New Roman" w:eastAsia="Times New Roman" w:hAnsi="Times New Roman" w:cs="Times New Roman"/>
                    <w:b/>
                    <w:noProof/>
                  </w:rPr>
                </w:rPrChange>
              </w:rPr>
              <w:t>Các cấp độ kiểm thử</w:t>
            </w:r>
            <w:r w:rsidRPr="00B05E10">
              <w:rPr>
                <w:rFonts w:ascii="Times New Roman" w:hAnsi="Times New Roman" w:cs="Times New Roman"/>
                <w:noProof/>
                <w:webHidden/>
                <w:sz w:val="28"/>
                <w:szCs w:val="28"/>
                <w:rPrChange w:id="502" w:author="Nguyen Toan" w:date="2018-05-09T07:19:00Z">
                  <w:rPr>
                    <w:noProof/>
                    <w:webHidden/>
                  </w:rPr>
                </w:rPrChange>
              </w:rPr>
              <w:tab/>
            </w:r>
            <w:r w:rsidRPr="00B05E10">
              <w:rPr>
                <w:rFonts w:ascii="Times New Roman" w:hAnsi="Times New Roman" w:cs="Times New Roman"/>
                <w:noProof/>
                <w:webHidden/>
                <w:sz w:val="28"/>
                <w:szCs w:val="28"/>
                <w:rPrChange w:id="503" w:author="Nguyen Toan" w:date="2018-05-09T07:19:00Z">
                  <w:rPr>
                    <w:noProof/>
                    <w:webHidden/>
                  </w:rPr>
                </w:rPrChange>
              </w:rPr>
              <w:fldChar w:fldCharType="begin"/>
            </w:r>
            <w:r w:rsidRPr="00B05E10">
              <w:rPr>
                <w:rFonts w:ascii="Times New Roman" w:hAnsi="Times New Roman" w:cs="Times New Roman"/>
                <w:noProof/>
                <w:webHidden/>
                <w:sz w:val="28"/>
                <w:szCs w:val="28"/>
                <w:rPrChange w:id="504" w:author="Nguyen Toan" w:date="2018-05-09T07:19:00Z">
                  <w:rPr>
                    <w:noProof/>
                    <w:webHidden/>
                  </w:rPr>
                </w:rPrChange>
              </w:rPr>
              <w:instrText xml:space="preserve"> PAGEREF _Toc513613707 \h </w:instrText>
            </w:r>
          </w:ins>
          <w:r w:rsidRPr="00B05E10">
            <w:rPr>
              <w:rFonts w:ascii="Times New Roman" w:hAnsi="Times New Roman" w:cs="Times New Roman"/>
              <w:noProof/>
              <w:webHidden/>
              <w:sz w:val="28"/>
              <w:szCs w:val="28"/>
              <w:rPrChange w:id="50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06" w:author="Nguyen Toan" w:date="2018-05-09T07:19:00Z">
                <w:rPr>
                  <w:noProof/>
                  <w:webHidden/>
                </w:rPr>
              </w:rPrChange>
            </w:rPr>
            <w:fldChar w:fldCharType="separate"/>
          </w:r>
          <w:ins w:id="507" w:author="Nguyen Toan" w:date="2018-05-09T07:19:00Z">
            <w:r w:rsidRPr="00B05E10">
              <w:rPr>
                <w:rFonts w:ascii="Times New Roman" w:hAnsi="Times New Roman" w:cs="Times New Roman"/>
                <w:noProof/>
                <w:webHidden/>
                <w:sz w:val="28"/>
                <w:szCs w:val="28"/>
                <w:rPrChange w:id="508" w:author="Nguyen Toan" w:date="2018-05-09T07:19:00Z">
                  <w:rPr>
                    <w:noProof/>
                    <w:webHidden/>
                  </w:rPr>
                </w:rPrChange>
              </w:rPr>
              <w:t>17</w:t>
            </w:r>
            <w:r w:rsidRPr="00B05E10">
              <w:rPr>
                <w:rFonts w:ascii="Times New Roman" w:hAnsi="Times New Roman" w:cs="Times New Roman"/>
                <w:noProof/>
                <w:webHidden/>
                <w:sz w:val="28"/>
                <w:szCs w:val="28"/>
                <w:rPrChange w:id="50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10" w:author="Nguyen Toan" w:date="2018-05-09T07:19:00Z">
                  <w:rPr>
                    <w:rStyle w:val="Hyperlink"/>
                    <w:noProof/>
                  </w:rPr>
                </w:rPrChange>
              </w:rPr>
              <w:fldChar w:fldCharType="end"/>
            </w:r>
          </w:ins>
        </w:p>
        <w:p w14:paraId="045C9F08" w14:textId="77777777" w:rsidR="00AA48F4" w:rsidRPr="00B05E10" w:rsidRDefault="00AA48F4">
          <w:pPr>
            <w:pStyle w:val="TOC3"/>
            <w:tabs>
              <w:tab w:val="left" w:pos="1320"/>
              <w:tab w:val="right" w:leader="dot" w:pos="9395"/>
            </w:tabs>
            <w:rPr>
              <w:ins w:id="511" w:author="Nguyen Toan" w:date="2018-05-09T07:19:00Z"/>
              <w:rFonts w:ascii="Times New Roman" w:eastAsiaTheme="minorEastAsia" w:hAnsi="Times New Roman" w:cs="Times New Roman"/>
              <w:noProof/>
              <w:color w:val="auto"/>
              <w:sz w:val="28"/>
              <w:szCs w:val="28"/>
              <w:lang w:val="en-US"/>
              <w:rPrChange w:id="512" w:author="Nguyen Toan" w:date="2018-05-09T07:19:00Z">
                <w:rPr>
                  <w:ins w:id="513" w:author="Nguyen Toan" w:date="2018-05-09T07:19:00Z"/>
                  <w:rFonts w:asciiTheme="minorHAnsi" w:eastAsiaTheme="minorEastAsia" w:hAnsiTheme="minorHAnsi" w:cstheme="minorBidi"/>
                  <w:noProof/>
                  <w:color w:val="auto"/>
                  <w:lang w:val="en-US"/>
                </w:rPr>
              </w:rPrChange>
            </w:rPr>
          </w:pPr>
          <w:ins w:id="514" w:author="Nguyen Toan" w:date="2018-05-09T07:19:00Z">
            <w:r w:rsidRPr="00B05E10">
              <w:rPr>
                <w:rStyle w:val="Hyperlink"/>
                <w:rFonts w:ascii="Times New Roman" w:hAnsi="Times New Roman" w:cs="Times New Roman"/>
                <w:noProof/>
                <w:sz w:val="28"/>
                <w:szCs w:val="28"/>
                <w:rPrChange w:id="51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1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17" w:author="Nguyen Toan" w:date="2018-05-09T07:19:00Z">
                  <w:rPr>
                    <w:noProof/>
                  </w:rPr>
                </w:rPrChange>
              </w:rPr>
              <w:instrText>HYPERLINK \l "_Toc513613708"</w:instrText>
            </w:r>
            <w:r w:rsidRPr="00B05E10">
              <w:rPr>
                <w:rStyle w:val="Hyperlink"/>
                <w:rFonts w:ascii="Times New Roman" w:hAnsi="Times New Roman" w:cs="Times New Roman"/>
                <w:noProof/>
                <w:sz w:val="28"/>
                <w:szCs w:val="28"/>
                <w:rPrChange w:id="51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19"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20" w:author="Nguyen Toan" w:date="2018-05-09T07:19:00Z">
                  <w:rPr>
                    <w:rStyle w:val="Hyperlink"/>
                    <w:rFonts w:ascii="Times New Roman" w:hAnsi="Times New Roman" w:cs="Times New Roman"/>
                    <w:b/>
                    <w:noProof/>
                  </w:rPr>
                </w:rPrChange>
              </w:rPr>
              <w:t>1.4.5.</w:t>
            </w:r>
            <w:r w:rsidRPr="00B05E10">
              <w:rPr>
                <w:rFonts w:ascii="Times New Roman" w:eastAsiaTheme="minorEastAsia" w:hAnsi="Times New Roman" w:cs="Times New Roman"/>
                <w:noProof/>
                <w:color w:val="auto"/>
                <w:sz w:val="28"/>
                <w:szCs w:val="28"/>
                <w:lang w:val="en-US"/>
                <w:rPrChange w:id="52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22" w:author="Nguyen Toan" w:date="2018-05-09T07:19:00Z">
                  <w:rPr>
                    <w:rStyle w:val="Hyperlink"/>
                    <w:rFonts w:ascii="Times New Roman" w:hAnsi="Times New Roman" w:cs="Times New Roman"/>
                    <w:b/>
                    <w:noProof/>
                  </w:rPr>
                </w:rPrChange>
              </w:rPr>
              <w:t>Các cấp độ kiểm thử khác</w:t>
            </w:r>
            <w:r w:rsidRPr="00B05E10">
              <w:rPr>
                <w:rFonts w:ascii="Times New Roman" w:hAnsi="Times New Roman" w:cs="Times New Roman"/>
                <w:noProof/>
                <w:webHidden/>
                <w:sz w:val="28"/>
                <w:szCs w:val="28"/>
                <w:rPrChange w:id="523" w:author="Nguyen Toan" w:date="2018-05-09T07:19:00Z">
                  <w:rPr>
                    <w:noProof/>
                    <w:webHidden/>
                  </w:rPr>
                </w:rPrChange>
              </w:rPr>
              <w:tab/>
            </w:r>
            <w:r w:rsidRPr="00B05E10">
              <w:rPr>
                <w:rFonts w:ascii="Times New Roman" w:hAnsi="Times New Roman" w:cs="Times New Roman"/>
                <w:noProof/>
                <w:webHidden/>
                <w:sz w:val="28"/>
                <w:szCs w:val="28"/>
                <w:rPrChange w:id="524" w:author="Nguyen Toan" w:date="2018-05-09T07:19:00Z">
                  <w:rPr>
                    <w:noProof/>
                    <w:webHidden/>
                  </w:rPr>
                </w:rPrChange>
              </w:rPr>
              <w:fldChar w:fldCharType="begin"/>
            </w:r>
            <w:r w:rsidRPr="00B05E10">
              <w:rPr>
                <w:rFonts w:ascii="Times New Roman" w:hAnsi="Times New Roman" w:cs="Times New Roman"/>
                <w:noProof/>
                <w:webHidden/>
                <w:sz w:val="28"/>
                <w:szCs w:val="28"/>
                <w:rPrChange w:id="525" w:author="Nguyen Toan" w:date="2018-05-09T07:19:00Z">
                  <w:rPr>
                    <w:noProof/>
                    <w:webHidden/>
                  </w:rPr>
                </w:rPrChange>
              </w:rPr>
              <w:instrText xml:space="preserve"> PAGEREF _Toc513613708 \h </w:instrText>
            </w:r>
          </w:ins>
          <w:r w:rsidRPr="00B05E10">
            <w:rPr>
              <w:rFonts w:ascii="Times New Roman" w:hAnsi="Times New Roman" w:cs="Times New Roman"/>
              <w:noProof/>
              <w:webHidden/>
              <w:sz w:val="28"/>
              <w:szCs w:val="28"/>
              <w:rPrChange w:id="5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27" w:author="Nguyen Toan" w:date="2018-05-09T07:19:00Z">
                <w:rPr>
                  <w:noProof/>
                  <w:webHidden/>
                </w:rPr>
              </w:rPrChange>
            </w:rPr>
            <w:fldChar w:fldCharType="separate"/>
          </w:r>
          <w:ins w:id="528" w:author="Nguyen Toan" w:date="2018-05-09T07:19:00Z">
            <w:r w:rsidRPr="00B05E10">
              <w:rPr>
                <w:rFonts w:ascii="Times New Roman" w:hAnsi="Times New Roman" w:cs="Times New Roman"/>
                <w:noProof/>
                <w:webHidden/>
                <w:sz w:val="28"/>
                <w:szCs w:val="28"/>
                <w:rPrChange w:id="529" w:author="Nguyen Toan" w:date="2018-05-09T07:19:00Z">
                  <w:rPr>
                    <w:noProof/>
                    <w:webHidden/>
                  </w:rPr>
                </w:rPrChange>
              </w:rPr>
              <w:t>20</w:t>
            </w:r>
            <w:r w:rsidRPr="00B05E10">
              <w:rPr>
                <w:rFonts w:ascii="Times New Roman" w:hAnsi="Times New Roman" w:cs="Times New Roman"/>
                <w:noProof/>
                <w:webHidden/>
                <w:sz w:val="28"/>
                <w:szCs w:val="28"/>
                <w:rPrChange w:id="5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1" w:author="Nguyen Toan" w:date="2018-05-09T07:19:00Z">
                  <w:rPr>
                    <w:rStyle w:val="Hyperlink"/>
                    <w:noProof/>
                  </w:rPr>
                </w:rPrChange>
              </w:rPr>
              <w:fldChar w:fldCharType="end"/>
            </w:r>
          </w:ins>
        </w:p>
        <w:p w14:paraId="704DB106" w14:textId="77777777" w:rsidR="00AA48F4" w:rsidRPr="00B05E10" w:rsidRDefault="00AA48F4">
          <w:pPr>
            <w:pStyle w:val="TOC1"/>
            <w:rPr>
              <w:ins w:id="532" w:author="Nguyen Toan" w:date="2018-05-09T07:19:00Z"/>
              <w:rFonts w:ascii="Times New Roman" w:eastAsiaTheme="minorEastAsia" w:hAnsi="Times New Roman" w:cs="Times New Roman"/>
              <w:noProof/>
              <w:color w:val="auto"/>
              <w:sz w:val="28"/>
              <w:szCs w:val="28"/>
              <w:lang w:val="en-US"/>
              <w:rPrChange w:id="533" w:author="Nguyen Toan" w:date="2018-05-09T07:19:00Z">
                <w:rPr>
                  <w:ins w:id="534" w:author="Nguyen Toan" w:date="2018-05-09T07:19:00Z"/>
                  <w:rFonts w:asciiTheme="minorHAnsi" w:eastAsiaTheme="minorEastAsia" w:hAnsiTheme="minorHAnsi" w:cstheme="minorBidi"/>
                  <w:noProof/>
                  <w:color w:val="auto"/>
                  <w:lang w:val="en-US"/>
                </w:rPr>
              </w:rPrChange>
            </w:rPr>
          </w:pPr>
          <w:ins w:id="535" w:author="Nguyen Toan" w:date="2018-05-09T07:19:00Z">
            <w:r w:rsidRPr="00B05E10">
              <w:rPr>
                <w:rStyle w:val="Hyperlink"/>
                <w:rFonts w:ascii="Times New Roman" w:hAnsi="Times New Roman" w:cs="Times New Roman"/>
                <w:noProof/>
                <w:sz w:val="28"/>
                <w:szCs w:val="28"/>
                <w:rPrChange w:id="536" w:author="Nguyen Toan" w:date="2018-05-09T07:19:00Z">
                  <w:rPr>
                    <w:rStyle w:val="Hyperlink"/>
                    <w:noProof/>
                  </w:rPr>
                </w:rPrChange>
              </w:rPr>
              <w:lastRenderedPageBreak/>
              <w:fldChar w:fldCharType="begin"/>
            </w:r>
            <w:r w:rsidRPr="00B05E10">
              <w:rPr>
                <w:rStyle w:val="Hyperlink"/>
                <w:rFonts w:ascii="Times New Roman" w:hAnsi="Times New Roman" w:cs="Times New Roman"/>
                <w:noProof/>
                <w:sz w:val="28"/>
                <w:szCs w:val="28"/>
                <w:rPrChange w:id="5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38" w:author="Nguyen Toan" w:date="2018-05-09T07:19:00Z">
                  <w:rPr>
                    <w:noProof/>
                  </w:rPr>
                </w:rPrChange>
              </w:rPr>
              <w:instrText>HYPERLINK \l "_Toc513613709"</w:instrText>
            </w:r>
            <w:r w:rsidRPr="00B05E10">
              <w:rPr>
                <w:rStyle w:val="Hyperlink"/>
                <w:rFonts w:ascii="Times New Roman" w:hAnsi="Times New Roman" w:cs="Times New Roman"/>
                <w:noProof/>
                <w:sz w:val="28"/>
                <w:szCs w:val="28"/>
                <w:rPrChange w:id="5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41" w:author="Nguyen Toan" w:date="2018-05-09T07:19:00Z">
                  <w:rPr>
                    <w:rStyle w:val="Hyperlink"/>
                    <w:rFonts w:ascii="Times New Roman" w:eastAsia="Times New Roman" w:hAnsi="Times New Roman" w:cs="Times New Roman"/>
                    <w:b/>
                    <w:noProof/>
                  </w:rPr>
                </w:rPrChange>
              </w:rPr>
              <w:t>CHƯƠNG 2.</w:t>
            </w:r>
            <w:r w:rsidRPr="00B05E10">
              <w:rPr>
                <w:rFonts w:ascii="Times New Roman" w:eastAsiaTheme="minorEastAsia" w:hAnsi="Times New Roman" w:cs="Times New Roman"/>
                <w:noProof/>
                <w:color w:val="auto"/>
                <w:sz w:val="28"/>
                <w:szCs w:val="28"/>
                <w:lang w:val="en-US"/>
                <w:rPrChange w:id="5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43" w:author="Nguyen Toan" w:date="2018-05-09T07:19:00Z">
                  <w:rPr>
                    <w:rStyle w:val="Hyperlink"/>
                    <w:rFonts w:ascii="Times New Roman" w:eastAsia="Times New Roman" w:hAnsi="Times New Roman" w:cs="Times New Roman"/>
                    <w:b/>
                    <w:noProof/>
                  </w:rPr>
                </w:rPrChange>
              </w:rPr>
              <w:t>KHÓ KHĂN VÀ CÁC VẤN ĐỀ CẦN GIẢI QUYẾT</w:t>
            </w:r>
            <w:r w:rsidRPr="00B05E10">
              <w:rPr>
                <w:rFonts w:ascii="Times New Roman" w:hAnsi="Times New Roman" w:cs="Times New Roman"/>
                <w:noProof/>
                <w:webHidden/>
                <w:sz w:val="28"/>
                <w:szCs w:val="28"/>
                <w:rPrChange w:id="544" w:author="Nguyen Toan" w:date="2018-05-09T07:19:00Z">
                  <w:rPr>
                    <w:noProof/>
                    <w:webHidden/>
                  </w:rPr>
                </w:rPrChange>
              </w:rPr>
              <w:tab/>
            </w:r>
            <w:r w:rsidRPr="00B05E10">
              <w:rPr>
                <w:rFonts w:ascii="Times New Roman" w:hAnsi="Times New Roman" w:cs="Times New Roman"/>
                <w:noProof/>
                <w:webHidden/>
                <w:sz w:val="28"/>
                <w:szCs w:val="28"/>
                <w:rPrChange w:id="545" w:author="Nguyen Toan" w:date="2018-05-09T07:19:00Z">
                  <w:rPr>
                    <w:noProof/>
                    <w:webHidden/>
                  </w:rPr>
                </w:rPrChange>
              </w:rPr>
              <w:fldChar w:fldCharType="begin"/>
            </w:r>
            <w:r w:rsidRPr="00B05E10">
              <w:rPr>
                <w:rFonts w:ascii="Times New Roman" w:hAnsi="Times New Roman" w:cs="Times New Roman"/>
                <w:noProof/>
                <w:webHidden/>
                <w:sz w:val="28"/>
                <w:szCs w:val="28"/>
                <w:rPrChange w:id="546" w:author="Nguyen Toan" w:date="2018-05-09T07:19:00Z">
                  <w:rPr>
                    <w:noProof/>
                    <w:webHidden/>
                  </w:rPr>
                </w:rPrChange>
              </w:rPr>
              <w:instrText xml:space="preserve"> PAGEREF _Toc513613709 \h </w:instrText>
            </w:r>
          </w:ins>
          <w:r w:rsidRPr="00B05E10">
            <w:rPr>
              <w:rFonts w:ascii="Times New Roman" w:hAnsi="Times New Roman" w:cs="Times New Roman"/>
              <w:noProof/>
              <w:webHidden/>
              <w:sz w:val="28"/>
              <w:szCs w:val="28"/>
              <w:rPrChange w:id="5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48" w:author="Nguyen Toan" w:date="2018-05-09T07:19:00Z">
                <w:rPr>
                  <w:noProof/>
                  <w:webHidden/>
                </w:rPr>
              </w:rPrChange>
            </w:rPr>
            <w:fldChar w:fldCharType="separate"/>
          </w:r>
          <w:ins w:id="549" w:author="Nguyen Toan" w:date="2018-05-09T07:19:00Z">
            <w:r w:rsidRPr="00B05E10">
              <w:rPr>
                <w:rFonts w:ascii="Times New Roman" w:hAnsi="Times New Roman" w:cs="Times New Roman"/>
                <w:noProof/>
                <w:webHidden/>
                <w:sz w:val="28"/>
                <w:szCs w:val="28"/>
                <w:rPrChange w:id="550" w:author="Nguyen Toan" w:date="2018-05-09T07:19:00Z">
                  <w:rPr>
                    <w:noProof/>
                    <w:webHidden/>
                  </w:rPr>
                </w:rPrChange>
              </w:rPr>
              <w:t>21</w:t>
            </w:r>
            <w:r w:rsidRPr="00B05E10">
              <w:rPr>
                <w:rFonts w:ascii="Times New Roman" w:hAnsi="Times New Roman" w:cs="Times New Roman"/>
                <w:noProof/>
                <w:webHidden/>
                <w:sz w:val="28"/>
                <w:szCs w:val="28"/>
                <w:rPrChange w:id="5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52" w:author="Nguyen Toan" w:date="2018-05-09T07:19:00Z">
                  <w:rPr>
                    <w:rStyle w:val="Hyperlink"/>
                    <w:noProof/>
                  </w:rPr>
                </w:rPrChange>
              </w:rPr>
              <w:fldChar w:fldCharType="end"/>
            </w:r>
          </w:ins>
        </w:p>
        <w:p w14:paraId="6F8D2494" w14:textId="77777777" w:rsidR="00AA48F4" w:rsidRPr="00B05E10" w:rsidRDefault="00AA48F4">
          <w:pPr>
            <w:pStyle w:val="TOC2"/>
            <w:tabs>
              <w:tab w:val="left" w:pos="880"/>
              <w:tab w:val="right" w:leader="dot" w:pos="9395"/>
            </w:tabs>
            <w:rPr>
              <w:ins w:id="553" w:author="Nguyen Toan" w:date="2018-05-09T07:19:00Z"/>
              <w:rFonts w:ascii="Times New Roman" w:eastAsiaTheme="minorEastAsia" w:hAnsi="Times New Roman" w:cs="Times New Roman"/>
              <w:noProof/>
              <w:color w:val="auto"/>
              <w:sz w:val="28"/>
              <w:szCs w:val="28"/>
              <w:lang w:val="en-US"/>
              <w:rPrChange w:id="554" w:author="Nguyen Toan" w:date="2018-05-09T07:19:00Z">
                <w:rPr>
                  <w:ins w:id="555" w:author="Nguyen Toan" w:date="2018-05-09T07:19:00Z"/>
                  <w:rFonts w:asciiTheme="minorHAnsi" w:eastAsiaTheme="minorEastAsia" w:hAnsiTheme="minorHAnsi" w:cstheme="minorBidi"/>
                  <w:noProof/>
                  <w:color w:val="auto"/>
                  <w:lang w:val="en-US"/>
                </w:rPr>
              </w:rPrChange>
            </w:rPr>
          </w:pPr>
          <w:ins w:id="556" w:author="Nguyen Toan" w:date="2018-05-09T07:19:00Z">
            <w:r w:rsidRPr="00B05E10">
              <w:rPr>
                <w:rStyle w:val="Hyperlink"/>
                <w:rFonts w:ascii="Times New Roman" w:hAnsi="Times New Roman" w:cs="Times New Roman"/>
                <w:noProof/>
                <w:sz w:val="28"/>
                <w:szCs w:val="28"/>
                <w:rPrChange w:id="5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59" w:author="Nguyen Toan" w:date="2018-05-09T07:19:00Z">
                  <w:rPr>
                    <w:noProof/>
                  </w:rPr>
                </w:rPrChange>
              </w:rPr>
              <w:instrText>HYPERLINK \l "_Toc513613710"</w:instrText>
            </w:r>
            <w:r w:rsidRPr="00B05E10">
              <w:rPr>
                <w:rStyle w:val="Hyperlink"/>
                <w:rFonts w:ascii="Times New Roman" w:hAnsi="Times New Roman" w:cs="Times New Roman"/>
                <w:noProof/>
                <w:sz w:val="28"/>
                <w:szCs w:val="28"/>
                <w:rPrChange w:id="5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6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62" w:author="Nguyen Toan" w:date="2018-05-09T07:19:00Z">
                  <w:rPr>
                    <w:rStyle w:val="Hyperlink"/>
                    <w:rFonts w:ascii="Times New Roman" w:eastAsia="Times New Roman" w:hAnsi="Times New Roman" w:cs="Times New Roman"/>
                    <w:b/>
                    <w:noProof/>
                  </w:rPr>
                </w:rPrChange>
              </w:rPr>
              <w:t>2.1.</w:t>
            </w:r>
            <w:r w:rsidRPr="00B05E10">
              <w:rPr>
                <w:rFonts w:ascii="Times New Roman" w:eastAsiaTheme="minorEastAsia" w:hAnsi="Times New Roman" w:cs="Times New Roman"/>
                <w:noProof/>
                <w:color w:val="auto"/>
                <w:sz w:val="28"/>
                <w:szCs w:val="28"/>
                <w:lang w:val="en-US"/>
                <w:rPrChange w:id="5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64" w:author="Nguyen Toan" w:date="2018-05-09T07:19:00Z">
                  <w:rPr>
                    <w:rStyle w:val="Hyperlink"/>
                    <w:rFonts w:ascii="Times New Roman" w:hAnsi="Times New Roman" w:cs="Times New Roman"/>
                    <w:b/>
                    <w:noProof/>
                  </w:rPr>
                </w:rPrChange>
              </w:rPr>
              <w:t>Môi trường kiểm thử</w:t>
            </w:r>
            <w:r w:rsidRPr="00B05E10">
              <w:rPr>
                <w:rFonts w:ascii="Times New Roman" w:hAnsi="Times New Roman" w:cs="Times New Roman"/>
                <w:noProof/>
                <w:webHidden/>
                <w:sz w:val="28"/>
                <w:szCs w:val="28"/>
                <w:rPrChange w:id="565" w:author="Nguyen Toan" w:date="2018-05-09T07:19:00Z">
                  <w:rPr>
                    <w:noProof/>
                    <w:webHidden/>
                  </w:rPr>
                </w:rPrChange>
              </w:rPr>
              <w:tab/>
            </w:r>
            <w:r w:rsidRPr="00B05E10">
              <w:rPr>
                <w:rFonts w:ascii="Times New Roman" w:hAnsi="Times New Roman" w:cs="Times New Roman"/>
                <w:noProof/>
                <w:webHidden/>
                <w:sz w:val="28"/>
                <w:szCs w:val="28"/>
                <w:rPrChange w:id="566" w:author="Nguyen Toan" w:date="2018-05-09T07:19:00Z">
                  <w:rPr>
                    <w:noProof/>
                    <w:webHidden/>
                  </w:rPr>
                </w:rPrChange>
              </w:rPr>
              <w:fldChar w:fldCharType="begin"/>
            </w:r>
            <w:r w:rsidRPr="00B05E10">
              <w:rPr>
                <w:rFonts w:ascii="Times New Roman" w:hAnsi="Times New Roman" w:cs="Times New Roman"/>
                <w:noProof/>
                <w:webHidden/>
                <w:sz w:val="28"/>
                <w:szCs w:val="28"/>
                <w:rPrChange w:id="567" w:author="Nguyen Toan" w:date="2018-05-09T07:19:00Z">
                  <w:rPr>
                    <w:noProof/>
                    <w:webHidden/>
                  </w:rPr>
                </w:rPrChange>
              </w:rPr>
              <w:instrText xml:space="preserve"> PAGEREF _Toc513613710 \h </w:instrText>
            </w:r>
          </w:ins>
          <w:r w:rsidRPr="00B05E10">
            <w:rPr>
              <w:rFonts w:ascii="Times New Roman" w:hAnsi="Times New Roman" w:cs="Times New Roman"/>
              <w:noProof/>
              <w:webHidden/>
              <w:sz w:val="28"/>
              <w:szCs w:val="28"/>
              <w:rPrChange w:id="5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69" w:author="Nguyen Toan" w:date="2018-05-09T07:19:00Z">
                <w:rPr>
                  <w:noProof/>
                  <w:webHidden/>
                </w:rPr>
              </w:rPrChange>
            </w:rPr>
            <w:fldChar w:fldCharType="separate"/>
          </w:r>
          <w:ins w:id="570" w:author="Nguyen Toan" w:date="2018-05-09T07:19:00Z">
            <w:r w:rsidRPr="00B05E10">
              <w:rPr>
                <w:rFonts w:ascii="Times New Roman" w:hAnsi="Times New Roman" w:cs="Times New Roman"/>
                <w:noProof/>
                <w:webHidden/>
                <w:sz w:val="28"/>
                <w:szCs w:val="28"/>
                <w:rPrChange w:id="571" w:author="Nguyen Toan" w:date="2018-05-09T07:19:00Z">
                  <w:rPr>
                    <w:noProof/>
                    <w:webHidden/>
                  </w:rPr>
                </w:rPrChange>
              </w:rPr>
              <w:t>21</w:t>
            </w:r>
            <w:r w:rsidRPr="00B05E10">
              <w:rPr>
                <w:rFonts w:ascii="Times New Roman" w:hAnsi="Times New Roman" w:cs="Times New Roman"/>
                <w:noProof/>
                <w:webHidden/>
                <w:sz w:val="28"/>
                <w:szCs w:val="28"/>
                <w:rPrChange w:id="5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73" w:author="Nguyen Toan" w:date="2018-05-09T07:19:00Z">
                  <w:rPr>
                    <w:rStyle w:val="Hyperlink"/>
                    <w:noProof/>
                  </w:rPr>
                </w:rPrChange>
              </w:rPr>
              <w:fldChar w:fldCharType="end"/>
            </w:r>
          </w:ins>
        </w:p>
        <w:p w14:paraId="14C123DA" w14:textId="77777777" w:rsidR="00AA48F4" w:rsidRPr="00B05E10" w:rsidRDefault="00AA48F4">
          <w:pPr>
            <w:pStyle w:val="TOC2"/>
            <w:tabs>
              <w:tab w:val="left" w:pos="880"/>
              <w:tab w:val="right" w:leader="dot" w:pos="9395"/>
            </w:tabs>
            <w:rPr>
              <w:ins w:id="574" w:author="Nguyen Toan" w:date="2018-05-09T07:19:00Z"/>
              <w:rFonts w:ascii="Times New Roman" w:eastAsiaTheme="minorEastAsia" w:hAnsi="Times New Roman" w:cs="Times New Roman"/>
              <w:noProof/>
              <w:color w:val="auto"/>
              <w:sz w:val="28"/>
              <w:szCs w:val="28"/>
              <w:lang w:val="en-US"/>
              <w:rPrChange w:id="575" w:author="Nguyen Toan" w:date="2018-05-09T07:19:00Z">
                <w:rPr>
                  <w:ins w:id="576" w:author="Nguyen Toan" w:date="2018-05-09T07:19:00Z"/>
                  <w:rFonts w:asciiTheme="minorHAnsi" w:eastAsiaTheme="minorEastAsia" w:hAnsiTheme="minorHAnsi" w:cstheme="minorBidi"/>
                  <w:noProof/>
                  <w:color w:val="auto"/>
                  <w:lang w:val="en-US"/>
                </w:rPr>
              </w:rPrChange>
            </w:rPr>
          </w:pPr>
          <w:ins w:id="577" w:author="Nguyen Toan" w:date="2018-05-09T07:19:00Z">
            <w:r w:rsidRPr="00B05E10">
              <w:rPr>
                <w:rStyle w:val="Hyperlink"/>
                <w:rFonts w:ascii="Times New Roman" w:hAnsi="Times New Roman" w:cs="Times New Roman"/>
                <w:noProof/>
                <w:sz w:val="28"/>
                <w:szCs w:val="28"/>
                <w:rPrChange w:id="5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80" w:author="Nguyen Toan" w:date="2018-05-09T07:19:00Z">
                  <w:rPr>
                    <w:noProof/>
                  </w:rPr>
                </w:rPrChange>
              </w:rPr>
              <w:instrText>HYPERLINK \l "_Toc513613711"</w:instrText>
            </w:r>
            <w:r w:rsidRPr="00B05E10">
              <w:rPr>
                <w:rStyle w:val="Hyperlink"/>
                <w:rFonts w:ascii="Times New Roman" w:hAnsi="Times New Roman" w:cs="Times New Roman"/>
                <w:noProof/>
                <w:sz w:val="28"/>
                <w:szCs w:val="28"/>
                <w:rPrChange w:id="5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83" w:author="Nguyen Toan" w:date="2018-05-09T07:19:00Z">
                  <w:rPr>
                    <w:rStyle w:val="Hyperlink"/>
                    <w:rFonts w:ascii="Times New Roman" w:hAnsi="Times New Roman" w:cs="Times New Roman"/>
                    <w:b/>
                    <w:noProof/>
                  </w:rPr>
                </w:rPrChange>
              </w:rPr>
              <w:t>2.2.</w:t>
            </w:r>
            <w:r w:rsidRPr="00B05E10">
              <w:rPr>
                <w:rFonts w:ascii="Times New Roman" w:eastAsiaTheme="minorEastAsia" w:hAnsi="Times New Roman" w:cs="Times New Roman"/>
                <w:noProof/>
                <w:color w:val="auto"/>
                <w:sz w:val="28"/>
                <w:szCs w:val="28"/>
                <w:lang w:val="en-US"/>
                <w:rPrChange w:id="5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85" w:author="Nguyen Toan" w:date="2018-05-09T07:19:00Z">
                  <w:rPr>
                    <w:rStyle w:val="Hyperlink"/>
                    <w:rFonts w:ascii="Times New Roman" w:hAnsi="Times New Roman" w:cs="Times New Roman"/>
                    <w:b/>
                    <w:noProof/>
                  </w:rPr>
                </w:rPrChange>
              </w:rPr>
              <w:t>Công cụ hỗ trợ kiểm thử</w:t>
            </w:r>
            <w:r w:rsidRPr="00B05E10">
              <w:rPr>
                <w:rFonts w:ascii="Times New Roman" w:hAnsi="Times New Roman" w:cs="Times New Roman"/>
                <w:noProof/>
                <w:webHidden/>
                <w:sz w:val="28"/>
                <w:szCs w:val="28"/>
                <w:rPrChange w:id="586" w:author="Nguyen Toan" w:date="2018-05-09T07:19:00Z">
                  <w:rPr>
                    <w:noProof/>
                    <w:webHidden/>
                  </w:rPr>
                </w:rPrChange>
              </w:rPr>
              <w:tab/>
            </w:r>
            <w:r w:rsidRPr="00B05E10">
              <w:rPr>
                <w:rFonts w:ascii="Times New Roman" w:hAnsi="Times New Roman" w:cs="Times New Roman"/>
                <w:noProof/>
                <w:webHidden/>
                <w:sz w:val="28"/>
                <w:szCs w:val="28"/>
                <w:rPrChange w:id="587" w:author="Nguyen Toan" w:date="2018-05-09T07:19:00Z">
                  <w:rPr>
                    <w:noProof/>
                    <w:webHidden/>
                  </w:rPr>
                </w:rPrChange>
              </w:rPr>
              <w:fldChar w:fldCharType="begin"/>
            </w:r>
            <w:r w:rsidRPr="00B05E10">
              <w:rPr>
                <w:rFonts w:ascii="Times New Roman" w:hAnsi="Times New Roman" w:cs="Times New Roman"/>
                <w:noProof/>
                <w:webHidden/>
                <w:sz w:val="28"/>
                <w:szCs w:val="28"/>
                <w:rPrChange w:id="588" w:author="Nguyen Toan" w:date="2018-05-09T07:19:00Z">
                  <w:rPr>
                    <w:noProof/>
                    <w:webHidden/>
                  </w:rPr>
                </w:rPrChange>
              </w:rPr>
              <w:instrText xml:space="preserve"> PAGEREF _Toc513613711 \h </w:instrText>
            </w:r>
          </w:ins>
          <w:r w:rsidRPr="00B05E10">
            <w:rPr>
              <w:rFonts w:ascii="Times New Roman" w:hAnsi="Times New Roman" w:cs="Times New Roman"/>
              <w:noProof/>
              <w:webHidden/>
              <w:sz w:val="28"/>
              <w:szCs w:val="28"/>
              <w:rPrChange w:id="5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90" w:author="Nguyen Toan" w:date="2018-05-09T07:19:00Z">
                <w:rPr>
                  <w:noProof/>
                  <w:webHidden/>
                </w:rPr>
              </w:rPrChange>
            </w:rPr>
            <w:fldChar w:fldCharType="separate"/>
          </w:r>
          <w:ins w:id="591" w:author="Nguyen Toan" w:date="2018-05-09T07:19:00Z">
            <w:r w:rsidRPr="00B05E10">
              <w:rPr>
                <w:rFonts w:ascii="Times New Roman" w:hAnsi="Times New Roman" w:cs="Times New Roman"/>
                <w:noProof/>
                <w:webHidden/>
                <w:sz w:val="28"/>
                <w:szCs w:val="28"/>
                <w:rPrChange w:id="592" w:author="Nguyen Toan" w:date="2018-05-09T07:19:00Z">
                  <w:rPr>
                    <w:noProof/>
                    <w:webHidden/>
                  </w:rPr>
                </w:rPrChange>
              </w:rPr>
              <w:t>22</w:t>
            </w:r>
            <w:r w:rsidRPr="00B05E10">
              <w:rPr>
                <w:rFonts w:ascii="Times New Roman" w:hAnsi="Times New Roman" w:cs="Times New Roman"/>
                <w:noProof/>
                <w:webHidden/>
                <w:sz w:val="28"/>
                <w:szCs w:val="28"/>
                <w:rPrChange w:id="5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94" w:author="Nguyen Toan" w:date="2018-05-09T07:19:00Z">
                  <w:rPr>
                    <w:rStyle w:val="Hyperlink"/>
                    <w:noProof/>
                  </w:rPr>
                </w:rPrChange>
              </w:rPr>
              <w:fldChar w:fldCharType="end"/>
            </w:r>
          </w:ins>
        </w:p>
        <w:p w14:paraId="50890CD4" w14:textId="77777777" w:rsidR="00AA48F4" w:rsidRPr="00B05E10" w:rsidRDefault="00AA48F4">
          <w:pPr>
            <w:pStyle w:val="TOC1"/>
            <w:rPr>
              <w:ins w:id="595" w:author="Nguyen Toan" w:date="2018-05-09T07:19:00Z"/>
              <w:rFonts w:ascii="Times New Roman" w:eastAsiaTheme="minorEastAsia" w:hAnsi="Times New Roman" w:cs="Times New Roman"/>
              <w:noProof/>
              <w:color w:val="auto"/>
              <w:sz w:val="28"/>
              <w:szCs w:val="28"/>
              <w:lang w:val="en-US"/>
              <w:rPrChange w:id="596" w:author="Nguyen Toan" w:date="2018-05-09T07:19:00Z">
                <w:rPr>
                  <w:ins w:id="597" w:author="Nguyen Toan" w:date="2018-05-09T07:19:00Z"/>
                  <w:rFonts w:asciiTheme="minorHAnsi" w:eastAsiaTheme="minorEastAsia" w:hAnsiTheme="minorHAnsi" w:cstheme="minorBidi"/>
                  <w:noProof/>
                  <w:color w:val="auto"/>
                  <w:lang w:val="en-US"/>
                </w:rPr>
              </w:rPrChange>
            </w:rPr>
          </w:pPr>
          <w:ins w:id="598" w:author="Nguyen Toan" w:date="2018-05-09T07:19:00Z">
            <w:r w:rsidRPr="00B05E10">
              <w:rPr>
                <w:rStyle w:val="Hyperlink"/>
                <w:rFonts w:ascii="Times New Roman" w:hAnsi="Times New Roman" w:cs="Times New Roman"/>
                <w:noProof/>
                <w:sz w:val="28"/>
                <w:szCs w:val="28"/>
                <w:rPrChange w:id="5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1" w:author="Nguyen Toan" w:date="2018-05-09T07:19:00Z">
                  <w:rPr>
                    <w:noProof/>
                  </w:rPr>
                </w:rPrChange>
              </w:rPr>
              <w:instrText>HYPERLINK \l "_Toc513613712"</w:instrText>
            </w:r>
            <w:r w:rsidRPr="00B05E10">
              <w:rPr>
                <w:rStyle w:val="Hyperlink"/>
                <w:rFonts w:ascii="Times New Roman" w:hAnsi="Times New Roman" w:cs="Times New Roman"/>
                <w:noProof/>
                <w:sz w:val="28"/>
                <w:szCs w:val="28"/>
                <w:rPrChange w:id="6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04" w:author="Nguyen Toan" w:date="2018-05-09T07:19:00Z">
                  <w:rPr>
                    <w:rStyle w:val="Hyperlink"/>
                    <w:rFonts w:ascii="Times New Roman" w:eastAsia="Times New Roman" w:hAnsi="Times New Roman" w:cs="Times New Roman"/>
                    <w:b/>
                    <w:noProof/>
                  </w:rPr>
                </w:rPrChange>
              </w:rPr>
              <w:t>CHƯƠNG 3.</w:t>
            </w:r>
            <w:r w:rsidRPr="00B05E10">
              <w:rPr>
                <w:rFonts w:ascii="Times New Roman" w:eastAsiaTheme="minorEastAsia" w:hAnsi="Times New Roman" w:cs="Times New Roman"/>
                <w:noProof/>
                <w:color w:val="auto"/>
                <w:sz w:val="28"/>
                <w:szCs w:val="28"/>
                <w:lang w:val="en-US"/>
                <w:rPrChange w:id="6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06" w:author="Nguyen Toan" w:date="2018-05-09T07:19:00Z">
                  <w:rPr>
                    <w:rStyle w:val="Hyperlink"/>
                    <w:rFonts w:ascii="Times New Roman" w:eastAsia="Times New Roman" w:hAnsi="Times New Roman" w:cs="Times New Roman"/>
                    <w:b/>
                    <w:noProof/>
                  </w:rPr>
                </w:rPrChange>
              </w:rPr>
              <w:t>QUY TRÌNH KIỂM THỬ CHO ỨNG DỤNG ESB</w:t>
            </w:r>
            <w:r w:rsidRPr="00B05E10">
              <w:rPr>
                <w:rFonts w:ascii="Times New Roman" w:hAnsi="Times New Roman" w:cs="Times New Roman"/>
                <w:noProof/>
                <w:webHidden/>
                <w:sz w:val="28"/>
                <w:szCs w:val="28"/>
                <w:rPrChange w:id="607" w:author="Nguyen Toan" w:date="2018-05-09T07:19:00Z">
                  <w:rPr>
                    <w:noProof/>
                    <w:webHidden/>
                  </w:rPr>
                </w:rPrChange>
              </w:rPr>
              <w:tab/>
            </w:r>
            <w:r w:rsidRPr="00B05E10">
              <w:rPr>
                <w:rFonts w:ascii="Times New Roman" w:hAnsi="Times New Roman" w:cs="Times New Roman"/>
                <w:noProof/>
                <w:webHidden/>
                <w:sz w:val="28"/>
                <w:szCs w:val="28"/>
                <w:rPrChange w:id="608" w:author="Nguyen Toan" w:date="2018-05-09T07:19:00Z">
                  <w:rPr>
                    <w:noProof/>
                    <w:webHidden/>
                  </w:rPr>
                </w:rPrChange>
              </w:rPr>
              <w:fldChar w:fldCharType="begin"/>
            </w:r>
            <w:r w:rsidRPr="00B05E10">
              <w:rPr>
                <w:rFonts w:ascii="Times New Roman" w:hAnsi="Times New Roman" w:cs="Times New Roman"/>
                <w:noProof/>
                <w:webHidden/>
                <w:sz w:val="28"/>
                <w:szCs w:val="28"/>
                <w:rPrChange w:id="609" w:author="Nguyen Toan" w:date="2018-05-09T07:19:00Z">
                  <w:rPr>
                    <w:noProof/>
                    <w:webHidden/>
                  </w:rPr>
                </w:rPrChange>
              </w:rPr>
              <w:instrText xml:space="preserve"> PAGEREF _Toc513613712 \h </w:instrText>
            </w:r>
          </w:ins>
          <w:r w:rsidRPr="00B05E10">
            <w:rPr>
              <w:rFonts w:ascii="Times New Roman" w:hAnsi="Times New Roman" w:cs="Times New Roman"/>
              <w:noProof/>
              <w:webHidden/>
              <w:sz w:val="28"/>
              <w:szCs w:val="28"/>
              <w:rPrChange w:id="61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11" w:author="Nguyen Toan" w:date="2018-05-09T07:19:00Z">
                <w:rPr>
                  <w:noProof/>
                  <w:webHidden/>
                </w:rPr>
              </w:rPrChange>
            </w:rPr>
            <w:fldChar w:fldCharType="separate"/>
          </w:r>
          <w:ins w:id="612" w:author="Nguyen Toan" w:date="2018-05-09T07:19:00Z">
            <w:r w:rsidRPr="00B05E10">
              <w:rPr>
                <w:rFonts w:ascii="Times New Roman" w:hAnsi="Times New Roman" w:cs="Times New Roman"/>
                <w:noProof/>
                <w:webHidden/>
                <w:sz w:val="28"/>
                <w:szCs w:val="28"/>
                <w:rPrChange w:id="613" w:author="Nguyen Toan" w:date="2018-05-09T07:19:00Z">
                  <w:rPr>
                    <w:noProof/>
                    <w:webHidden/>
                  </w:rPr>
                </w:rPrChange>
              </w:rPr>
              <w:t>25</w:t>
            </w:r>
            <w:r w:rsidRPr="00B05E10">
              <w:rPr>
                <w:rFonts w:ascii="Times New Roman" w:hAnsi="Times New Roman" w:cs="Times New Roman"/>
                <w:noProof/>
                <w:webHidden/>
                <w:sz w:val="28"/>
                <w:szCs w:val="28"/>
                <w:rPrChange w:id="61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15" w:author="Nguyen Toan" w:date="2018-05-09T07:19:00Z">
                  <w:rPr>
                    <w:rStyle w:val="Hyperlink"/>
                    <w:noProof/>
                  </w:rPr>
                </w:rPrChange>
              </w:rPr>
              <w:fldChar w:fldCharType="end"/>
            </w:r>
          </w:ins>
        </w:p>
        <w:p w14:paraId="34BE086B" w14:textId="77777777" w:rsidR="00AA48F4" w:rsidRPr="00B05E10" w:rsidRDefault="00AA48F4">
          <w:pPr>
            <w:pStyle w:val="TOC2"/>
            <w:tabs>
              <w:tab w:val="left" w:pos="880"/>
              <w:tab w:val="right" w:leader="dot" w:pos="9395"/>
            </w:tabs>
            <w:rPr>
              <w:ins w:id="616" w:author="Nguyen Toan" w:date="2018-05-09T07:19:00Z"/>
              <w:rFonts w:ascii="Times New Roman" w:eastAsiaTheme="minorEastAsia" w:hAnsi="Times New Roman" w:cs="Times New Roman"/>
              <w:noProof/>
              <w:color w:val="auto"/>
              <w:sz w:val="28"/>
              <w:szCs w:val="28"/>
              <w:lang w:val="en-US"/>
              <w:rPrChange w:id="617" w:author="Nguyen Toan" w:date="2018-05-09T07:19:00Z">
                <w:rPr>
                  <w:ins w:id="618" w:author="Nguyen Toan" w:date="2018-05-09T07:19:00Z"/>
                  <w:rFonts w:asciiTheme="minorHAnsi" w:eastAsiaTheme="minorEastAsia" w:hAnsiTheme="minorHAnsi" w:cstheme="minorBidi"/>
                  <w:noProof/>
                  <w:color w:val="auto"/>
                  <w:lang w:val="en-US"/>
                </w:rPr>
              </w:rPrChange>
            </w:rPr>
          </w:pPr>
          <w:ins w:id="619" w:author="Nguyen Toan" w:date="2018-05-09T07:19:00Z">
            <w:r w:rsidRPr="00B05E10">
              <w:rPr>
                <w:rStyle w:val="Hyperlink"/>
                <w:rFonts w:ascii="Times New Roman" w:hAnsi="Times New Roman" w:cs="Times New Roman"/>
                <w:noProof/>
                <w:sz w:val="28"/>
                <w:szCs w:val="28"/>
                <w:rPrChange w:id="62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2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22" w:author="Nguyen Toan" w:date="2018-05-09T07:19:00Z">
                  <w:rPr>
                    <w:noProof/>
                  </w:rPr>
                </w:rPrChange>
              </w:rPr>
              <w:instrText>HYPERLINK \l "_Toc513613713"</w:instrText>
            </w:r>
            <w:r w:rsidRPr="00B05E10">
              <w:rPr>
                <w:rStyle w:val="Hyperlink"/>
                <w:rFonts w:ascii="Times New Roman" w:hAnsi="Times New Roman" w:cs="Times New Roman"/>
                <w:noProof/>
                <w:sz w:val="28"/>
                <w:szCs w:val="28"/>
                <w:rPrChange w:id="62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25" w:author="Nguyen Toan" w:date="2018-05-09T07:19:00Z">
                  <w:rPr>
                    <w:rStyle w:val="Hyperlink"/>
                    <w:rFonts w:ascii="Times New Roman" w:eastAsia="Times New Roman" w:hAnsi="Times New Roman" w:cs="Times New Roman"/>
                    <w:b/>
                    <w:noProof/>
                  </w:rPr>
                </w:rPrChange>
              </w:rPr>
              <w:t>3.1.</w:t>
            </w:r>
            <w:r w:rsidRPr="00B05E10">
              <w:rPr>
                <w:rFonts w:ascii="Times New Roman" w:eastAsiaTheme="minorEastAsia" w:hAnsi="Times New Roman" w:cs="Times New Roman"/>
                <w:noProof/>
                <w:color w:val="auto"/>
                <w:sz w:val="28"/>
                <w:szCs w:val="28"/>
                <w:lang w:val="en-US"/>
                <w:rPrChange w:id="62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27" w:author="Nguyen Toan" w:date="2018-05-09T07:19:00Z">
                  <w:rPr>
                    <w:rStyle w:val="Hyperlink"/>
                    <w:rFonts w:ascii="Times New Roman" w:eastAsia="Times New Roman" w:hAnsi="Times New Roman" w:cs="Times New Roman"/>
                    <w:b/>
                    <w:noProof/>
                  </w:rPr>
                </w:rPrChange>
              </w:rPr>
              <w:t>Các chiến thuật kiểm thử</w:t>
            </w:r>
            <w:r w:rsidRPr="00B05E10">
              <w:rPr>
                <w:rFonts w:ascii="Times New Roman" w:hAnsi="Times New Roman" w:cs="Times New Roman"/>
                <w:noProof/>
                <w:webHidden/>
                <w:sz w:val="28"/>
                <w:szCs w:val="28"/>
                <w:rPrChange w:id="628" w:author="Nguyen Toan" w:date="2018-05-09T07:19:00Z">
                  <w:rPr>
                    <w:noProof/>
                    <w:webHidden/>
                  </w:rPr>
                </w:rPrChange>
              </w:rPr>
              <w:tab/>
            </w:r>
            <w:r w:rsidRPr="00B05E10">
              <w:rPr>
                <w:rFonts w:ascii="Times New Roman" w:hAnsi="Times New Roman" w:cs="Times New Roman"/>
                <w:noProof/>
                <w:webHidden/>
                <w:sz w:val="28"/>
                <w:szCs w:val="28"/>
                <w:rPrChange w:id="629" w:author="Nguyen Toan" w:date="2018-05-09T07:19:00Z">
                  <w:rPr>
                    <w:noProof/>
                    <w:webHidden/>
                  </w:rPr>
                </w:rPrChange>
              </w:rPr>
              <w:fldChar w:fldCharType="begin"/>
            </w:r>
            <w:r w:rsidRPr="00B05E10">
              <w:rPr>
                <w:rFonts w:ascii="Times New Roman" w:hAnsi="Times New Roman" w:cs="Times New Roman"/>
                <w:noProof/>
                <w:webHidden/>
                <w:sz w:val="28"/>
                <w:szCs w:val="28"/>
                <w:rPrChange w:id="630" w:author="Nguyen Toan" w:date="2018-05-09T07:19:00Z">
                  <w:rPr>
                    <w:noProof/>
                    <w:webHidden/>
                  </w:rPr>
                </w:rPrChange>
              </w:rPr>
              <w:instrText xml:space="preserve"> PAGEREF _Toc513613713 \h </w:instrText>
            </w:r>
          </w:ins>
          <w:r w:rsidRPr="00B05E10">
            <w:rPr>
              <w:rFonts w:ascii="Times New Roman" w:hAnsi="Times New Roman" w:cs="Times New Roman"/>
              <w:noProof/>
              <w:webHidden/>
              <w:sz w:val="28"/>
              <w:szCs w:val="28"/>
              <w:rPrChange w:id="63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32" w:author="Nguyen Toan" w:date="2018-05-09T07:19:00Z">
                <w:rPr>
                  <w:noProof/>
                  <w:webHidden/>
                </w:rPr>
              </w:rPrChange>
            </w:rPr>
            <w:fldChar w:fldCharType="separate"/>
          </w:r>
          <w:ins w:id="633" w:author="Nguyen Toan" w:date="2018-05-09T07:19:00Z">
            <w:r w:rsidRPr="00B05E10">
              <w:rPr>
                <w:rFonts w:ascii="Times New Roman" w:hAnsi="Times New Roman" w:cs="Times New Roman"/>
                <w:noProof/>
                <w:webHidden/>
                <w:sz w:val="28"/>
                <w:szCs w:val="28"/>
                <w:rPrChange w:id="634" w:author="Nguyen Toan" w:date="2018-05-09T07:19:00Z">
                  <w:rPr>
                    <w:noProof/>
                    <w:webHidden/>
                  </w:rPr>
                </w:rPrChange>
              </w:rPr>
              <w:t>25</w:t>
            </w:r>
            <w:r w:rsidRPr="00B05E10">
              <w:rPr>
                <w:rFonts w:ascii="Times New Roman" w:hAnsi="Times New Roman" w:cs="Times New Roman"/>
                <w:noProof/>
                <w:webHidden/>
                <w:sz w:val="28"/>
                <w:szCs w:val="28"/>
                <w:rPrChange w:id="63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36" w:author="Nguyen Toan" w:date="2018-05-09T07:19:00Z">
                  <w:rPr>
                    <w:rStyle w:val="Hyperlink"/>
                    <w:noProof/>
                  </w:rPr>
                </w:rPrChange>
              </w:rPr>
              <w:fldChar w:fldCharType="end"/>
            </w:r>
          </w:ins>
        </w:p>
        <w:p w14:paraId="7955BDD2" w14:textId="77777777" w:rsidR="00AA48F4" w:rsidRPr="00B05E10" w:rsidRDefault="00AA48F4">
          <w:pPr>
            <w:pStyle w:val="TOC3"/>
            <w:tabs>
              <w:tab w:val="left" w:pos="1320"/>
              <w:tab w:val="right" w:leader="dot" w:pos="9395"/>
            </w:tabs>
            <w:rPr>
              <w:ins w:id="637" w:author="Nguyen Toan" w:date="2018-05-09T07:19:00Z"/>
              <w:rFonts w:ascii="Times New Roman" w:eastAsiaTheme="minorEastAsia" w:hAnsi="Times New Roman" w:cs="Times New Roman"/>
              <w:noProof/>
              <w:color w:val="auto"/>
              <w:sz w:val="28"/>
              <w:szCs w:val="28"/>
              <w:lang w:val="en-US"/>
              <w:rPrChange w:id="638" w:author="Nguyen Toan" w:date="2018-05-09T07:19:00Z">
                <w:rPr>
                  <w:ins w:id="639" w:author="Nguyen Toan" w:date="2018-05-09T07:19:00Z"/>
                  <w:rFonts w:asciiTheme="minorHAnsi" w:eastAsiaTheme="minorEastAsia" w:hAnsiTheme="minorHAnsi" w:cstheme="minorBidi"/>
                  <w:noProof/>
                  <w:color w:val="auto"/>
                  <w:lang w:val="en-US"/>
                </w:rPr>
              </w:rPrChange>
            </w:rPr>
          </w:pPr>
          <w:ins w:id="640" w:author="Nguyen Toan" w:date="2018-05-09T07:19:00Z">
            <w:r w:rsidRPr="00B05E10">
              <w:rPr>
                <w:rStyle w:val="Hyperlink"/>
                <w:rFonts w:ascii="Times New Roman" w:hAnsi="Times New Roman" w:cs="Times New Roman"/>
                <w:noProof/>
                <w:sz w:val="28"/>
                <w:szCs w:val="28"/>
                <w:rPrChange w:id="64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4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43" w:author="Nguyen Toan" w:date="2018-05-09T07:19:00Z">
                  <w:rPr>
                    <w:noProof/>
                  </w:rPr>
                </w:rPrChange>
              </w:rPr>
              <w:instrText>HYPERLINK \l "_Toc513613714"</w:instrText>
            </w:r>
            <w:r w:rsidRPr="00B05E10">
              <w:rPr>
                <w:rStyle w:val="Hyperlink"/>
                <w:rFonts w:ascii="Times New Roman" w:hAnsi="Times New Roman" w:cs="Times New Roman"/>
                <w:noProof/>
                <w:sz w:val="28"/>
                <w:szCs w:val="28"/>
                <w:rPrChange w:id="64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4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46" w:author="Nguyen Toan" w:date="2018-05-09T07:19:00Z">
                  <w:rPr>
                    <w:rStyle w:val="Hyperlink"/>
                    <w:rFonts w:ascii="Times New Roman" w:eastAsia="Times New Roman" w:hAnsi="Times New Roman" w:cs="Times New Roman"/>
                    <w:b/>
                    <w:noProof/>
                  </w:rPr>
                </w:rPrChange>
              </w:rPr>
              <w:t>3.1.1.</w:t>
            </w:r>
            <w:r w:rsidRPr="00B05E10">
              <w:rPr>
                <w:rFonts w:ascii="Times New Roman" w:eastAsiaTheme="minorEastAsia" w:hAnsi="Times New Roman" w:cs="Times New Roman"/>
                <w:noProof/>
                <w:color w:val="auto"/>
                <w:sz w:val="28"/>
                <w:szCs w:val="28"/>
                <w:lang w:val="en-US"/>
                <w:rPrChange w:id="64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48" w:author="Nguyen Toan" w:date="2018-05-09T07:19:00Z">
                  <w:rPr>
                    <w:rStyle w:val="Hyperlink"/>
                    <w:rFonts w:ascii="Times New Roman" w:eastAsia="Times New Roman" w:hAnsi="Times New Roman" w:cs="Times New Roman"/>
                    <w:b/>
                    <w:noProof/>
                  </w:rPr>
                </w:rPrChange>
              </w:rPr>
              <w:t>Kiểm thử đơn vị</w:t>
            </w:r>
            <w:r w:rsidRPr="00B05E10">
              <w:rPr>
                <w:rFonts w:ascii="Times New Roman" w:hAnsi="Times New Roman" w:cs="Times New Roman"/>
                <w:noProof/>
                <w:webHidden/>
                <w:sz w:val="28"/>
                <w:szCs w:val="28"/>
                <w:rPrChange w:id="649" w:author="Nguyen Toan" w:date="2018-05-09T07:19:00Z">
                  <w:rPr>
                    <w:noProof/>
                    <w:webHidden/>
                  </w:rPr>
                </w:rPrChange>
              </w:rPr>
              <w:tab/>
            </w:r>
            <w:r w:rsidRPr="00B05E10">
              <w:rPr>
                <w:rFonts w:ascii="Times New Roman" w:hAnsi="Times New Roman" w:cs="Times New Roman"/>
                <w:noProof/>
                <w:webHidden/>
                <w:sz w:val="28"/>
                <w:szCs w:val="28"/>
                <w:rPrChange w:id="650" w:author="Nguyen Toan" w:date="2018-05-09T07:19:00Z">
                  <w:rPr>
                    <w:noProof/>
                    <w:webHidden/>
                  </w:rPr>
                </w:rPrChange>
              </w:rPr>
              <w:fldChar w:fldCharType="begin"/>
            </w:r>
            <w:r w:rsidRPr="00B05E10">
              <w:rPr>
                <w:rFonts w:ascii="Times New Roman" w:hAnsi="Times New Roman" w:cs="Times New Roman"/>
                <w:noProof/>
                <w:webHidden/>
                <w:sz w:val="28"/>
                <w:szCs w:val="28"/>
                <w:rPrChange w:id="651" w:author="Nguyen Toan" w:date="2018-05-09T07:19:00Z">
                  <w:rPr>
                    <w:noProof/>
                    <w:webHidden/>
                  </w:rPr>
                </w:rPrChange>
              </w:rPr>
              <w:instrText xml:space="preserve"> PAGEREF _Toc513613714 \h </w:instrText>
            </w:r>
          </w:ins>
          <w:r w:rsidRPr="00B05E10">
            <w:rPr>
              <w:rFonts w:ascii="Times New Roman" w:hAnsi="Times New Roman" w:cs="Times New Roman"/>
              <w:noProof/>
              <w:webHidden/>
              <w:sz w:val="28"/>
              <w:szCs w:val="28"/>
              <w:rPrChange w:id="65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53" w:author="Nguyen Toan" w:date="2018-05-09T07:19:00Z">
                <w:rPr>
                  <w:noProof/>
                  <w:webHidden/>
                </w:rPr>
              </w:rPrChange>
            </w:rPr>
            <w:fldChar w:fldCharType="separate"/>
          </w:r>
          <w:ins w:id="654" w:author="Nguyen Toan" w:date="2018-05-09T07:19:00Z">
            <w:r w:rsidRPr="00B05E10">
              <w:rPr>
                <w:rFonts w:ascii="Times New Roman" w:hAnsi="Times New Roman" w:cs="Times New Roman"/>
                <w:noProof/>
                <w:webHidden/>
                <w:sz w:val="28"/>
                <w:szCs w:val="28"/>
                <w:rPrChange w:id="655" w:author="Nguyen Toan" w:date="2018-05-09T07:19:00Z">
                  <w:rPr>
                    <w:noProof/>
                    <w:webHidden/>
                  </w:rPr>
                </w:rPrChange>
              </w:rPr>
              <w:t>25</w:t>
            </w:r>
            <w:r w:rsidRPr="00B05E10">
              <w:rPr>
                <w:rFonts w:ascii="Times New Roman" w:hAnsi="Times New Roman" w:cs="Times New Roman"/>
                <w:noProof/>
                <w:webHidden/>
                <w:sz w:val="28"/>
                <w:szCs w:val="28"/>
                <w:rPrChange w:id="65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57" w:author="Nguyen Toan" w:date="2018-05-09T07:19:00Z">
                  <w:rPr>
                    <w:rStyle w:val="Hyperlink"/>
                    <w:noProof/>
                  </w:rPr>
                </w:rPrChange>
              </w:rPr>
              <w:fldChar w:fldCharType="end"/>
            </w:r>
          </w:ins>
        </w:p>
        <w:p w14:paraId="69601008" w14:textId="77777777" w:rsidR="00AA48F4" w:rsidRPr="00B05E10" w:rsidRDefault="00AA48F4">
          <w:pPr>
            <w:pStyle w:val="TOC3"/>
            <w:tabs>
              <w:tab w:val="left" w:pos="1320"/>
              <w:tab w:val="right" w:leader="dot" w:pos="9395"/>
            </w:tabs>
            <w:rPr>
              <w:ins w:id="658" w:author="Nguyen Toan" w:date="2018-05-09T07:19:00Z"/>
              <w:rFonts w:ascii="Times New Roman" w:eastAsiaTheme="minorEastAsia" w:hAnsi="Times New Roman" w:cs="Times New Roman"/>
              <w:noProof/>
              <w:color w:val="auto"/>
              <w:sz w:val="28"/>
              <w:szCs w:val="28"/>
              <w:lang w:val="en-US"/>
              <w:rPrChange w:id="659" w:author="Nguyen Toan" w:date="2018-05-09T07:19:00Z">
                <w:rPr>
                  <w:ins w:id="660" w:author="Nguyen Toan" w:date="2018-05-09T07:19:00Z"/>
                  <w:rFonts w:asciiTheme="minorHAnsi" w:eastAsiaTheme="minorEastAsia" w:hAnsiTheme="minorHAnsi" w:cstheme="minorBidi"/>
                  <w:noProof/>
                  <w:color w:val="auto"/>
                  <w:lang w:val="en-US"/>
                </w:rPr>
              </w:rPrChange>
            </w:rPr>
          </w:pPr>
          <w:ins w:id="661" w:author="Nguyen Toan" w:date="2018-05-09T07:19:00Z">
            <w:r w:rsidRPr="00B05E10">
              <w:rPr>
                <w:rStyle w:val="Hyperlink"/>
                <w:rFonts w:ascii="Times New Roman" w:hAnsi="Times New Roman" w:cs="Times New Roman"/>
                <w:noProof/>
                <w:sz w:val="28"/>
                <w:szCs w:val="28"/>
                <w:rPrChange w:id="66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6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64" w:author="Nguyen Toan" w:date="2018-05-09T07:19:00Z">
                  <w:rPr>
                    <w:noProof/>
                  </w:rPr>
                </w:rPrChange>
              </w:rPr>
              <w:instrText>HYPERLINK \l "_Toc513613715"</w:instrText>
            </w:r>
            <w:r w:rsidRPr="00B05E10">
              <w:rPr>
                <w:rStyle w:val="Hyperlink"/>
                <w:rFonts w:ascii="Times New Roman" w:hAnsi="Times New Roman" w:cs="Times New Roman"/>
                <w:noProof/>
                <w:sz w:val="28"/>
                <w:szCs w:val="28"/>
                <w:rPrChange w:id="66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6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67" w:author="Nguyen Toan" w:date="2018-05-09T07:19:00Z">
                  <w:rPr>
                    <w:rStyle w:val="Hyperlink"/>
                    <w:rFonts w:ascii="Times New Roman" w:eastAsia="Times New Roman" w:hAnsi="Times New Roman" w:cs="Times New Roman"/>
                    <w:b/>
                    <w:noProof/>
                  </w:rPr>
                </w:rPrChange>
              </w:rPr>
              <w:t>3.1.2.</w:t>
            </w:r>
            <w:r w:rsidRPr="00B05E10">
              <w:rPr>
                <w:rFonts w:ascii="Times New Roman" w:eastAsiaTheme="minorEastAsia" w:hAnsi="Times New Roman" w:cs="Times New Roman"/>
                <w:noProof/>
                <w:color w:val="auto"/>
                <w:sz w:val="28"/>
                <w:szCs w:val="28"/>
                <w:lang w:val="en-US"/>
                <w:rPrChange w:id="66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69" w:author="Nguyen Toan" w:date="2018-05-09T07:19:00Z">
                  <w:rPr>
                    <w:rStyle w:val="Hyperlink"/>
                    <w:rFonts w:ascii="Times New Roman" w:eastAsia="Times New Roman" w:hAnsi="Times New Roman" w:cs="Times New Roman"/>
                    <w:b/>
                    <w:noProof/>
                  </w:rPr>
                </w:rPrChange>
              </w:rPr>
              <w:t>Kiểm thử tích hợp</w:t>
            </w:r>
            <w:r w:rsidRPr="00B05E10">
              <w:rPr>
                <w:rFonts w:ascii="Times New Roman" w:hAnsi="Times New Roman" w:cs="Times New Roman"/>
                <w:noProof/>
                <w:webHidden/>
                <w:sz w:val="28"/>
                <w:szCs w:val="28"/>
                <w:rPrChange w:id="670" w:author="Nguyen Toan" w:date="2018-05-09T07:19:00Z">
                  <w:rPr>
                    <w:noProof/>
                    <w:webHidden/>
                  </w:rPr>
                </w:rPrChange>
              </w:rPr>
              <w:tab/>
            </w:r>
            <w:r w:rsidRPr="00B05E10">
              <w:rPr>
                <w:rFonts w:ascii="Times New Roman" w:hAnsi="Times New Roman" w:cs="Times New Roman"/>
                <w:noProof/>
                <w:webHidden/>
                <w:sz w:val="28"/>
                <w:szCs w:val="28"/>
                <w:rPrChange w:id="671" w:author="Nguyen Toan" w:date="2018-05-09T07:19:00Z">
                  <w:rPr>
                    <w:noProof/>
                    <w:webHidden/>
                  </w:rPr>
                </w:rPrChange>
              </w:rPr>
              <w:fldChar w:fldCharType="begin"/>
            </w:r>
            <w:r w:rsidRPr="00B05E10">
              <w:rPr>
                <w:rFonts w:ascii="Times New Roman" w:hAnsi="Times New Roman" w:cs="Times New Roman"/>
                <w:noProof/>
                <w:webHidden/>
                <w:sz w:val="28"/>
                <w:szCs w:val="28"/>
                <w:rPrChange w:id="672" w:author="Nguyen Toan" w:date="2018-05-09T07:19:00Z">
                  <w:rPr>
                    <w:noProof/>
                    <w:webHidden/>
                  </w:rPr>
                </w:rPrChange>
              </w:rPr>
              <w:instrText xml:space="preserve"> PAGEREF _Toc513613715 \h </w:instrText>
            </w:r>
          </w:ins>
          <w:r w:rsidRPr="00B05E10">
            <w:rPr>
              <w:rFonts w:ascii="Times New Roman" w:hAnsi="Times New Roman" w:cs="Times New Roman"/>
              <w:noProof/>
              <w:webHidden/>
              <w:sz w:val="28"/>
              <w:szCs w:val="28"/>
              <w:rPrChange w:id="67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74" w:author="Nguyen Toan" w:date="2018-05-09T07:19:00Z">
                <w:rPr>
                  <w:noProof/>
                  <w:webHidden/>
                </w:rPr>
              </w:rPrChange>
            </w:rPr>
            <w:fldChar w:fldCharType="separate"/>
          </w:r>
          <w:ins w:id="675" w:author="Nguyen Toan" w:date="2018-05-09T07:19:00Z">
            <w:r w:rsidRPr="00B05E10">
              <w:rPr>
                <w:rFonts w:ascii="Times New Roman" w:hAnsi="Times New Roman" w:cs="Times New Roman"/>
                <w:noProof/>
                <w:webHidden/>
                <w:sz w:val="28"/>
                <w:szCs w:val="28"/>
                <w:rPrChange w:id="676" w:author="Nguyen Toan" w:date="2018-05-09T07:19:00Z">
                  <w:rPr>
                    <w:noProof/>
                    <w:webHidden/>
                  </w:rPr>
                </w:rPrChange>
              </w:rPr>
              <w:t>26</w:t>
            </w:r>
            <w:r w:rsidRPr="00B05E10">
              <w:rPr>
                <w:rFonts w:ascii="Times New Roman" w:hAnsi="Times New Roman" w:cs="Times New Roman"/>
                <w:noProof/>
                <w:webHidden/>
                <w:sz w:val="28"/>
                <w:szCs w:val="28"/>
                <w:rPrChange w:id="67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78" w:author="Nguyen Toan" w:date="2018-05-09T07:19:00Z">
                  <w:rPr>
                    <w:rStyle w:val="Hyperlink"/>
                    <w:noProof/>
                  </w:rPr>
                </w:rPrChange>
              </w:rPr>
              <w:fldChar w:fldCharType="end"/>
            </w:r>
          </w:ins>
        </w:p>
        <w:p w14:paraId="2553EEBB" w14:textId="77777777" w:rsidR="00AA48F4" w:rsidRPr="00B05E10" w:rsidRDefault="00AA48F4">
          <w:pPr>
            <w:pStyle w:val="TOC3"/>
            <w:tabs>
              <w:tab w:val="left" w:pos="1320"/>
              <w:tab w:val="right" w:leader="dot" w:pos="9395"/>
            </w:tabs>
            <w:rPr>
              <w:ins w:id="679" w:author="Nguyen Toan" w:date="2018-05-09T07:19:00Z"/>
              <w:rFonts w:ascii="Times New Roman" w:eastAsiaTheme="minorEastAsia" w:hAnsi="Times New Roman" w:cs="Times New Roman"/>
              <w:noProof/>
              <w:color w:val="auto"/>
              <w:sz w:val="28"/>
              <w:szCs w:val="28"/>
              <w:lang w:val="en-US"/>
              <w:rPrChange w:id="680" w:author="Nguyen Toan" w:date="2018-05-09T07:19:00Z">
                <w:rPr>
                  <w:ins w:id="681" w:author="Nguyen Toan" w:date="2018-05-09T07:19:00Z"/>
                  <w:rFonts w:asciiTheme="minorHAnsi" w:eastAsiaTheme="minorEastAsia" w:hAnsiTheme="minorHAnsi" w:cstheme="minorBidi"/>
                  <w:noProof/>
                  <w:color w:val="auto"/>
                  <w:lang w:val="en-US"/>
                </w:rPr>
              </w:rPrChange>
            </w:rPr>
          </w:pPr>
          <w:ins w:id="682" w:author="Nguyen Toan" w:date="2018-05-09T07:19:00Z">
            <w:r w:rsidRPr="00B05E10">
              <w:rPr>
                <w:rStyle w:val="Hyperlink"/>
                <w:rFonts w:ascii="Times New Roman" w:hAnsi="Times New Roman" w:cs="Times New Roman"/>
                <w:noProof/>
                <w:sz w:val="28"/>
                <w:szCs w:val="28"/>
                <w:rPrChange w:id="68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8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85" w:author="Nguyen Toan" w:date="2018-05-09T07:19:00Z">
                  <w:rPr>
                    <w:noProof/>
                  </w:rPr>
                </w:rPrChange>
              </w:rPr>
              <w:instrText>HYPERLINK \l "_Toc513613716"</w:instrText>
            </w:r>
            <w:r w:rsidRPr="00B05E10">
              <w:rPr>
                <w:rStyle w:val="Hyperlink"/>
                <w:rFonts w:ascii="Times New Roman" w:hAnsi="Times New Roman" w:cs="Times New Roman"/>
                <w:noProof/>
                <w:sz w:val="28"/>
                <w:szCs w:val="28"/>
                <w:rPrChange w:id="68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8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88" w:author="Nguyen Toan" w:date="2018-05-09T07:19:00Z">
                  <w:rPr>
                    <w:rStyle w:val="Hyperlink"/>
                    <w:rFonts w:ascii="Times New Roman" w:eastAsia="Times New Roman" w:hAnsi="Times New Roman" w:cs="Times New Roman"/>
                    <w:b/>
                    <w:noProof/>
                  </w:rPr>
                </w:rPrChange>
              </w:rPr>
              <w:t>3.1.3.</w:t>
            </w:r>
            <w:r w:rsidRPr="00B05E10">
              <w:rPr>
                <w:rFonts w:ascii="Times New Roman" w:eastAsiaTheme="minorEastAsia" w:hAnsi="Times New Roman" w:cs="Times New Roman"/>
                <w:noProof/>
                <w:color w:val="auto"/>
                <w:sz w:val="28"/>
                <w:szCs w:val="28"/>
                <w:lang w:val="en-US"/>
                <w:rPrChange w:id="68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90" w:author="Nguyen Toan" w:date="2018-05-09T07:19:00Z">
                  <w:rPr>
                    <w:rStyle w:val="Hyperlink"/>
                    <w:rFonts w:ascii="Times New Roman" w:eastAsia="Times New Roman" w:hAnsi="Times New Roman" w:cs="Times New Roman"/>
                    <w:b/>
                    <w:noProof/>
                  </w:rPr>
                </w:rPrChange>
              </w:rPr>
              <w:t>Kiểm thử hồi quy</w:t>
            </w:r>
            <w:r w:rsidRPr="00B05E10">
              <w:rPr>
                <w:rFonts w:ascii="Times New Roman" w:hAnsi="Times New Roman" w:cs="Times New Roman"/>
                <w:noProof/>
                <w:webHidden/>
                <w:sz w:val="28"/>
                <w:szCs w:val="28"/>
                <w:rPrChange w:id="691" w:author="Nguyen Toan" w:date="2018-05-09T07:19:00Z">
                  <w:rPr>
                    <w:noProof/>
                    <w:webHidden/>
                  </w:rPr>
                </w:rPrChange>
              </w:rPr>
              <w:tab/>
            </w:r>
            <w:r w:rsidRPr="00B05E10">
              <w:rPr>
                <w:rFonts w:ascii="Times New Roman" w:hAnsi="Times New Roman" w:cs="Times New Roman"/>
                <w:noProof/>
                <w:webHidden/>
                <w:sz w:val="28"/>
                <w:szCs w:val="28"/>
                <w:rPrChange w:id="692" w:author="Nguyen Toan" w:date="2018-05-09T07:19:00Z">
                  <w:rPr>
                    <w:noProof/>
                    <w:webHidden/>
                  </w:rPr>
                </w:rPrChange>
              </w:rPr>
              <w:fldChar w:fldCharType="begin"/>
            </w:r>
            <w:r w:rsidRPr="00B05E10">
              <w:rPr>
                <w:rFonts w:ascii="Times New Roman" w:hAnsi="Times New Roman" w:cs="Times New Roman"/>
                <w:noProof/>
                <w:webHidden/>
                <w:sz w:val="28"/>
                <w:szCs w:val="28"/>
                <w:rPrChange w:id="693" w:author="Nguyen Toan" w:date="2018-05-09T07:19:00Z">
                  <w:rPr>
                    <w:noProof/>
                    <w:webHidden/>
                  </w:rPr>
                </w:rPrChange>
              </w:rPr>
              <w:instrText xml:space="preserve"> PAGEREF _Toc513613716 \h </w:instrText>
            </w:r>
          </w:ins>
          <w:r w:rsidRPr="00B05E10">
            <w:rPr>
              <w:rFonts w:ascii="Times New Roman" w:hAnsi="Times New Roman" w:cs="Times New Roman"/>
              <w:noProof/>
              <w:webHidden/>
              <w:sz w:val="28"/>
              <w:szCs w:val="28"/>
              <w:rPrChange w:id="6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5" w:author="Nguyen Toan" w:date="2018-05-09T07:19:00Z">
                <w:rPr>
                  <w:noProof/>
                  <w:webHidden/>
                </w:rPr>
              </w:rPrChange>
            </w:rPr>
            <w:fldChar w:fldCharType="separate"/>
          </w:r>
          <w:ins w:id="696" w:author="Nguyen Toan" w:date="2018-05-09T07:19:00Z">
            <w:r w:rsidRPr="00B05E10">
              <w:rPr>
                <w:rFonts w:ascii="Times New Roman" w:hAnsi="Times New Roman" w:cs="Times New Roman"/>
                <w:noProof/>
                <w:webHidden/>
                <w:sz w:val="28"/>
                <w:szCs w:val="28"/>
                <w:rPrChange w:id="697" w:author="Nguyen Toan" w:date="2018-05-09T07:19:00Z">
                  <w:rPr>
                    <w:noProof/>
                    <w:webHidden/>
                  </w:rPr>
                </w:rPrChange>
              </w:rPr>
              <w:t>26</w:t>
            </w:r>
            <w:r w:rsidRPr="00B05E10">
              <w:rPr>
                <w:rFonts w:ascii="Times New Roman" w:hAnsi="Times New Roman" w:cs="Times New Roman"/>
                <w:noProof/>
                <w:webHidden/>
                <w:sz w:val="28"/>
                <w:szCs w:val="28"/>
                <w:rPrChange w:id="6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99" w:author="Nguyen Toan" w:date="2018-05-09T07:19:00Z">
                  <w:rPr>
                    <w:rStyle w:val="Hyperlink"/>
                    <w:noProof/>
                  </w:rPr>
                </w:rPrChange>
              </w:rPr>
              <w:fldChar w:fldCharType="end"/>
            </w:r>
          </w:ins>
        </w:p>
        <w:p w14:paraId="1FFA3E06" w14:textId="77777777" w:rsidR="00AA48F4" w:rsidRPr="00B05E10" w:rsidRDefault="00AA48F4">
          <w:pPr>
            <w:pStyle w:val="TOC2"/>
            <w:tabs>
              <w:tab w:val="left" w:pos="880"/>
              <w:tab w:val="right" w:leader="dot" w:pos="9395"/>
            </w:tabs>
            <w:rPr>
              <w:ins w:id="700" w:author="Nguyen Toan" w:date="2018-05-09T07:19:00Z"/>
              <w:rFonts w:ascii="Times New Roman" w:eastAsiaTheme="minorEastAsia" w:hAnsi="Times New Roman" w:cs="Times New Roman"/>
              <w:noProof/>
              <w:color w:val="auto"/>
              <w:sz w:val="28"/>
              <w:szCs w:val="28"/>
              <w:lang w:val="en-US"/>
              <w:rPrChange w:id="701" w:author="Nguyen Toan" w:date="2018-05-09T07:19:00Z">
                <w:rPr>
                  <w:ins w:id="702" w:author="Nguyen Toan" w:date="2018-05-09T07:19:00Z"/>
                  <w:rFonts w:asciiTheme="minorHAnsi" w:eastAsiaTheme="minorEastAsia" w:hAnsiTheme="minorHAnsi" w:cstheme="minorBidi"/>
                  <w:noProof/>
                  <w:color w:val="auto"/>
                  <w:lang w:val="en-US"/>
                </w:rPr>
              </w:rPrChange>
            </w:rPr>
          </w:pPr>
          <w:ins w:id="703" w:author="Nguyen Toan" w:date="2018-05-09T07:19:00Z">
            <w:r w:rsidRPr="00B05E10">
              <w:rPr>
                <w:rStyle w:val="Hyperlink"/>
                <w:rFonts w:ascii="Times New Roman" w:hAnsi="Times New Roman" w:cs="Times New Roman"/>
                <w:noProof/>
                <w:sz w:val="28"/>
                <w:szCs w:val="28"/>
                <w:rPrChange w:id="7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06" w:author="Nguyen Toan" w:date="2018-05-09T07:19:00Z">
                  <w:rPr>
                    <w:noProof/>
                  </w:rPr>
                </w:rPrChange>
              </w:rPr>
              <w:instrText>HYPERLINK \l "_Toc513613717"</w:instrText>
            </w:r>
            <w:r w:rsidRPr="00B05E10">
              <w:rPr>
                <w:rStyle w:val="Hyperlink"/>
                <w:rFonts w:ascii="Times New Roman" w:hAnsi="Times New Roman" w:cs="Times New Roman"/>
                <w:noProof/>
                <w:sz w:val="28"/>
                <w:szCs w:val="28"/>
                <w:rPrChange w:id="7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09" w:author="Nguyen Toan" w:date="2018-05-09T07:19:00Z">
                  <w:rPr>
                    <w:rStyle w:val="Hyperlink"/>
                    <w:rFonts w:ascii="Times New Roman" w:eastAsia="Times New Roman" w:hAnsi="Times New Roman" w:cs="Times New Roman"/>
                    <w:b/>
                    <w:noProof/>
                  </w:rPr>
                </w:rPrChange>
              </w:rPr>
              <w:t>3.2.</w:t>
            </w:r>
            <w:r w:rsidRPr="00B05E10">
              <w:rPr>
                <w:rFonts w:ascii="Times New Roman" w:eastAsiaTheme="minorEastAsia" w:hAnsi="Times New Roman" w:cs="Times New Roman"/>
                <w:noProof/>
                <w:color w:val="auto"/>
                <w:sz w:val="28"/>
                <w:szCs w:val="28"/>
                <w:lang w:val="en-US"/>
                <w:rPrChange w:id="7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11" w:author="Nguyen Toan" w:date="2018-05-09T07:19:00Z">
                  <w:rPr>
                    <w:rStyle w:val="Hyperlink"/>
                    <w:rFonts w:ascii="Times New Roman" w:eastAsia="Times New Roman" w:hAnsi="Times New Roman" w:cs="Times New Roman"/>
                    <w:b/>
                    <w:noProof/>
                  </w:rPr>
                </w:rPrChange>
              </w:rPr>
              <w:t>Đề xuất quy trình kiểm thử hệ thống</w:t>
            </w:r>
            <w:r w:rsidRPr="00B05E10">
              <w:rPr>
                <w:rFonts w:ascii="Times New Roman" w:hAnsi="Times New Roman" w:cs="Times New Roman"/>
                <w:noProof/>
                <w:webHidden/>
                <w:sz w:val="28"/>
                <w:szCs w:val="28"/>
                <w:rPrChange w:id="712" w:author="Nguyen Toan" w:date="2018-05-09T07:19:00Z">
                  <w:rPr>
                    <w:noProof/>
                    <w:webHidden/>
                  </w:rPr>
                </w:rPrChange>
              </w:rPr>
              <w:tab/>
            </w:r>
            <w:r w:rsidRPr="00B05E10">
              <w:rPr>
                <w:rFonts w:ascii="Times New Roman" w:hAnsi="Times New Roman" w:cs="Times New Roman"/>
                <w:noProof/>
                <w:webHidden/>
                <w:sz w:val="28"/>
                <w:szCs w:val="28"/>
                <w:rPrChange w:id="713" w:author="Nguyen Toan" w:date="2018-05-09T07:19:00Z">
                  <w:rPr>
                    <w:noProof/>
                    <w:webHidden/>
                  </w:rPr>
                </w:rPrChange>
              </w:rPr>
              <w:fldChar w:fldCharType="begin"/>
            </w:r>
            <w:r w:rsidRPr="00B05E10">
              <w:rPr>
                <w:rFonts w:ascii="Times New Roman" w:hAnsi="Times New Roman" w:cs="Times New Roman"/>
                <w:noProof/>
                <w:webHidden/>
                <w:sz w:val="28"/>
                <w:szCs w:val="28"/>
                <w:rPrChange w:id="714" w:author="Nguyen Toan" w:date="2018-05-09T07:19:00Z">
                  <w:rPr>
                    <w:noProof/>
                    <w:webHidden/>
                  </w:rPr>
                </w:rPrChange>
              </w:rPr>
              <w:instrText xml:space="preserve"> PAGEREF _Toc513613717 \h </w:instrText>
            </w:r>
          </w:ins>
          <w:r w:rsidRPr="00B05E10">
            <w:rPr>
              <w:rFonts w:ascii="Times New Roman" w:hAnsi="Times New Roman" w:cs="Times New Roman"/>
              <w:noProof/>
              <w:webHidden/>
              <w:sz w:val="28"/>
              <w:szCs w:val="28"/>
              <w:rPrChange w:id="7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16" w:author="Nguyen Toan" w:date="2018-05-09T07:19:00Z">
                <w:rPr>
                  <w:noProof/>
                  <w:webHidden/>
                </w:rPr>
              </w:rPrChange>
            </w:rPr>
            <w:fldChar w:fldCharType="separate"/>
          </w:r>
          <w:ins w:id="717" w:author="Nguyen Toan" w:date="2018-05-09T07:19:00Z">
            <w:r w:rsidRPr="00B05E10">
              <w:rPr>
                <w:rFonts w:ascii="Times New Roman" w:hAnsi="Times New Roman" w:cs="Times New Roman"/>
                <w:noProof/>
                <w:webHidden/>
                <w:sz w:val="28"/>
                <w:szCs w:val="28"/>
                <w:rPrChange w:id="718" w:author="Nguyen Toan" w:date="2018-05-09T07:19:00Z">
                  <w:rPr>
                    <w:noProof/>
                    <w:webHidden/>
                  </w:rPr>
                </w:rPrChange>
              </w:rPr>
              <w:t>27</w:t>
            </w:r>
            <w:r w:rsidRPr="00B05E10">
              <w:rPr>
                <w:rFonts w:ascii="Times New Roman" w:hAnsi="Times New Roman" w:cs="Times New Roman"/>
                <w:noProof/>
                <w:webHidden/>
                <w:sz w:val="28"/>
                <w:szCs w:val="28"/>
                <w:rPrChange w:id="7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20" w:author="Nguyen Toan" w:date="2018-05-09T07:19:00Z">
                  <w:rPr>
                    <w:rStyle w:val="Hyperlink"/>
                    <w:noProof/>
                  </w:rPr>
                </w:rPrChange>
              </w:rPr>
              <w:fldChar w:fldCharType="end"/>
            </w:r>
          </w:ins>
        </w:p>
        <w:p w14:paraId="5E2A2799" w14:textId="77777777" w:rsidR="00AA48F4" w:rsidRPr="00B05E10" w:rsidRDefault="00AA48F4">
          <w:pPr>
            <w:pStyle w:val="TOC2"/>
            <w:tabs>
              <w:tab w:val="left" w:pos="880"/>
              <w:tab w:val="right" w:leader="dot" w:pos="9395"/>
            </w:tabs>
            <w:rPr>
              <w:ins w:id="721" w:author="Nguyen Toan" w:date="2018-05-09T07:19:00Z"/>
              <w:rFonts w:ascii="Times New Roman" w:eastAsiaTheme="minorEastAsia" w:hAnsi="Times New Roman" w:cs="Times New Roman"/>
              <w:noProof/>
              <w:color w:val="auto"/>
              <w:sz w:val="28"/>
              <w:szCs w:val="28"/>
              <w:lang w:val="en-US"/>
              <w:rPrChange w:id="722" w:author="Nguyen Toan" w:date="2018-05-09T07:19:00Z">
                <w:rPr>
                  <w:ins w:id="723" w:author="Nguyen Toan" w:date="2018-05-09T07:19:00Z"/>
                  <w:rFonts w:asciiTheme="minorHAnsi" w:eastAsiaTheme="minorEastAsia" w:hAnsiTheme="minorHAnsi" w:cstheme="minorBidi"/>
                  <w:noProof/>
                  <w:color w:val="auto"/>
                  <w:lang w:val="en-US"/>
                </w:rPr>
              </w:rPrChange>
            </w:rPr>
          </w:pPr>
          <w:ins w:id="724" w:author="Nguyen Toan" w:date="2018-05-09T07:19:00Z">
            <w:r w:rsidRPr="00B05E10">
              <w:rPr>
                <w:rStyle w:val="Hyperlink"/>
                <w:rFonts w:ascii="Times New Roman" w:hAnsi="Times New Roman" w:cs="Times New Roman"/>
                <w:noProof/>
                <w:sz w:val="28"/>
                <w:szCs w:val="28"/>
                <w:rPrChange w:id="7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27" w:author="Nguyen Toan" w:date="2018-05-09T07:19:00Z">
                  <w:rPr>
                    <w:noProof/>
                  </w:rPr>
                </w:rPrChange>
              </w:rPr>
              <w:instrText>HYPERLINK \l "_Toc513613718"</w:instrText>
            </w:r>
            <w:r w:rsidRPr="00B05E10">
              <w:rPr>
                <w:rStyle w:val="Hyperlink"/>
                <w:rFonts w:ascii="Times New Roman" w:hAnsi="Times New Roman" w:cs="Times New Roman"/>
                <w:noProof/>
                <w:sz w:val="28"/>
                <w:szCs w:val="28"/>
                <w:rPrChange w:id="7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30" w:author="Nguyen Toan" w:date="2018-05-09T07:19:00Z">
                  <w:rPr>
                    <w:rStyle w:val="Hyperlink"/>
                    <w:rFonts w:ascii="Times New Roman" w:eastAsia="Times New Roman" w:hAnsi="Times New Roman" w:cs="Times New Roman"/>
                    <w:b/>
                    <w:noProof/>
                  </w:rPr>
                </w:rPrChange>
              </w:rPr>
              <w:t>3.3.</w:t>
            </w:r>
            <w:r w:rsidRPr="00B05E10">
              <w:rPr>
                <w:rFonts w:ascii="Times New Roman" w:eastAsiaTheme="minorEastAsia" w:hAnsi="Times New Roman" w:cs="Times New Roman"/>
                <w:noProof/>
                <w:color w:val="auto"/>
                <w:sz w:val="28"/>
                <w:szCs w:val="28"/>
                <w:lang w:val="en-US"/>
                <w:rPrChange w:id="7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32" w:author="Nguyen Toan" w:date="2018-05-09T07:19:00Z">
                  <w:rPr>
                    <w:rStyle w:val="Hyperlink"/>
                    <w:rFonts w:ascii="Times New Roman" w:eastAsia="Times New Roman" w:hAnsi="Times New Roman" w:cs="Times New Roman"/>
                    <w:b/>
                    <w:noProof/>
                  </w:rPr>
                </w:rPrChange>
              </w:rPr>
              <w:t>Công cụ hỗ trợ có sẵn</w:t>
            </w:r>
            <w:r w:rsidRPr="00B05E10">
              <w:rPr>
                <w:rFonts w:ascii="Times New Roman" w:hAnsi="Times New Roman" w:cs="Times New Roman"/>
                <w:noProof/>
                <w:webHidden/>
                <w:sz w:val="28"/>
                <w:szCs w:val="28"/>
                <w:rPrChange w:id="733" w:author="Nguyen Toan" w:date="2018-05-09T07:19:00Z">
                  <w:rPr>
                    <w:noProof/>
                    <w:webHidden/>
                  </w:rPr>
                </w:rPrChange>
              </w:rPr>
              <w:tab/>
            </w:r>
            <w:r w:rsidRPr="00B05E10">
              <w:rPr>
                <w:rFonts w:ascii="Times New Roman" w:hAnsi="Times New Roman" w:cs="Times New Roman"/>
                <w:noProof/>
                <w:webHidden/>
                <w:sz w:val="28"/>
                <w:szCs w:val="28"/>
                <w:rPrChange w:id="734" w:author="Nguyen Toan" w:date="2018-05-09T07:19:00Z">
                  <w:rPr>
                    <w:noProof/>
                    <w:webHidden/>
                  </w:rPr>
                </w:rPrChange>
              </w:rPr>
              <w:fldChar w:fldCharType="begin"/>
            </w:r>
            <w:r w:rsidRPr="00B05E10">
              <w:rPr>
                <w:rFonts w:ascii="Times New Roman" w:hAnsi="Times New Roman" w:cs="Times New Roman"/>
                <w:noProof/>
                <w:webHidden/>
                <w:sz w:val="28"/>
                <w:szCs w:val="28"/>
                <w:rPrChange w:id="735" w:author="Nguyen Toan" w:date="2018-05-09T07:19:00Z">
                  <w:rPr>
                    <w:noProof/>
                    <w:webHidden/>
                  </w:rPr>
                </w:rPrChange>
              </w:rPr>
              <w:instrText xml:space="preserve"> PAGEREF _Toc513613718 \h </w:instrText>
            </w:r>
          </w:ins>
          <w:r w:rsidRPr="00B05E10">
            <w:rPr>
              <w:rFonts w:ascii="Times New Roman" w:hAnsi="Times New Roman" w:cs="Times New Roman"/>
              <w:noProof/>
              <w:webHidden/>
              <w:sz w:val="28"/>
              <w:szCs w:val="28"/>
              <w:rPrChange w:id="7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37" w:author="Nguyen Toan" w:date="2018-05-09T07:19:00Z">
                <w:rPr>
                  <w:noProof/>
                  <w:webHidden/>
                </w:rPr>
              </w:rPrChange>
            </w:rPr>
            <w:fldChar w:fldCharType="separate"/>
          </w:r>
          <w:ins w:id="738" w:author="Nguyen Toan" w:date="2018-05-09T07:19:00Z">
            <w:r w:rsidRPr="00B05E10">
              <w:rPr>
                <w:rFonts w:ascii="Times New Roman" w:hAnsi="Times New Roman" w:cs="Times New Roman"/>
                <w:noProof/>
                <w:webHidden/>
                <w:sz w:val="28"/>
                <w:szCs w:val="28"/>
                <w:rPrChange w:id="739" w:author="Nguyen Toan" w:date="2018-05-09T07:19:00Z">
                  <w:rPr>
                    <w:noProof/>
                    <w:webHidden/>
                  </w:rPr>
                </w:rPrChange>
              </w:rPr>
              <w:t>28</w:t>
            </w:r>
            <w:r w:rsidRPr="00B05E10">
              <w:rPr>
                <w:rFonts w:ascii="Times New Roman" w:hAnsi="Times New Roman" w:cs="Times New Roman"/>
                <w:noProof/>
                <w:webHidden/>
                <w:sz w:val="28"/>
                <w:szCs w:val="28"/>
                <w:rPrChange w:id="7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41" w:author="Nguyen Toan" w:date="2018-05-09T07:19:00Z">
                  <w:rPr>
                    <w:rStyle w:val="Hyperlink"/>
                    <w:noProof/>
                  </w:rPr>
                </w:rPrChange>
              </w:rPr>
              <w:fldChar w:fldCharType="end"/>
            </w:r>
          </w:ins>
        </w:p>
        <w:p w14:paraId="123DF3FF" w14:textId="77777777" w:rsidR="00AA48F4" w:rsidRPr="00B05E10" w:rsidRDefault="00AA48F4">
          <w:pPr>
            <w:pStyle w:val="TOC3"/>
            <w:tabs>
              <w:tab w:val="left" w:pos="1320"/>
              <w:tab w:val="right" w:leader="dot" w:pos="9395"/>
            </w:tabs>
            <w:rPr>
              <w:ins w:id="742" w:author="Nguyen Toan" w:date="2018-05-09T07:19:00Z"/>
              <w:rFonts w:ascii="Times New Roman" w:eastAsiaTheme="minorEastAsia" w:hAnsi="Times New Roman" w:cs="Times New Roman"/>
              <w:noProof/>
              <w:color w:val="auto"/>
              <w:sz w:val="28"/>
              <w:szCs w:val="28"/>
              <w:lang w:val="en-US"/>
              <w:rPrChange w:id="743" w:author="Nguyen Toan" w:date="2018-05-09T07:19:00Z">
                <w:rPr>
                  <w:ins w:id="744" w:author="Nguyen Toan" w:date="2018-05-09T07:19:00Z"/>
                  <w:rFonts w:asciiTheme="minorHAnsi" w:eastAsiaTheme="minorEastAsia" w:hAnsiTheme="minorHAnsi" w:cstheme="minorBidi"/>
                  <w:noProof/>
                  <w:color w:val="auto"/>
                  <w:lang w:val="en-US"/>
                </w:rPr>
              </w:rPrChange>
            </w:rPr>
          </w:pPr>
          <w:ins w:id="745" w:author="Nguyen Toan" w:date="2018-05-09T07:19:00Z">
            <w:r w:rsidRPr="00B05E10">
              <w:rPr>
                <w:rStyle w:val="Hyperlink"/>
                <w:rFonts w:ascii="Times New Roman" w:hAnsi="Times New Roman" w:cs="Times New Roman"/>
                <w:noProof/>
                <w:sz w:val="28"/>
                <w:szCs w:val="28"/>
                <w:rPrChange w:id="7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48" w:author="Nguyen Toan" w:date="2018-05-09T07:19:00Z">
                  <w:rPr>
                    <w:noProof/>
                  </w:rPr>
                </w:rPrChange>
              </w:rPr>
              <w:instrText>HYPERLINK \l "_Toc513613719"</w:instrText>
            </w:r>
            <w:r w:rsidRPr="00B05E10">
              <w:rPr>
                <w:rStyle w:val="Hyperlink"/>
                <w:rFonts w:ascii="Times New Roman" w:hAnsi="Times New Roman" w:cs="Times New Roman"/>
                <w:noProof/>
                <w:sz w:val="28"/>
                <w:szCs w:val="28"/>
                <w:rPrChange w:id="7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51" w:author="Nguyen Toan" w:date="2018-05-09T07:19:00Z">
                  <w:rPr>
                    <w:rStyle w:val="Hyperlink"/>
                    <w:rFonts w:ascii="Times New Roman" w:eastAsia="Times New Roman" w:hAnsi="Times New Roman" w:cs="Times New Roman"/>
                    <w:b/>
                    <w:noProof/>
                  </w:rPr>
                </w:rPrChange>
              </w:rPr>
              <w:t>3.3.1.</w:t>
            </w:r>
            <w:r w:rsidRPr="00B05E10">
              <w:rPr>
                <w:rFonts w:ascii="Times New Roman" w:eastAsiaTheme="minorEastAsia" w:hAnsi="Times New Roman" w:cs="Times New Roman"/>
                <w:noProof/>
                <w:color w:val="auto"/>
                <w:sz w:val="28"/>
                <w:szCs w:val="28"/>
                <w:lang w:val="en-US"/>
                <w:rPrChange w:id="7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53" w:author="Nguyen Toan" w:date="2018-05-09T07:19:00Z">
                  <w:rPr>
                    <w:rStyle w:val="Hyperlink"/>
                    <w:rFonts w:ascii="Times New Roman" w:eastAsia="Times New Roman" w:hAnsi="Times New Roman" w:cs="Times New Roman"/>
                    <w:b/>
                    <w:noProof/>
                  </w:rPr>
                </w:rPrChange>
              </w:rPr>
              <w:t>JUnit</w:t>
            </w:r>
            <w:r w:rsidRPr="00B05E10">
              <w:rPr>
                <w:rFonts w:ascii="Times New Roman" w:hAnsi="Times New Roman" w:cs="Times New Roman"/>
                <w:noProof/>
                <w:webHidden/>
                <w:sz w:val="28"/>
                <w:szCs w:val="28"/>
                <w:rPrChange w:id="754" w:author="Nguyen Toan" w:date="2018-05-09T07:19:00Z">
                  <w:rPr>
                    <w:noProof/>
                    <w:webHidden/>
                  </w:rPr>
                </w:rPrChange>
              </w:rPr>
              <w:tab/>
            </w:r>
            <w:r w:rsidRPr="00B05E10">
              <w:rPr>
                <w:rFonts w:ascii="Times New Roman" w:hAnsi="Times New Roman" w:cs="Times New Roman"/>
                <w:noProof/>
                <w:webHidden/>
                <w:sz w:val="28"/>
                <w:szCs w:val="28"/>
                <w:rPrChange w:id="755" w:author="Nguyen Toan" w:date="2018-05-09T07:19:00Z">
                  <w:rPr>
                    <w:noProof/>
                    <w:webHidden/>
                  </w:rPr>
                </w:rPrChange>
              </w:rPr>
              <w:fldChar w:fldCharType="begin"/>
            </w:r>
            <w:r w:rsidRPr="00B05E10">
              <w:rPr>
                <w:rFonts w:ascii="Times New Roman" w:hAnsi="Times New Roman" w:cs="Times New Roman"/>
                <w:noProof/>
                <w:webHidden/>
                <w:sz w:val="28"/>
                <w:szCs w:val="28"/>
                <w:rPrChange w:id="756" w:author="Nguyen Toan" w:date="2018-05-09T07:19:00Z">
                  <w:rPr>
                    <w:noProof/>
                    <w:webHidden/>
                  </w:rPr>
                </w:rPrChange>
              </w:rPr>
              <w:instrText xml:space="preserve"> PAGEREF _Toc513613719 \h </w:instrText>
            </w:r>
          </w:ins>
          <w:r w:rsidRPr="00B05E10">
            <w:rPr>
              <w:rFonts w:ascii="Times New Roman" w:hAnsi="Times New Roman" w:cs="Times New Roman"/>
              <w:noProof/>
              <w:webHidden/>
              <w:sz w:val="28"/>
              <w:szCs w:val="28"/>
              <w:rPrChange w:id="7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58" w:author="Nguyen Toan" w:date="2018-05-09T07:19:00Z">
                <w:rPr>
                  <w:noProof/>
                  <w:webHidden/>
                </w:rPr>
              </w:rPrChange>
            </w:rPr>
            <w:fldChar w:fldCharType="separate"/>
          </w:r>
          <w:ins w:id="759" w:author="Nguyen Toan" w:date="2018-05-09T07:19:00Z">
            <w:r w:rsidRPr="00B05E10">
              <w:rPr>
                <w:rFonts w:ascii="Times New Roman" w:hAnsi="Times New Roman" w:cs="Times New Roman"/>
                <w:noProof/>
                <w:webHidden/>
                <w:sz w:val="28"/>
                <w:szCs w:val="28"/>
                <w:rPrChange w:id="760" w:author="Nguyen Toan" w:date="2018-05-09T07:19:00Z">
                  <w:rPr>
                    <w:noProof/>
                    <w:webHidden/>
                  </w:rPr>
                </w:rPrChange>
              </w:rPr>
              <w:t>28</w:t>
            </w:r>
            <w:r w:rsidRPr="00B05E10">
              <w:rPr>
                <w:rFonts w:ascii="Times New Roman" w:hAnsi="Times New Roman" w:cs="Times New Roman"/>
                <w:noProof/>
                <w:webHidden/>
                <w:sz w:val="28"/>
                <w:szCs w:val="28"/>
                <w:rPrChange w:id="7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62" w:author="Nguyen Toan" w:date="2018-05-09T07:19:00Z">
                  <w:rPr>
                    <w:rStyle w:val="Hyperlink"/>
                    <w:noProof/>
                  </w:rPr>
                </w:rPrChange>
              </w:rPr>
              <w:fldChar w:fldCharType="end"/>
            </w:r>
          </w:ins>
        </w:p>
        <w:p w14:paraId="6DC64830" w14:textId="77777777" w:rsidR="00AA48F4" w:rsidRPr="00B05E10" w:rsidRDefault="00AA48F4">
          <w:pPr>
            <w:pStyle w:val="TOC3"/>
            <w:tabs>
              <w:tab w:val="left" w:pos="1320"/>
              <w:tab w:val="right" w:leader="dot" w:pos="9395"/>
            </w:tabs>
            <w:rPr>
              <w:ins w:id="763" w:author="Nguyen Toan" w:date="2018-05-09T07:19:00Z"/>
              <w:rFonts w:ascii="Times New Roman" w:eastAsiaTheme="minorEastAsia" w:hAnsi="Times New Roman" w:cs="Times New Roman"/>
              <w:noProof/>
              <w:color w:val="auto"/>
              <w:sz w:val="28"/>
              <w:szCs w:val="28"/>
              <w:lang w:val="en-US"/>
              <w:rPrChange w:id="764" w:author="Nguyen Toan" w:date="2018-05-09T07:19:00Z">
                <w:rPr>
                  <w:ins w:id="765" w:author="Nguyen Toan" w:date="2018-05-09T07:19:00Z"/>
                  <w:rFonts w:asciiTheme="minorHAnsi" w:eastAsiaTheme="minorEastAsia" w:hAnsiTheme="minorHAnsi" w:cstheme="minorBidi"/>
                  <w:noProof/>
                  <w:color w:val="auto"/>
                  <w:lang w:val="en-US"/>
                </w:rPr>
              </w:rPrChange>
            </w:rPr>
          </w:pPr>
          <w:ins w:id="766" w:author="Nguyen Toan" w:date="2018-05-09T07:19:00Z">
            <w:r w:rsidRPr="00B05E10">
              <w:rPr>
                <w:rStyle w:val="Hyperlink"/>
                <w:rFonts w:ascii="Times New Roman" w:hAnsi="Times New Roman" w:cs="Times New Roman"/>
                <w:noProof/>
                <w:sz w:val="28"/>
                <w:szCs w:val="28"/>
                <w:rPrChange w:id="7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69" w:author="Nguyen Toan" w:date="2018-05-09T07:19:00Z">
                  <w:rPr>
                    <w:noProof/>
                  </w:rPr>
                </w:rPrChange>
              </w:rPr>
              <w:instrText>HYPERLINK \l "_Toc513613723"</w:instrText>
            </w:r>
            <w:r w:rsidRPr="00B05E10">
              <w:rPr>
                <w:rStyle w:val="Hyperlink"/>
                <w:rFonts w:ascii="Times New Roman" w:hAnsi="Times New Roman" w:cs="Times New Roman"/>
                <w:noProof/>
                <w:sz w:val="28"/>
                <w:szCs w:val="28"/>
                <w:rPrChange w:id="7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72" w:author="Nguyen Toan" w:date="2018-05-09T07:19:00Z">
                  <w:rPr>
                    <w:rStyle w:val="Hyperlink"/>
                    <w:rFonts w:ascii="Times New Roman" w:eastAsia="Times New Roman" w:hAnsi="Times New Roman" w:cs="Times New Roman"/>
                    <w:b/>
                    <w:noProof/>
                  </w:rPr>
                </w:rPrChange>
              </w:rPr>
              <w:t>3.3.2.</w:t>
            </w:r>
            <w:r w:rsidRPr="00B05E10">
              <w:rPr>
                <w:rFonts w:ascii="Times New Roman" w:eastAsiaTheme="minorEastAsia" w:hAnsi="Times New Roman" w:cs="Times New Roman"/>
                <w:noProof/>
                <w:color w:val="auto"/>
                <w:sz w:val="28"/>
                <w:szCs w:val="28"/>
                <w:lang w:val="en-US"/>
                <w:rPrChange w:id="7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74" w:author="Nguyen Toan" w:date="2018-05-09T07:19:00Z">
                  <w:rPr>
                    <w:rStyle w:val="Hyperlink"/>
                    <w:rFonts w:ascii="Times New Roman" w:eastAsia="Times New Roman" w:hAnsi="Times New Roman" w:cs="Times New Roman"/>
                    <w:b/>
                    <w:noProof/>
                  </w:rPr>
                </w:rPrChange>
              </w:rPr>
              <w:t>Munit</w:t>
            </w:r>
            <w:r w:rsidRPr="00B05E10">
              <w:rPr>
                <w:rFonts w:ascii="Times New Roman" w:hAnsi="Times New Roman" w:cs="Times New Roman"/>
                <w:noProof/>
                <w:webHidden/>
                <w:sz w:val="28"/>
                <w:szCs w:val="28"/>
                <w:rPrChange w:id="775" w:author="Nguyen Toan" w:date="2018-05-09T07:19:00Z">
                  <w:rPr>
                    <w:noProof/>
                    <w:webHidden/>
                  </w:rPr>
                </w:rPrChange>
              </w:rPr>
              <w:tab/>
            </w:r>
            <w:r w:rsidRPr="00B05E10">
              <w:rPr>
                <w:rFonts w:ascii="Times New Roman" w:hAnsi="Times New Roman" w:cs="Times New Roman"/>
                <w:noProof/>
                <w:webHidden/>
                <w:sz w:val="28"/>
                <w:szCs w:val="28"/>
                <w:rPrChange w:id="776" w:author="Nguyen Toan" w:date="2018-05-09T07:19:00Z">
                  <w:rPr>
                    <w:noProof/>
                    <w:webHidden/>
                  </w:rPr>
                </w:rPrChange>
              </w:rPr>
              <w:fldChar w:fldCharType="begin"/>
            </w:r>
            <w:r w:rsidRPr="00B05E10">
              <w:rPr>
                <w:rFonts w:ascii="Times New Roman" w:hAnsi="Times New Roman" w:cs="Times New Roman"/>
                <w:noProof/>
                <w:webHidden/>
                <w:sz w:val="28"/>
                <w:szCs w:val="28"/>
                <w:rPrChange w:id="777" w:author="Nguyen Toan" w:date="2018-05-09T07:19:00Z">
                  <w:rPr>
                    <w:noProof/>
                    <w:webHidden/>
                  </w:rPr>
                </w:rPrChange>
              </w:rPr>
              <w:instrText xml:space="preserve"> PAGEREF _Toc513613723 \h </w:instrText>
            </w:r>
          </w:ins>
          <w:r w:rsidRPr="00B05E10">
            <w:rPr>
              <w:rFonts w:ascii="Times New Roman" w:hAnsi="Times New Roman" w:cs="Times New Roman"/>
              <w:noProof/>
              <w:webHidden/>
              <w:sz w:val="28"/>
              <w:szCs w:val="28"/>
              <w:rPrChange w:id="7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79" w:author="Nguyen Toan" w:date="2018-05-09T07:19:00Z">
                <w:rPr>
                  <w:noProof/>
                  <w:webHidden/>
                </w:rPr>
              </w:rPrChange>
            </w:rPr>
            <w:fldChar w:fldCharType="separate"/>
          </w:r>
          <w:ins w:id="780" w:author="Nguyen Toan" w:date="2018-05-09T07:19:00Z">
            <w:r w:rsidRPr="00B05E10">
              <w:rPr>
                <w:rFonts w:ascii="Times New Roman" w:hAnsi="Times New Roman" w:cs="Times New Roman"/>
                <w:noProof/>
                <w:webHidden/>
                <w:sz w:val="28"/>
                <w:szCs w:val="28"/>
                <w:rPrChange w:id="781" w:author="Nguyen Toan" w:date="2018-05-09T07:19:00Z">
                  <w:rPr>
                    <w:noProof/>
                    <w:webHidden/>
                  </w:rPr>
                </w:rPrChange>
              </w:rPr>
              <w:t>30</w:t>
            </w:r>
            <w:r w:rsidRPr="00B05E10">
              <w:rPr>
                <w:rFonts w:ascii="Times New Roman" w:hAnsi="Times New Roman" w:cs="Times New Roman"/>
                <w:noProof/>
                <w:webHidden/>
                <w:sz w:val="28"/>
                <w:szCs w:val="28"/>
                <w:rPrChange w:id="7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83" w:author="Nguyen Toan" w:date="2018-05-09T07:19:00Z">
                  <w:rPr>
                    <w:rStyle w:val="Hyperlink"/>
                    <w:noProof/>
                  </w:rPr>
                </w:rPrChange>
              </w:rPr>
              <w:fldChar w:fldCharType="end"/>
            </w:r>
          </w:ins>
        </w:p>
        <w:p w14:paraId="6ACC4F5F" w14:textId="77777777" w:rsidR="00AA48F4" w:rsidRPr="00B05E10" w:rsidRDefault="00AA48F4">
          <w:pPr>
            <w:pStyle w:val="TOC3"/>
            <w:tabs>
              <w:tab w:val="left" w:pos="1320"/>
              <w:tab w:val="right" w:leader="dot" w:pos="9395"/>
            </w:tabs>
            <w:rPr>
              <w:ins w:id="784" w:author="Nguyen Toan" w:date="2018-05-09T07:19:00Z"/>
              <w:rFonts w:ascii="Times New Roman" w:eastAsiaTheme="minorEastAsia" w:hAnsi="Times New Roman" w:cs="Times New Roman"/>
              <w:noProof/>
              <w:color w:val="auto"/>
              <w:sz w:val="28"/>
              <w:szCs w:val="28"/>
              <w:lang w:val="en-US"/>
              <w:rPrChange w:id="785" w:author="Nguyen Toan" w:date="2018-05-09T07:19:00Z">
                <w:rPr>
                  <w:ins w:id="786" w:author="Nguyen Toan" w:date="2018-05-09T07:19:00Z"/>
                  <w:rFonts w:asciiTheme="minorHAnsi" w:eastAsiaTheme="minorEastAsia" w:hAnsiTheme="minorHAnsi" w:cstheme="minorBidi"/>
                  <w:noProof/>
                  <w:color w:val="auto"/>
                  <w:lang w:val="en-US"/>
                </w:rPr>
              </w:rPrChange>
            </w:rPr>
          </w:pPr>
          <w:ins w:id="787" w:author="Nguyen Toan" w:date="2018-05-09T07:19:00Z">
            <w:r w:rsidRPr="00B05E10">
              <w:rPr>
                <w:rStyle w:val="Hyperlink"/>
                <w:rFonts w:ascii="Times New Roman" w:hAnsi="Times New Roman" w:cs="Times New Roman"/>
                <w:noProof/>
                <w:sz w:val="28"/>
                <w:szCs w:val="28"/>
                <w:rPrChange w:id="7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90" w:author="Nguyen Toan" w:date="2018-05-09T07:19:00Z">
                  <w:rPr>
                    <w:noProof/>
                  </w:rPr>
                </w:rPrChange>
              </w:rPr>
              <w:instrText>HYPERLINK \l "_Toc513613724"</w:instrText>
            </w:r>
            <w:r w:rsidRPr="00B05E10">
              <w:rPr>
                <w:rStyle w:val="Hyperlink"/>
                <w:rFonts w:ascii="Times New Roman" w:hAnsi="Times New Roman" w:cs="Times New Roman"/>
                <w:noProof/>
                <w:sz w:val="28"/>
                <w:szCs w:val="28"/>
                <w:rPrChange w:id="7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93" w:author="Nguyen Toan" w:date="2018-05-09T07:19:00Z">
                  <w:rPr>
                    <w:rStyle w:val="Hyperlink"/>
                    <w:rFonts w:ascii="Times New Roman" w:eastAsia="Times New Roman" w:hAnsi="Times New Roman" w:cs="Times New Roman"/>
                    <w:b/>
                    <w:noProof/>
                  </w:rPr>
                </w:rPrChange>
              </w:rPr>
              <w:t>3.3.3.</w:t>
            </w:r>
            <w:r w:rsidRPr="00B05E10">
              <w:rPr>
                <w:rFonts w:ascii="Times New Roman" w:eastAsiaTheme="minorEastAsia" w:hAnsi="Times New Roman" w:cs="Times New Roman"/>
                <w:noProof/>
                <w:color w:val="auto"/>
                <w:sz w:val="28"/>
                <w:szCs w:val="28"/>
                <w:lang w:val="en-US"/>
                <w:rPrChange w:id="7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95" w:author="Nguyen Toan" w:date="2018-05-09T07:19:00Z">
                  <w:rPr>
                    <w:rStyle w:val="Hyperlink"/>
                    <w:rFonts w:ascii="Times New Roman" w:eastAsia="Times New Roman" w:hAnsi="Times New Roman" w:cs="Times New Roman"/>
                    <w:b/>
                    <w:noProof/>
                  </w:rPr>
                </w:rPrChange>
              </w:rPr>
              <w:t>Maven</w:t>
            </w:r>
            <w:r w:rsidRPr="00B05E10">
              <w:rPr>
                <w:rFonts w:ascii="Times New Roman" w:hAnsi="Times New Roman" w:cs="Times New Roman"/>
                <w:noProof/>
                <w:webHidden/>
                <w:sz w:val="28"/>
                <w:szCs w:val="28"/>
                <w:rPrChange w:id="796" w:author="Nguyen Toan" w:date="2018-05-09T07:19:00Z">
                  <w:rPr>
                    <w:noProof/>
                    <w:webHidden/>
                  </w:rPr>
                </w:rPrChange>
              </w:rPr>
              <w:tab/>
            </w:r>
            <w:r w:rsidRPr="00B05E10">
              <w:rPr>
                <w:rFonts w:ascii="Times New Roman" w:hAnsi="Times New Roman" w:cs="Times New Roman"/>
                <w:noProof/>
                <w:webHidden/>
                <w:sz w:val="28"/>
                <w:szCs w:val="28"/>
                <w:rPrChange w:id="797" w:author="Nguyen Toan" w:date="2018-05-09T07:19:00Z">
                  <w:rPr>
                    <w:noProof/>
                    <w:webHidden/>
                  </w:rPr>
                </w:rPrChange>
              </w:rPr>
              <w:fldChar w:fldCharType="begin"/>
            </w:r>
            <w:r w:rsidRPr="00B05E10">
              <w:rPr>
                <w:rFonts w:ascii="Times New Roman" w:hAnsi="Times New Roman" w:cs="Times New Roman"/>
                <w:noProof/>
                <w:webHidden/>
                <w:sz w:val="28"/>
                <w:szCs w:val="28"/>
                <w:rPrChange w:id="798" w:author="Nguyen Toan" w:date="2018-05-09T07:19:00Z">
                  <w:rPr>
                    <w:noProof/>
                    <w:webHidden/>
                  </w:rPr>
                </w:rPrChange>
              </w:rPr>
              <w:instrText xml:space="preserve"> PAGEREF _Toc513613724 \h </w:instrText>
            </w:r>
          </w:ins>
          <w:r w:rsidRPr="00B05E10">
            <w:rPr>
              <w:rFonts w:ascii="Times New Roman" w:hAnsi="Times New Roman" w:cs="Times New Roman"/>
              <w:noProof/>
              <w:webHidden/>
              <w:sz w:val="28"/>
              <w:szCs w:val="28"/>
              <w:rPrChange w:id="7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00" w:author="Nguyen Toan" w:date="2018-05-09T07:19:00Z">
                <w:rPr>
                  <w:noProof/>
                  <w:webHidden/>
                </w:rPr>
              </w:rPrChange>
            </w:rPr>
            <w:fldChar w:fldCharType="separate"/>
          </w:r>
          <w:ins w:id="801" w:author="Nguyen Toan" w:date="2018-05-09T07:19:00Z">
            <w:r w:rsidRPr="00B05E10">
              <w:rPr>
                <w:rFonts w:ascii="Times New Roman" w:hAnsi="Times New Roman" w:cs="Times New Roman"/>
                <w:noProof/>
                <w:webHidden/>
                <w:sz w:val="28"/>
                <w:szCs w:val="28"/>
                <w:rPrChange w:id="802" w:author="Nguyen Toan" w:date="2018-05-09T07:19:00Z">
                  <w:rPr>
                    <w:noProof/>
                    <w:webHidden/>
                  </w:rPr>
                </w:rPrChange>
              </w:rPr>
              <w:t>31</w:t>
            </w:r>
            <w:r w:rsidRPr="00B05E10">
              <w:rPr>
                <w:rFonts w:ascii="Times New Roman" w:hAnsi="Times New Roman" w:cs="Times New Roman"/>
                <w:noProof/>
                <w:webHidden/>
                <w:sz w:val="28"/>
                <w:szCs w:val="28"/>
                <w:rPrChange w:id="8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04" w:author="Nguyen Toan" w:date="2018-05-09T07:19:00Z">
                  <w:rPr>
                    <w:rStyle w:val="Hyperlink"/>
                    <w:noProof/>
                  </w:rPr>
                </w:rPrChange>
              </w:rPr>
              <w:fldChar w:fldCharType="end"/>
            </w:r>
          </w:ins>
        </w:p>
        <w:p w14:paraId="3B0DEC1E" w14:textId="77777777" w:rsidR="00AA48F4" w:rsidRPr="00B05E10" w:rsidRDefault="00AA48F4">
          <w:pPr>
            <w:pStyle w:val="TOC3"/>
            <w:tabs>
              <w:tab w:val="left" w:pos="1320"/>
              <w:tab w:val="right" w:leader="dot" w:pos="9395"/>
            </w:tabs>
            <w:rPr>
              <w:ins w:id="805" w:author="Nguyen Toan" w:date="2018-05-09T07:19:00Z"/>
              <w:rFonts w:ascii="Times New Roman" w:eastAsiaTheme="minorEastAsia" w:hAnsi="Times New Roman" w:cs="Times New Roman"/>
              <w:noProof/>
              <w:color w:val="auto"/>
              <w:sz w:val="28"/>
              <w:szCs w:val="28"/>
              <w:lang w:val="en-US"/>
              <w:rPrChange w:id="806" w:author="Nguyen Toan" w:date="2018-05-09T07:19:00Z">
                <w:rPr>
                  <w:ins w:id="807" w:author="Nguyen Toan" w:date="2018-05-09T07:19:00Z"/>
                  <w:rFonts w:asciiTheme="minorHAnsi" w:eastAsiaTheme="minorEastAsia" w:hAnsiTheme="minorHAnsi" w:cstheme="minorBidi"/>
                  <w:noProof/>
                  <w:color w:val="auto"/>
                  <w:lang w:val="en-US"/>
                </w:rPr>
              </w:rPrChange>
            </w:rPr>
          </w:pPr>
          <w:ins w:id="808" w:author="Nguyen Toan" w:date="2018-05-09T07:19:00Z">
            <w:r w:rsidRPr="00B05E10">
              <w:rPr>
                <w:rStyle w:val="Hyperlink"/>
                <w:rFonts w:ascii="Times New Roman" w:hAnsi="Times New Roman" w:cs="Times New Roman"/>
                <w:noProof/>
                <w:sz w:val="28"/>
                <w:szCs w:val="28"/>
                <w:rPrChange w:id="8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11" w:author="Nguyen Toan" w:date="2018-05-09T07:19:00Z">
                  <w:rPr>
                    <w:noProof/>
                  </w:rPr>
                </w:rPrChange>
              </w:rPr>
              <w:instrText>HYPERLINK \l "_Toc513613725"</w:instrText>
            </w:r>
            <w:r w:rsidRPr="00B05E10">
              <w:rPr>
                <w:rStyle w:val="Hyperlink"/>
                <w:rFonts w:ascii="Times New Roman" w:hAnsi="Times New Roman" w:cs="Times New Roman"/>
                <w:noProof/>
                <w:sz w:val="28"/>
                <w:szCs w:val="28"/>
                <w:rPrChange w:id="8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1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14" w:author="Nguyen Toan" w:date="2018-05-09T07:19:00Z">
                  <w:rPr>
                    <w:rStyle w:val="Hyperlink"/>
                    <w:rFonts w:ascii="Times New Roman" w:eastAsia="Times New Roman" w:hAnsi="Times New Roman" w:cs="Times New Roman"/>
                    <w:b/>
                    <w:noProof/>
                  </w:rPr>
                </w:rPrChange>
              </w:rPr>
              <w:t>3.3.4.</w:t>
            </w:r>
            <w:r w:rsidRPr="00B05E10">
              <w:rPr>
                <w:rFonts w:ascii="Times New Roman" w:eastAsiaTheme="minorEastAsia" w:hAnsi="Times New Roman" w:cs="Times New Roman"/>
                <w:noProof/>
                <w:color w:val="auto"/>
                <w:sz w:val="28"/>
                <w:szCs w:val="28"/>
                <w:lang w:val="en-US"/>
                <w:rPrChange w:id="8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16" w:author="Nguyen Toan" w:date="2018-05-09T07:19:00Z">
                  <w:rPr>
                    <w:rStyle w:val="Hyperlink"/>
                    <w:rFonts w:ascii="Times New Roman" w:eastAsia="Times New Roman" w:hAnsi="Times New Roman" w:cs="Times New Roman"/>
                    <w:b/>
                    <w:noProof/>
                  </w:rPr>
                </w:rPrChange>
              </w:rPr>
              <w:t>Jenkins</w:t>
            </w:r>
            <w:r w:rsidRPr="00B05E10">
              <w:rPr>
                <w:rFonts w:ascii="Times New Roman" w:hAnsi="Times New Roman" w:cs="Times New Roman"/>
                <w:noProof/>
                <w:webHidden/>
                <w:sz w:val="28"/>
                <w:szCs w:val="28"/>
                <w:rPrChange w:id="817" w:author="Nguyen Toan" w:date="2018-05-09T07:19:00Z">
                  <w:rPr>
                    <w:noProof/>
                    <w:webHidden/>
                  </w:rPr>
                </w:rPrChange>
              </w:rPr>
              <w:tab/>
            </w:r>
            <w:r w:rsidRPr="00B05E10">
              <w:rPr>
                <w:rFonts w:ascii="Times New Roman" w:hAnsi="Times New Roman" w:cs="Times New Roman"/>
                <w:noProof/>
                <w:webHidden/>
                <w:sz w:val="28"/>
                <w:szCs w:val="28"/>
                <w:rPrChange w:id="818" w:author="Nguyen Toan" w:date="2018-05-09T07:19:00Z">
                  <w:rPr>
                    <w:noProof/>
                    <w:webHidden/>
                  </w:rPr>
                </w:rPrChange>
              </w:rPr>
              <w:fldChar w:fldCharType="begin"/>
            </w:r>
            <w:r w:rsidRPr="00B05E10">
              <w:rPr>
                <w:rFonts w:ascii="Times New Roman" w:hAnsi="Times New Roman" w:cs="Times New Roman"/>
                <w:noProof/>
                <w:webHidden/>
                <w:sz w:val="28"/>
                <w:szCs w:val="28"/>
                <w:rPrChange w:id="819" w:author="Nguyen Toan" w:date="2018-05-09T07:19:00Z">
                  <w:rPr>
                    <w:noProof/>
                    <w:webHidden/>
                  </w:rPr>
                </w:rPrChange>
              </w:rPr>
              <w:instrText xml:space="preserve"> PAGEREF _Toc513613725 \h </w:instrText>
            </w:r>
          </w:ins>
          <w:r w:rsidRPr="00B05E10">
            <w:rPr>
              <w:rFonts w:ascii="Times New Roman" w:hAnsi="Times New Roman" w:cs="Times New Roman"/>
              <w:noProof/>
              <w:webHidden/>
              <w:sz w:val="28"/>
              <w:szCs w:val="28"/>
              <w:rPrChange w:id="82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21" w:author="Nguyen Toan" w:date="2018-05-09T07:19:00Z">
                <w:rPr>
                  <w:noProof/>
                  <w:webHidden/>
                </w:rPr>
              </w:rPrChange>
            </w:rPr>
            <w:fldChar w:fldCharType="separate"/>
          </w:r>
          <w:ins w:id="822" w:author="Nguyen Toan" w:date="2018-05-09T07:19:00Z">
            <w:r w:rsidRPr="00B05E10">
              <w:rPr>
                <w:rFonts w:ascii="Times New Roman" w:hAnsi="Times New Roman" w:cs="Times New Roman"/>
                <w:noProof/>
                <w:webHidden/>
                <w:sz w:val="28"/>
                <w:szCs w:val="28"/>
                <w:rPrChange w:id="823" w:author="Nguyen Toan" w:date="2018-05-09T07:19:00Z">
                  <w:rPr>
                    <w:noProof/>
                    <w:webHidden/>
                  </w:rPr>
                </w:rPrChange>
              </w:rPr>
              <w:t>32</w:t>
            </w:r>
            <w:r w:rsidRPr="00B05E10">
              <w:rPr>
                <w:rFonts w:ascii="Times New Roman" w:hAnsi="Times New Roman" w:cs="Times New Roman"/>
                <w:noProof/>
                <w:webHidden/>
                <w:sz w:val="28"/>
                <w:szCs w:val="28"/>
                <w:rPrChange w:id="82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25" w:author="Nguyen Toan" w:date="2018-05-09T07:19:00Z">
                  <w:rPr>
                    <w:rStyle w:val="Hyperlink"/>
                    <w:noProof/>
                  </w:rPr>
                </w:rPrChange>
              </w:rPr>
              <w:fldChar w:fldCharType="end"/>
            </w:r>
          </w:ins>
        </w:p>
        <w:p w14:paraId="20281770" w14:textId="77777777" w:rsidR="00AA48F4" w:rsidRPr="00B05E10" w:rsidRDefault="00AA48F4">
          <w:pPr>
            <w:pStyle w:val="TOC2"/>
            <w:tabs>
              <w:tab w:val="left" w:pos="880"/>
              <w:tab w:val="right" w:leader="dot" w:pos="9395"/>
            </w:tabs>
            <w:rPr>
              <w:ins w:id="826" w:author="Nguyen Toan" w:date="2018-05-09T07:19:00Z"/>
              <w:rFonts w:ascii="Times New Roman" w:eastAsiaTheme="minorEastAsia" w:hAnsi="Times New Roman" w:cs="Times New Roman"/>
              <w:noProof/>
              <w:color w:val="auto"/>
              <w:sz w:val="28"/>
              <w:szCs w:val="28"/>
              <w:lang w:val="en-US"/>
              <w:rPrChange w:id="827" w:author="Nguyen Toan" w:date="2018-05-09T07:19:00Z">
                <w:rPr>
                  <w:ins w:id="828" w:author="Nguyen Toan" w:date="2018-05-09T07:19:00Z"/>
                  <w:rFonts w:asciiTheme="minorHAnsi" w:eastAsiaTheme="minorEastAsia" w:hAnsiTheme="minorHAnsi" w:cstheme="minorBidi"/>
                  <w:noProof/>
                  <w:color w:val="auto"/>
                  <w:lang w:val="en-US"/>
                </w:rPr>
              </w:rPrChange>
            </w:rPr>
          </w:pPr>
          <w:ins w:id="829" w:author="Nguyen Toan" w:date="2018-05-09T07:19:00Z">
            <w:r w:rsidRPr="00B05E10">
              <w:rPr>
                <w:rStyle w:val="Hyperlink"/>
                <w:rFonts w:ascii="Times New Roman" w:hAnsi="Times New Roman" w:cs="Times New Roman"/>
                <w:noProof/>
                <w:sz w:val="28"/>
                <w:szCs w:val="28"/>
                <w:rPrChange w:id="83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3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32" w:author="Nguyen Toan" w:date="2018-05-09T07:19:00Z">
                  <w:rPr>
                    <w:noProof/>
                  </w:rPr>
                </w:rPrChange>
              </w:rPr>
              <w:instrText>HYPERLINK \l "_Toc513613726"</w:instrText>
            </w:r>
            <w:r w:rsidRPr="00B05E10">
              <w:rPr>
                <w:rStyle w:val="Hyperlink"/>
                <w:rFonts w:ascii="Times New Roman" w:hAnsi="Times New Roman" w:cs="Times New Roman"/>
                <w:noProof/>
                <w:sz w:val="28"/>
                <w:szCs w:val="28"/>
                <w:rPrChange w:id="83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3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35" w:author="Nguyen Toan" w:date="2018-05-09T07:19:00Z">
                  <w:rPr>
                    <w:rStyle w:val="Hyperlink"/>
                    <w:rFonts w:ascii="Times New Roman" w:eastAsia="Times New Roman" w:hAnsi="Times New Roman" w:cs="Times New Roman"/>
                    <w:b/>
                    <w:noProof/>
                  </w:rPr>
                </w:rPrChange>
              </w:rPr>
              <w:t>3.4.</w:t>
            </w:r>
            <w:r w:rsidRPr="00B05E10">
              <w:rPr>
                <w:rFonts w:ascii="Times New Roman" w:eastAsiaTheme="minorEastAsia" w:hAnsi="Times New Roman" w:cs="Times New Roman"/>
                <w:noProof/>
                <w:color w:val="auto"/>
                <w:sz w:val="28"/>
                <w:szCs w:val="28"/>
                <w:lang w:val="en-US"/>
                <w:rPrChange w:id="83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37" w:author="Nguyen Toan" w:date="2018-05-09T07:19:00Z">
                  <w:rPr>
                    <w:rStyle w:val="Hyperlink"/>
                    <w:rFonts w:ascii="Times New Roman" w:eastAsia="Times New Roman" w:hAnsi="Times New Roman" w:cs="Times New Roman"/>
                    <w:b/>
                    <w:noProof/>
                  </w:rPr>
                </w:rPrChange>
              </w:rPr>
              <w:t>Xây dựng ứng dụng AsenAPIDriver</w:t>
            </w:r>
            <w:r w:rsidRPr="00B05E10">
              <w:rPr>
                <w:rFonts w:ascii="Times New Roman" w:hAnsi="Times New Roman" w:cs="Times New Roman"/>
                <w:noProof/>
                <w:webHidden/>
                <w:sz w:val="28"/>
                <w:szCs w:val="28"/>
                <w:rPrChange w:id="838" w:author="Nguyen Toan" w:date="2018-05-09T07:19:00Z">
                  <w:rPr>
                    <w:noProof/>
                    <w:webHidden/>
                  </w:rPr>
                </w:rPrChange>
              </w:rPr>
              <w:tab/>
            </w:r>
            <w:r w:rsidRPr="00B05E10">
              <w:rPr>
                <w:rFonts w:ascii="Times New Roman" w:hAnsi="Times New Roman" w:cs="Times New Roman"/>
                <w:noProof/>
                <w:webHidden/>
                <w:sz w:val="28"/>
                <w:szCs w:val="28"/>
                <w:rPrChange w:id="839" w:author="Nguyen Toan" w:date="2018-05-09T07:19:00Z">
                  <w:rPr>
                    <w:noProof/>
                    <w:webHidden/>
                  </w:rPr>
                </w:rPrChange>
              </w:rPr>
              <w:fldChar w:fldCharType="begin"/>
            </w:r>
            <w:r w:rsidRPr="00B05E10">
              <w:rPr>
                <w:rFonts w:ascii="Times New Roman" w:hAnsi="Times New Roman" w:cs="Times New Roman"/>
                <w:noProof/>
                <w:webHidden/>
                <w:sz w:val="28"/>
                <w:szCs w:val="28"/>
                <w:rPrChange w:id="840" w:author="Nguyen Toan" w:date="2018-05-09T07:19:00Z">
                  <w:rPr>
                    <w:noProof/>
                    <w:webHidden/>
                  </w:rPr>
                </w:rPrChange>
              </w:rPr>
              <w:instrText xml:space="preserve"> PAGEREF _Toc513613726 \h </w:instrText>
            </w:r>
          </w:ins>
          <w:r w:rsidRPr="00B05E10">
            <w:rPr>
              <w:rFonts w:ascii="Times New Roman" w:hAnsi="Times New Roman" w:cs="Times New Roman"/>
              <w:noProof/>
              <w:webHidden/>
              <w:sz w:val="28"/>
              <w:szCs w:val="28"/>
              <w:rPrChange w:id="84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42" w:author="Nguyen Toan" w:date="2018-05-09T07:19:00Z">
                <w:rPr>
                  <w:noProof/>
                  <w:webHidden/>
                </w:rPr>
              </w:rPrChange>
            </w:rPr>
            <w:fldChar w:fldCharType="separate"/>
          </w:r>
          <w:ins w:id="843" w:author="Nguyen Toan" w:date="2018-05-09T07:19:00Z">
            <w:r w:rsidRPr="00B05E10">
              <w:rPr>
                <w:rFonts w:ascii="Times New Roman" w:hAnsi="Times New Roman" w:cs="Times New Roman"/>
                <w:noProof/>
                <w:webHidden/>
                <w:sz w:val="28"/>
                <w:szCs w:val="28"/>
                <w:rPrChange w:id="844" w:author="Nguyen Toan" w:date="2018-05-09T07:19:00Z">
                  <w:rPr>
                    <w:noProof/>
                    <w:webHidden/>
                  </w:rPr>
                </w:rPrChange>
              </w:rPr>
              <w:t>36</w:t>
            </w:r>
            <w:r w:rsidRPr="00B05E10">
              <w:rPr>
                <w:rFonts w:ascii="Times New Roman" w:hAnsi="Times New Roman" w:cs="Times New Roman"/>
                <w:noProof/>
                <w:webHidden/>
                <w:sz w:val="28"/>
                <w:szCs w:val="28"/>
                <w:rPrChange w:id="84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46" w:author="Nguyen Toan" w:date="2018-05-09T07:19:00Z">
                  <w:rPr>
                    <w:rStyle w:val="Hyperlink"/>
                    <w:noProof/>
                  </w:rPr>
                </w:rPrChange>
              </w:rPr>
              <w:fldChar w:fldCharType="end"/>
            </w:r>
          </w:ins>
        </w:p>
        <w:p w14:paraId="3D17E3AD" w14:textId="77777777" w:rsidR="00AA48F4" w:rsidRPr="00B05E10" w:rsidRDefault="00AA48F4">
          <w:pPr>
            <w:pStyle w:val="TOC2"/>
            <w:tabs>
              <w:tab w:val="left" w:pos="880"/>
              <w:tab w:val="right" w:leader="dot" w:pos="9395"/>
            </w:tabs>
            <w:rPr>
              <w:ins w:id="847" w:author="Nguyen Toan" w:date="2018-05-09T07:19:00Z"/>
              <w:rFonts w:ascii="Times New Roman" w:eastAsiaTheme="minorEastAsia" w:hAnsi="Times New Roman" w:cs="Times New Roman"/>
              <w:noProof/>
              <w:color w:val="auto"/>
              <w:sz w:val="28"/>
              <w:szCs w:val="28"/>
              <w:lang w:val="en-US"/>
              <w:rPrChange w:id="848" w:author="Nguyen Toan" w:date="2018-05-09T07:19:00Z">
                <w:rPr>
                  <w:ins w:id="849" w:author="Nguyen Toan" w:date="2018-05-09T07:19:00Z"/>
                  <w:rFonts w:asciiTheme="minorHAnsi" w:eastAsiaTheme="minorEastAsia" w:hAnsiTheme="minorHAnsi" w:cstheme="minorBidi"/>
                  <w:noProof/>
                  <w:color w:val="auto"/>
                  <w:lang w:val="en-US"/>
                </w:rPr>
              </w:rPrChange>
            </w:rPr>
          </w:pPr>
          <w:ins w:id="850" w:author="Nguyen Toan" w:date="2018-05-09T07:19:00Z">
            <w:r w:rsidRPr="00B05E10">
              <w:rPr>
                <w:rStyle w:val="Hyperlink"/>
                <w:rFonts w:ascii="Times New Roman" w:hAnsi="Times New Roman" w:cs="Times New Roman"/>
                <w:noProof/>
                <w:sz w:val="28"/>
                <w:szCs w:val="28"/>
                <w:rPrChange w:id="85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5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53" w:author="Nguyen Toan" w:date="2018-05-09T07:19:00Z">
                  <w:rPr>
                    <w:noProof/>
                  </w:rPr>
                </w:rPrChange>
              </w:rPr>
              <w:instrText>HYPERLINK \l "_Toc513613727"</w:instrText>
            </w:r>
            <w:r w:rsidRPr="00B05E10">
              <w:rPr>
                <w:rStyle w:val="Hyperlink"/>
                <w:rFonts w:ascii="Times New Roman" w:hAnsi="Times New Roman" w:cs="Times New Roman"/>
                <w:noProof/>
                <w:sz w:val="28"/>
                <w:szCs w:val="28"/>
                <w:rPrChange w:id="85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5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56" w:author="Nguyen Toan" w:date="2018-05-09T07:19:00Z">
                  <w:rPr>
                    <w:rStyle w:val="Hyperlink"/>
                    <w:rFonts w:ascii="Times New Roman" w:eastAsia="Times New Roman" w:hAnsi="Times New Roman" w:cs="Times New Roman"/>
                    <w:b/>
                    <w:noProof/>
                  </w:rPr>
                </w:rPrChange>
              </w:rPr>
              <w:t>3.5.</w:t>
            </w:r>
            <w:r w:rsidRPr="00B05E10">
              <w:rPr>
                <w:rFonts w:ascii="Times New Roman" w:eastAsiaTheme="minorEastAsia" w:hAnsi="Times New Roman" w:cs="Times New Roman"/>
                <w:noProof/>
                <w:color w:val="auto"/>
                <w:sz w:val="28"/>
                <w:szCs w:val="28"/>
                <w:lang w:val="en-US"/>
                <w:rPrChange w:id="85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58" w:author="Nguyen Toan" w:date="2018-05-09T07:19:00Z">
                  <w:rPr>
                    <w:rStyle w:val="Hyperlink"/>
                    <w:rFonts w:ascii="Times New Roman" w:eastAsia="Times New Roman" w:hAnsi="Times New Roman" w:cs="Times New Roman"/>
                    <w:b/>
                    <w:noProof/>
                  </w:rPr>
                </w:rPrChange>
              </w:rPr>
              <w:t>Tích hợp các công cụ</w:t>
            </w:r>
            <w:r w:rsidRPr="00B05E10">
              <w:rPr>
                <w:rFonts w:ascii="Times New Roman" w:hAnsi="Times New Roman" w:cs="Times New Roman"/>
                <w:noProof/>
                <w:webHidden/>
                <w:sz w:val="28"/>
                <w:szCs w:val="28"/>
                <w:rPrChange w:id="859" w:author="Nguyen Toan" w:date="2018-05-09T07:19:00Z">
                  <w:rPr>
                    <w:noProof/>
                    <w:webHidden/>
                  </w:rPr>
                </w:rPrChange>
              </w:rPr>
              <w:tab/>
            </w:r>
            <w:r w:rsidRPr="00B05E10">
              <w:rPr>
                <w:rFonts w:ascii="Times New Roman" w:hAnsi="Times New Roman" w:cs="Times New Roman"/>
                <w:noProof/>
                <w:webHidden/>
                <w:sz w:val="28"/>
                <w:szCs w:val="28"/>
                <w:rPrChange w:id="860" w:author="Nguyen Toan" w:date="2018-05-09T07:19:00Z">
                  <w:rPr>
                    <w:noProof/>
                    <w:webHidden/>
                  </w:rPr>
                </w:rPrChange>
              </w:rPr>
              <w:fldChar w:fldCharType="begin"/>
            </w:r>
            <w:r w:rsidRPr="00B05E10">
              <w:rPr>
                <w:rFonts w:ascii="Times New Roman" w:hAnsi="Times New Roman" w:cs="Times New Roman"/>
                <w:noProof/>
                <w:webHidden/>
                <w:sz w:val="28"/>
                <w:szCs w:val="28"/>
                <w:rPrChange w:id="861" w:author="Nguyen Toan" w:date="2018-05-09T07:19:00Z">
                  <w:rPr>
                    <w:noProof/>
                    <w:webHidden/>
                  </w:rPr>
                </w:rPrChange>
              </w:rPr>
              <w:instrText xml:space="preserve"> PAGEREF _Toc513613727 \h </w:instrText>
            </w:r>
          </w:ins>
          <w:r w:rsidRPr="00B05E10">
            <w:rPr>
              <w:rFonts w:ascii="Times New Roman" w:hAnsi="Times New Roman" w:cs="Times New Roman"/>
              <w:noProof/>
              <w:webHidden/>
              <w:sz w:val="28"/>
              <w:szCs w:val="28"/>
              <w:rPrChange w:id="86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63" w:author="Nguyen Toan" w:date="2018-05-09T07:19:00Z">
                <w:rPr>
                  <w:noProof/>
                  <w:webHidden/>
                </w:rPr>
              </w:rPrChange>
            </w:rPr>
            <w:fldChar w:fldCharType="separate"/>
          </w:r>
          <w:ins w:id="864" w:author="Nguyen Toan" w:date="2018-05-09T07:19:00Z">
            <w:r w:rsidRPr="00B05E10">
              <w:rPr>
                <w:rFonts w:ascii="Times New Roman" w:hAnsi="Times New Roman" w:cs="Times New Roman"/>
                <w:noProof/>
                <w:webHidden/>
                <w:sz w:val="28"/>
                <w:szCs w:val="28"/>
                <w:rPrChange w:id="865" w:author="Nguyen Toan" w:date="2018-05-09T07:19:00Z">
                  <w:rPr>
                    <w:noProof/>
                    <w:webHidden/>
                  </w:rPr>
                </w:rPrChange>
              </w:rPr>
              <w:t>39</w:t>
            </w:r>
            <w:r w:rsidRPr="00B05E10">
              <w:rPr>
                <w:rFonts w:ascii="Times New Roman" w:hAnsi="Times New Roman" w:cs="Times New Roman"/>
                <w:noProof/>
                <w:webHidden/>
                <w:sz w:val="28"/>
                <w:szCs w:val="28"/>
                <w:rPrChange w:id="86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67" w:author="Nguyen Toan" w:date="2018-05-09T07:19:00Z">
                  <w:rPr>
                    <w:rStyle w:val="Hyperlink"/>
                    <w:noProof/>
                  </w:rPr>
                </w:rPrChange>
              </w:rPr>
              <w:fldChar w:fldCharType="end"/>
            </w:r>
          </w:ins>
        </w:p>
        <w:p w14:paraId="58864255" w14:textId="77777777" w:rsidR="00AA48F4" w:rsidRPr="00B05E10" w:rsidRDefault="00AA48F4">
          <w:pPr>
            <w:pStyle w:val="TOC3"/>
            <w:tabs>
              <w:tab w:val="left" w:pos="1320"/>
              <w:tab w:val="right" w:leader="dot" w:pos="9395"/>
            </w:tabs>
            <w:rPr>
              <w:ins w:id="868" w:author="Nguyen Toan" w:date="2018-05-09T07:19:00Z"/>
              <w:rFonts w:ascii="Times New Roman" w:eastAsiaTheme="minorEastAsia" w:hAnsi="Times New Roman" w:cs="Times New Roman"/>
              <w:noProof/>
              <w:color w:val="auto"/>
              <w:sz w:val="28"/>
              <w:szCs w:val="28"/>
              <w:lang w:val="en-US"/>
              <w:rPrChange w:id="869" w:author="Nguyen Toan" w:date="2018-05-09T07:19:00Z">
                <w:rPr>
                  <w:ins w:id="870" w:author="Nguyen Toan" w:date="2018-05-09T07:19:00Z"/>
                  <w:rFonts w:asciiTheme="minorHAnsi" w:eastAsiaTheme="minorEastAsia" w:hAnsiTheme="minorHAnsi" w:cstheme="minorBidi"/>
                  <w:noProof/>
                  <w:color w:val="auto"/>
                  <w:lang w:val="en-US"/>
                </w:rPr>
              </w:rPrChange>
            </w:rPr>
          </w:pPr>
          <w:ins w:id="871" w:author="Nguyen Toan" w:date="2018-05-09T07:19:00Z">
            <w:r w:rsidRPr="00B05E10">
              <w:rPr>
                <w:rStyle w:val="Hyperlink"/>
                <w:rFonts w:ascii="Times New Roman" w:hAnsi="Times New Roman" w:cs="Times New Roman"/>
                <w:noProof/>
                <w:sz w:val="28"/>
                <w:szCs w:val="28"/>
                <w:rPrChange w:id="87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7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74" w:author="Nguyen Toan" w:date="2018-05-09T07:19:00Z">
                  <w:rPr>
                    <w:noProof/>
                  </w:rPr>
                </w:rPrChange>
              </w:rPr>
              <w:instrText>HYPERLINK \l "_Toc513613728"</w:instrText>
            </w:r>
            <w:r w:rsidRPr="00B05E10">
              <w:rPr>
                <w:rStyle w:val="Hyperlink"/>
                <w:rFonts w:ascii="Times New Roman" w:hAnsi="Times New Roman" w:cs="Times New Roman"/>
                <w:noProof/>
                <w:sz w:val="28"/>
                <w:szCs w:val="28"/>
                <w:rPrChange w:id="87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7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77" w:author="Nguyen Toan" w:date="2018-05-09T07:19:00Z">
                  <w:rPr>
                    <w:rStyle w:val="Hyperlink"/>
                    <w:rFonts w:ascii="Times New Roman" w:eastAsia="Times New Roman" w:hAnsi="Times New Roman" w:cs="Times New Roman"/>
                    <w:b/>
                    <w:noProof/>
                  </w:rPr>
                </w:rPrChange>
              </w:rPr>
              <w:t>3.5.1.</w:t>
            </w:r>
            <w:r w:rsidRPr="00B05E10">
              <w:rPr>
                <w:rFonts w:ascii="Times New Roman" w:eastAsiaTheme="minorEastAsia" w:hAnsi="Times New Roman" w:cs="Times New Roman"/>
                <w:noProof/>
                <w:color w:val="auto"/>
                <w:sz w:val="28"/>
                <w:szCs w:val="28"/>
                <w:lang w:val="en-US"/>
                <w:rPrChange w:id="87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79" w:author="Nguyen Toan" w:date="2018-05-09T07:19:00Z">
                  <w:rPr>
                    <w:rStyle w:val="Hyperlink"/>
                    <w:rFonts w:ascii="Times New Roman" w:eastAsia="Times New Roman" w:hAnsi="Times New Roman" w:cs="Times New Roman"/>
                    <w:b/>
                    <w:noProof/>
                  </w:rPr>
                </w:rPrChange>
              </w:rPr>
              <w:t>Kiểm thử c</w:t>
            </w:r>
            <w:r w:rsidRPr="00B05E10">
              <w:rPr>
                <w:rStyle w:val="Hyperlink"/>
                <w:rFonts w:ascii="Times New Roman" w:eastAsia="Times New Roman" w:hAnsi="Times New Roman" w:cs="Times New Roman"/>
                <w:noProof/>
                <w:sz w:val="28"/>
                <w:szCs w:val="28"/>
                <w:lang w:val="vi-VN"/>
                <w:rPrChange w:id="880" w:author="Nguyen Toan" w:date="2018-05-09T07:19:00Z">
                  <w:rPr>
                    <w:rStyle w:val="Hyperlink"/>
                    <w:rFonts w:ascii="Times New Roman" w:eastAsia="Times New Roman" w:hAnsi="Times New Roman" w:cs="Times New Roman"/>
                    <w:b/>
                    <w:noProof/>
                    <w:lang w:val="vi-VN"/>
                  </w:rPr>
                </w:rPrChange>
              </w:rPr>
              <w:t>hức năng</w:t>
            </w:r>
            <w:r w:rsidRPr="00B05E10">
              <w:rPr>
                <w:rStyle w:val="Hyperlink"/>
                <w:rFonts w:ascii="Times New Roman" w:eastAsia="Times New Roman" w:hAnsi="Times New Roman" w:cs="Times New Roman"/>
                <w:noProof/>
                <w:sz w:val="28"/>
                <w:szCs w:val="28"/>
                <w:rPrChange w:id="881" w:author="Nguyen Toan" w:date="2018-05-09T07:19:00Z">
                  <w:rPr>
                    <w:rStyle w:val="Hyperlink"/>
                    <w:rFonts w:ascii="Times New Roman" w:eastAsia="Times New Roman" w:hAnsi="Times New Roman" w:cs="Times New Roman"/>
                    <w:b/>
                    <w:noProof/>
                  </w:rPr>
                </w:rPrChange>
              </w:rPr>
              <w:t xml:space="preserve"> sử dụng JUnit và Munit</w:t>
            </w:r>
            <w:r w:rsidRPr="00B05E10">
              <w:rPr>
                <w:rFonts w:ascii="Times New Roman" w:hAnsi="Times New Roman" w:cs="Times New Roman"/>
                <w:noProof/>
                <w:webHidden/>
                <w:sz w:val="28"/>
                <w:szCs w:val="28"/>
                <w:rPrChange w:id="882" w:author="Nguyen Toan" w:date="2018-05-09T07:19:00Z">
                  <w:rPr>
                    <w:noProof/>
                    <w:webHidden/>
                  </w:rPr>
                </w:rPrChange>
              </w:rPr>
              <w:tab/>
            </w:r>
            <w:r w:rsidRPr="00B05E10">
              <w:rPr>
                <w:rFonts w:ascii="Times New Roman" w:hAnsi="Times New Roman" w:cs="Times New Roman"/>
                <w:noProof/>
                <w:webHidden/>
                <w:sz w:val="28"/>
                <w:szCs w:val="28"/>
                <w:rPrChange w:id="883" w:author="Nguyen Toan" w:date="2018-05-09T07:19:00Z">
                  <w:rPr>
                    <w:noProof/>
                    <w:webHidden/>
                  </w:rPr>
                </w:rPrChange>
              </w:rPr>
              <w:fldChar w:fldCharType="begin"/>
            </w:r>
            <w:r w:rsidRPr="00B05E10">
              <w:rPr>
                <w:rFonts w:ascii="Times New Roman" w:hAnsi="Times New Roman" w:cs="Times New Roman"/>
                <w:noProof/>
                <w:webHidden/>
                <w:sz w:val="28"/>
                <w:szCs w:val="28"/>
                <w:rPrChange w:id="884" w:author="Nguyen Toan" w:date="2018-05-09T07:19:00Z">
                  <w:rPr>
                    <w:noProof/>
                    <w:webHidden/>
                  </w:rPr>
                </w:rPrChange>
              </w:rPr>
              <w:instrText xml:space="preserve"> PAGEREF _Toc513613728 \h </w:instrText>
            </w:r>
          </w:ins>
          <w:r w:rsidRPr="00B05E10">
            <w:rPr>
              <w:rFonts w:ascii="Times New Roman" w:hAnsi="Times New Roman" w:cs="Times New Roman"/>
              <w:noProof/>
              <w:webHidden/>
              <w:sz w:val="28"/>
              <w:szCs w:val="28"/>
              <w:rPrChange w:id="88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6" w:author="Nguyen Toan" w:date="2018-05-09T07:19:00Z">
                <w:rPr>
                  <w:noProof/>
                  <w:webHidden/>
                </w:rPr>
              </w:rPrChange>
            </w:rPr>
            <w:fldChar w:fldCharType="separate"/>
          </w:r>
          <w:ins w:id="887" w:author="Nguyen Toan" w:date="2018-05-09T07:19:00Z">
            <w:r w:rsidRPr="00B05E10">
              <w:rPr>
                <w:rFonts w:ascii="Times New Roman" w:hAnsi="Times New Roman" w:cs="Times New Roman"/>
                <w:noProof/>
                <w:webHidden/>
                <w:sz w:val="28"/>
                <w:szCs w:val="28"/>
                <w:rPrChange w:id="888" w:author="Nguyen Toan" w:date="2018-05-09T07:19:00Z">
                  <w:rPr>
                    <w:noProof/>
                    <w:webHidden/>
                  </w:rPr>
                </w:rPrChange>
              </w:rPr>
              <w:t>39</w:t>
            </w:r>
            <w:r w:rsidRPr="00B05E10">
              <w:rPr>
                <w:rFonts w:ascii="Times New Roman" w:hAnsi="Times New Roman" w:cs="Times New Roman"/>
                <w:noProof/>
                <w:webHidden/>
                <w:sz w:val="28"/>
                <w:szCs w:val="28"/>
                <w:rPrChange w:id="88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90" w:author="Nguyen Toan" w:date="2018-05-09T07:19:00Z">
                  <w:rPr>
                    <w:rStyle w:val="Hyperlink"/>
                    <w:noProof/>
                  </w:rPr>
                </w:rPrChange>
              </w:rPr>
              <w:fldChar w:fldCharType="end"/>
            </w:r>
          </w:ins>
        </w:p>
        <w:p w14:paraId="31AB9298" w14:textId="77777777" w:rsidR="00AA48F4" w:rsidRPr="00B05E10" w:rsidRDefault="00AA48F4">
          <w:pPr>
            <w:pStyle w:val="TOC3"/>
            <w:tabs>
              <w:tab w:val="left" w:pos="1320"/>
              <w:tab w:val="right" w:leader="dot" w:pos="9395"/>
            </w:tabs>
            <w:rPr>
              <w:ins w:id="891" w:author="Nguyen Toan" w:date="2018-05-09T07:19:00Z"/>
              <w:rFonts w:ascii="Times New Roman" w:eastAsiaTheme="minorEastAsia" w:hAnsi="Times New Roman" w:cs="Times New Roman"/>
              <w:noProof/>
              <w:color w:val="auto"/>
              <w:sz w:val="28"/>
              <w:szCs w:val="28"/>
              <w:lang w:val="en-US"/>
              <w:rPrChange w:id="892" w:author="Nguyen Toan" w:date="2018-05-09T07:19:00Z">
                <w:rPr>
                  <w:ins w:id="893" w:author="Nguyen Toan" w:date="2018-05-09T07:19:00Z"/>
                  <w:rFonts w:asciiTheme="minorHAnsi" w:eastAsiaTheme="minorEastAsia" w:hAnsiTheme="minorHAnsi" w:cstheme="minorBidi"/>
                  <w:noProof/>
                  <w:color w:val="auto"/>
                  <w:lang w:val="en-US"/>
                </w:rPr>
              </w:rPrChange>
            </w:rPr>
          </w:pPr>
          <w:ins w:id="894" w:author="Nguyen Toan" w:date="2018-05-09T07:19:00Z">
            <w:r w:rsidRPr="00B05E10">
              <w:rPr>
                <w:rStyle w:val="Hyperlink"/>
                <w:rFonts w:ascii="Times New Roman" w:hAnsi="Times New Roman" w:cs="Times New Roman"/>
                <w:noProof/>
                <w:sz w:val="28"/>
                <w:szCs w:val="28"/>
                <w:rPrChange w:id="89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9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97" w:author="Nguyen Toan" w:date="2018-05-09T07:19:00Z">
                  <w:rPr>
                    <w:noProof/>
                  </w:rPr>
                </w:rPrChange>
              </w:rPr>
              <w:instrText>HYPERLINK \l "_Toc513613729"</w:instrText>
            </w:r>
            <w:r w:rsidRPr="00B05E10">
              <w:rPr>
                <w:rStyle w:val="Hyperlink"/>
                <w:rFonts w:ascii="Times New Roman" w:hAnsi="Times New Roman" w:cs="Times New Roman"/>
                <w:noProof/>
                <w:sz w:val="28"/>
                <w:szCs w:val="28"/>
                <w:rPrChange w:id="89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9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00" w:author="Nguyen Toan" w:date="2018-05-09T07:19:00Z">
                  <w:rPr>
                    <w:rStyle w:val="Hyperlink"/>
                    <w:rFonts w:ascii="Times New Roman" w:eastAsia="Times New Roman" w:hAnsi="Times New Roman" w:cs="Times New Roman"/>
                    <w:b/>
                    <w:noProof/>
                  </w:rPr>
                </w:rPrChange>
              </w:rPr>
              <w:t>3.5.2.</w:t>
            </w:r>
            <w:r w:rsidRPr="00B05E10">
              <w:rPr>
                <w:rFonts w:ascii="Times New Roman" w:eastAsiaTheme="minorEastAsia" w:hAnsi="Times New Roman" w:cs="Times New Roman"/>
                <w:noProof/>
                <w:color w:val="auto"/>
                <w:sz w:val="28"/>
                <w:szCs w:val="28"/>
                <w:lang w:val="en-US"/>
                <w:rPrChange w:id="90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02" w:author="Nguyen Toan" w:date="2018-05-09T07:19:00Z">
                  <w:rPr>
                    <w:rStyle w:val="Hyperlink"/>
                    <w:rFonts w:ascii="Times New Roman" w:eastAsia="Times New Roman" w:hAnsi="Times New Roman" w:cs="Times New Roman"/>
                    <w:b/>
                    <w:noProof/>
                  </w:rPr>
                </w:rPrChange>
              </w:rPr>
              <w:t>Xây dựng thư viện AsenAPIDriver</w:t>
            </w:r>
            <w:r w:rsidRPr="00B05E10">
              <w:rPr>
                <w:rFonts w:ascii="Times New Roman" w:hAnsi="Times New Roman" w:cs="Times New Roman"/>
                <w:noProof/>
                <w:webHidden/>
                <w:sz w:val="28"/>
                <w:szCs w:val="28"/>
                <w:rPrChange w:id="903" w:author="Nguyen Toan" w:date="2018-05-09T07:19:00Z">
                  <w:rPr>
                    <w:noProof/>
                    <w:webHidden/>
                  </w:rPr>
                </w:rPrChange>
              </w:rPr>
              <w:tab/>
            </w:r>
            <w:r w:rsidRPr="00B05E10">
              <w:rPr>
                <w:rFonts w:ascii="Times New Roman" w:hAnsi="Times New Roman" w:cs="Times New Roman"/>
                <w:noProof/>
                <w:webHidden/>
                <w:sz w:val="28"/>
                <w:szCs w:val="28"/>
                <w:rPrChange w:id="904" w:author="Nguyen Toan" w:date="2018-05-09T07:19:00Z">
                  <w:rPr>
                    <w:noProof/>
                    <w:webHidden/>
                  </w:rPr>
                </w:rPrChange>
              </w:rPr>
              <w:fldChar w:fldCharType="begin"/>
            </w:r>
            <w:r w:rsidRPr="00B05E10">
              <w:rPr>
                <w:rFonts w:ascii="Times New Roman" w:hAnsi="Times New Roman" w:cs="Times New Roman"/>
                <w:noProof/>
                <w:webHidden/>
                <w:sz w:val="28"/>
                <w:szCs w:val="28"/>
                <w:rPrChange w:id="905" w:author="Nguyen Toan" w:date="2018-05-09T07:19:00Z">
                  <w:rPr>
                    <w:noProof/>
                    <w:webHidden/>
                  </w:rPr>
                </w:rPrChange>
              </w:rPr>
              <w:instrText xml:space="preserve"> PAGEREF _Toc513613729 \h </w:instrText>
            </w:r>
          </w:ins>
          <w:r w:rsidRPr="00B05E10">
            <w:rPr>
              <w:rFonts w:ascii="Times New Roman" w:hAnsi="Times New Roman" w:cs="Times New Roman"/>
              <w:noProof/>
              <w:webHidden/>
              <w:sz w:val="28"/>
              <w:szCs w:val="28"/>
              <w:rPrChange w:id="9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07" w:author="Nguyen Toan" w:date="2018-05-09T07:19:00Z">
                <w:rPr>
                  <w:noProof/>
                  <w:webHidden/>
                </w:rPr>
              </w:rPrChange>
            </w:rPr>
            <w:fldChar w:fldCharType="separate"/>
          </w:r>
          <w:ins w:id="908" w:author="Nguyen Toan" w:date="2018-05-09T07:19:00Z">
            <w:r w:rsidRPr="00B05E10">
              <w:rPr>
                <w:rFonts w:ascii="Times New Roman" w:hAnsi="Times New Roman" w:cs="Times New Roman"/>
                <w:noProof/>
                <w:webHidden/>
                <w:sz w:val="28"/>
                <w:szCs w:val="28"/>
                <w:rPrChange w:id="909" w:author="Nguyen Toan" w:date="2018-05-09T07:19:00Z">
                  <w:rPr>
                    <w:noProof/>
                    <w:webHidden/>
                  </w:rPr>
                </w:rPrChange>
              </w:rPr>
              <w:t>40</w:t>
            </w:r>
            <w:r w:rsidRPr="00B05E10">
              <w:rPr>
                <w:rFonts w:ascii="Times New Roman" w:hAnsi="Times New Roman" w:cs="Times New Roman"/>
                <w:noProof/>
                <w:webHidden/>
                <w:sz w:val="28"/>
                <w:szCs w:val="28"/>
                <w:rPrChange w:id="9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11" w:author="Nguyen Toan" w:date="2018-05-09T07:19:00Z">
                  <w:rPr>
                    <w:rStyle w:val="Hyperlink"/>
                    <w:noProof/>
                  </w:rPr>
                </w:rPrChange>
              </w:rPr>
              <w:fldChar w:fldCharType="end"/>
            </w:r>
          </w:ins>
        </w:p>
        <w:p w14:paraId="1E239149" w14:textId="77777777" w:rsidR="00AA48F4" w:rsidRPr="00B05E10" w:rsidRDefault="00AA48F4">
          <w:pPr>
            <w:pStyle w:val="TOC3"/>
            <w:tabs>
              <w:tab w:val="left" w:pos="1320"/>
              <w:tab w:val="right" w:leader="dot" w:pos="9395"/>
            </w:tabs>
            <w:rPr>
              <w:ins w:id="912" w:author="Nguyen Toan" w:date="2018-05-09T07:19:00Z"/>
              <w:rFonts w:ascii="Times New Roman" w:eastAsiaTheme="minorEastAsia" w:hAnsi="Times New Roman" w:cs="Times New Roman"/>
              <w:noProof/>
              <w:color w:val="auto"/>
              <w:sz w:val="28"/>
              <w:szCs w:val="28"/>
              <w:lang w:val="en-US"/>
              <w:rPrChange w:id="913" w:author="Nguyen Toan" w:date="2018-05-09T07:19:00Z">
                <w:rPr>
                  <w:ins w:id="914" w:author="Nguyen Toan" w:date="2018-05-09T07:19:00Z"/>
                  <w:rFonts w:asciiTheme="minorHAnsi" w:eastAsiaTheme="minorEastAsia" w:hAnsiTheme="minorHAnsi" w:cstheme="minorBidi"/>
                  <w:noProof/>
                  <w:color w:val="auto"/>
                  <w:lang w:val="en-US"/>
                </w:rPr>
              </w:rPrChange>
            </w:rPr>
          </w:pPr>
          <w:ins w:id="915" w:author="Nguyen Toan" w:date="2018-05-09T07:19:00Z">
            <w:r w:rsidRPr="00B05E10">
              <w:rPr>
                <w:rStyle w:val="Hyperlink"/>
                <w:rFonts w:ascii="Times New Roman" w:hAnsi="Times New Roman" w:cs="Times New Roman"/>
                <w:noProof/>
                <w:sz w:val="28"/>
                <w:szCs w:val="28"/>
                <w:rPrChange w:id="9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18" w:author="Nguyen Toan" w:date="2018-05-09T07:19:00Z">
                  <w:rPr>
                    <w:noProof/>
                  </w:rPr>
                </w:rPrChange>
              </w:rPr>
              <w:instrText>HYPERLINK \l "_Toc513613730"</w:instrText>
            </w:r>
            <w:r w:rsidRPr="00B05E10">
              <w:rPr>
                <w:rStyle w:val="Hyperlink"/>
                <w:rFonts w:ascii="Times New Roman" w:hAnsi="Times New Roman" w:cs="Times New Roman"/>
                <w:noProof/>
                <w:sz w:val="28"/>
                <w:szCs w:val="28"/>
                <w:rPrChange w:id="9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21" w:author="Nguyen Toan" w:date="2018-05-09T07:19:00Z">
                  <w:rPr>
                    <w:rStyle w:val="Hyperlink"/>
                    <w:rFonts w:ascii="Times New Roman" w:eastAsia="Times New Roman" w:hAnsi="Times New Roman" w:cs="Times New Roman"/>
                    <w:b/>
                    <w:noProof/>
                  </w:rPr>
                </w:rPrChange>
              </w:rPr>
              <w:t>3.5.3.</w:t>
            </w:r>
            <w:r w:rsidRPr="00B05E10">
              <w:rPr>
                <w:rFonts w:ascii="Times New Roman" w:eastAsiaTheme="minorEastAsia" w:hAnsi="Times New Roman" w:cs="Times New Roman"/>
                <w:noProof/>
                <w:color w:val="auto"/>
                <w:sz w:val="28"/>
                <w:szCs w:val="28"/>
                <w:lang w:val="en-US"/>
                <w:rPrChange w:id="92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23" w:author="Nguyen Toan" w:date="2018-05-09T07:19:00Z">
                  <w:rPr>
                    <w:rStyle w:val="Hyperlink"/>
                    <w:rFonts w:ascii="Times New Roman" w:eastAsia="Times New Roman" w:hAnsi="Times New Roman" w:cs="Times New Roman"/>
                    <w:b/>
                    <w:noProof/>
                  </w:rPr>
                </w:rPrChange>
              </w:rPr>
              <w:t>Tích hợp AsenAPIDriver với JUnit</w:t>
            </w:r>
            <w:r w:rsidRPr="00B05E10">
              <w:rPr>
                <w:rFonts w:ascii="Times New Roman" w:hAnsi="Times New Roman" w:cs="Times New Roman"/>
                <w:noProof/>
                <w:webHidden/>
                <w:sz w:val="28"/>
                <w:szCs w:val="28"/>
                <w:rPrChange w:id="924" w:author="Nguyen Toan" w:date="2018-05-09T07:19:00Z">
                  <w:rPr>
                    <w:noProof/>
                    <w:webHidden/>
                  </w:rPr>
                </w:rPrChange>
              </w:rPr>
              <w:tab/>
            </w:r>
            <w:r w:rsidRPr="00B05E10">
              <w:rPr>
                <w:rFonts w:ascii="Times New Roman" w:hAnsi="Times New Roman" w:cs="Times New Roman"/>
                <w:noProof/>
                <w:webHidden/>
                <w:sz w:val="28"/>
                <w:szCs w:val="28"/>
                <w:rPrChange w:id="925" w:author="Nguyen Toan" w:date="2018-05-09T07:19:00Z">
                  <w:rPr>
                    <w:noProof/>
                    <w:webHidden/>
                  </w:rPr>
                </w:rPrChange>
              </w:rPr>
              <w:fldChar w:fldCharType="begin"/>
            </w:r>
            <w:r w:rsidRPr="00B05E10">
              <w:rPr>
                <w:rFonts w:ascii="Times New Roman" w:hAnsi="Times New Roman" w:cs="Times New Roman"/>
                <w:noProof/>
                <w:webHidden/>
                <w:sz w:val="28"/>
                <w:szCs w:val="28"/>
                <w:rPrChange w:id="926" w:author="Nguyen Toan" w:date="2018-05-09T07:19:00Z">
                  <w:rPr>
                    <w:noProof/>
                    <w:webHidden/>
                  </w:rPr>
                </w:rPrChange>
              </w:rPr>
              <w:instrText xml:space="preserve"> PAGEREF _Toc513613730 \h </w:instrText>
            </w:r>
          </w:ins>
          <w:r w:rsidRPr="00B05E10">
            <w:rPr>
              <w:rFonts w:ascii="Times New Roman" w:hAnsi="Times New Roman" w:cs="Times New Roman"/>
              <w:noProof/>
              <w:webHidden/>
              <w:sz w:val="28"/>
              <w:szCs w:val="28"/>
              <w:rPrChange w:id="92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28" w:author="Nguyen Toan" w:date="2018-05-09T07:19:00Z">
                <w:rPr>
                  <w:noProof/>
                  <w:webHidden/>
                </w:rPr>
              </w:rPrChange>
            </w:rPr>
            <w:fldChar w:fldCharType="separate"/>
          </w:r>
          <w:ins w:id="929" w:author="Nguyen Toan" w:date="2018-05-09T07:19:00Z">
            <w:r w:rsidRPr="00B05E10">
              <w:rPr>
                <w:rFonts w:ascii="Times New Roman" w:hAnsi="Times New Roman" w:cs="Times New Roman"/>
                <w:noProof/>
                <w:webHidden/>
                <w:sz w:val="28"/>
                <w:szCs w:val="28"/>
                <w:rPrChange w:id="930" w:author="Nguyen Toan" w:date="2018-05-09T07:19:00Z">
                  <w:rPr>
                    <w:noProof/>
                    <w:webHidden/>
                  </w:rPr>
                </w:rPrChange>
              </w:rPr>
              <w:t>41</w:t>
            </w:r>
            <w:r w:rsidRPr="00B05E10">
              <w:rPr>
                <w:rFonts w:ascii="Times New Roman" w:hAnsi="Times New Roman" w:cs="Times New Roman"/>
                <w:noProof/>
                <w:webHidden/>
                <w:sz w:val="28"/>
                <w:szCs w:val="28"/>
                <w:rPrChange w:id="93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32" w:author="Nguyen Toan" w:date="2018-05-09T07:19:00Z">
                  <w:rPr>
                    <w:rStyle w:val="Hyperlink"/>
                    <w:noProof/>
                  </w:rPr>
                </w:rPrChange>
              </w:rPr>
              <w:fldChar w:fldCharType="end"/>
            </w:r>
          </w:ins>
        </w:p>
        <w:p w14:paraId="55895C9C" w14:textId="77777777" w:rsidR="00AA48F4" w:rsidRPr="00B05E10" w:rsidRDefault="00AA48F4">
          <w:pPr>
            <w:pStyle w:val="TOC3"/>
            <w:tabs>
              <w:tab w:val="left" w:pos="1320"/>
              <w:tab w:val="right" w:leader="dot" w:pos="9395"/>
            </w:tabs>
            <w:rPr>
              <w:ins w:id="933" w:author="Nguyen Toan" w:date="2018-05-09T07:19:00Z"/>
              <w:rFonts w:ascii="Times New Roman" w:eastAsiaTheme="minorEastAsia" w:hAnsi="Times New Roman" w:cs="Times New Roman"/>
              <w:noProof/>
              <w:color w:val="auto"/>
              <w:sz w:val="28"/>
              <w:szCs w:val="28"/>
              <w:lang w:val="en-US"/>
              <w:rPrChange w:id="934" w:author="Nguyen Toan" w:date="2018-05-09T07:19:00Z">
                <w:rPr>
                  <w:ins w:id="935" w:author="Nguyen Toan" w:date="2018-05-09T07:19:00Z"/>
                  <w:rFonts w:asciiTheme="minorHAnsi" w:eastAsiaTheme="minorEastAsia" w:hAnsiTheme="minorHAnsi" w:cstheme="minorBidi"/>
                  <w:noProof/>
                  <w:color w:val="auto"/>
                  <w:lang w:val="en-US"/>
                </w:rPr>
              </w:rPrChange>
            </w:rPr>
          </w:pPr>
          <w:ins w:id="936" w:author="Nguyen Toan" w:date="2018-05-09T07:19:00Z">
            <w:r w:rsidRPr="00B05E10">
              <w:rPr>
                <w:rStyle w:val="Hyperlink"/>
                <w:rFonts w:ascii="Times New Roman" w:hAnsi="Times New Roman" w:cs="Times New Roman"/>
                <w:noProof/>
                <w:sz w:val="28"/>
                <w:szCs w:val="28"/>
                <w:rPrChange w:id="93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3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39" w:author="Nguyen Toan" w:date="2018-05-09T07:19:00Z">
                  <w:rPr>
                    <w:noProof/>
                  </w:rPr>
                </w:rPrChange>
              </w:rPr>
              <w:instrText>HYPERLINK \l "_Toc513613731"</w:instrText>
            </w:r>
            <w:r w:rsidRPr="00B05E10">
              <w:rPr>
                <w:rStyle w:val="Hyperlink"/>
                <w:rFonts w:ascii="Times New Roman" w:hAnsi="Times New Roman" w:cs="Times New Roman"/>
                <w:noProof/>
                <w:sz w:val="28"/>
                <w:szCs w:val="28"/>
                <w:rPrChange w:id="94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4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42" w:author="Nguyen Toan" w:date="2018-05-09T07:19:00Z">
                  <w:rPr>
                    <w:rStyle w:val="Hyperlink"/>
                    <w:rFonts w:ascii="Times New Roman" w:eastAsia="Times New Roman" w:hAnsi="Times New Roman" w:cs="Times New Roman"/>
                    <w:b/>
                    <w:noProof/>
                  </w:rPr>
                </w:rPrChange>
              </w:rPr>
              <w:t>3.5.4.</w:t>
            </w:r>
            <w:r w:rsidRPr="00B05E10">
              <w:rPr>
                <w:rFonts w:ascii="Times New Roman" w:eastAsiaTheme="minorEastAsia" w:hAnsi="Times New Roman" w:cs="Times New Roman"/>
                <w:noProof/>
                <w:color w:val="auto"/>
                <w:sz w:val="28"/>
                <w:szCs w:val="28"/>
                <w:lang w:val="en-US"/>
                <w:rPrChange w:id="94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44" w:author="Nguyen Toan" w:date="2018-05-09T07:19:00Z">
                  <w:rPr>
                    <w:rStyle w:val="Hyperlink"/>
                    <w:rFonts w:ascii="Times New Roman" w:eastAsia="Times New Roman" w:hAnsi="Times New Roman" w:cs="Times New Roman"/>
                    <w:b/>
                    <w:noProof/>
                  </w:rPr>
                </w:rPrChange>
              </w:rPr>
              <w:t>Sử dụng Maven để quản lý project</w:t>
            </w:r>
            <w:r w:rsidRPr="00B05E10">
              <w:rPr>
                <w:rFonts w:ascii="Times New Roman" w:hAnsi="Times New Roman" w:cs="Times New Roman"/>
                <w:noProof/>
                <w:webHidden/>
                <w:sz w:val="28"/>
                <w:szCs w:val="28"/>
                <w:rPrChange w:id="945" w:author="Nguyen Toan" w:date="2018-05-09T07:19:00Z">
                  <w:rPr>
                    <w:noProof/>
                    <w:webHidden/>
                  </w:rPr>
                </w:rPrChange>
              </w:rPr>
              <w:tab/>
            </w:r>
            <w:r w:rsidRPr="00B05E10">
              <w:rPr>
                <w:rFonts w:ascii="Times New Roman" w:hAnsi="Times New Roman" w:cs="Times New Roman"/>
                <w:noProof/>
                <w:webHidden/>
                <w:sz w:val="28"/>
                <w:szCs w:val="28"/>
                <w:rPrChange w:id="946" w:author="Nguyen Toan" w:date="2018-05-09T07:19:00Z">
                  <w:rPr>
                    <w:noProof/>
                    <w:webHidden/>
                  </w:rPr>
                </w:rPrChange>
              </w:rPr>
              <w:fldChar w:fldCharType="begin"/>
            </w:r>
            <w:r w:rsidRPr="00B05E10">
              <w:rPr>
                <w:rFonts w:ascii="Times New Roman" w:hAnsi="Times New Roman" w:cs="Times New Roman"/>
                <w:noProof/>
                <w:webHidden/>
                <w:sz w:val="28"/>
                <w:szCs w:val="28"/>
                <w:rPrChange w:id="947" w:author="Nguyen Toan" w:date="2018-05-09T07:19:00Z">
                  <w:rPr>
                    <w:noProof/>
                    <w:webHidden/>
                  </w:rPr>
                </w:rPrChange>
              </w:rPr>
              <w:instrText xml:space="preserve"> PAGEREF _Toc513613731 \h </w:instrText>
            </w:r>
          </w:ins>
          <w:r w:rsidRPr="00B05E10">
            <w:rPr>
              <w:rFonts w:ascii="Times New Roman" w:hAnsi="Times New Roman" w:cs="Times New Roman"/>
              <w:noProof/>
              <w:webHidden/>
              <w:sz w:val="28"/>
              <w:szCs w:val="28"/>
              <w:rPrChange w:id="9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49" w:author="Nguyen Toan" w:date="2018-05-09T07:19:00Z">
                <w:rPr>
                  <w:noProof/>
                  <w:webHidden/>
                </w:rPr>
              </w:rPrChange>
            </w:rPr>
            <w:fldChar w:fldCharType="separate"/>
          </w:r>
          <w:ins w:id="950" w:author="Nguyen Toan" w:date="2018-05-09T07:19:00Z">
            <w:r w:rsidRPr="00B05E10">
              <w:rPr>
                <w:rFonts w:ascii="Times New Roman" w:hAnsi="Times New Roman" w:cs="Times New Roman"/>
                <w:noProof/>
                <w:webHidden/>
                <w:sz w:val="28"/>
                <w:szCs w:val="28"/>
                <w:rPrChange w:id="951" w:author="Nguyen Toan" w:date="2018-05-09T07:19:00Z">
                  <w:rPr>
                    <w:noProof/>
                    <w:webHidden/>
                  </w:rPr>
                </w:rPrChange>
              </w:rPr>
              <w:t>41</w:t>
            </w:r>
            <w:r w:rsidRPr="00B05E10">
              <w:rPr>
                <w:rFonts w:ascii="Times New Roman" w:hAnsi="Times New Roman" w:cs="Times New Roman"/>
                <w:noProof/>
                <w:webHidden/>
                <w:sz w:val="28"/>
                <w:szCs w:val="28"/>
                <w:rPrChange w:id="9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53" w:author="Nguyen Toan" w:date="2018-05-09T07:19:00Z">
                  <w:rPr>
                    <w:rStyle w:val="Hyperlink"/>
                    <w:noProof/>
                  </w:rPr>
                </w:rPrChange>
              </w:rPr>
              <w:fldChar w:fldCharType="end"/>
            </w:r>
          </w:ins>
        </w:p>
        <w:p w14:paraId="11B2A444" w14:textId="77777777" w:rsidR="00AA48F4" w:rsidRPr="00B05E10" w:rsidRDefault="00AA48F4">
          <w:pPr>
            <w:pStyle w:val="TOC3"/>
            <w:tabs>
              <w:tab w:val="left" w:pos="1320"/>
              <w:tab w:val="right" w:leader="dot" w:pos="9395"/>
            </w:tabs>
            <w:rPr>
              <w:ins w:id="954" w:author="Nguyen Toan" w:date="2018-05-09T07:19:00Z"/>
              <w:rFonts w:ascii="Times New Roman" w:eastAsiaTheme="minorEastAsia" w:hAnsi="Times New Roman" w:cs="Times New Roman"/>
              <w:noProof/>
              <w:color w:val="auto"/>
              <w:sz w:val="28"/>
              <w:szCs w:val="28"/>
              <w:lang w:val="en-US"/>
              <w:rPrChange w:id="955" w:author="Nguyen Toan" w:date="2018-05-09T07:19:00Z">
                <w:rPr>
                  <w:ins w:id="956" w:author="Nguyen Toan" w:date="2018-05-09T07:19:00Z"/>
                  <w:rFonts w:asciiTheme="minorHAnsi" w:eastAsiaTheme="minorEastAsia" w:hAnsiTheme="minorHAnsi" w:cstheme="minorBidi"/>
                  <w:noProof/>
                  <w:color w:val="auto"/>
                  <w:lang w:val="en-US"/>
                </w:rPr>
              </w:rPrChange>
            </w:rPr>
          </w:pPr>
          <w:ins w:id="957" w:author="Nguyen Toan" w:date="2018-05-09T07:19:00Z">
            <w:r w:rsidRPr="00B05E10">
              <w:rPr>
                <w:rStyle w:val="Hyperlink"/>
                <w:rFonts w:ascii="Times New Roman" w:hAnsi="Times New Roman" w:cs="Times New Roman"/>
                <w:noProof/>
                <w:sz w:val="28"/>
                <w:szCs w:val="28"/>
                <w:rPrChange w:id="9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60" w:author="Nguyen Toan" w:date="2018-05-09T07:19:00Z">
                  <w:rPr>
                    <w:noProof/>
                  </w:rPr>
                </w:rPrChange>
              </w:rPr>
              <w:instrText>HYPERLINK \l "_Toc513613732"</w:instrText>
            </w:r>
            <w:r w:rsidRPr="00B05E10">
              <w:rPr>
                <w:rStyle w:val="Hyperlink"/>
                <w:rFonts w:ascii="Times New Roman" w:hAnsi="Times New Roman" w:cs="Times New Roman"/>
                <w:noProof/>
                <w:sz w:val="28"/>
                <w:szCs w:val="28"/>
                <w:rPrChange w:id="9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6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lang w:val="en-US"/>
                <w:rPrChange w:id="963" w:author="Nguyen Toan" w:date="2018-05-09T07:19:00Z">
                  <w:rPr>
                    <w:rStyle w:val="Hyperlink"/>
                    <w:rFonts w:ascii="Times New Roman" w:hAnsi="Times New Roman" w:cs="Times New Roman"/>
                    <w:b/>
                    <w:noProof/>
                    <w:lang w:val="en-US"/>
                  </w:rPr>
                </w:rPrChange>
              </w:rPr>
              <w:t>3.5.5.</w:t>
            </w:r>
            <w:r w:rsidRPr="00B05E10">
              <w:rPr>
                <w:rFonts w:ascii="Times New Roman" w:eastAsiaTheme="minorEastAsia" w:hAnsi="Times New Roman" w:cs="Times New Roman"/>
                <w:noProof/>
                <w:color w:val="auto"/>
                <w:sz w:val="28"/>
                <w:szCs w:val="28"/>
                <w:lang w:val="en-US"/>
                <w:rPrChange w:id="96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65" w:author="Nguyen Toan" w:date="2018-05-09T07:19:00Z">
                  <w:rPr>
                    <w:rStyle w:val="Hyperlink"/>
                    <w:rFonts w:ascii="Times New Roman" w:eastAsia="Times New Roman" w:hAnsi="Times New Roman" w:cs="Times New Roman"/>
                    <w:b/>
                    <w:noProof/>
                  </w:rPr>
                </w:rPrChange>
              </w:rPr>
              <w:t>Tích hợp với Jenkins</w:t>
            </w:r>
            <w:r w:rsidRPr="00B05E10">
              <w:rPr>
                <w:rFonts w:ascii="Times New Roman" w:hAnsi="Times New Roman" w:cs="Times New Roman"/>
                <w:noProof/>
                <w:webHidden/>
                <w:sz w:val="28"/>
                <w:szCs w:val="28"/>
                <w:rPrChange w:id="966" w:author="Nguyen Toan" w:date="2018-05-09T07:19:00Z">
                  <w:rPr>
                    <w:noProof/>
                    <w:webHidden/>
                  </w:rPr>
                </w:rPrChange>
              </w:rPr>
              <w:tab/>
            </w:r>
            <w:r w:rsidRPr="00B05E10">
              <w:rPr>
                <w:rFonts w:ascii="Times New Roman" w:hAnsi="Times New Roman" w:cs="Times New Roman"/>
                <w:noProof/>
                <w:webHidden/>
                <w:sz w:val="28"/>
                <w:szCs w:val="28"/>
                <w:rPrChange w:id="967" w:author="Nguyen Toan" w:date="2018-05-09T07:19:00Z">
                  <w:rPr>
                    <w:noProof/>
                    <w:webHidden/>
                  </w:rPr>
                </w:rPrChange>
              </w:rPr>
              <w:fldChar w:fldCharType="begin"/>
            </w:r>
            <w:r w:rsidRPr="00B05E10">
              <w:rPr>
                <w:rFonts w:ascii="Times New Roman" w:hAnsi="Times New Roman" w:cs="Times New Roman"/>
                <w:noProof/>
                <w:webHidden/>
                <w:sz w:val="28"/>
                <w:szCs w:val="28"/>
                <w:rPrChange w:id="968" w:author="Nguyen Toan" w:date="2018-05-09T07:19:00Z">
                  <w:rPr>
                    <w:noProof/>
                    <w:webHidden/>
                  </w:rPr>
                </w:rPrChange>
              </w:rPr>
              <w:instrText xml:space="preserve"> PAGEREF _Toc513613732 \h </w:instrText>
            </w:r>
          </w:ins>
          <w:r w:rsidRPr="00B05E10">
            <w:rPr>
              <w:rFonts w:ascii="Times New Roman" w:hAnsi="Times New Roman" w:cs="Times New Roman"/>
              <w:noProof/>
              <w:webHidden/>
              <w:sz w:val="28"/>
              <w:szCs w:val="28"/>
              <w:rPrChange w:id="96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70" w:author="Nguyen Toan" w:date="2018-05-09T07:19:00Z">
                <w:rPr>
                  <w:noProof/>
                  <w:webHidden/>
                </w:rPr>
              </w:rPrChange>
            </w:rPr>
            <w:fldChar w:fldCharType="separate"/>
          </w:r>
          <w:ins w:id="971" w:author="Nguyen Toan" w:date="2018-05-09T07:19:00Z">
            <w:r w:rsidRPr="00B05E10">
              <w:rPr>
                <w:rFonts w:ascii="Times New Roman" w:hAnsi="Times New Roman" w:cs="Times New Roman"/>
                <w:noProof/>
                <w:webHidden/>
                <w:sz w:val="28"/>
                <w:szCs w:val="28"/>
                <w:rPrChange w:id="972" w:author="Nguyen Toan" w:date="2018-05-09T07:19:00Z">
                  <w:rPr>
                    <w:noProof/>
                    <w:webHidden/>
                  </w:rPr>
                </w:rPrChange>
              </w:rPr>
              <w:t>42</w:t>
            </w:r>
            <w:r w:rsidRPr="00B05E10">
              <w:rPr>
                <w:rFonts w:ascii="Times New Roman" w:hAnsi="Times New Roman" w:cs="Times New Roman"/>
                <w:noProof/>
                <w:webHidden/>
                <w:sz w:val="28"/>
                <w:szCs w:val="28"/>
                <w:rPrChange w:id="97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74" w:author="Nguyen Toan" w:date="2018-05-09T07:19:00Z">
                  <w:rPr>
                    <w:rStyle w:val="Hyperlink"/>
                    <w:noProof/>
                  </w:rPr>
                </w:rPrChange>
              </w:rPr>
              <w:fldChar w:fldCharType="end"/>
            </w:r>
          </w:ins>
        </w:p>
        <w:p w14:paraId="0D548525" w14:textId="77777777" w:rsidR="00AA48F4" w:rsidRPr="00B05E10" w:rsidRDefault="00AA48F4">
          <w:pPr>
            <w:pStyle w:val="TOC1"/>
            <w:rPr>
              <w:ins w:id="975" w:author="Nguyen Toan" w:date="2018-05-09T07:19:00Z"/>
              <w:rFonts w:ascii="Times New Roman" w:eastAsiaTheme="minorEastAsia" w:hAnsi="Times New Roman" w:cs="Times New Roman"/>
              <w:noProof/>
              <w:color w:val="auto"/>
              <w:sz w:val="28"/>
              <w:szCs w:val="28"/>
              <w:lang w:val="en-US"/>
              <w:rPrChange w:id="976" w:author="Nguyen Toan" w:date="2018-05-09T07:19:00Z">
                <w:rPr>
                  <w:ins w:id="977" w:author="Nguyen Toan" w:date="2018-05-09T07:19:00Z"/>
                  <w:rFonts w:asciiTheme="minorHAnsi" w:eastAsiaTheme="minorEastAsia" w:hAnsiTheme="minorHAnsi" w:cstheme="minorBidi"/>
                  <w:noProof/>
                  <w:color w:val="auto"/>
                  <w:lang w:val="en-US"/>
                </w:rPr>
              </w:rPrChange>
            </w:rPr>
          </w:pPr>
          <w:ins w:id="978" w:author="Nguyen Toan" w:date="2018-05-09T07:19:00Z">
            <w:r w:rsidRPr="00B05E10">
              <w:rPr>
                <w:rStyle w:val="Hyperlink"/>
                <w:rFonts w:ascii="Times New Roman" w:hAnsi="Times New Roman" w:cs="Times New Roman"/>
                <w:noProof/>
                <w:sz w:val="28"/>
                <w:szCs w:val="28"/>
                <w:rPrChange w:id="97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81" w:author="Nguyen Toan" w:date="2018-05-09T07:19:00Z">
                  <w:rPr>
                    <w:noProof/>
                  </w:rPr>
                </w:rPrChange>
              </w:rPr>
              <w:instrText>HYPERLINK \l "_Toc513613733"</w:instrText>
            </w:r>
            <w:r w:rsidRPr="00B05E10">
              <w:rPr>
                <w:rStyle w:val="Hyperlink"/>
                <w:rFonts w:ascii="Times New Roman" w:hAnsi="Times New Roman" w:cs="Times New Roman"/>
                <w:noProof/>
                <w:sz w:val="28"/>
                <w:szCs w:val="28"/>
                <w:rPrChange w:id="98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8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84" w:author="Nguyen Toan" w:date="2018-05-09T07:19:00Z">
                  <w:rPr>
                    <w:rStyle w:val="Hyperlink"/>
                    <w:rFonts w:ascii="Times New Roman" w:eastAsia="Times New Roman" w:hAnsi="Times New Roman" w:cs="Times New Roman"/>
                    <w:b/>
                    <w:noProof/>
                  </w:rPr>
                </w:rPrChange>
              </w:rPr>
              <w:t>CHƯƠNG 4.</w:t>
            </w:r>
            <w:r w:rsidRPr="00B05E10">
              <w:rPr>
                <w:rFonts w:ascii="Times New Roman" w:eastAsiaTheme="minorEastAsia" w:hAnsi="Times New Roman" w:cs="Times New Roman"/>
                <w:noProof/>
                <w:color w:val="auto"/>
                <w:sz w:val="28"/>
                <w:szCs w:val="28"/>
                <w:lang w:val="en-US"/>
                <w:rPrChange w:id="98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86" w:author="Nguyen Toan" w:date="2018-05-09T07:19:00Z">
                  <w:rPr>
                    <w:rStyle w:val="Hyperlink"/>
                    <w:rFonts w:ascii="Times New Roman" w:eastAsia="Times New Roman" w:hAnsi="Times New Roman" w:cs="Times New Roman"/>
                    <w:b/>
                    <w:noProof/>
                  </w:rPr>
                </w:rPrChange>
              </w:rPr>
              <w:t>KẾT LUẬN</w:t>
            </w:r>
            <w:r w:rsidRPr="00B05E10">
              <w:rPr>
                <w:rFonts w:ascii="Times New Roman" w:hAnsi="Times New Roman" w:cs="Times New Roman"/>
                <w:noProof/>
                <w:webHidden/>
                <w:sz w:val="28"/>
                <w:szCs w:val="28"/>
                <w:rPrChange w:id="987" w:author="Nguyen Toan" w:date="2018-05-09T07:19:00Z">
                  <w:rPr>
                    <w:noProof/>
                    <w:webHidden/>
                  </w:rPr>
                </w:rPrChange>
              </w:rPr>
              <w:tab/>
            </w:r>
            <w:r w:rsidRPr="00B05E10">
              <w:rPr>
                <w:rFonts w:ascii="Times New Roman" w:hAnsi="Times New Roman" w:cs="Times New Roman"/>
                <w:noProof/>
                <w:webHidden/>
                <w:sz w:val="28"/>
                <w:szCs w:val="28"/>
                <w:rPrChange w:id="988" w:author="Nguyen Toan" w:date="2018-05-09T07:19:00Z">
                  <w:rPr>
                    <w:noProof/>
                    <w:webHidden/>
                  </w:rPr>
                </w:rPrChange>
              </w:rPr>
              <w:fldChar w:fldCharType="begin"/>
            </w:r>
            <w:r w:rsidRPr="00B05E10">
              <w:rPr>
                <w:rFonts w:ascii="Times New Roman" w:hAnsi="Times New Roman" w:cs="Times New Roman"/>
                <w:noProof/>
                <w:webHidden/>
                <w:sz w:val="28"/>
                <w:szCs w:val="28"/>
                <w:rPrChange w:id="989" w:author="Nguyen Toan" w:date="2018-05-09T07:19:00Z">
                  <w:rPr>
                    <w:noProof/>
                    <w:webHidden/>
                  </w:rPr>
                </w:rPrChange>
              </w:rPr>
              <w:instrText xml:space="preserve"> PAGEREF _Toc513613733 \h </w:instrText>
            </w:r>
          </w:ins>
          <w:r w:rsidRPr="00B05E10">
            <w:rPr>
              <w:rFonts w:ascii="Times New Roman" w:hAnsi="Times New Roman" w:cs="Times New Roman"/>
              <w:noProof/>
              <w:webHidden/>
              <w:sz w:val="28"/>
              <w:szCs w:val="28"/>
              <w:rPrChange w:id="99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91" w:author="Nguyen Toan" w:date="2018-05-09T07:19:00Z">
                <w:rPr>
                  <w:noProof/>
                  <w:webHidden/>
                </w:rPr>
              </w:rPrChange>
            </w:rPr>
            <w:fldChar w:fldCharType="separate"/>
          </w:r>
          <w:ins w:id="992" w:author="Nguyen Toan" w:date="2018-05-09T07:19:00Z">
            <w:r w:rsidRPr="00B05E10">
              <w:rPr>
                <w:rFonts w:ascii="Times New Roman" w:hAnsi="Times New Roman" w:cs="Times New Roman"/>
                <w:noProof/>
                <w:webHidden/>
                <w:sz w:val="28"/>
                <w:szCs w:val="28"/>
                <w:rPrChange w:id="993" w:author="Nguyen Toan" w:date="2018-05-09T07:19:00Z">
                  <w:rPr>
                    <w:noProof/>
                    <w:webHidden/>
                  </w:rPr>
                </w:rPrChange>
              </w:rPr>
              <w:t>46</w:t>
            </w:r>
            <w:r w:rsidRPr="00B05E10">
              <w:rPr>
                <w:rFonts w:ascii="Times New Roman" w:hAnsi="Times New Roman" w:cs="Times New Roman"/>
                <w:noProof/>
                <w:webHidden/>
                <w:sz w:val="28"/>
                <w:szCs w:val="28"/>
                <w:rPrChange w:id="99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95" w:author="Nguyen Toan" w:date="2018-05-09T07:19:00Z">
                  <w:rPr>
                    <w:rStyle w:val="Hyperlink"/>
                    <w:noProof/>
                  </w:rPr>
                </w:rPrChange>
              </w:rPr>
              <w:fldChar w:fldCharType="end"/>
            </w:r>
          </w:ins>
        </w:p>
        <w:p w14:paraId="7E849802" w14:textId="77777777" w:rsidR="00AA48F4" w:rsidRPr="00B05E10" w:rsidRDefault="00AA48F4">
          <w:pPr>
            <w:pStyle w:val="TOC2"/>
            <w:tabs>
              <w:tab w:val="left" w:pos="880"/>
              <w:tab w:val="right" w:leader="dot" w:pos="9395"/>
            </w:tabs>
            <w:rPr>
              <w:ins w:id="996" w:author="Nguyen Toan" w:date="2018-05-09T07:19:00Z"/>
              <w:rFonts w:ascii="Times New Roman" w:eastAsiaTheme="minorEastAsia" w:hAnsi="Times New Roman" w:cs="Times New Roman"/>
              <w:noProof/>
              <w:color w:val="auto"/>
              <w:sz w:val="28"/>
              <w:szCs w:val="28"/>
              <w:lang w:val="en-US"/>
              <w:rPrChange w:id="997" w:author="Nguyen Toan" w:date="2018-05-09T07:19:00Z">
                <w:rPr>
                  <w:ins w:id="998" w:author="Nguyen Toan" w:date="2018-05-09T07:19:00Z"/>
                  <w:rFonts w:asciiTheme="minorHAnsi" w:eastAsiaTheme="minorEastAsia" w:hAnsiTheme="minorHAnsi" w:cstheme="minorBidi"/>
                  <w:noProof/>
                  <w:color w:val="auto"/>
                  <w:lang w:val="en-US"/>
                </w:rPr>
              </w:rPrChange>
            </w:rPr>
          </w:pPr>
          <w:ins w:id="999" w:author="Nguyen Toan" w:date="2018-05-09T07:19:00Z">
            <w:r w:rsidRPr="00B05E10">
              <w:rPr>
                <w:rStyle w:val="Hyperlink"/>
                <w:rFonts w:ascii="Times New Roman" w:hAnsi="Times New Roman" w:cs="Times New Roman"/>
                <w:noProof/>
                <w:sz w:val="28"/>
                <w:szCs w:val="28"/>
                <w:rPrChange w:id="100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0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02" w:author="Nguyen Toan" w:date="2018-05-09T07:19:00Z">
                  <w:rPr>
                    <w:noProof/>
                  </w:rPr>
                </w:rPrChange>
              </w:rPr>
              <w:instrText>HYPERLINK \l "_Toc513613734"</w:instrText>
            </w:r>
            <w:r w:rsidRPr="00B05E10">
              <w:rPr>
                <w:rStyle w:val="Hyperlink"/>
                <w:rFonts w:ascii="Times New Roman" w:hAnsi="Times New Roman" w:cs="Times New Roman"/>
                <w:noProof/>
                <w:sz w:val="28"/>
                <w:szCs w:val="28"/>
                <w:rPrChange w:id="100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0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05" w:author="Nguyen Toan" w:date="2018-05-09T07:19:00Z">
                  <w:rPr>
                    <w:rStyle w:val="Hyperlink"/>
                    <w:rFonts w:ascii="Times New Roman" w:eastAsia="Times New Roman" w:hAnsi="Times New Roman" w:cs="Times New Roman"/>
                    <w:b/>
                    <w:noProof/>
                  </w:rPr>
                </w:rPrChange>
              </w:rPr>
              <w:t>4.1.</w:t>
            </w:r>
            <w:r w:rsidRPr="00B05E10">
              <w:rPr>
                <w:rFonts w:ascii="Times New Roman" w:eastAsiaTheme="minorEastAsia" w:hAnsi="Times New Roman" w:cs="Times New Roman"/>
                <w:noProof/>
                <w:color w:val="auto"/>
                <w:sz w:val="28"/>
                <w:szCs w:val="28"/>
                <w:lang w:val="en-US"/>
                <w:rPrChange w:id="100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07" w:author="Nguyen Toan" w:date="2018-05-09T07:19:00Z">
                  <w:rPr>
                    <w:rStyle w:val="Hyperlink"/>
                    <w:rFonts w:ascii="Times New Roman" w:eastAsia="Times New Roman" w:hAnsi="Times New Roman" w:cs="Times New Roman"/>
                    <w:b/>
                    <w:noProof/>
                  </w:rPr>
                </w:rPrChange>
              </w:rPr>
              <w:t>Kết quả đạt được</w:t>
            </w:r>
            <w:r w:rsidRPr="00B05E10">
              <w:rPr>
                <w:rFonts w:ascii="Times New Roman" w:hAnsi="Times New Roman" w:cs="Times New Roman"/>
                <w:noProof/>
                <w:webHidden/>
                <w:sz w:val="28"/>
                <w:szCs w:val="28"/>
                <w:rPrChange w:id="1008" w:author="Nguyen Toan" w:date="2018-05-09T07:19:00Z">
                  <w:rPr>
                    <w:noProof/>
                    <w:webHidden/>
                  </w:rPr>
                </w:rPrChange>
              </w:rPr>
              <w:tab/>
            </w:r>
            <w:r w:rsidRPr="00B05E10">
              <w:rPr>
                <w:rFonts w:ascii="Times New Roman" w:hAnsi="Times New Roman" w:cs="Times New Roman"/>
                <w:noProof/>
                <w:webHidden/>
                <w:sz w:val="28"/>
                <w:szCs w:val="28"/>
                <w:rPrChange w:id="1009" w:author="Nguyen Toan" w:date="2018-05-09T07:19:00Z">
                  <w:rPr>
                    <w:noProof/>
                    <w:webHidden/>
                  </w:rPr>
                </w:rPrChange>
              </w:rPr>
              <w:fldChar w:fldCharType="begin"/>
            </w:r>
            <w:r w:rsidRPr="00B05E10">
              <w:rPr>
                <w:rFonts w:ascii="Times New Roman" w:hAnsi="Times New Roman" w:cs="Times New Roman"/>
                <w:noProof/>
                <w:webHidden/>
                <w:sz w:val="28"/>
                <w:szCs w:val="28"/>
                <w:rPrChange w:id="1010" w:author="Nguyen Toan" w:date="2018-05-09T07:19:00Z">
                  <w:rPr>
                    <w:noProof/>
                    <w:webHidden/>
                  </w:rPr>
                </w:rPrChange>
              </w:rPr>
              <w:instrText xml:space="preserve"> PAGEREF _Toc513613734 \h </w:instrText>
            </w:r>
          </w:ins>
          <w:r w:rsidRPr="00B05E10">
            <w:rPr>
              <w:rFonts w:ascii="Times New Roman" w:hAnsi="Times New Roman" w:cs="Times New Roman"/>
              <w:noProof/>
              <w:webHidden/>
              <w:sz w:val="28"/>
              <w:szCs w:val="28"/>
              <w:rPrChange w:id="101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12" w:author="Nguyen Toan" w:date="2018-05-09T07:19:00Z">
                <w:rPr>
                  <w:noProof/>
                  <w:webHidden/>
                </w:rPr>
              </w:rPrChange>
            </w:rPr>
            <w:fldChar w:fldCharType="separate"/>
          </w:r>
          <w:ins w:id="1013" w:author="Nguyen Toan" w:date="2018-05-09T07:19:00Z">
            <w:r w:rsidRPr="00B05E10">
              <w:rPr>
                <w:rFonts w:ascii="Times New Roman" w:hAnsi="Times New Roman" w:cs="Times New Roman"/>
                <w:noProof/>
                <w:webHidden/>
                <w:sz w:val="28"/>
                <w:szCs w:val="28"/>
                <w:rPrChange w:id="1014" w:author="Nguyen Toan" w:date="2018-05-09T07:19:00Z">
                  <w:rPr>
                    <w:noProof/>
                    <w:webHidden/>
                  </w:rPr>
                </w:rPrChange>
              </w:rPr>
              <w:t>46</w:t>
            </w:r>
            <w:r w:rsidRPr="00B05E10">
              <w:rPr>
                <w:rFonts w:ascii="Times New Roman" w:hAnsi="Times New Roman" w:cs="Times New Roman"/>
                <w:noProof/>
                <w:webHidden/>
                <w:sz w:val="28"/>
                <w:szCs w:val="28"/>
                <w:rPrChange w:id="101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16" w:author="Nguyen Toan" w:date="2018-05-09T07:19:00Z">
                  <w:rPr>
                    <w:rStyle w:val="Hyperlink"/>
                    <w:noProof/>
                  </w:rPr>
                </w:rPrChange>
              </w:rPr>
              <w:fldChar w:fldCharType="end"/>
            </w:r>
          </w:ins>
        </w:p>
        <w:p w14:paraId="3FC86E13" w14:textId="77777777" w:rsidR="00AA48F4" w:rsidRPr="00B05E10" w:rsidRDefault="00AA48F4">
          <w:pPr>
            <w:pStyle w:val="TOC2"/>
            <w:tabs>
              <w:tab w:val="left" w:pos="880"/>
              <w:tab w:val="right" w:leader="dot" w:pos="9395"/>
            </w:tabs>
            <w:rPr>
              <w:ins w:id="1017" w:author="Nguyen Toan" w:date="2018-05-09T07:19:00Z"/>
              <w:rFonts w:ascii="Times New Roman" w:eastAsiaTheme="minorEastAsia" w:hAnsi="Times New Roman" w:cs="Times New Roman"/>
              <w:noProof/>
              <w:color w:val="auto"/>
              <w:sz w:val="28"/>
              <w:szCs w:val="28"/>
              <w:lang w:val="en-US"/>
              <w:rPrChange w:id="1018" w:author="Nguyen Toan" w:date="2018-05-09T07:19:00Z">
                <w:rPr>
                  <w:ins w:id="1019" w:author="Nguyen Toan" w:date="2018-05-09T07:19:00Z"/>
                  <w:rFonts w:asciiTheme="minorHAnsi" w:eastAsiaTheme="minorEastAsia" w:hAnsiTheme="minorHAnsi" w:cstheme="minorBidi"/>
                  <w:noProof/>
                  <w:color w:val="auto"/>
                  <w:lang w:val="en-US"/>
                </w:rPr>
              </w:rPrChange>
            </w:rPr>
          </w:pPr>
          <w:ins w:id="1020" w:author="Nguyen Toan" w:date="2018-05-09T07:19:00Z">
            <w:r w:rsidRPr="00B05E10">
              <w:rPr>
                <w:rStyle w:val="Hyperlink"/>
                <w:rFonts w:ascii="Times New Roman" w:hAnsi="Times New Roman" w:cs="Times New Roman"/>
                <w:noProof/>
                <w:sz w:val="28"/>
                <w:szCs w:val="28"/>
                <w:rPrChange w:id="102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2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23" w:author="Nguyen Toan" w:date="2018-05-09T07:19:00Z">
                  <w:rPr>
                    <w:noProof/>
                  </w:rPr>
                </w:rPrChange>
              </w:rPr>
              <w:instrText>HYPERLINK \l "_Toc513613735"</w:instrText>
            </w:r>
            <w:r w:rsidRPr="00B05E10">
              <w:rPr>
                <w:rStyle w:val="Hyperlink"/>
                <w:rFonts w:ascii="Times New Roman" w:hAnsi="Times New Roman" w:cs="Times New Roman"/>
                <w:noProof/>
                <w:sz w:val="28"/>
                <w:szCs w:val="28"/>
                <w:rPrChange w:id="102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2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6" w:author="Nguyen Toan" w:date="2018-05-09T07:19:00Z">
                  <w:rPr>
                    <w:rStyle w:val="Hyperlink"/>
                    <w:rFonts w:ascii="Times New Roman" w:eastAsia="Times New Roman" w:hAnsi="Times New Roman" w:cs="Times New Roman"/>
                    <w:b/>
                    <w:noProof/>
                  </w:rPr>
                </w:rPrChange>
              </w:rPr>
              <w:t>4.2.</w:t>
            </w:r>
            <w:r w:rsidRPr="00B05E10">
              <w:rPr>
                <w:rFonts w:ascii="Times New Roman" w:eastAsiaTheme="minorEastAsia" w:hAnsi="Times New Roman" w:cs="Times New Roman"/>
                <w:noProof/>
                <w:color w:val="auto"/>
                <w:sz w:val="28"/>
                <w:szCs w:val="28"/>
                <w:lang w:val="en-US"/>
                <w:rPrChange w:id="102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28" w:author="Nguyen Toan" w:date="2018-05-09T07:19:00Z">
                  <w:rPr>
                    <w:rStyle w:val="Hyperlink"/>
                    <w:rFonts w:ascii="Times New Roman" w:eastAsia="Times New Roman" w:hAnsi="Times New Roman" w:cs="Times New Roman"/>
                    <w:b/>
                    <w:noProof/>
                  </w:rPr>
                </w:rPrChange>
              </w:rPr>
              <w:t>Điểm hạn chế và hướng phát triển tiếp</w:t>
            </w:r>
            <w:r w:rsidRPr="00B05E10">
              <w:rPr>
                <w:rFonts w:ascii="Times New Roman" w:hAnsi="Times New Roman" w:cs="Times New Roman"/>
                <w:noProof/>
                <w:webHidden/>
                <w:sz w:val="28"/>
                <w:szCs w:val="28"/>
                <w:rPrChange w:id="1029" w:author="Nguyen Toan" w:date="2018-05-09T07:19:00Z">
                  <w:rPr>
                    <w:noProof/>
                    <w:webHidden/>
                  </w:rPr>
                </w:rPrChange>
              </w:rPr>
              <w:tab/>
            </w:r>
            <w:r w:rsidRPr="00B05E10">
              <w:rPr>
                <w:rFonts w:ascii="Times New Roman" w:hAnsi="Times New Roman" w:cs="Times New Roman"/>
                <w:noProof/>
                <w:webHidden/>
                <w:sz w:val="28"/>
                <w:szCs w:val="28"/>
                <w:rPrChange w:id="1030" w:author="Nguyen Toan" w:date="2018-05-09T07:19:00Z">
                  <w:rPr>
                    <w:noProof/>
                    <w:webHidden/>
                  </w:rPr>
                </w:rPrChange>
              </w:rPr>
              <w:fldChar w:fldCharType="begin"/>
            </w:r>
            <w:r w:rsidRPr="00B05E10">
              <w:rPr>
                <w:rFonts w:ascii="Times New Roman" w:hAnsi="Times New Roman" w:cs="Times New Roman"/>
                <w:noProof/>
                <w:webHidden/>
                <w:sz w:val="28"/>
                <w:szCs w:val="28"/>
                <w:rPrChange w:id="1031" w:author="Nguyen Toan" w:date="2018-05-09T07:19:00Z">
                  <w:rPr>
                    <w:noProof/>
                    <w:webHidden/>
                  </w:rPr>
                </w:rPrChange>
              </w:rPr>
              <w:instrText xml:space="preserve"> PAGEREF _Toc513613735 \h </w:instrText>
            </w:r>
          </w:ins>
          <w:r w:rsidRPr="00B05E10">
            <w:rPr>
              <w:rFonts w:ascii="Times New Roman" w:hAnsi="Times New Roman" w:cs="Times New Roman"/>
              <w:noProof/>
              <w:webHidden/>
              <w:sz w:val="28"/>
              <w:szCs w:val="28"/>
              <w:rPrChange w:id="103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33" w:author="Nguyen Toan" w:date="2018-05-09T07:19:00Z">
                <w:rPr>
                  <w:noProof/>
                  <w:webHidden/>
                </w:rPr>
              </w:rPrChange>
            </w:rPr>
            <w:fldChar w:fldCharType="separate"/>
          </w:r>
          <w:ins w:id="1034" w:author="Nguyen Toan" w:date="2018-05-09T07:19:00Z">
            <w:r w:rsidRPr="00B05E10">
              <w:rPr>
                <w:rFonts w:ascii="Times New Roman" w:hAnsi="Times New Roman" w:cs="Times New Roman"/>
                <w:noProof/>
                <w:webHidden/>
                <w:sz w:val="28"/>
                <w:szCs w:val="28"/>
                <w:rPrChange w:id="1035" w:author="Nguyen Toan" w:date="2018-05-09T07:19:00Z">
                  <w:rPr>
                    <w:noProof/>
                    <w:webHidden/>
                  </w:rPr>
                </w:rPrChange>
              </w:rPr>
              <w:t>46</w:t>
            </w:r>
            <w:r w:rsidRPr="00B05E10">
              <w:rPr>
                <w:rFonts w:ascii="Times New Roman" w:hAnsi="Times New Roman" w:cs="Times New Roman"/>
                <w:noProof/>
                <w:webHidden/>
                <w:sz w:val="28"/>
                <w:szCs w:val="28"/>
                <w:rPrChange w:id="103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37" w:author="Nguyen Toan" w:date="2018-05-09T07:19:00Z">
                  <w:rPr>
                    <w:rStyle w:val="Hyperlink"/>
                    <w:noProof/>
                  </w:rPr>
                </w:rPrChange>
              </w:rPr>
              <w:fldChar w:fldCharType="end"/>
            </w:r>
          </w:ins>
        </w:p>
        <w:p w14:paraId="09FAF897" w14:textId="77777777" w:rsidR="00A47DFE" w:rsidRPr="00B05E10" w:rsidDel="00AA48F4" w:rsidRDefault="00A47DFE">
          <w:pPr>
            <w:pStyle w:val="TOC1"/>
            <w:rPr>
              <w:ins w:id="1038" w:author="LoanDT" w:date="2018-05-08T23:05:00Z"/>
              <w:del w:id="1039" w:author="Nguyen Toan" w:date="2018-05-09T07:19:00Z"/>
              <w:rFonts w:ascii="Times New Roman" w:eastAsiaTheme="minorEastAsia" w:hAnsi="Times New Roman" w:cs="Times New Roman"/>
              <w:noProof/>
              <w:color w:val="auto"/>
              <w:sz w:val="28"/>
              <w:szCs w:val="28"/>
              <w:lang w:val="en-US"/>
              <w:rPrChange w:id="1040" w:author="Nguyen Toan" w:date="2018-05-09T07:19:00Z">
                <w:rPr>
                  <w:ins w:id="1041" w:author="LoanDT" w:date="2018-05-08T23:05:00Z"/>
                  <w:del w:id="1042" w:author="Nguyen Toan" w:date="2018-05-09T07:19:00Z"/>
                  <w:rFonts w:asciiTheme="minorHAnsi" w:eastAsiaTheme="minorEastAsia" w:hAnsiTheme="minorHAnsi" w:cstheme="minorBidi"/>
                  <w:noProof/>
                  <w:color w:val="auto"/>
                  <w:sz w:val="24"/>
                  <w:szCs w:val="24"/>
                  <w:lang w:val="en-US"/>
                </w:rPr>
              </w:rPrChange>
            </w:rPr>
          </w:pPr>
          <w:ins w:id="1043" w:author="LoanDT" w:date="2018-05-08T23:05:00Z">
            <w:del w:id="1044" w:author="Nguyen Toan" w:date="2018-05-09T07:19:00Z">
              <w:r w:rsidRPr="00B05E10" w:rsidDel="00AA48F4">
                <w:rPr>
                  <w:rStyle w:val="Hyperlink"/>
                  <w:rFonts w:ascii="Times New Roman" w:eastAsia="Times New Roman" w:hAnsi="Times New Roman" w:cs="Times New Roman"/>
                  <w:noProof/>
                  <w:sz w:val="28"/>
                  <w:szCs w:val="28"/>
                  <w:rPrChange w:id="1045"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46"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4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4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49"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050"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051"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052" w:author="Nguyen Toan" w:date="2018-05-09T07:19:00Z">
                    <w:rPr>
                      <w:noProof/>
                      <w:webHidden/>
                    </w:rPr>
                  </w:rPrChange>
                </w:rPr>
                <w:tab/>
                <w:delText>3</w:delText>
              </w:r>
            </w:del>
          </w:ins>
        </w:p>
        <w:p w14:paraId="7C1F6B0E" w14:textId="77777777" w:rsidR="00A47DFE" w:rsidRPr="00B05E10" w:rsidDel="00AA48F4" w:rsidRDefault="00A47DFE">
          <w:pPr>
            <w:pStyle w:val="TOC1"/>
            <w:rPr>
              <w:ins w:id="1053" w:author="LoanDT" w:date="2018-05-08T23:05:00Z"/>
              <w:del w:id="1054" w:author="Nguyen Toan" w:date="2018-05-09T07:19:00Z"/>
              <w:rFonts w:ascii="Times New Roman" w:eastAsiaTheme="minorEastAsia" w:hAnsi="Times New Roman" w:cs="Times New Roman"/>
              <w:noProof/>
              <w:color w:val="auto"/>
              <w:sz w:val="28"/>
              <w:szCs w:val="28"/>
              <w:lang w:val="en-US"/>
              <w:rPrChange w:id="1055" w:author="Nguyen Toan" w:date="2018-05-09T07:19:00Z">
                <w:rPr>
                  <w:ins w:id="1056" w:author="LoanDT" w:date="2018-05-08T23:05:00Z"/>
                  <w:del w:id="1057" w:author="Nguyen Toan" w:date="2018-05-09T07:19:00Z"/>
                  <w:rFonts w:asciiTheme="minorHAnsi" w:eastAsiaTheme="minorEastAsia" w:hAnsiTheme="minorHAnsi" w:cstheme="minorBidi"/>
                  <w:noProof/>
                  <w:color w:val="auto"/>
                  <w:sz w:val="24"/>
                  <w:szCs w:val="24"/>
                  <w:lang w:val="en-US"/>
                </w:rPr>
              </w:rPrChange>
            </w:rPr>
          </w:pPr>
          <w:ins w:id="1058" w:author="LoanDT" w:date="2018-05-08T23:05:00Z">
            <w:del w:id="1059" w:author="Nguyen Toan" w:date="2018-05-09T07:19:00Z">
              <w:r w:rsidRPr="00B05E10" w:rsidDel="00AA48F4">
                <w:rPr>
                  <w:rStyle w:val="Hyperlink"/>
                  <w:rFonts w:ascii="Times New Roman" w:eastAsia="Times New Roman" w:hAnsi="Times New Roman" w:cs="Times New Roman"/>
                  <w:noProof/>
                  <w:sz w:val="28"/>
                  <w:szCs w:val="28"/>
                  <w:rPrChange w:id="1060"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61"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6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6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6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0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67"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06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069" w:author="Nguyen Toan" w:date="2018-05-09T07:19:00Z">
                    <w:rPr>
                      <w:noProof/>
                      <w:webHidden/>
                    </w:rPr>
                  </w:rPrChange>
                </w:rPr>
                <w:tab/>
                <w:delText>4</w:delText>
              </w:r>
            </w:del>
          </w:ins>
        </w:p>
        <w:p w14:paraId="5C5AECBF" w14:textId="63117D1C" w:rsidR="00A47DFE" w:rsidRPr="00B05E10" w:rsidDel="00AA48F4" w:rsidRDefault="00A47DFE">
          <w:pPr>
            <w:pStyle w:val="TOC1"/>
            <w:rPr>
              <w:ins w:id="1070" w:author="LoanDT" w:date="2018-05-08T23:05:00Z"/>
              <w:del w:id="1071" w:author="Nguyen Toan" w:date="2018-05-09T07:19:00Z"/>
              <w:rFonts w:ascii="Times New Roman" w:eastAsiaTheme="minorEastAsia" w:hAnsi="Times New Roman" w:cs="Times New Roman"/>
              <w:noProof/>
              <w:color w:val="auto"/>
              <w:sz w:val="28"/>
              <w:szCs w:val="28"/>
              <w:lang w:val="en-US"/>
              <w:rPrChange w:id="1072" w:author="Nguyen Toan" w:date="2018-05-09T07:19:00Z">
                <w:rPr>
                  <w:ins w:id="1073" w:author="LoanDT" w:date="2018-05-08T23:05:00Z"/>
                  <w:del w:id="1074" w:author="Nguyen Toan" w:date="2018-05-09T07:19:00Z"/>
                  <w:rFonts w:asciiTheme="minorHAnsi" w:eastAsiaTheme="minorEastAsia" w:hAnsiTheme="minorHAnsi" w:cstheme="minorBidi"/>
                  <w:noProof/>
                  <w:color w:val="auto"/>
                  <w:sz w:val="24"/>
                  <w:szCs w:val="24"/>
                  <w:lang w:val="en-US"/>
                </w:rPr>
              </w:rPrChange>
            </w:rPr>
          </w:pPr>
          <w:ins w:id="1075" w:author="LoanDT" w:date="2018-05-08T23:05:00Z">
            <w:del w:id="1076" w:author="Nguyen Toan" w:date="2018-05-09T07:19:00Z">
              <w:r w:rsidRPr="00B05E10" w:rsidDel="00AA48F4">
                <w:rPr>
                  <w:rStyle w:val="Hyperlink"/>
                  <w:rFonts w:ascii="Times New Roman" w:eastAsia="Times New Roman" w:hAnsi="Times New Roman" w:cs="Times New Roman"/>
                  <w:noProof/>
                  <w:sz w:val="28"/>
                  <w:szCs w:val="28"/>
                  <w:rPrChange w:id="10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78"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7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8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82"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83"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084" w:author="Nguyen Toan" w:date="2018-05-09T07:19:00Z">
                    <w:rPr>
                      <w:noProof/>
                      <w:webHidden/>
                    </w:rPr>
                  </w:rPrChange>
                </w:rPr>
                <w:tab/>
              </w:r>
            </w:del>
          </w:ins>
          <w:ins w:id="1085" w:author="LoanDT" w:date="2018-05-08T23:06:00Z">
            <w:del w:id="1086" w:author="Nguyen Toan" w:date="2018-05-09T07:19:00Z">
              <w:r w:rsidR="00E81E77" w:rsidRPr="00B05E10" w:rsidDel="00AA48F4">
                <w:rPr>
                  <w:rFonts w:ascii="Times New Roman" w:hAnsi="Times New Roman" w:cs="Times New Roman"/>
                  <w:noProof/>
                  <w:webHidden/>
                  <w:sz w:val="28"/>
                  <w:szCs w:val="28"/>
                </w:rPr>
                <w:tab/>
              </w:r>
            </w:del>
          </w:ins>
          <w:ins w:id="1087" w:author="LoanDT" w:date="2018-05-08T23:05:00Z">
            <w:del w:id="1088" w:author="Nguyen Toan" w:date="2018-05-09T07:19:00Z">
              <w:r w:rsidRPr="00B05E10" w:rsidDel="00AA48F4">
                <w:rPr>
                  <w:rFonts w:ascii="Times New Roman" w:hAnsi="Times New Roman" w:cs="Times New Roman"/>
                  <w:noProof/>
                  <w:webHidden/>
                  <w:sz w:val="28"/>
                  <w:szCs w:val="28"/>
                  <w:rPrChange w:id="1089" w:author="Nguyen Toan" w:date="2018-05-09T07:19:00Z">
                    <w:rPr>
                      <w:noProof/>
                      <w:webHidden/>
                    </w:rPr>
                  </w:rPrChange>
                </w:rPr>
                <w:delText>5</w:delText>
              </w:r>
            </w:del>
          </w:ins>
        </w:p>
        <w:p w14:paraId="2739548C" w14:textId="77777777" w:rsidR="00A47DFE" w:rsidRPr="00B05E10" w:rsidDel="00AA48F4" w:rsidRDefault="00A47DFE">
          <w:pPr>
            <w:pStyle w:val="TOC1"/>
            <w:rPr>
              <w:ins w:id="1090" w:author="LoanDT" w:date="2018-05-08T23:05:00Z"/>
              <w:del w:id="1091" w:author="Nguyen Toan" w:date="2018-05-09T07:19:00Z"/>
              <w:rFonts w:ascii="Times New Roman" w:eastAsiaTheme="minorEastAsia" w:hAnsi="Times New Roman" w:cs="Times New Roman"/>
              <w:noProof/>
              <w:color w:val="auto"/>
              <w:sz w:val="28"/>
              <w:szCs w:val="28"/>
              <w:lang w:val="en-US"/>
              <w:rPrChange w:id="1092" w:author="Nguyen Toan" w:date="2018-05-09T07:19:00Z">
                <w:rPr>
                  <w:ins w:id="1093" w:author="LoanDT" w:date="2018-05-08T23:05:00Z"/>
                  <w:del w:id="1094" w:author="Nguyen Toan" w:date="2018-05-09T07:19:00Z"/>
                  <w:rFonts w:asciiTheme="minorHAnsi" w:eastAsiaTheme="minorEastAsia" w:hAnsiTheme="minorHAnsi" w:cstheme="minorBidi"/>
                  <w:noProof/>
                  <w:color w:val="auto"/>
                  <w:sz w:val="24"/>
                  <w:szCs w:val="24"/>
                  <w:lang w:val="en-US"/>
                </w:rPr>
              </w:rPrChange>
            </w:rPr>
          </w:pPr>
          <w:ins w:id="1095" w:author="LoanDT" w:date="2018-05-08T23:05:00Z">
            <w:del w:id="1096" w:author="Nguyen Toan" w:date="2018-05-09T07:19:00Z">
              <w:r w:rsidRPr="00B05E10" w:rsidDel="00AA48F4">
                <w:rPr>
                  <w:rStyle w:val="Hyperlink"/>
                  <w:rFonts w:ascii="Times New Roman" w:hAnsi="Times New Roman" w:cs="Times New Roman"/>
                  <w:noProof/>
                  <w:sz w:val="28"/>
                  <w:szCs w:val="28"/>
                  <w:rPrChange w:id="1097"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098"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099"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100"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101"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02"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103"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104"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105"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1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107"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108"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109"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10"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111"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112"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113"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114"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115"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116" w:author="Nguyen Toan" w:date="2018-05-09T07:19:00Z">
                    <w:rPr>
                      <w:noProof/>
                      <w:webHidden/>
                    </w:rPr>
                  </w:rPrChange>
                </w:rPr>
                <w:tab/>
                <w:delText>7</w:delText>
              </w:r>
            </w:del>
          </w:ins>
        </w:p>
        <w:p w14:paraId="5D6D4DAF" w14:textId="77777777" w:rsidR="00A47DFE" w:rsidRPr="00B05E10" w:rsidDel="00AA48F4" w:rsidRDefault="00A47DFE">
          <w:pPr>
            <w:pStyle w:val="TOC1"/>
            <w:rPr>
              <w:ins w:id="1117" w:author="LoanDT" w:date="2018-05-08T23:05:00Z"/>
              <w:del w:id="1118" w:author="Nguyen Toan" w:date="2018-05-09T07:19:00Z"/>
              <w:rFonts w:ascii="Times New Roman" w:eastAsiaTheme="minorEastAsia" w:hAnsi="Times New Roman" w:cs="Times New Roman"/>
              <w:noProof/>
              <w:color w:val="auto"/>
              <w:sz w:val="28"/>
              <w:szCs w:val="28"/>
              <w:lang w:val="en-US"/>
              <w:rPrChange w:id="1119" w:author="Nguyen Toan" w:date="2018-05-09T07:19:00Z">
                <w:rPr>
                  <w:ins w:id="1120" w:author="LoanDT" w:date="2018-05-08T23:05:00Z"/>
                  <w:del w:id="1121" w:author="Nguyen Toan" w:date="2018-05-09T07:19:00Z"/>
                  <w:rFonts w:asciiTheme="minorHAnsi" w:eastAsiaTheme="minorEastAsia" w:hAnsiTheme="minorHAnsi" w:cstheme="minorBidi"/>
                  <w:noProof/>
                  <w:color w:val="auto"/>
                  <w:sz w:val="24"/>
                  <w:szCs w:val="24"/>
                  <w:lang w:val="en-US"/>
                </w:rPr>
              </w:rPrChange>
            </w:rPr>
          </w:pPr>
          <w:ins w:id="1122" w:author="LoanDT" w:date="2018-05-08T23:05:00Z">
            <w:del w:id="1123" w:author="Nguyen Toan" w:date="2018-05-09T07:19:00Z">
              <w:r w:rsidRPr="00B05E10" w:rsidDel="00AA48F4">
                <w:rPr>
                  <w:rStyle w:val="Hyperlink"/>
                  <w:rFonts w:ascii="Times New Roman" w:eastAsia="Times New Roman" w:hAnsi="Times New Roman" w:cs="Times New Roman"/>
                  <w:noProof/>
                  <w:sz w:val="28"/>
                  <w:szCs w:val="28"/>
                  <w:rPrChange w:id="112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12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12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2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3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3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113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13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13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3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113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3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1140" w:author="Nguyen Toan" w:date="2018-05-09T07:19:00Z">
                    <w:rPr>
                      <w:noProof/>
                      <w:webHidden/>
                    </w:rPr>
                  </w:rPrChange>
                </w:rPr>
                <w:tab/>
                <w:delText>8</w:delText>
              </w:r>
            </w:del>
          </w:ins>
        </w:p>
        <w:p w14:paraId="454A0FB6" w14:textId="30F99635" w:rsidR="00A47DFE" w:rsidRPr="00B05E10" w:rsidDel="00AA48F4" w:rsidRDefault="00A47DFE">
          <w:pPr>
            <w:pStyle w:val="TOC1"/>
            <w:rPr>
              <w:ins w:id="1141" w:author="LoanDT" w:date="2018-05-08T23:05:00Z"/>
              <w:del w:id="1142" w:author="Nguyen Toan" w:date="2018-05-09T07:19:00Z"/>
              <w:rFonts w:ascii="Times New Roman" w:eastAsiaTheme="minorEastAsia" w:hAnsi="Times New Roman" w:cs="Times New Roman"/>
              <w:noProof/>
              <w:color w:val="auto"/>
              <w:sz w:val="28"/>
              <w:szCs w:val="28"/>
              <w:lang w:val="en-US"/>
              <w:rPrChange w:id="1143" w:author="Nguyen Toan" w:date="2018-05-09T07:19:00Z">
                <w:rPr>
                  <w:ins w:id="1144" w:author="LoanDT" w:date="2018-05-08T23:05:00Z"/>
                  <w:del w:id="1145" w:author="Nguyen Toan" w:date="2018-05-09T07:19:00Z"/>
                  <w:rFonts w:asciiTheme="minorHAnsi" w:eastAsiaTheme="minorEastAsia" w:hAnsiTheme="minorHAnsi" w:cstheme="minorBidi"/>
                  <w:noProof/>
                  <w:color w:val="auto"/>
                  <w:sz w:val="24"/>
                  <w:szCs w:val="24"/>
                  <w:lang w:val="en-US"/>
                </w:rPr>
              </w:rPrChange>
            </w:rPr>
          </w:pPr>
          <w:ins w:id="1146" w:author="LoanDT" w:date="2018-05-08T23:05:00Z">
            <w:del w:id="1147" w:author="Nguyen Toan" w:date="2018-05-09T07:19:00Z">
              <w:r w:rsidRPr="00B05E10" w:rsidDel="00AA48F4">
                <w:rPr>
                  <w:rStyle w:val="Hyperlink"/>
                  <w:rFonts w:ascii="Times New Roman" w:eastAsia="Times New Roman" w:hAnsi="Times New Roman" w:cs="Times New Roman"/>
                  <w:noProof/>
                  <w:sz w:val="28"/>
                  <w:szCs w:val="28"/>
                  <w:rPrChange w:id="114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49"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1150" w:author="Nguyen Toan" w:date="2018-05-09T07:19:00Z">
                    <w:rPr>
                      <w:noProof/>
                      <w:webHidden/>
                    </w:rPr>
                  </w:rPrChange>
                </w:rPr>
                <w:tab/>
              </w:r>
            </w:del>
          </w:ins>
          <w:ins w:id="1151" w:author="LoanDT" w:date="2018-05-08T23:06:00Z">
            <w:del w:id="1152" w:author="Nguyen Toan" w:date="2018-05-09T07:19:00Z">
              <w:r w:rsidR="00E81E77" w:rsidRPr="00B05E10" w:rsidDel="00AA48F4">
                <w:rPr>
                  <w:rFonts w:ascii="Times New Roman" w:hAnsi="Times New Roman" w:cs="Times New Roman"/>
                  <w:noProof/>
                  <w:webHidden/>
                  <w:sz w:val="28"/>
                  <w:szCs w:val="28"/>
                </w:rPr>
                <w:tab/>
              </w:r>
            </w:del>
          </w:ins>
          <w:ins w:id="1153" w:author="LoanDT" w:date="2018-05-08T23:05:00Z">
            <w:del w:id="1154" w:author="Nguyen Toan" w:date="2018-05-09T07:19:00Z">
              <w:r w:rsidRPr="00B05E10" w:rsidDel="00AA48F4">
                <w:rPr>
                  <w:rFonts w:ascii="Times New Roman" w:hAnsi="Times New Roman" w:cs="Times New Roman"/>
                  <w:noProof/>
                  <w:webHidden/>
                  <w:sz w:val="28"/>
                  <w:szCs w:val="28"/>
                  <w:rPrChange w:id="1155" w:author="Nguyen Toan" w:date="2018-05-09T07:19:00Z">
                    <w:rPr>
                      <w:noProof/>
                      <w:webHidden/>
                    </w:rPr>
                  </w:rPrChange>
                </w:rPr>
                <w:delText>1</w:delText>
              </w:r>
            </w:del>
          </w:ins>
        </w:p>
        <w:p w14:paraId="45498A7D" w14:textId="77777777" w:rsidR="00A47DFE" w:rsidRPr="00B05E10" w:rsidDel="00AA48F4" w:rsidRDefault="00A47DFE">
          <w:pPr>
            <w:pStyle w:val="TOC1"/>
            <w:rPr>
              <w:ins w:id="1156" w:author="LoanDT" w:date="2018-05-08T23:05:00Z"/>
              <w:del w:id="1157" w:author="Nguyen Toan" w:date="2018-05-09T07:19:00Z"/>
              <w:rFonts w:ascii="Times New Roman" w:eastAsiaTheme="minorEastAsia" w:hAnsi="Times New Roman" w:cs="Times New Roman"/>
              <w:noProof/>
              <w:color w:val="auto"/>
              <w:sz w:val="28"/>
              <w:szCs w:val="28"/>
              <w:lang w:val="en-US"/>
              <w:rPrChange w:id="1158" w:author="Nguyen Toan" w:date="2018-05-09T07:19:00Z">
                <w:rPr>
                  <w:ins w:id="1159" w:author="LoanDT" w:date="2018-05-08T23:05:00Z"/>
                  <w:del w:id="1160" w:author="Nguyen Toan" w:date="2018-05-09T07:19:00Z"/>
                  <w:rFonts w:asciiTheme="minorHAnsi" w:eastAsiaTheme="minorEastAsia" w:hAnsiTheme="minorHAnsi" w:cstheme="minorBidi"/>
                  <w:noProof/>
                  <w:color w:val="auto"/>
                  <w:sz w:val="24"/>
                  <w:szCs w:val="24"/>
                  <w:lang w:val="en-US"/>
                </w:rPr>
              </w:rPrChange>
            </w:rPr>
          </w:pPr>
          <w:ins w:id="1161" w:author="LoanDT" w:date="2018-05-08T23:05:00Z">
            <w:del w:id="1162" w:author="Nguyen Toan" w:date="2018-05-09T07:19:00Z">
              <w:r w:rsidRPr="00B05E10" w:rsidDel="00AA48F4">
                <w:rPr>
                  <w:rStyle w:val="Hyperlink"/>
                  <w:rFonts w:ascii="Times New Roman" w:eastAsia="Times New Roman" w:hAnsi="Times New Roman" w:cs="Times New Roman"/>
                  <w:noProof/>
                  <w:sz w:val="28"/>
                  <w:szCs w:val="28"/>
                  <w:rPrChange w:id="1163"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64"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16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166"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11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16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69"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1170"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171"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11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173"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1174"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75"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17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17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7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79"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18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1"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185"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18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8"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1189"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119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9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2"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193"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1194"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19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6"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197"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1198"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1199" w:author="Nguyen Toan" w:date="2018-05-09T07:19:00Z">
                    <w:rPr>
                      <w:noProof/>
                      <w:webHidden/>
                    </w:rPr>
                  </w:rPrChange>
                </w:rPr>
                <w:tab/>
                <w:delText>3</w:delText>
              </w:r>
            </w:del>
          </w:ins>
        </w:p>
        <w:p w14:paraId="3152C14A" w14:textId="77777777" w:rsidR="00A47DFE" w:rsidRPr="00B05E10" w:rsidDel="00AA48F4" w:rsidRDefault="00A47DFE">
          <w:pPr>
            <w:pStyle w:val="TOC2"/>
            <w:tabs>
              <w:tab w:val="left" w:pos="960"/>
              <w:tab w:val="right" w:leader="dot" w:pos="9395"/>
            </w:tabs>
            <w:rPr>
              <w:ins w:id="1200" w:author="LoanDT" w:date="2018-05-08T23:05:00Z"/>
              <w:del w:id="1201" w:author="Nguyen Toan" w:date="2018-05-09T07:19:00Z"/>
              <w:rFonts w:ascii="Times New Roman" w:eastAsiaTheme="minorEastAsia" w:hAnsi="Times New Roman" w:cs="Times New Roman"/>
              <w:noProof/>
              <w:color w:val="auto"/>
              <w:sz w:val="28"/>
              <w:szCs w:val="28"/>
              <w:lang w:val="en-US"/>
              <w:rPrChange w:id="1202" w:author="Nguyen Toan" w:date="2018-05-09T07:19:00Z">
                <w:rPr>
                  <w:ins w:id="1203" w:author="LoanDT" w:date="2018-05-08T23:05:00Z"/>
                  <w:del w:id="1204" w:author="Nguyen Toan" w:date="2018-05-09T07:19:00Z"/>
                  <w:rFonts w:asciiTheme="minorHAnsi" w:eastAsiaTheme="minorEastAsia" w:hAnsiTheme="minorHAnsi" w:cstheme="minorBidi"/>
                  <w:noProof/>
                  <w:color w:val="auto"/>
                  <w:sz w:val="24"/>
                  <w:szCs w:val="24"/>
                  <w:lang w:val="en-US"/>
                </w:rPr>
              </w:rPrChange>
            </w:rPr>
          </w:pPr>
          <w:ins w:id="1205" w:author="LoanDT" w:date="2018-05-08T23:05:00Z">
            <w:del w:id="1206" w:author="Nguyen Toan" w:date="2018-05-09T07:19:00Z">
              <w:r w:rsidRPr="00B05E10" w:rsidDel="00AA48F4">
                <w:rPr>
                  <w:rStyle w:val="Hyperlink"/>
                  <w:rFonts w:ascii="Times New Roman" w:hAnsi="Times New Roman" w:cs="Times New Roman"/>
                  <w:noProof/>
                  <w:sz w:val="28"/>
                  <w:szCs w:val="28"/>
                  <w:rPrChange w:id="1207"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12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0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1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1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12"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1213"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1214"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1215"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1216" w:author="Nguyen Toan" w:date="2018-05-09T07:19:00Z">
                    <w:rPr>
                      <w:noProof/>
                      <w:webHidden/>
                    </w:rPr>
                  </w:rPrChange>
                </w:rPr>
                <w:tab/>
                <w:delText>3</w:delText>
              </w:r>
            </w:del>
          </w:ins>
        </w:p>
        <w:p w14:paraId="4ECE1297" w14:textId="77777777" w:rsidR="00A47DFE" w:rsidRPr="00B05E10" w:rsidDel="00AA48F4" w:rsidRDefault="00A47DFE">
          <w:pPr>
            <w:pStyle w:val="TOC3"/>
            <w:tabs>
              <w:tab w:val="left" w:pos="1200"/>
              <w:tab w:val="right" w:leader="dot" w:pos="9395"/>
            </w:tabs>
            <w:rPr>
              <w:ins w:id="1217" w:author="LoanDT" w:date="2018-05-08T23:05:00Z"/>
              <w:del w:id="1218" w:author="Nguyen Toan" w:date="2018-05-09T07:19:00Z"/>
              <w:rFonts w:ascii="Times New Roman" w:eastAsiaTheme="minorEastAsia" w:hAnsi="Times New Roman" w:cs="Times New Roman"/>
              <w:noProof/>
              <w:color w:val="auto"/>
              <w:sz w:val="28"/>
              <w:szCs w:val="28"/>
              <w:lang w:val="en-US"/>
              <w:rPrChange w:id="1219" w:author="Nguyen Toan" w:date="2018-05-09T07:19:00Z">
                <w:rPr>
                  <w:ins w:id="1220" w:author="LoanDT" w:date="2018-05-08T23:05:00Z"/>
                  <w:del w:id="1221" w:author="Nguyen Toan" w:date="2018-05-09T07:19:00Z"/>
                  <w:rFonts w:asciiTheme="minorHAnsi" w:eastAsiaTheme="minorEastAsia" w:hAnsiTheme="minorHAnsi" w:cstheme="minorBidi"/>
                  <w:noProof/>
                  <w:color w:val="auto"/>
                  <w:sz w:val="24"/>
                  <w:szCs w:val="24"/>
                  <w:lang w:val="en-US"/>
                </w:rPr>
              </w:rPrChange>
            </w:rPr>
          </w:pPr>
          <w:ins w:id="1222" w:author="LoanDT" w:date="2018-05-08T23:05:00Z">
            <w:del w:id="1223" w:author="Nguyen Toan" w:date="2018-05-09T07:19:00Z">
              <w:r w:rsidRPr="00B05E10" w:rsidDel="00AA48F4">
                <w:rPr>
                  <w:rStyle w:val="Hyperlink"/>
                  <w:rFonts w:ascii="Times New Roman" w:hAnsi="Times New Roman" w:cs="Times New Roman"/>
                  <w:noProof/>
                  <w:sz w:val="28"/>
                  <w:szCs w:val="28"/>
                  <w:rPrChange w:id="1224"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12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26"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27"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28"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29"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1230"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1231"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1232"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1233"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1234" w:author="Nguyen Toan" w:date="2018-05-09T07:19:00Z">
                    <w:rPr>
                      <w:noProof/>
                      <w:webHidden/>
                    </w:rPr>
                  </w:rPrChange>
                </w:rPr>
                <w:tab/>
                <w:delText>3</w:delText>
              </w:r>
            </w:del>
          </w:ins>
        </w:p>
        <w:p w14:paraId="52AC1B79" w14:textId="77777777" w:rsidR="00A47DFE" w:rsidRPr="00B05E10" w:rsidDel="00AA48F4" w:rsidRDefault="00A47DFE">
          <w:pPr>
            <w:pStyle w:val="TOC3"/>
            <w:tabs>
              <w:tab w:val="left" w:pos="1200"/>
              <w:tab w:val="right" w:leader="dot" w:pos="9395"/>
            </w:tabs>
            <w:rPr>
              <w:ins w:id="1235" w:author="LoanDT" w:date="2018-05-08T23:05:00Z"/>
              <w:del w:id="1236" w:author="Nguyen Toan" w:date="2018-05-09T07:19:00Z"/>
              <w:rFonts w:ascii="Times New Roman" w:eastAsiaTheme="minorEastAsia" w:hAnsi="Times New Roman" w:cs="Times New Roman"/>
              <w:noProof/>
              <w:color w:val="auto"/>
              <w:sz w:val="28"/>
              <w:szCs w:val="28"/>
              <w:lang w:val="en-US"/>
              <w:rPrChange w:id="1237" w:author="Nguyen Toan" w:date="2018-05-09T07:19:00Z">
                <w:rPr>
                  <w:ins w:id="1238" w:author="LoanDT" w:date="2018-05-08T23:05:00Z"/>
                  <w:del w:id="1239" w:author="Nguyen Toan" w:date="2018-05-09T07:19:00Z"/>
                  <w:rFonts w:asciiTheme="minorHAnsi" w:eastAsiaTheme="minorEastAsia" w:hAnsiTheme="minorHAnsi" w:cstheme="minorBidi"/>
                  <w:noProof/>
                  <w:color w:val="auto"/>
                  <w:sz w:val="24"/>
                  <w:szCs w:val="24"/>
                  <w:lang w:val="en-US"/>
                </w:rPr>
              </w:rPrChange>
            </w:rPr>
          </w:pPr>
          <w:ins w:id="1240" w:author="LoanDT" w:date="2018-05-08T23:05:00Z">
            <w:del w:id="1241" w:author="Nguyen Toan" w:date="2018-05-09T07:19:00Z">
              <w:r w:rsidRPr="00B05E10" w:rsidDel="00AA48F4">
                <w:rPr>
                  <w:rStyle w:val="Hyperlink"/>
                  <w:rFonts w:ascii="Times New Roman" w:eastAsia="Times New Roman" w:hAnsi="Times New Roman" w:cs="Times New Roman"/>
                  <w:noProof/>
                  <w:sz w:val="28"/>
                  <w:szCs w:val="28"/>
                  <w:rPrChange w:id="124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12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4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24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124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124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124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124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2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125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125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1253" w:author="Nguyen Toan" w:date="2018-05-09T07:19:00Z">
                    <w:rPr>
                      <w:noProof/>
                      <w:webHidden/>
                    </w:rPr>
                  </w:rPrChange>
                </w:rPr>
                <w:tab/>
                <w:delText>5</w:delText>
              </w:r>
            </w:del>
          </w:ins>
        </w:p>
        <w:p w14:paraId="2FA6CB06" w14:textId="77777777" w:rsidR="00A47DFE" w:rsidRPr="00B05E10" w:rsidDel="00AA48F4" w:rsidRDefault="00A47DFE">
          <w:pPr>
            <w:pStyle w:val="TOC2"/>
            <w:tabs>
              <w:tab w:val="left" w:pos="960"/>
              <w:tab w:val="right" w:leader="dot" w:pos="9395"/>
            </w:tabs>
            <w:rPr>
              <w:ins w:id="1254" w:author="LoanDT" w:date="2018-05-08T23:05:00Z"/>
              <w:del w:id="1255" w:author="Nguyen Toan" w:date="2018-05-09T07:19:00Z"/>
              <w:rFonts w:ascii="Times New Roman" w:eastAsiaTheme="minorEastAsia" w:hAnsi="Times New Roman" w:cs="Times New Roman"/>
              <w:noProof/>
              <w:color w:val="auto"/>
              <w:sz w:val="28"/>
              <w:szCs w:val="28"/>
              <w:lang w:val="en-US"/>
              <w:rPrChange w:id="1256" w:author="Nguyen Toan" w:date="2018-05-09T07:19:00Z">
                <w:rPr>
                  <w:ins w:id="1257" w:author="LoanDT" w:date="2018-05-08T23:05:00Z"/>
                  <w:del w:id="1258" w:author="Nguyen Toan" w:date="2018-05-09T07:19:00Z"/>
                  <w:rFonts w:asciiTheme="minorHAnsi" w:eastAsiaTheme="minorEastAsia" w:hAnsiTheme="minorHAnsi" w:cstheme="minorBidi"/>
                  <w:noProof/>
                  <w:color w:val="auto"/>
                  <w:sz w:val="24"/>
                  <w:szCs w:val="24"/>
                  <w:lang w:val="en-US"/>
                </w:rPr>
              </w:rPrChange>
            </w:rPr>
          </w:pPr>
          <w:ins w:id="1259" w:author="LoanDT" w:date="2018-05-08T23:05:00Z">
            <w:del w:id="1260" w:author="Nguyen Toan" w:date="2018-05-09T07:19:00Z">
              <w:r w:rsidRPr="00B05E10" w:rsidDel="00AA48F4">
                <w:rPr>
                  <w:rStyle w:val="Hyperlink"/>
                  <w:rFonts w:ascii="Times New Roman" w:eastAsia="Times New Roman" w:hAnsi="Times New Roman" w:cs="Times New Roman"/>
                  <w:noProof/>
                  <w:sz w:val="28"/>
                  <w:szCs w:val="28"/>
                  <w:rPrChange w:id="1261"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126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63"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264"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1265"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1266"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126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268"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126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70"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127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272"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273"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274" w:author="Nguyen Toan" w:date="2018-05-09T07:19:00Z">
                    <w:rPr>
                      <w:noProof/>
                      <w:webHidden/>
                    </w:rPr>
                  </w:rPrChange>
                </w:rPr>
                <w:tab/>
                <w:delText>6</w:delText>
              </w:r>
            </w:del>
          </w:ins>
        </w:p>
        <w:p w14:paraId="2CC76565" w14:textId="77777777" w:rsidR="00A47DFE" w:rsidRPr="00B05E10" w:rsidDel="00AA48F4" w:rsidRDefault="00A47DFE">
          <w:pPr>
            <w:pStyle w:val="TOC3"/>
            <w:tabs>
              <w:tab w:val="left" w:pos="1200"/>
              <w:tab w:val="right" w:leader="dot" w:pos="9395"/>
            </w:tabs>
            <w:rPr>
              <w:ins w:id="1275" w:author="LoanDT" w:date="2018-05-08T23:05:00Z"/>
              <w:del w:id="1276" w:author="Nguyen Toan" w:date="2018-05-09T07:19:00Z"/>
              <w:rFonts w:ascii="Times New Roman" w:eastAsiaTheme="minorEastAsia" w:hAnsi="Times New Roman" w:cs="Times New Roman"/>
              <w:noProof/>
              <w:color w:val="auto"/>
              <w:sz w:val="28"/>
              <w:szCs w:val="28"/>
              <w:lang w:val="en-US"/>
              <w:rPrChange w:id="1277" w:author="Nguyen Toan" w:date="2018-05-09T07:19:00Z">
                <w:rPr>
                  <w:ins w:id="1278" w:author="LoanDT" w:date="2018-05-08T23:05:00Z"/>
                  <w:del w:id="1279" w:author="Nguyen Toan" w:date="2018-05-09T07:19:00Z"/>
                  <w:rFonts w:asciiTheme="minorHAnsi" w:eastAsiaTheme="minorEastAsia" w:hAnsiTheme="minorHAnsi" w:cstheme="minorBidi"/>
                  <w:noProof/>
                  <w:color w:val="auto"/>
                  <w:sz w:val="24"/>
                  <w:szCs w:val="24"/>
                  <w:lang w:val="en-US"/>
                </w:rPr>
              </w:rPrChange>
            </w:rPr>
          </w:pPr>
          <w:ins w:id="1280" w:author="LoanDT" w:date="2018-05-08T23:05:00Z">
            <w:del w:id="1281" w:author="Nguyen Toan" w:date="2018-05-09T07:19:00Z">
              <w:r w:rsidRPr="00B05E10" w:rsidDel="00AA48F4">
                <w:rPr>
                  <w:rStyle w:val="Hyperlink"/>
                  <w:rFonts w:ascii="Times New Roman" w:eastAsia="Times New Roman" w:hAnsi="Times New Roman" w:cs="Times New Roman"/>
                  <w:noProof/>
                  <w:sz w:val="28"/>
                  <w:szCs w:val="28"/>
                  <w:rPrChange w:id="1282"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128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84"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1285" w:author="Nguyen Toan" w:date="2018-05-09T07:19:00Z">
                    <w:rPr>
                      <w:noProof/>
                      <w:webHidden/>
                    </w:rPr>
                  </w:rPrChange>
                </w:rPr>
                <w:tab/>
                <w:delText>7</w:delText>
              </w:r>
            </w:del>
          </w:ins>
        </w:p>
        <w:p w14:paraId="7889A0B7" w14:textId="77777777" w:rsidR="00A47DFE" w:rsidRPr="00B05E10" w:rsidDel="00AA48F4" w:rsidRDefault="00A47DFE">
          <w:pPr>
            <w:pStyle w:val="TOC3"/>
            <w:tabs>
              <w:tab w:val="left" w:pos="1200"/>
              <w:tab w:val="right" w:leader="dot" w:pos="9395"/>
            </w:tabs>
            <w:rPr>
              <w:ins w:id="1286" w:author="LoanDT" w:date="2018-05-08T23:05:00Z"/>
              <w:del w:id="1287" w:author="Nguyen Toan" w:date="2018-05-09T07:19:00Z"/>
              <w:rFonts w:ascii="Times New Roman" w:eastAsiaTheme="minorEastAsia" w:hAnsi="Times New Roman" w:cs="Times New Roman"/>
              <w:noProof/>
              <w:color w:val="auto"/>
              <w:sz w:val="28"/>
              <w:szCs w:val="28"/>
              <w:lang w:val="en-US"/>
              <w:rPrChange w:id="1288" w:author="Nguyen Toan" w:date="2018-05-09T07:19:00Z">
                <w:rPr>
                  <w:ins w:id="1289" w:author="LoanDT" w:date="2018-05-08T23:05:00Z"/>
                  <w:del w:id="1290" w:author="Nguyen Toan" w:date="2018-05-09T07:19:00Z"/>
                  <w:rFonts w:asciiTheme="minorHAnsi" w:eastAsiaTheme="minorEastAsia" w:hAnsiTheme="minorHAnsi" w:cstheme="minorBidi"/>
                  <w:noProof/>
                  <w:color w:val="auto"/>
                  <w:sz w:val="24"/>
                  <w:szCs w:val="24"/>
                  <w:lang w:val="en-US"/>
                </w:rPr>
              </w:rPrChange>
            </w:rPr>
          </w:pPr>
          <w:ins w:id="1291" w:author="LoanDT" w:date="2018-05-08T23:05:00Z">
            <w:del w:id="1292" w:author="Nguyen Toan" w:date="2018-05-09T07:19:00Z">
              <w:r w:rsidRPr="00B05E10" w:rsidDel="00AA48F4">
                <w:rPr>
                  <w:rStyle w:val="Hyperlink"/>
                  <w:rFonts w:ascii="Times New Roman" w:eastAsia="Times New Roman" w:hAnsi="Times New Roman" w:cs="Times New Roman"/>
                  <w:noProof/>
                  <w:sz w:val="28"/>
                  <w:szCs w:val="28"/>
                  <w:rPrChange w:id="1293"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129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9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96"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1297"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98" w:author="Nguyen Toan" w:date="2018-05-09T07:19:00Z">
                    <w:rPr>
                      <w:rStyle w:val="Hyperlink"/>
                      <w:rFonts w:ascii="Times New Roman" w:eastAsia="Times New Roman" w:hAnsi="Times New Roman" w:cs="Times New Roman"/>
                      <w:b/>
                      <w:noProof/>
                    </w:rPr>
                  </w:rPrChange>
                </w:rPr>
                <w:delText xml:space="preserve">úc hệ thống </w:delText>
              </w:r>
              <w:r w:rsidRPr="00B05E10" w:rsidDel="00AA48F4">
                <w:rPr>
                  <w:rStyle w:val="Hyperlink"/>
                  <w:rFonts w:ascii="Times New Roman" w:eastAsia="Times New Roman" w:hAnsi="Times New Roman" w:cs="Times New Roman"/>
                  <w:noProof/>
                  <w:sz w:val="28"/>
                  <w:szCs w:val="28"/>
                  <w:rPrChange w:id="129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00"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01"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02" w:author="Nguyen Toan" w:date="2018-05-09T07:19:00Z">
                    <w:rPr>
                      <w:noProof/>
                      <w:webHidden/>
                    </w:rPr>
                  </w:rPrChange>
                </w:rPr>
                <w:tab/>
                <w:delText>8</w:delText>
              </w:r>
            </w:del>
          </w:ins>
        </w:p>
        <w:p w14:paraId="52E78231" w14:textId="77777777" w:rsidR="00A47DFE" w:rsidRPr="00B05E10" w:rsidDel="00AA48F4" w:rsidRDefault="00A47DFE">
          <w:pPr>
            <w:pStyle w:val="TOC3"/>
            <w:tabs>
              <w:tab w:val="left" w:pos="1200"/>
              <w:tab w:val="right" w:leader="dot" w:pos="9395"/>
            </w:tabs>
            <w:rPr>
              <w:ins w:id="1303" w:author="LoanDT" w:date="2018-05-08T23:05:00Z"/>
              <w:del w:id="1304" w:author="Nguyen Toan" w:date="2018-05-09T07:19:00Z"/>
              <w:rFonts w:ascii="Times New Roman" w:eastAsiaTheme="minorEastAsia" w:hAnsi="Times New Roman" w:cs="Times New Roman"/>
              <w:noProof/>
              <w:color w:val="auto"/>
              <w:sz w:val="28"/>
              <w:szCs w:val="28"/>
              <w:lang w:val="en-US"/>
              <w:rPrChange w:id="1305" w:author="Nguyen Toan" w:date="2018-05-09T07:19:00Z">
                <w:rPr>
                  <w:ins w:id="1306" w:author="LoanDT" w:date="2018-05-08T23:05:00Z"/>
                  <w:del w:id="1307" w:author="Nguyen Toan" w:date="2018-05-09T07:19:00Z"/>
                  <w:rFonts w:asciiTheme="minorHAnsi" w:eastAsiaTheme="minorEastAsia" w:hAnsiTheme="minorHAnsi" w:cstheme="minorBidi"/>
                  <w:noProof/>
                  <w:color w:val="auto"/>
                  <w:sz w:val="24"/>
                  <w:szCs w:val="24"/>
                  <w:lang w:val="en-US"/>
                </w:rPr>
              </w:rPrChange>
            </w:rPr>
          </w:pPr>
          <w:ins w:id="1308" w:author="LoanDT" w:date="2018-05-08T23:05:00Z">
            <w:del w:id="1309" w:author="Nguyen Toan" w:date="2018-05-09T07:19:00Z">
              <w:r w:rsidRPr="00B05E10" w:rsidDel="00AA48F4">
                <w:rPr>
                  <w:rStyle w:val="Hyperlink"/>
                  <w:rFonts w:ascii="Times New Roman" w:eastAsia="Times New Roman" w:hAnsi="Times New Roman" w:cs="Times New Roman"/>
                  <w:noProof/>
                  <w:sz w:val="28"/>
                  <w:szCs w:val="28"/>
                  <w:rPrChange w:id="1310"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131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12"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313"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131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15"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1316" w:author="Nguyen Toan" w:date="2018-05-09T07:19:00Z">
                    <w:rPr>
                      <w:noProof/>
                      <w:webHidden/>
                    </w:rPr>
                  </w:rPrChange>
                </w:rPr>
                <w:tab/>
                <w:delText>9</w:delText>
              </w:r>
            </w:del>
          </w:ins>
        </w:p>
        <w:p w14:paraId="167A796E" w14:textId="77777777" w:rsidR="00A47DFE" w:rsidRPr="00B05E10" w:rsidDel="00AA48F4" w:rsidRDefault="00A47DFE">
          <w:pPr>
            <w:pStyle w:val="TOC3"/>
            <w:tabs>
              <w:tab w:val="left" w:pos="1200"/>
              <w:tab w:val="right" w:leader="dot" w:pos="9395"/>
            </w:tabs>
            <w:rPr>
              <w:ins w:id="1317" w:author="LoanDT" w:date="2018-05-08T23:05:00Z"/>
              <w:del w:id="1318" w:author="Nguyen Toan" w:date="2018-05-09T07:19:00Z"/>
              <w:rFonts w:ascii="Times New Roman" w:eastAsiaTheme="minorEastAsia" w:hAnsi="Times New Roman" w:cs="Times New Roman"/>
              <w:noProof/>
              <w:color w:val="auto"/>
              <w:sz w:val="28"/>
              <w:szCs w:val="28"/>
              <w:lang w:val="en-US"/>
              <w:rPrChange w:id="1319" w:author="Nguyen Toan" w:date="2018-05-09T07:19:00Z">
                <w:rPr>
                  <w:ins w:id="1320" w:author="LoanDT" w:date="2018-05-08T23:05:00Z"/>
                  <w:del w:id="1321" w:author="Nguyen Toan" w:date="2018-05-09T07:19:00Z"/>
                  <w:rFonts w:asciiTheme="minorHAnsi" w:eastAsiaTheme="minorEastAsia" w:hAnsiTheme="minorHAnsi" w:cstheme="minorBidi"/>
                  <w:noProof/>
                  <w:color w:val="auto"/>
                  <w:sz w:val="24"/>
                  <w:szCs w:val="24"/>
                  <w:lang w:val="en-US"/>
                </w:rPr>
              </w:rPrChange>
            </w:rPr>
          </w:pPr>
          <w:ins w:id="1322" w:author="LoanDT" w:date="2018-05-08T23:05:00Z">
            <w:del w:id="1323" w:author="Nguyen Toan" w:date="2018-05-09T07:19:00Z">
              <w:r w:rsidRPr="00B05E10" w:rsidDel="00AA48F4">
                <w:rPr>
                  <w:rStyle w:val="Hyperlink"/>
                  <w:rFonts w:ascii="Times New Roman" w:eastAsia="Times New Roman" w:hAnsi="Times New Roman" w:cs="Times New Roman"/>
                  <w:noProof/>
                  <w:sz w:val="28"/>
                  <w:szCs w:val="28"/>
                  <w:rPrChange w:id="1324"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13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326"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13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28"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29"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30" w:author="Nguyen Toan" w:date="2018-05-09T07:19:00Z">
                    <w:rPr>
                      <w:noProof/>
                      <w:webHidden/>
                    </w:rPr>
                  </w:rPrChange>
                </w:rPr>
                <w:tab/>
                <w:delText>10</w:delText>
              </w:r>
            </w:del>
          </w:ins>
        </w:p>
        <w:p w14:paraId="73912C74" w14:textId="77777777" w:rsidR="00A47DFE" w:rsidRPr="00B05E10" w:rsidDel="00AA48F4" w:rsidRDefault="00A47DFE">
          <w:pPr>
            <w:pStyle w:val="TOC2"/>
            <w:tabs>
              <w:tab w:val="left" w:pos="960"/>
              <w:tab w:val="right" w:leader="dot" w:pos="9395"/>
            </w:tabs>
            <w:rPr>
              <w:ins w:id="1331" w:author="LoanDT" w:date="2018-05-08T23:05:00Z"/>
              <w:del w:id="1332" w:author="Nguyen Toan" w:date="2018-05-09T07:19:00Z"/>
              <w:rFonts w:ascii="Times New Roman" w:eastAsiaTheme="minorEastAsia" w:hAnsi="Times New Roman" w:cs="Times New Roman"/>
              <w:noProof/>
              <w:color w:val="auto"/>
              <w:sz w:val="28"/>
              <w:szCs w:val="28"/>
              <w:lang w:val="en-US"/>
              <w:rPrChange w:id="1333" w:author="Nguyen Toan" w:date="2018-05-09T07:19:00Z">
                <w:rPr>
                  <w:ins w:id="1334" w:author="LoanDT" w:date="2018-05-08T23:05:00Z"/>
                  <w:del w:id="1335" w:author="Nguyen Toan" w:date="2018-05-09T07:19:00Z"/>
                  <w:rFonts w:asciiTheme="minorHAnsi" w:eastAsiaTheme="minorEastAsia" w:hAnsiTheme="minorHAnsi" w:cstheme="minorBidi"/>
                  <w:noProof/>
                  <w:color w:val="auto"/>
                  <w:sz w:val="24"/>
                  <w:szCs w:val="24"/>
                  <w:lang w:val="en-US"/>
                </w:rPr>
              </w:rPrChange>
            </w:rPr>
          </w:pPr>
          <w:ins w:id="1336" w:author="LoanDT" w:date="2018-05-08T23:05:00Z">
            <w:del w:id="1337" w:author="Nguyen Toan" w:date="2018-05-09T07:19:00Z">
              <w:r w:rsidRPr="00B05E10" w:rsidDel="00AA48F4">
                <w:rPr>
                  <w:rStyle w:val="Hyperlink"/>
                  <w:rFonts w:ascii="Times New Roman" w:eastAsia="Times New Roman" w:hAnsi="Times New Roman" w:cs="Times New Roman"/>
                  <w:noProof/>
                  <w:sz w:val="28"/>
                  <w:szCs w:val="28"/>
                  <w:rPrChange w:id="133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133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4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4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134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134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134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134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134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4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48" w:author="Nguyen Toan" w:date="2018-05-09T07:19:00Z">
                    <w:rPr>
                      <w:noProof/>
                      <w:webHidden/>
                    </w:rPr>
                  </w:rPrChange>
                </w:rPr>
                <w:tab/>
                <w:delText>12</w:delText>
              </w:r>
            </w:del>
          </w:ins>
        </w:p>
        <w:p w14:paraId="23634086" w14:textId="77777777" w:rsidR="00A47DFE" w:rsidRPr="00B05E10" w:rsidDel="00AA48F4" w:rsidRDefault="00A47DFE">
          <w:pPr>
            <w:pStyle w:val="TOC3"/>
            <w:tabs>
              <w:tab w:val="left" w:pos="1200"/>
              <w:tab w:val="right" w:leader="dot" w:pos="9395"/>
            </w:tabs>
            <w:rPr>
              <w:ins w:id="1349" w:author="LoanDT" w:date="2018-05-08T23:05:00Z"/>
              <w:del w:id="1350" w:author="Nguyen Toan" w:date="2018-05-09T07:19:00Z"/>
              <w:rFonts w:ascii="Times New Roman" w:eastAsiaTheme="minorEastAsia" w:hAnsi="Times New Roman" w:cs="Times New Roman"/>
              <w:noProof/>
              <w:color w:val="auto"/>
              <w:sz w:val="28"/>
              <w:szCs w:val="28"/>
              <w:lang w:val="en-US"/>
              <w:rPrChange w:id="1351" w:author="Nguyen Toan" w:date="2018-05-09T07:19:00Z">
                <w:rPr>
                  <w:ins w:id="1352" w:author="LoanDT" w:date="2018-05-08T23:05:00Z"/>
                  <w:del w:id="1353" w:author="Nguyen Toan" w:date="2018-05-09T07:19:00Z"/>
                  <w:rFonts w:asciiTheme="minorHAnsi" w:eastAsiaTheme="minorEastAsia" w:hAnsiTheme="minorHAnsi" w:cstheme="minorBidi"/>
                  <w:noProof/>
                  <w:color w:val="auto"/>
                  <w:sz w:val="24"/>
                  <w:szCs w:val="24"/>
                  <w:lang w:val="en-US"/>
                </w:rPr>
              </w:rPrChange>
            </w:rPr>
          </w:pPr>
          <w:ins w:id="1354" w:author="LoanDT" w:date="2018-05-08T23:05:00Z">
            <w:del w:id="1355" w:author="Nguyen Toan" w:date="2018-05-09T07:19:00Z">
              <w:r w:rsidRPr="00B05E10" w:rsidDel="00AA48F4">
                <w:rPr>
                  <w:rStyle w:val="Hyperlink"/>
                  <w:rFonts w:ascii="Times New Roman" w:eastAsia="Times New Roman" w:hAnsi="Times New Roman" w:cs="Times New Roman"/>
                  <w:noProof/>
                  <w:sz w:val="28"/>
                  <w:szCs w:val="28"/>
                  <w:rPrChange w:id="1356"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135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58"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59"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13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6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62" w:author="Nguyen Toan" w:date="2018-05-09T07:19:00Z">
                    <w:rPr>
                      <w:noProof/>
                      <w:webHidden/>
                    </w:rPr>
                  </w:rPrChange>
                </w:rPr>
                <w:tab/>
                <w:delText>12</w:delText>
              </w:r>
            </w:del>
          </w:ins>
        </w:p>
        <w:p w14:paraId="31AF1B30" w14:textId="77777777" w:rsidR="00A47DFE" w:rsidRPr="00B05E10" w:rsidDel="00AA48F4" w:rsidRDefault="00A47DFE">
          <w:pPr>
            <w:pStyle w:val="TOC3"/>
            <w:tabs>
              <w:tab w:val="left" w:pos="1200"/>
              <w:tab w:val="right" w:leader="dot" w:pos="9395"/>
            </w:tabs>
            <w:rPr>
              <w:ins w:id="1363" w:author="LoanDT" w:date="2018-05-08T23:05:00Z"/>
              <w:del w:id="1364" w:author="Nguyen Toan" w:date="2018-05-09T07:19:00Z"/>
              <w:rFonts w:ascii="Times New Roman" w:eastAsiaTheme="minorEastAsia" w:hAnsi="Times New Roman" w:cs="Times New Roman"/>
              <w:noProof/>
              <w:color w:val="auto"/>
              <w:sz w:val="28"/>
              <w:szCs w:val="28"/>
              <w:lang w:val="en-US"/>
              <w:rPrChange w:id="1365" w:author="Nguyen Toan" w:date="2018-05-09T07:19:00Z">
                <w:rPr>
                  <w:ins w:id="1366" w:author="LoanDT" w:date="2018-05-08T23:05:00Z"/>
                  <w:del w:id="1367" w:author="Nguyen Toan" w:date="2018-05-09T07:19:00Z"/>
                  <w:rFonts w:asciiTheme="minorHAnsi" w:eastAsiaTheme="minorEastAsia" w:hAnsiTheme="minorHAnsi" w:cstheme="minorBidi"/>
                  <w:noProof/>
                  <w:color w:val="auto"/>
                  <w:sz w:val="24"/>
                  <w:szCs w:val="24"/>
                  <w:lang w:val="en-US"/>
                </w:rPr>
              </w:rPrChange>
            </w:rPr>
          </w:pPr>
          <w:ins w:id="1368" w:author="LoanDT" w:date="2018-05-08T23:05:00Z">
            <w:del w:id="1369" w:author="Nguyen Toan" w:date="2018-05-09T07:19:00Z">
              <w:r w:rsidRPr="00B05E10" w:rsidDel="00AA48F4">
                <w:rPr>
                  <w:rStyle w:val="Hyperlink"/>
                  <w:rFonts w:ascii="Times New Roman" w:eastAsia="Times New Roman" w:hAnsi="Times New Roman" w:cs="Times New Roman"/>
                  <w:noProof/>
                  <w:sz w:val="28"/>
                  <w:szCs w:val="28"/>
                  <w:rPrChange w:id="1370"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137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72"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1373"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1374"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1375"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137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7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78" w:author="Nguyen Toan" w:date="2018-05-09T07:19:00Z">
                    <w:rPr>
                      <w:noProof/>
                      <w:webHidden/>
                    </w:rPr>
                  </w:rPrChange>
                </w:rPr>
                <w:tab/>
                <w:delText>13</w:delText>
              </w:r>
            </w:del>
          </w:ins>
        </w:p>
        <w:p w14:paraId="25B2D75B" w14:textId="77777777" w:rsidR="00A47DFE" w:rsidRPr="00B05E10" w:rsidDel="00AA48F4" w:rsidRDefault="00A47DFE">
          <w:pPr>
            <w:pStyle w:val="TOC2"/>
            <w:tabs>
              <w:tab w:val="left" w:pos="960"/>
              <w:tab w:val="right" w:leader="dot" w:pos="9395"/>
            </w:tabs>
            <w:rPr>
              <w:ins w:id="1379" w:author="LoanDT" w:date="2018-05-08T23:05:00Z"/>
              <w:del w:id="1380" w:author="Nguyen Toan" w:date="2018-05-09T07:19:00Z"/>
              <w:rFonts w:ascii="Times New Roman" w:eastAsiaTheme="minorEastAsia" w:hAnsi="Times New Roman" w:cs="Times New Roman"/>
              <w:noProof/>
              <w:color w:val="auto"/>
              <w:sz w:val="28"/>
              <w:szCs w:val="28"/>
              <w:lang w:val="en-US"/>
              <w:rPrChange w:id="1381" w:author="Nguyen Toan" w:date="2018-05-09T07:19:00Z">
                <w:rPr>
                  <w:ins w:id="1382" w:author="LoanDT" w:date="2018-05-08T23:05:00Z"/>
                  <w:del w:id="1383" w:author="Nguyen Toan" w:date="2018-05-09T07:19:00Z"/>
                  <w:rFonts w:asciiTheme="minorHAnsi" w:eastAsiaTheme="minorEastAsia" w:hAnsiTheme="minorHAnsi" w:cstheme="minorBidi"/>
                  <w:noProof/>
                  <w:color w:val="auto"/>
                  <w:sz w:val="24"/>
                  <w:szCs w:val="24"/>
                  <w:lang w:val="en-US"/>
                </w:rPr>
              </w:rPrChange>
            </w:rPr>
          </w:pPr>
          <w:ins w:id="1384" w:author="LoanDT" w:date="2018-05-08T23:05:00Z">
            <w:del w:id="1385" w:author="Nguyen Toan" w:date="2018-05-09T07:19:00Z">
              <w:r w:rsidRPr="00B05E10" w:rsidDel="00AA48F4">
                <w:rPr>
                  <w:rStyle w:val="Hyperlink"/>
                  <w:rFonts w:ascii="Times New Roman" w:hAnsi="Times New Roman" w:cs="Times New Roman"/>
                  <w:noProof/>
                  <w:sz w:val="28"/>
                  <w:szCs w:val="28"/>
                  <w:rPrChange w:id="1386"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138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388"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389"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390"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1391"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392"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393" w:author="Nguyen Toan" w:date="2018-05-09T07:19:00Z">
                    <w:rPr>
                      <w:noProof/>
                      <w:webHidden/>
                    </w:rPr>
                  </w:rPrChange>
                </w:rPr>
                <w:tab/>
                <w:delText>15</w:delText>
              </w:r>
            </w:del>
          </w:ins>
        </w:p>
        <w:p w14:paraId="58FC8C82" w14:textId="77777777" w:rsidR="00A47DFE" w:rsidRPr="00B05E10" w:rsidDel="00AA48F4" w:rsidRDefault="00A47DFE">
          <w:pPr>
            <w:pStyle w:val="TOC3"/>
            <w:tabs>
              <w:tab w:val="left" w:pos="1200"/>
              <w:tab w:val="right" w:leader="dot" w:pos="9395"/>
            </w:tabs>
            <w:rPr>
              <w:ins w:id="1394" w:author="LoanDT" w:date="2018-05-08T23:05:00Z"/>
              <w:del w:id="1395" w:author="Nguyen Toan" w:date="2018-05-09T07:19:00Z"/>
              <w:rFonts w:ascii="Times New Roman" w:eastAsiaTheme="minorEastAsia" w:hAnsi="Times New Roman" w:cs="Times New Roman"/>
              <w:noProof/>
              <w:color w:val="auto"/>
              <w:sz w:val="28"/>
              <w:szCs w:val="28"/>
              <w:lang w:val="en-US"/>
              <w:rPrChange w:id="1396" w:author="Nguyen Toan" w:date="2018-05-09T07:19:00Z">
                <w:rPr>
                  <w:ins w:id="1397" w:author="LoanDT" w:date="2018-05-08T23:05:00Z"/>
                  <w:del w:id="1398" w:author="Nguyen Toan" w:date="2018-05-09T07:19:00Z"/>
                  <w:rFonts w:asciiTheme="minorHAnsi" w:eastAsiaTheme="minorEastAsia" w:hAnsiTheme="minorHAnsi" w:cstheme="minorBidi"/>
                  <w:noProof/>
                  <w:color w:val="auto"/>
                  <w:sz w:val="24"/>
                  <w:szCs w:val="24"/>
                  <w:lang w:val="en-US"/>
                </w:rPr>
              </w:rPrChange>
            </w:rPr>
          </w:pPr>
          <w:ins w:id="1399" w:author="LoanDT" w:date="2018-05-08T23:05:00Z">
            <w:del w:id="1400" w:author="Nguyen Toan" w:date="2018-05-09T07:19:00Z">
              <w:r w:rsidRPr="00B05E10" w:rsidDel="00AA48F4">
                <w:rPr>
                  <w:rStyle w:val="Hyperlink"/>
                  <w:rFonts w:ascii="Times New Roman" w:eastAsia="Times New Roman" w:hAnsi="Times New Roman" w:cs="Times New Roman"/>
                  <w:noProof/>
                  <w:sz w:val="28"/>
                  <w:szCs w:val="28"/>
                  <w:rPrChange w:id="1401"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140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0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0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0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06"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140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40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409" w:author="Nguyen Toan" w:date="2018-05-09T07:19:00Z">
                    <w:rPr>
                      <w:noProof/>
                      <w:webHidden/>
                    </w:rPr>
                  </w:rPrChange>
                </w:rPr>
                <w:tab/>
                <w:delText>16</w:delText>
              </w:r>
            </w:del>
          </w:ins>
        </w:p>
        <w:p w14:paraId="6BA737E2" w14:textId="77777777" w:rsidR="00A47DFE" w:rsidRPr="00B05E10" w:rsidDel="00AA48F4" w:rsidRDefault="00A47DFE">
          <w:pPr>
            <w:pStyle w:val="TOC3"/>
            <w:tabs>
              <w:tab w:val="left" w:pos="1200"/>
              <w:tab w:val="right" w:leader="dot" w:pos="9395"/>
            </w:tabs>
            <w:rPr>
              <w:ins w:id="1410" w:author="LoanDT" w:date="2018-05-08T23:05:00Z"/>
              <w:del w:id="1411" w:author="Nguyen Toan" w:date="2018-05-09T07:19:00Z"/>
              <w:rFonts w:ascii="Times New Roman" w:eastAsiaTheme="minorEastAsia" w:hAnsi="Times New Roman" w:cs="Times New Roman"/>
              <w:noProof/>
              <w:color w:val="auto"/>
              <w:sz w:val="28"/>
              <w:szCs w:val="28"/>
              <w:lang w:val="en-US"/>
              <w:rPrChange w:id="1412" w:author="Nguyen Toan" w:date="2018-05-09T07:19:00Z">
                <w:rPr>
                  <w:ins w:id="1413" w:author="LoanDT" w:date="2018-05-08T23:05:00Z"/>
                  <w:del w:id="1414" w:author="Nguyen Toan" w:date="2018-05-09T07:19:00Z"/>
                  <w:rFonts w:asciiTheme="minorHAnsi" w:eastAsiaTheme="minorEastAsia" w:hAnsiTheme="minorHAnsi" w:cstheme="minorBidi"/>
                  <w:noProof/>
                  <w:color w:val="auto"/>
                  <w:sz w:val="24"/>
                  <w:szCs w:val="24"/>
                  <w:lang w:val="en-US"/>
                </w:rPr>
              </w:rPrChange>
            </w:rPr>
          </w:pPr>
          <w:ins w:id="1415" w:author="LoanDT" w:date="2018-05-08T23:05:00Z">
            <w:del w:id="1416" w:author="Nguyen Toan" w:date="2018-05-09T07:19:00Z">
              <w:r w:rsidRPr="00B05E10" w:rsidDel="00AA48F4">
                <w:rPr>
                  <w:rStyle w:val="Hyperlink"/>
                  <w:rFonts w:ascii="Times New Roman" w:eastAsia="Times New Roman" w:hAnsi="Times New Roman" w:cs="Times New Roman"/>
                  <w:noProof/>
                  <w:sz w:val="28"/>
                  <w:szCs w:val="28"/>
                  <w:rPrChange w:id="1417"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141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19"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20"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2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22"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1423"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424"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1425" w:author="Nguyen Toan" w:date="2018-05-09T07:19:00Z">
                    <w:rPr>
                      <w:noProof/>
                      <w:webHidden/>
                    </w:rPr>
                  </w:rPrChange>
                </w:rPr>
                <w:tab/>
                <w:delText>16</w:delText>
              </w:r>
            </w:del>
          </w:ins>
        </w:p>
        <w:p w14:paraId="0917BF15" w14:textId="77777777" w:rsidR="00A47DFE" w:rsidRPr="00B05E10" w:rsidDel="00AA48F4" w:rsidRDefault="00A47DFE">
          <w:pPr>
            <w:pStyle w:val="TOC3"/>
            <w:tabs>
              <w:tab w:val="left" w:pos="1200"/>
              <w:tab w:val="right" w:leader="dot" w:pos="9395"/>
            </w:tabs>
            <w:rPr>
              <w:ins w:id="1426" w:author="LoanDT" w:date="2018-05-08T23:05:00Z"/>
              <w:del w:id="1427" w:author="Nguyen Toan" w:date="2018-05-09T07:19:00Z"/>
              <w:rFonts w:ascii="Times New Roman" w:eastAsiaTheme="minorEastAsia" w:hAnsi="Times New Roman" w:cs="Times New Roman"/>
              <w:noProof/>
              <w:color w:val="auto"/>
              <w:sz w:val="28"/>
              <w:szCs w:val="28"/>
              <w:lang w:val="en-US"/>
              <w:rPrChange w:id="1428" w:author="Nguyen Toan" w:date="2018-05-09T07:19:00Z">
                <w:rPr>
                  <w:ins w:id="1429" w:author="LoanDT" w:date="2018-05-08T23:05:00Z"/>
                  <w:del w:id="1430" w:author="Nguyen Toan" w:date="2018-05-09T07:19:00Z"/>
                  <w:rFonts w:asciiTheme="minorHAnsi" w:eastAsiaTheme="minorEastAsia" w:hAnsiTheme="minorHAnsi" w:cstheme="minorBidi"/>
                  <w:noProof/>
                  <w:color w:val="auto"/>
                  <w:sz w:val="24"/>
                  <w:szCs w:val="24"/>
                  <w:lang w:val="en-US"/>
                </w:rPr>
              </w:rPrChange>
            </w:rPr>
          </w:pPr>
          <w:ins w:id="1431" w:author="LoanDT" w:date="2018-05-08T23:05:00Z">
            <w:del w:id="1432" w:author="Nguyen Toan" w:date="2018-05-09T07:19:00Z">
              <w:r w:rsidRPr="00B05E10" w:rsidDel="00AA48F4">
                <w:rPr>
                  <w:rStyle w:val="Hyperlink"/>
                  <w:rFonts w:ascii="Times New Roman" w:eastAsia="Times New Roman" w:hAnsi="Times New Roman" w:cs="Times New Roman"/>
                  <w:noProof/>
                  <w:sz w:val="28"/>
                  <w:szCs w:val="28"/>
                  <w:rPrChange w:id="1433"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14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3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3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3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38"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1439"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1440" w:author="Nguyen Toan" w:date="2018-05-09T07:19:00Z">
                    <w:rPr>
                      <w:noProof/>
                      <w:webHidden/>
                    </w:rPr>
                  </w:rPrChange>
                </w:rPr>
                <w:tab/>
                <w:delText>17</w:delText>
              </w:r>
            </w:del>
          </w:ins>
        </w:p>
        <w:p w14:paraId="6F0A4458" w14:textId="77777777" w:rsidR="00A47DFE" w:rsidRPr="00B05E10" w:rsidDel="00AA48F4" w:rsidRDefault="00A47DFE">
          <w:pPr>
            <w:pStyle w:val="TOC3"/>
            <w:tabs>
              <w:tab w:val="left" w:pos="1200"/>
              <w:tab w:val="right" w:leader="dot" w:pos="9395"/>
            </w:tabs>
            <w:rPr>
              <w:ins w:id="1441" w:author="LoanDT" w:date="2018-05-08T23:05:00Z"/>
              <w:del w:id="1442" w:author="Nguyen Toan" w:date="2018-05-09T07:19:00Z"/>
              <w:rFonts w:ascii="Times New Roman" w:eastAsiaTheme="minorEastAsia" w:hAnsi="Times New Roman" w:cs="Times New Roman"/>
              <w:noProof/>
              <w:color w:val="auto"/>
              <w:sz w:val="28"/>
              <w:szCs w:val="28"/>
              <w:lang w:val="en-US"/>
              <w:rPrChange w:id="1443" w:author="Nguyen Toan" w:date="2018-05-09T07:19:00Z">
                <w:rPr>
                  <w:ins w:id="1444" w:author="LoanDT" w:date="2018-05-08T23:05:00Z"/>
                  <w:del w:id="1445" w:author="Nguyen Toan" w:date="2018-05-09T07:19:00Z"/>
                  <w:rFonts w:asciiTheme="minorHAnsi" w:eastAsiaTheme="minorEastAsia" w:hAnsiTheme="minorHAnsi" w:cstheme="minorBidi"/>
                  <w:noProof/>
                  <w:color w:val="auto"/>
                  <w:sz w:val="24"/>
                  <w:szCs w:val="24"/>
                  <w:lang w:val="en-US"/>
                </w:rPr>
              </w:rPrChange>
            </w:rPr>
          </w:pPr>
          <w:ins w:id="1446" w:author="LoanDT" w:date="2018-05-08T23:05:00Z">
            <w:del w:id="1447" w:author="Nguyen Toan" w:date="2018-05-09T07:19:00Z">
              <w:r w:rsidRPr="00B05E10" w:rsidDel="00AA48F4">
                <w:rPr>
                  <w:rStyle w:val="Hyperlink"/>
                  <w:rFonts w:ascii="Times New Roman" w:eastAsia="Times New Roman" w:hAnsi="Times New Roman" w:cs="Times New Roman"/>
                  <w:noProof/>
                  <w:sz w:val="28"/>
                  <w:szCs w:val="28"/>
                  <w:rPrChange w:id="1448"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144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5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51"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145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45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5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5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456" w:author="Nguyen Toan" w:date="2018-05-09T07:19:00Z">
                    <w:rPr>
                      <w:noProof/>
                      <w:webHidden/>
                    </w:rPr>
                  </w:rPrChange>
                </w:rPr>
                <w:tab/>
                <w:delText>17</w:delText>
              </w:r>
            </w:del>
          </w:ins>
        </w:p>
        <w:p w14:paraId="77ECDB40" w14:textId="77777777" w:rsidR="00A47DFE" w:rsidRPr="00B05E10" w:rsidDel="00AA48F4" w:rsidRDefault="00A47DFE">
          <w:pPr>
            <w:pStyle w:val="TOC3"/>
            <w:tabs>
              <w:tab w:val="left" w:pos="1200"/>
              <w:tab w:val="right" w:leader="dot" w:pos="9395"/>
            </w:tabs>
            <w:rPr>
              <w:ins w:id="1457" w:author="LoanDT" w:date="2018-05-08T23:05:00Z"/>
              <w:del w:id="1458" w:author="Nguyen Toan" w:date="2018-05-09T07:19:00Z"/>
              <w:rFonts w:ascii="Times New Roman" w:eastAsiaTheme="minorEastAsia" w:hAnsi="Times New Roman" w:cs="Times New Roman"/>
              <w:noProof/>
              <w:color w:val="auto"/>
              <w:sz w:val="28"/>
              <w:szCs w:val="28"/>
              <w:lang w:val="en-US"/>
              <w:rPrChange w:id="1459" w:author="Nguyen Toan" w:date="2018-05-09T07:19:00Z">
                <w:rPr>
                  <w:ins w:id="1460" w:author="LoanDT" w:date="2018-05-08T23:05:00Z"/>
                  <w:del w:id="1461" w:author="Nguyen Toan" w:date="2018-05-09T07:19:00Z"/>
                  <w:rFonts w:asciiTheme="minorHAnsi" w:eastAsiaTheme="minorEastAsia" w:hAnsiTheme="minorHAnsi" w:cstheme="minorBidi"/>
                  <w:noProof/>
                  <w:color w:val="auto"/>
                  <w:sz w:val="24"/>
                  <w:szCs w:val="24"/>
                  <w:lang w:val="en-US"/>
                </w:rPr>
              </w:rPrChange>
            </w:rPr>
          </w:pPr>
          <w:ins w:id="1462" w:author="LoanDT" w:date="2018-05-08T23:05:00Z">
            <w:del w:id="1463" w:author="Nguyen Toan" w:date="2018-05-09T07:19:00Z">
              <w:r w:rsidRPr="00B05E10" w:rsidDel="00AA48F4">
                <w:rPr>
                  <w:rStyle w:val="Hyperlink"/>
                  <w:rFonts w:ascii="Times New Roman" w:hAnsi="Times New Roman" w:cs="Times New Roman"/>
                  <w:noProof/>
                  <w:sz w:val="28"/>
                  <w:szCs w:val="28"/>
                  <w:rPrChange w:id="1464"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146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46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67"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1468"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1469"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1470"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471"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472"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473"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1474"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1475"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1476" w:author="Nguyen Toan" w:date="2018-05-09T07:19:00Z">
                    <w:rPr>
                      <w:noProof/>
                      <w:webHidden/>
                    </w:rPr>
                  </w:rPrChange>
                </w:rPr>
                <w:tab/>
                <w:delText>20</w:delText>
              </w:r>
            </w:del>
          </w:ins>
        </w:p>
        <w:p w14:paraId="54A42D0C" w14:textId="77777777" w:rsidR="00A47DFE" w:rsidRPr="00B05E10" w:rsidDel="00AA48F4" w:rsidRDefault="00A47DFE">
          <w:pPr>
            <w:pStyle w:val="TOC1"/>
            <w:rPr>
              <w:ins w:id="1477" w:author="LoanDT" w:date="2018-05-08T23:05:00Z"/>
              <w:del w:id="1478" w:author="Nguyen Toan" w:date="2018-05-09T07:19:00Z"/>
              <w:rFonts w:ascii="Times New Roman" w:eastAsiaTheme="minorEastAsia" w:hAnsi="Times New Roman" w:cs="Times New Roman"/>
              <w:noProof/>
              <w:color w:val="auto"/>
              <w:sz w:val="28"/>
              <w:szCs w:val="28"/>
              <w:lang w:val="en-US"/>
              <w:rPrChange w:id="1479" w:author="Nguyen Toan" w:date="2018-05-09T07:19:00Z">
                <w:rPr>
                  <w:ins w:id="1480" w:author="LoanDT" w:date="2018-05-08T23:05:00Z"/>
                  <w:del w:id="1481" w:author="Nguyen Toan" w:date="2018-05-09T07:19:00Z"/>
                  <w:rFonts w:asciiTheme="minorHAnsi" w:eastAsiaTheme="minorEastAsia" w:hAnsiTheme="minorHAnsi" w:cstheme="minorBidi"/>
                  <w:noProof/>
                  <w:color w:val="auto"/>
                  <w:sz w:val="24"/>
                  <w:szCs w:val="24"/>
                  <w:lang w:val="en-US"/>
                </w:rPr>
              </w:rPrChange>
            </w:rPr>
          </w:pPr>
          <w:ins w:id="1482" w:author="LoanDT" w:date="2018-05-08T23:05:00Z">
            <w:del w:id="1483" w:author="Nguyen Toan" w:date="2018-05-09T07:19:00Z">
              <w:r w:rsidRPr="00B05E10" w:rsidDel="00AA48F4">
                <w:rPr>
                  <w:rStyle w:val="Hyperlink"/>
                  <w:rFonts w:ascii="Times New Roman" w:eastAsia="Times New Roman" w:hAnsi="Times New Roman" w:cs="Times New Roman"/>
                  <w:noProof/>
                  <w:sz w:val="28"/>
                  <w:szCs w:val="28"/>
                  <w:rPrChange w:id="148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48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48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487"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148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89"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0" w:author="Nguyen Toan" w:date="2018-05-09T07:19:00Z">
                    <w:rPr>
                      <w:rStyle w:val="Hyperlink"/>
                      <w:rFonts w:ascii="Times New Roman" w:eastAsia="Times New Roman" w:hAnsi="Times New Roman" w:cs="Times New Roman"/>
                      <w:b/>
                      <w:noProof/>
                    </w:rPr>
                  </w:rPrChange>
                </w:rPr>
                <w:delText xml:space="preserve">Ó </w:delText>
              </w:r>
              <w:r w:rsidRPr="00B05E10" w:rsidDel="00AA48F4">
                <w:rPr>
                  <w:rStyle w:val="Hyperlink"/>
                  <w:rFonts w:ascii="Times New Roman" w:eastAsia="Times New Roman" w:hAnsi="Times New Roman" w:cs="Times New Roman"/>
                  <w:noProof/>
                  <w:sz w:val="28"/>
                  <w:szCs w:val="28"/>
                  <w:rPrChange w:id="1491"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2" w:author="Nguyen Toan" w:date="2018-05-09T07:19:00Z">
                    <w:rPr>
                      <w:rStyle w:val="Hyperlink"/>
                      <w:rFonts w:ascii="Times New Roman" w:eastAsia="Times New Roman" w:hAnsi="Times New Roman" w:cs="Times New Roman"/>
                      <w:b/>
                      <w:noProof/>
                    </w:rPr>
                  </w:rPrChange>
                </w:rPr>
                <w:delText>Ă</w:delText>
              </w:r>
              <w:r w:rsidRPr="00B05E10" w:rsidDel="00AA48F4">
                <w:rPr>
                  <w:rStyle w:val="Hyperlink"/>
                  <w:rFonts w:ascii="Times New Roman" w:eastAsia="Times New Roman" w:hAnsi="Times New Roman" w:cs="Times New Roman"/>
                  <w:noProof/>
                  <w:sz w:val="28"/>
                  <w:szCs w:val="28"/>
                  <w:rPrChange w:id="149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49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495"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496"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49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98"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49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1"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502"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150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4"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1505"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6"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150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9"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1510"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51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1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13"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51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515"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516" w:author="Nguyen Toan" w:date="2018-05-09T07:19:00Z">
                    <w:rPr>
                      <w:noProof/>
                      <w:webHidden/>
                    </w:rPr>
                  </w:rPrChange>
                </w:rPr>
                <w:tab/>
                <w:delText>21</w:delText>
              </w:r>
            </w:del>
          </w:ins>
        </w:p>
        <w:p w14:paraId="3960F682" w14:textId="77777777" w:rsidR="00A47DFE" w:rsidRPr="00B05E10" w:rsidDel="00AA48F4" w:rsidRDefault="00A47DFE">
          <w:pPr>
            <w:pStyle w:val="TOC2"/>
            <w:tabs>
              <w:tab w:val="left" w:pos="960"/>
              <w:tab w:val="right" w:leader="dot" w:pos="9395"/>
            </w:tabs>
            <w:rPr>
              <w:ins w:id="1517" w:author="LoanDT" w:date="2018-05-08T23:05:00Z"/>
              <w:del w:id="1518" w:author="Nguyen Toan" w:date="2018-05-09T07:19:00Z"/>
              <w:rFonts w:ascii="Times New Roman" w:eastAsiaTheme="minorEastAsia" w:hAnsi="Times New Roman" w:cs="Times New Roman"/>
              <w:noProof/>
              <w:color w:val="auto"/>
              <w:sz w:val="28"/>
              <w:szCs w:val="28"/>
              <w:lang w:val="en-US"/>
              <w:rPrChange w:id="1519" w:author="Nguyen Toan" w:date="2018-05-09T07:19:00Z">
                <w:rPr>
                  <w:ins w:id="1520" w:author="LoanDT" w:date="2018-05-08T23:05:00Z"/>
                  <w:del w:id="1521" w:author="Nguyen Toan" w:date="2018-05-09T07:19:00Z"/>
                  <w:rFonts w:asciiTheme="minorHAnsi" w:eastAsiaTheme="minorEastAsia" w:hAnsiTheme="minorHAnsi" w:cstheme="minorBidi"/>
                  <w:noProof/>
                  <w:color w:val="auto"/>
                  <w:sz w:val="24"/>
                  <w:szCs w:val="24"/>
                  <w:lang w:val="en-US"/>
                </w:rPr>
              </w:rPrChange>
            </w:rPr>
          </w:pPr>
          <w:ins w:id="1522" w:author="LoanDT" w:date="2018-05-08T23:05:00Z">
            <w:del w:id="1523" w:author="Nguyen Toan" w:date="2018-05-09T07:19:00Z">
              <w:r w:rsidRPr="00B05E10" w:rsidDel="00AA48F4">
                <w:rPr>
                  <w:rStyle w:val="Hyperlink"/>
                  <w:rFonts w:ascii="Times New Roman" w:eastAsia="Times New Roman" w:hAnsi="Times New Roman" w:cs="Times New Roman"/>
                  <w:noProof/>
                  <w:sz w:val="28"/>
                  <w:szCs w:val="28"/>
                  <w:rPrChange w:id="1524"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15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26" w:author="Nguyen Toan" w:date="2018-05-09T07:19:00Z">
                    <w:rPr>
                      <w:rStyle w:val="Hyperlink"/>
                      <w:rFonts w:ascii="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27" w:author="Nguyen Toan" w:date="2018-05-09T07:19:00Z">
                    <w:rPr>
                      <w:rStyle w:val="Hyperlink"/>
                      <w:rFonts w:ascii="Times New Roman" w:hAnsi="Times New Roman" w:cs="Times New Roman"/>
                      <w:b/>
                      <w:noProof/>
                    </w:rPr>
                  </w:rPrChange>
                </w:rPr>
                <w:delText>ô</w:delText>
              </w:r>
              <w:r w:rsidRPr="00B05E10" w:rsidDel="00AA48F4">
                <w:rPr>
                  <w:rStyle w:val="Hyperlink"/>
                  <w:rFonts w:ascii="Times New Roman" w:hAnsi="Times New Roman" w:cs="Times New Roman"/>
                  <w:noProof/>
                  <w:sz w:val="28"/>
                  <w:szCs w:val="28"/>
                  <w:rPrChange w:id="1528" w:author="Nguyen Toan" w:date="2018-05-09T07:19:00Z">
                    <w:rPr>
                      <w:rStyle w:val="Hyperlink"/>
                      <w:rFonts w:ascii="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29" w:author="Nguyen Toan" w:date="2018-05-09T07:19:00Z">
                    <w:rPr>
                      <w:rStyle w:val="Hyperlink"/>
                      <w:rFonts w:ascii="Times New Roman" w:hAnsi="Times New Roman" w:cs="Times New Roman"/>
                      <w:b/>
                      <w:noProof/>
                    </w:rPr>
                  </w:rPrChange>
                </w:rPr>
                <w:delText xml:space="preserve"> t</w:delText>
              </w:r>
              <w:r w:rsidRPr="00B05E10" w:rsidDel="00AA48F4">
                <w:rPr>
                  <w:rStyle w:val="Hyperlink"/>
                  <w:rFonts w:ascii="Times New Roman" w:hAnsi="Times New Roman" w:cs="Times New Roman"/>
                  <w:noProof/>
                  <w:sz w:val="28"/>
                  <w:szCs w:val="28"/>
                  <w:rPrChange w:id="1530" w:author="Nguyen Toan" w:date="2018-05-09T07:19:00Z">
                    <w:rPr>
                      <w:rStyle w:val="Hyperlink"/>
                      <w:rFonts w:ascii="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531" w:author="Nguyen Toan" w:date="2018-05-09T07:19:00Z">
                    <w:rPr>
                      <w:rStyle w:val="Hyperlink"/>
                      <w:rFonts w:ascii="Times New Roman" w:hAnsi="Times New Roman" w:cs="Times New Roman"/>
                      <w:b/>
                      <w:noProof/>
                    </w:rPr>
                  </w:rPrChange>
                </w:rPr>
                <w:delText>ườ</w:delText>
              </w:r>
              <w:r w:rsidRPr="00B05E10" w:rsidDel="00AA48F4">
                <w:rPr>
                  <w:rStyle w:val="Hyperlink"/>
                  <w:rFonts w:ascii="Times New Roman" w:hAnsi="Times New Roman" w:cs="Times New Roman"/>
                  <w:noProof/>
                  <w:sz w:val="28"/>
                  <w:szCs w:val="28"/>
                  <w:rPrChange w:id="1532"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153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3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3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36" w:author="Nguyen Toan" w:date="2018-05-09T07:19:00Z">
                    <w:rPr>
                      <w:noProof/>
                      <w:webHidden/>
                    </w:rPr>
                  </w:rPrChange>
                </w:rPr>
                <w:tab/>
                <w:delText>21</w:delText>
              </w:r>
            </w:del>
          </w:ins>
        </w:p>
        <w:p w14:paraId="57DDA833" w14:textId="77777777" w:rsidR="00A47DFE" w:rsidRPr="00B05E10" w:rsidDel="00AA48F4" w:rsidRDefault="00A47DFE">
          <w:pPr>
            <w:pStyle w:val="TOC2"/>
            <w:tabs>
              <w:tab w:val="left" w:pos="960"/>
              <w:tab w:val="right" w:leader="dot" w:pos="9395"/>
            </w:tabs>
            <w:rPr>
              <w:ins w:id="1537" w:author="LoanDT" w:date="2018-05-08T23:05:00Z"/>
              <w:del w:id="1538" w:author="Nguyen Toan" w:date="2018-05-09T07:19:00Z"/>
              <w:rFonts w:ascii="Times New Roman" w:eastAsiaTheme="minorEastAsia" w:hAnsi="Times New Roman" w:cs="Times New Roman"/>
              <w:noProof/>
              <w:color w:val="auto"/>
              <w:sz w:val="28"/>
              <w:szCs w:val="28"/>
              <w:lang w:val="en-US"/>
              <w:rPrChange w:id="1539" w:author="Nguyen Toan" w:date="2018-05-09T07:19:00Z">
                <w:rPr>
                  <w:ins w:id="1540" w:author="LoanDT" w:date="2018-05-08T23:05:00Z"/>
                  <w:del w:id="1541" w:author="Nguyen Toan" w:date="2018-05-09T07:19:00Z"/>
                  <w:rFonts w:asciiTheme="minorHAnsi" w:eastAsiaTheme="minorEastAsia" w:hAnsiTheme="minorHAnsi" w:cstheme="minorBidi"/>
                  <w:noProof/>
                  <w:color w:val="auto"/>
                  <w:sz w:val="24"/>
                  <w:szCs w:val="24"/>
                  <w:lang w:val="en-US"/>
                </w:rPr>
              </w:rPrChange>
            </w:rPr>
          </w:pPr>
          <w:ins w:id="1542" w:author="LoanDT" w:date="2018-05-08T23:05:00Z">
            <w:del w:id="1543" w:author="Nguyen Toan" w:date="2018-05-09T07:19:00Z">
              <w:r w:rsidRPr="00B05E10" w:rsidDel="00AA48F4">
                <w:rPr>
                  <w:rStyle w:val="Hyperlink"/>
                  <w:rFonts w:ascii="Times New Roman" w:hAnsi="Times New Roman" w:cs="Times New Roman"/>
                  <w:noProof/>
                  <w:sz w:val="28"/>
                  <w:szCs w:val="28"/>
                  <w:rPrChange w:id="1544"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154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4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47" w:author="Nguyen Toan" w:date="2018-05-09T07:19:00Z">
                    <w:rPr>
                      <w:rStyle w:val="Hyperlink"/>
                      <w:rFonts w:ascii="Times New Roman" w:hAnsi="Times New Roman" w:cs="Times New Roman"/>
                      <w:b/>
                      <w:noProof/>
                    </w:rPr>
                  </w:rPrChange>
                </w:rPr>
                <w:delText>ông cụ</w:delText>
              </w:r>
              <w:r w:rsidRPr="00B05E10" w:rsidDel="00AA48F4">
                <w:rPr>
                  <w:rStyle w:val="Hyperlink"/>
                  <w:rFonts w:ascii="Times New Roman" w:hAnsi="Times New Roman" w:cs="Times New Roman"/>
                  <w:noProof/>
                  <w:sz w:val="28"/>
                  <w:szCs w:val="28"/>
                  <w:rPrChange w:id="1548"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1549" w:author="Nguyen Toan" w:date="2018-05-09T07:19:00Z">
                    <w:rPr>
                      <w:rStyle w:val="Hyperlink"/>
                      <w:rFonts w:ascii="Times New Roman" w:hAnsi="Times New Roman" w:cs="Times New Roman"/>
                      <w:b/>
                      <w:noProof/>
                    </w:rPr>
                  </w:rPrChange>
                </w:rPr>
                <w:delText>ỗ</w:delText>
              </w:r>
              <w:r w:rsidRPr="00B05E10" w:rsidDel="00AA48F4">
                <w:rPr>
                  <w:rStyle w:val="Hyperlink"/>
                  <w:rFonts w:ascii="Times New Roman" w:hAnsi="Times New Roman" w:cs="Times New Roman"/>
                  <w:noProof/>
                  <w:sz w:val="28"/>
                  <w:szCs w:val="28"/>
                  <w:rPrChange w:id="1550" w:author="Nguyen Toan" w:date="2018-05-09T07:19:00Z">
                    <w:rPr>
                      <w:rStyle w:val="Hyperlink"/>
                      <w:rFonts w:ascii="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1551" w:author="Nguyen Toan" w:date="2018-05-09T07:19:00Z">
                    <w:rPr>
                      <w:rStyle w:val="Hyperlink"/>
                      <w:rFonts w:ascii="Times New Roman" w:hAnsi="Times New Roman" w:cs="Times New Roman"/>
                      <w:b/>
                      <w:noProof/>
                    </w:rPr>
                  </w:rPrChange>
                </w:rPr>
                <w:delText>ợ</w:delText>
              </w:r>
              <w:r w:rsidRPr="00B05E10" w:rsidDel="00AA48F4">
                <w:rPr>
                  <w:rStyle w:val="Hyperlink"/>
                  <w:rFonts w:ascii="Times New Roman" w:hAnsi="Times New Roman" w:cs="Times New Roman"/>
                  <w:noProof/>
                  <w:sz w:val="28"/>
                  <w:szCs w:val="28"/>
                  <w:rPrChange w:id="1552"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55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5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5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56" w:author="Nguyen Toan" w:date="2018-05-09T07:19:00Z">
                    <w:rPr>
                      <w:noProof/>
                      <w:webHidden/>
                    </w:rPr>
                  </w:rPrChange>
                </w:rPr>
                <w:tab/>
                <w:delText>22</w:delText>
              </w:r>
            </w:del>
          </w:ins>
        </w:p>
        <w:p w14:paraId="6D8A9799" w14:textId="77777777" w:rsidR="00A47DFE" w:rsidRPr="00B05E10" w:rsidDel="00AA48F4" w:rsidRDefault="00A47DFE">
          <w:pPr>
            <w:pStyle w:val="TOC1"/>
            <w:rPr>
              <w:ins w:id="1557" w:author="LoanDT" w:date="2018-05-08T23:05:00Z"/>
              <w:del w:id="1558" w:author="Nguyen Toan" w:date="2018-05-09T07:19:00Z"/>
              <w:rFonts w:ascii="Times New Roman" w:eastAsiaTheme="minorEastAsia" w:hAnsi="Times New Roman" w:cs="Times New Roman"/>
              <w:noProof/>
              <w:color w:val="auto"/>
              <w:sz w:val="28"/>
              <w:szCs w:val="28"/>
              <w:lang w:val="en-US"/>
              <w:rPrChange w:id="1559" w:author="Nguyen Toan" w:date="2018-05-09T07:19:00Z">
                <w:rPr>
                  <w:ins w:id="1560" w:author="LoanDT" w:date="2018-05-08T23:05:00Z"/>
                  <w:del w:id="1561" w:author="Nguyen Toan" w:date="2018-05-09T07:19:00Z"/>
                  <w:rFonts w:asciiTheme="minorHAnsi" w:eastAsiaTheme="minorEastAsia" w:hAnsiTheme="minorHAnsi" w:cstheme="minorBidi"/>
                  <w:noProof/>
                  <w:color w:val="auto"/>
                  <w:sz w:val="24"/>
                  <w:szCs w:val="24"/>
                  <w:lang w:val="en-US"/>
                </w:rPr>
              </w:rPrChange>
            </w:rPr>
          </w:pPr>
          <w:ins w:id="1562" w:author="LoanDT" w:date="2018-05-08T23:05:00Z">
            <w:del w:id="1563" w:author="Nguyen Toan" w:date="2018-05-09T07:19:00Z">
              <w:r w:rsidRPr="00B05E10" w:rsidDel="00AA48F4">
                <w:rPr>
                  <w:rStyle w:val="Hyperlink"/>
                  <w:rFonts w:ascii="Times New Roman" w:eastAsia="Times New Roman" w:hAnsi="Times New Roman" w:cs="Times New Roman"/>
                  <w:noProof/>
                  <w:sz w:val="28"/>
                  <w:szCs w:val="28"/>
                  <w:rPrChange w:id="156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56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56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67"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156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69"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1570"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571"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57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57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57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7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7"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578"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1579"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1580"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1581"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3"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1584"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58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7"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1588" w:author="Nguyen Toan" w:date="2018-05-09T07:19:00Z">
                    <w:rPr>
                      <w:noProof/>
                      <w:webHidden/>
                    </w:rPr>
                  </w:rPrChange>
                </w:rPr>
                <w:tab/>
                <w:delText>25</w:delText>
              </w:r>
            </w:del>
          </w:ins>
        </w:p>
        <w:p w14:paraId="78E6B812" w14:textId="77777777" w:rsidR="00A47DFE" w:rsidRPr="00B05E10" w:rsidDel="00AA48F4" w:rsidRDefault="00A47DFE">
          <w:pPr>
            <w:pStyle w:val="TOC2"/>
            <w:tabs>
              <w:tab w:val="left" w:pos="960"/>
              <w:tab w:val="right" w:leader="dot" w:pos="9395"/>
            </w:tabs>
            <w:rPr>
              <w:ins w:id="1589" w:author="LoanDT" w:date="2018-05-08T23:05:00Z"/>
              <w:del w:id="1590" w:author="Nguyen Toan" w:date="2018-05-09T07:19:00Z"/>
              <w:rFonts w:ascii="Times New Roman" w:eastAsiaTheme="minorEastAsia" w:hAnsi="Times New Roman" w:cs="Times New Roman"/>
              <w:noProof/>
              <w:color w:val="auto"/>
              <w:sz w:val="28"/>
              <w:szCs w:val="28"/>
              <w:lang w:val="en-US"/>
              <w:rPrChange w:id="1591" w:author="Nguyen Toan" w:date="2018-05-09T07:19:00Z">
                <w:rPr>
                  <w:ins w:id="1592" w:author="LoanDT" w:date="2018-05-08T23:05:00Z"/>
                  <w:del w:id="1593" w:author="Nguyen Toan" w:date="2018-05-09T07:19:00Z"/>
                  <w:rFonts w:asciiTheme="minorHAnsi" w:eastAsiaTheme="minorEastAsia" w:hAnsiTheme="minorHAnsi" w:cstheme="minorBidi"/>
                  <w:noProof/>
                  <w:color w:val="auto"/>
                  <w:sz w:val="24"/>
                  <w:szCs w:val="24"/>
                  <w:lang w:val="en-US"/>
                </w:rPr>
              </w:rPrChange>
            </w:rPr>
          </w:pPr>
          <w:ins w:id="1594" w:author="LoanDT" w:date="2018-05-08T23:05:00Z">
            <w:del w:id="1595" w:author="Nguyen Toan" w:date="2018-05-09T07:19:00Z">
              <w:r w:rsidRPr="00B05E10" w:rsidDel="00AA48F4">
                <w:rPr>
                  <w:rStyle w:val="Hyperlink"/>
                  <w:rFonts w:ascii="Times New Roman" w:eastAsia="Times New Roman" w:hAnsi="Times New Roman" w:cs="Times New Roman"/>
                  <w:noProof/>
                  <w:sz w:val="28"/>
                  <w:szCs w:val="28"/>
                  <w:rPrChange w:id="1596" w:author="Nguyen Toan" w:date="2018-05-09T07:19:00Z">
                    <w:rPr>
                      <w:rStyle w:val="Hyperlink"/>
                      <w:rFonts w:ascii="Times New Roman" w:eastAsia="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159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9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99" w:author="Nguyen Toan" w:date="2018-05-09T07:19:00Z">
                    <w:rPr>
                      <w:rStyle w:val="Hyperlink"/>
                      <w:rFonts w:ascii="Times New Roman" w:eastAsia="Times New Roman" w:hAnsi="Times New Roman" w:cs="Times New Roman"/>
                      <w:b/>
                      <w:noProof/>
                    </w:rPr>
                  </w:rPrChange>
                </w:rPr>
                <w:delText>ác ch</w:delText>
              </w:r>
              <w:r w:rsidRPr="00B05E10" w:rsidDel="00AA48F4">
                <w:rPr>
                  <w:rStyle w:val="Hyperlink"/>
                  <w:rFonts w:ascii="Times New Roman" w:eastAsia="Times New Roman" w:hAnsi="Times New Roman" w:cs="Times New Roman"/>
                  <w:noProof/>
                  <w:sz w:val="28"/>
                  <w:szCs w:val="28"/>
                  <w:rPrChange w:id="160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1" w:author="Nguyen Toan" w:date="2018-05-09T07:19:00Z">
                    <w:rPr>
                      <w:rStyle w:val="Hyperlink"/>
                      <w:rFonts w:ascii="Times New Roman" w:eastAsia="Times New Roman" w:hAnsi="Times New Roman" w:cs="Times New Roman"/>
                      <w:b/>
                      <w:noProof/>
                    </w:rPr>
                  </w:rPrChange>
                </w:rPr>
                <w:delText>ến thuật k</w:delText>
              </w:r>
              <w:r w:rsidRPr="00B05E10" w:rsidDel="00AA48F4">
                <w:rPr>
                  <w:rStyle w:val="Hyperlink"/>
                  <w:rFonts w:ascii="Times New Roman" w:eastAsia="Times New Roman" w:hAnsi="Times New Roman" w:cs="Times New Roman"/>
                  <w:noProof/>
                  <w:sz w:val="28"/>
                  <w:szCs w:val="28"/>
                  <w:rPrChange w:id="160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0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0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606" w:author="Nguyen Toan" w:date="2018-05-09T07:19:00Z">
                    <w:rPr>
                      <w:noProof/>
                      <w:webHidden/>
                    </w:rPr>
                  </w:rPrChange>
                </w:rPr>
                <w:tab/>
                <w:delText>25</w:delText>
              </w:r>
            </w:del>
          </w:ins>
        </w:p>
        <w:p w14:paraId="46309588" w14:textId="77777777" w:rsidR="00A47DFE" w:rsidRPr="00B05E10" w:rsidDel="00AA48F4" w:rsidRDefault="00A47DFE">
          <w:pPr>
            <w:pStyle w:val="TOC3"/>
            <w:tabs>
              <w:tab w:val="left" w:pos="1200"/>
              <w:tab w:val="right" w:leader="dot" w:pos="9395"/>
            </w:tabs>
            <w:rPr>
              <w:ins w:id="1607" w:author="LoanDT" w:date="2018-05-08T23:05:00Z"/>
              <w:del w:id="1608" w:author="Nguyen Toan" w:date="2018-05-09T07:19:00Z"/>
              <w:rFonts w:ascii="Times New Roman" w:eastAsiaTheme="minorEastAsia" w:hAnsi="Times New Roman" w:cs="Times New Roman"/>
              <w:noProof/>
              <w:color w:val="auto"/>
              <w:sz w:val="28"/>
              <w:szCs w:val="28"/>
              <w:lang w:val="en-US"/>
              <w:rPrChange w:id="1609" w:author="Nguyen Toan" w:date="2018-05-09T07:19:00Z">
                <w:rPr>
                  <w:ins w:id="1610" w:author="LoanDT" w:date="2018-05-08T23:05:00Z"/>
                  <w:del w:id="1611" w:author="Nguyen Toan" w:date="2018-05-09T07:19:00Z"/>
                  <w:rFonts w:asciiTheme="minorHAnsi" w:eastAsiaTheme="minorEastAsia" w:hAnsiTheme="minorHAnsi" w:cstheme="minorBidi"/>
                  <w:noProof/>
                  <w:color w:val="auto"/>
                  <w:sz w:val="24"/>
                  <w:szCs w:val="24"/>
                  <w:lang w:val="en-US"/>
                </w:rPr>
              </w:rPrChange>
            </w:rPr>
          </w:pPr>
          <w:ins w:id="1612" w:author="LoanDT" w:date="2018-05-08T23:05:00Z">
            <w:del w:id="1613" w:author="Nguyen Toan" w:date="2018-05-09T07:19:00Z">
              <w:r w:rsidRPr="00B05E10" w:rsidDel="00AA48F4">
                <w:rPr>
                  <w:rStyle w:val="Hyperlink"/>
                  <w:rFonts w:ascii="Times New Roman" w:eastAsia="Times New Roman" w:hAnsi="Times New Roman" w:cs="Times New Roman"/>
                  <w:noProof/>
                  <w:sz w:val="28"/>
                  <w:szCs w:val="28"/>
                  <w:rPrChange w:id="1614"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161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1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1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1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19"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1620" w:author="Nguyen Toan" w:date="2018-05-09T07:19:00Z">
                    <w:rPr>
                      <w:noProof/>
                      <w:webHidden/>
                    </w:rPr>
                  </w:rPrChange>
                </w:rPr>
                <w:tab/>
                <w:delText>25</w:delText>
              </w:r>
            </w:del>
          </w:ins>
        </w:p>
        <w:p w14:paraId="50E55A26" w14:textId="77777777" w:rsidR="00A47DFE" w:rsidRPr="00B05E10" w:rsidDel="00AA48F4" w:rsidRDefault="00A47DFE">
          <w:pPr>
            <w:pStyle w:val="TOC3"/>
            <w:tabs>
              <w:tab w:val="left" w:pos="1200"/>
              <w:tab w:val="right" w:leader="dot" w:pos="9395"/>
            </w:tabs>
            <w:rPr>
              <w:ins w:id="1621" w:author="LoanDT" w:date="2018-05-08T23:05:00Z"/>
              <w:del w:id="1622" w:author="Nguyen Toan" w:date="2018-05-09T07:19:00Z"/>
              <w:rFonts w:ascii="Times New Roman" w:eastAsiaTheme="minorEastAsia" w:hAnsi="Times New Roman" w:cs="Times New Roman"/>
              <w:noProof/>
              <w:color w:val="auto"/>
              <w:sz w:val="28"/>
              <w:szCs w:val="28"/>
              <w:lang w:val="en-US"/>
              <w:rPrChange w:id="1623" w:author="Nguyen Toan" w:date="2018-05-09T07:19:00Z">
                <w:rPr>
                  <w:ins w:id="1624" w:author="LoanDT" w:date="2018-05-08T23:05:00Z"/>
                  <w:del w:id="1625" w:author="Nguyen Toan" w:date="2018-05-09T07:19:00Z"/>
                  <w:rFonts w:asciiTheme="minorHAnsi" w:eastAsiaTheme="minorEastAsia" w:hAnsiTheme="minorHAnsi" w:cstheme="minorBidi"/>
                  <w:noProof/>
                  <w:color w:val="auto"/>
                  <w:sz w:val="24"/>
                  <w:szCs w:val="24"/>
                  <w:lang w:val="en-US"/>
                </w:rPr>
              </w:rPrChange>
            </w:rPr>
          </w:pPr>
          <w:ins w:id="1626" w:author="LoanDT" w:date="2018-05-08T23:05:00Z">
            <w:del w:id="1627" w:author="Nguyen Toan" w:date="2018-05-09T07:19:00Z">
              <w:r w:rsidRPr="00B05E10" w:rsidDel="00AA48F4">
                <w:rPr>
                  <w:rStyle w:val="Hyperlink"/>
                  <w:rFonts w:ascii="Times New Roman" w:eastAsia="Times New Roman" w:hAnsi="Times New Roman" w:cs="Times New Roman"/>
                  <w:noProof/>
                  <w:sz w:val="28"/>
                  <w:szCs w:val="28"/>
                  <w:rPrChange w:id="1628"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162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30"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3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3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33" w:author="Nguyen Toan" w:date="2018-05-09T07:19:00Z">
                    <w:rPr>
                      <w:rStyle w:val="Hyperlink"/>
                      <w:rFonts w:ascii="Times New Roman" w:eastAsia="Times New Roman" w:hAnsi="Times New Roman" w:cs="Times New Roman"/>
                      <w:b/>
                      <w:noProof/>
                    </w:rPr>
                  </w:rPrChange>
                </w:rPr>
                <w:delText xml:space="preserve"> thử tích hợp</w:delText>
              </w:r>
              <w:r w:rsidRPr="00B05E10" w:rsidDel="00AA48F4">
                <w:rPr>
                  <w:rFonts w:ascii="Times New Roman" w:hAnsi="Times New Roman" w:cs="Times New Roman"/>
                  <w:noProof/>
                  <w:webHidden/>
                  <w:sz w:val="28"/>
                  <w:szCs w:val="28"/>
                  <w:rPrChange w:id="1634" w:author="Nguyen Toan" w:date="2018-05-09T07:19:00Z">
                    <w:rPr>
                      <w:noProof/>
                      <w:webHidden/>
                    </w:rPr>
                  </w:rPrChange>
                </w:rPr>
                <w:tab/>
                <w:delText>26</w:delText>
              </w:r>
            </w:del>
          </w:ins>
        </w:p>
        <w:p w14:paraId="09C0322F" w14:textId="77777777" w:rsidR="00A47DFE" w:rsidRPr="00B05E10" w:rsidDel="00AA48F4" w:rsidRDefault="00A47DFE">
          <w:pPr>
            <w:pStyle w:val="TOC3"/>
            <w:tabs>
              <w:tab w:val="left" w:pos="1200"/>
              <w:tab w:val="right" w:leader="dot" w:pos="9395"/>
            </w:tabs>
            <w:rPr>
              <w:ins w:id="1635" w:author="LoanDT" w:date="2018-05-08T23:05:00Z"/>
              <w:del w:id="1636" w:author="Nguyen Toan" w:date="2018-05-09T07:19:00Z"/>
              <w:rFonts w:ascii="Times New Roman" w:eastAsiaTheme="minorEastAsia" w:hAnsi="Times New Roman" w:cs="Times New Roman"/>
              <w:noProof/>
              <w:color w:val="auto"/>
              <w:sz w:val="28"/>
              <w:szCs w:val="28"/>
              <w:lang w:val="en-US"/>
              <w:rPrChange w:id="1637" w:author="Nguyen Toan" w:date="2018-05-09T07:19:00Z">
                <w:rPr>
                  <w:ins w:id="1638" w:author="LoanDT" w:date="2018-05-08T23:05:00Z"/>
                  <w:del w:id="1639" w:author="Nguyen Toan" w:date="2018-05-09T07:19:00Z"/>
                  <w:rFonts w:asciiTheme="minorHAnsi" w:eastAsiaTheme="minorEastAsia" w:hAnsiTheme="minorHAnsi" w:cstheme="minorBidi"/>
                  <w:noProof/>
                  <w:color w:val="auto"/>
                  <w:sz w:val="24"/>
                  <w:szCs w:val="24"/>
                  <w:lang w:val="en-US"/>
                </w:rPr>
              </w:rPrChange>
            </w:rPr>
          </w:pPr>
          <w:ins w:id="1640" w:author="LoanDT" w:date="2018-05-08T23:05:00Z">
            <w:del w:id="1641" w:author="Nguyen Toan" w:date="2018-05-09T07:19:00Z">
              <w:r w:rsidRPr="00B05E10" w:rsidDel="00AA48F4">
                <w:rPr>
                  <w:rStyle w:val="Hyperlink"/>
                  <w:rFonts w:ascii="Times New Roman" w:eastAsia="Times New Roman" w:hAnsi="Times New Roman" w:cs="Times New Roman"/>
                  <w:noProof/>
                  <w:sz w:val="28"/>
                  <w:szCs w:val="28"/>
                  <w:rPrChange w:id="1642"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16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47"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164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49"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1650" w:author="Nguyen Toan" w:date="2018-05-09T07:19:00Z">
                    <w:rPr>
                      <w:noProof/>
                      <w:webHidden/>
                    </w:rPr>
                  </w:rPrChange>
                </w:rPr>
                <w:tab/>
                <w:delText>26</w:delText>
              </w:r>
            </w:del>
          </w:ins>
        </w:p>
        <w:p w14:paraId="2D51E867" w14:textId="77777777" w:rsidR="00A47DFE" w:rsidRPr="00B05E10" w:rsidDel="00AA48F4" w:rsidRDefault="00A47DFE">
          <w:pPr>
            <w:pStyle w:val="TOC2"/>
            <w:tabs>
              <w:tab w:val="left" w:pos="960"/>
              <w:tab w:val="right" w:leader="dot" w:pos="9395"/>
            </w:tabs>
            <w:rPr>
              <w:ins w:id="1651" w:author="LoanDT" w:date="2018-05-08T23:05:00Z"/>
              <w:del w:id="1652" w:author="Nguyen Toan" w:date="2018-05-09T07:19:00Z"/>
              <w:rFonts w:ascii="Times New Roman" w:eastAsiaTheme="minorEastAsia" w:hAnsi="Times New Roman" w:cs="Times New Roman"/>
              <w:noProof/>
              <w:color w:val="auto"/>
              <w:sz w:val="28"/>
              <w:szCs w:val="28"/>
              <w:lang w:val="en-US"/>
              <w:rPrChange w:id="1653" w:author="Nguyen Toan" w:date="2018-05-09T07:19:00Z">
                <w:rPr>
                  <w:ins w:id="1654" w:author="LoanDT" w:date="2018-05-08T23:05:00Z"/>
                  <w:del w:id="1655" w:author="Nguyen Toan" w:date="2018-05-09T07:19:00Z"/>
                  <w:rFonts w:asciiTheme="minorHAnsi" w:eastAsiaTheme="minorEastAsia" w:hAnsiTheme="minorHAnsi" w:cstheme="minorBidi"/>
                  <w:noProof/>
                  <w:color w:val="auto"/>
                  <w:sz w:val="24"/>
                  <w:szCs w:val="24"/>
                  <w:lang w:val="en-US"/>
                </w:rPr>
              </w:rPrChange>
            </w:rPr>
          </w:pPr>
          <w:ins w:id="1656" w:author="LoanDT" w:date="2018-05-08T23:05:00Z">
            <w:del w:id="1657" w:author="Nguyen Toan" w:date="2018-05-09T07:19:00Z">
              <w:r w:rsidRPr="00B05E10" w:rsidDel="00AA48F4">
                <w:rPr>
                  <w:rStyle w:val="Hyperlink"/>
                  <w:rFonts w:ascii="Times New Roman" w:eastAsia="Times New Roman" w:hAnsi="Times New Roman" w:cs="Times New Roman"/>
                  <w:noProof/>
                  <w:sz w:val="28"/>
                  <w:szCs w:val="28"/>
                  <w:rPrChange w:id="16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165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660" w:author="Nguyen Toan" w:date="2018-05-09T07:19:00Z">
                    <w:rPr>
                      <w:rStyle w:val="Hyperlink"/>
                      <w:rFonts w:ascii="Times New Roman" w:eastAsia="Times New Roman" w:hAnsi="Times New Roman" w:cs="Times New Roman"/>
                      <w:b/>
                      <w:noProof/>
                    </w:rPr>
                  </w:rPrChange>
                </w:rPr>
                <w:delText>Đề xuất quy t</w:delText>
              </w:r>
              <w:r w:rsidRPr="00B05E10" w:rsidDel="00AA48F4">
                <w:rPr>
                  <w:rStyle w:val="Hyperlink"/>
                  <w:rFonts w:ascii="Times New Roman" w:eastAsia="Times New Roman" w:hAnsi="Times New Roman" w:cs="Times New Roman"/>
                  <w:noProof/>
                  <w:sz w:val="28"/>
                  <w:szCs w:val="28"/>
                  <w:rPrChange w:id="166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62"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1663"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6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6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66"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1667" w:author="Nguyen Toan" w:date="2018-05-09T07:19:00Z">
                    <w:rPr>
                      <w:noProof/>
                      <w:webHidden/>
                    </w:rPr>
                  </w:rPrChange>
                </w:rPr>
                <w:tab/>
                <w:delText>27</w:delText>
              </w:r>
            </w:del>
          </w:ins>
        </w:p>
        <w:p w14:paraId="3A4D7B27" w14:textId="77777777" w:rsidR="00A47DFE" w:rsidRPr="00B05E10" w:rsidDel="00AA48F4" w:rsidRDefault="00A47DFE">
          <w:pPr>
            <w:pStyle w:val="TOC2"/>
            <w:tabs>
              <w:tab w:val="left" w:pos="960"/>
              <w:tab w:val="right" w:leader="dot" w:pos="9395"/>
            </w:tabs>
            <w:rPr>
              <w:ins w:id="1668" w:author="LoanDT" w:date="2018-05-08T23:05:00Z"/>
              <w:del w:id="1669" w:author="Nguyen Toan" w:date="2018-05-09T07:19:00Z"/>
              <w:rFonts w:ascii="Times New Roman" w:eastAsiaTheme="minorEastAsia" w:hAnsi="Times New Roman" w:cs="Times New Roman"/>
              <w:noProof/>
              <w:color w:val="auto"/>
              <w:sz w:val="28"/>
              <w:szCs w:val="28"/>
              <w:lang w:val="en-US"/>
              <w:rPrChange w:id="1670" w:author="Nguyen Toan" w:date="2018-05-09T07:19:00Z">
                <w:rPr>
                  <w:ins w:id="1671" w:author="LoanDT" w:date="2018-05-08T23:05:00Z"/>
                  <w:del w:id="1672" w:author="Nguyen Toan" w:date="2018-05-09T07:19:00Z"/>
                  <w:rFonts w:asciiTheme="minorHAnsi" w:eastAsiaTheme="minorEastAsia" w:hAnsiTheme="minorHAnsi" w:cstheme="minorBidi"/>
                  <w:noProof/>
                  <w:color w:val="auto"/>
                  <w:sz w:val="24"/>
                  <w:szCs w:val="24"/>
                  <w:lang w:val="en-US"/>
                </w:rPr>
              </w:rPrChange>
            </w:rPr>
          </w:pPr>
          <w:ins w:id="1673" w:author="LoanDT" w:date="2018-05-08T23:05:00Z">
            <w:del w:id="1674" w:author="Nguyen Toan" w:date="2018-05-09T07:19:00Z">
              <w:r w:rsidRPr="00B05E10" w:rsidDel="00AA48F4">
                <w:rPr>
                  <w:rStyle w:val="Hyperlink"/>
                  <w:rFonts w:ascii="Times New Roman" w:eastAsia="Times New Roman" w:hAnsi="Times New Roman" w:cs="Times New Roman"/>
                  <w:noProof/>
                  <w:sz w:val="28"/>
                  <w:szCs w:val="28"/>
                  <w:rPrChange w:id="1675"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167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7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678"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167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80"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1681" w:author="Nguyen Toan" w:date="2018-05-09T07:19:00Z">
                    <w:rPr>
                      <w:noProof/>
                      <w:webHidden/>
                    </w:rPr>
                  </w:rPrChange>
                </w:rPr>
                <w:tab/>
                <w:delText>28</w:delText>
              </w:r>
            </w:del>
          </w:ins>
        </w:p>
        <w:p w14:paraId="497A68CD" w14:textId="77777777" w:rsidR="00A47DFE" w:rsidRPr="00B05E10" w:rsidDel="00AA48F4" w:rsidRDefault="00A47DFE">
          <w:pPr>
            <w:pStyle w:val="TOC3"/>
            <w:tabs>
              <w:tab w:val="left" w:pos="1200"/>
              <w:tab w:val="right" w:leader="dot" w:pos="9395"/>
            </w:tabs>
            <w:rPr>
              <w:ins w:id="1682" w:author="LoanDT" w:date="2018-05-08T23:05:00Z"/>
              <w:del w:id="1683" w:author="Nguyen Toan" w:date="2018-05-09T07:19:00Z"/>
              <w:rFonts w:ascii="Times New Roman" w:eastAsiaTheme="minorEastAsia" w:hAnsi="Times New Roman" w:cs="Times New Roman"/>
              <w:noProof/>
              <w:color w:val="auto"/>
              <w:sz w:val="28"/>
              <w:szCs w:val="28"/>
              <w:lang w:val="en-US"/>
              <w:rPrChange w:id="1684" w:author="Nguyen Toan" w:date="2018-05-09T07:19:00Z">
                <w:rPr>
                  <w:ins w:id="1685" w:author="LoanDT" w:date="2018-05-08T23:05:00Z"/>
                  <w:del w:id="1686" w:author="Nguyen Toan" w:date="2018-05-09T07:19:00Z"/>
                  <w:rFonts w:asciiTheme="minorHAnsi" w:eastAsiaTheme="minorEastAsia" w:hAnsiTheme="minorHAnsi" w:cstheme="minorBidi"/>
                  <w:noProof/>
                  <w:color w:val="auto"/>
                  <w:sz w:val="24"/>
                  <w:szCs w:val="24"/>
                  <w:lang w:val="en-US"/>
                </w:rPr>
              </w:rPrChange>
            </w:rPr>
          </w:pPr>
          <w:ins w:id="1687" w:author="LoanDT" w:date="2018-05-08T23:05:00Z">
            <w:del w:id="1688" w:author="Nguyen Toan" w:date="2018-05-09T07:19:00Z">
              <w:r w:rsidRPr="00B05E10" w:rsidDel="00AA48F4">
                <w:rPr>
                  <w:rStyle w:val="Hyperlink"/>
                  <w:rFonts w:ascii="Times New Roman" w:eastAsia="Times New Roman" w:hAnsi="Times New Roman" w:cs="Times New Roman"/>
                  <w:noProof/>
                  <w:sz w:val="28"/>
                  <w:szCs w:val="28"/>
                  <w:rPrChange w:id="1689"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169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91"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1692" w:author="Nguyen Toan" w:date="2018-05-09T07:19:00Z">
                    <w:rPr>
                      <w:noProof/>
                      <w:webHidden/>
                    </w:rPr>
                  </w:rPrChange>
                </w:rPr>
                <w:tab/>
                <w:delText>28</w:delText>
              </w:r>
            </w:del>
          </w:ins>
        </w:p>
        <w:p w14:paraId="78134DF2" w14:textId="77777777" w:rsidR="00A47DFE" w:rsidRPr="00B05E10" w:rsidDel="00AA48F4" w:rsidRDefault="00A47DFE">
          <w:pPr>
            <w:pStyle w:val="TOC3"/>
            <w:tabs>
              <w:tab w:val="left" w:pos="1200"/>
              <w:tab w:val="right" w:leader="dot" w:pos="9395"/>
            </w:tabs>
            <w:rPr>
              <w:ins w:id="1693" w:author="LoanDT" w:date="2018-05-08T23:05:00Z"/>
              <w:del w:id="1694" w:author="Nguyen Toan" w:date="2018-05-09T07:19:00Z"/>
              <w:rFonts w:ascii="Times New Roman" w:eastAsiaTheme="minorEastAsia" w:hAnsi="Times New Roman" w:cs="Times New Roman"/>
              <w:noProof/>
              <w:color w:val="auto"/>
              <w:sz w:val="28"/>
              <w:szCs w:val="28"/>
              <w:lang w:val="en-US"/>
              <w:rPrChange w:id="1695" w:author="Nguyen Toan" w:date="2018-05-09T07:19:00Z">
                <w:rPr>
                  <w:ins w:id="1696" w:author="LoanDT" w:date="2018-05-08T23:05:00Z"/>
                  <w:del w:id="1697" w:author="Nguyen Toan" w:date="2018-05-09T07:19:00Z"/>
                  <w:rFonts w:asciiTheme="minorHAnsi" w:eastAsiaTheme="minorEastAsia" w:hAnsiTheme="minorHAnsi" w:cstheme="minorBidi"/>
                  <w:noProof/>
                  <w:color w:val="auto"/>
                  <w:sz w:val="24"/>
                  <w:szCs w:val="24"/>
                  <w:lang w:val="en-US"/>
                </w:rPr>
              </w:rPrChange>
            </w:rPr>
          </w:pPr>
          <w:ins w:id="1698" w:author="LoanDT" w:date="2018-05-08T23:05:00Z">
            <w:del w:id="1699" w:author="Nguyen Toan" w:date="2018-05-09T07:19:00Z">
              <w:r w:rsidRPr="00B05E10" w:rsidDel="00AA48F4">
                <w:rPr>
                  <w:rStyle w:val="Hyperlink"/>
                  <w:rFonts w:ascii="Times New Roman" w:eastAsia="Times New Roman" w:hAnsi="Times New Roman" w:cs="Times New Roman"/>
                  <w:noProof/>
                  <w:sz w:val="28"/>
                  <w:szCs w:val="28"/>
                  <w:rPrChange w:id="170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170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0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1703" w:author="Nguyen Toan" w:date="2018-05-09T07:19:00Z">
                    <w:rPr>
                      <w:noProof/>
                      <w:webHidden/>
                    </w:rPr>
                  </w:rPrChange>
                </w:rPr>
                <w:tab/>
                <w:delText>30</w:delText>
              </w:r>
            </w:del>
          </w:ins>
        </w:p>
        <w:p w14:paraId="17A23613" w14:textId="77777777" w:rsidR="00A47DFE" w:rsidRPr="00B05E10" w:rsidDel="00AA48F4" w:rsidRDefault="00A47DFE">
          <w:pPr>
            <w:pStyle w:val="TOC3"/>
            <w:tabs>
              <w:tab w:val="left" w:pos="1200"/>
              <w:tab w:val="right" w:leader="dot" w:pos="9395"/>
            </w:tabs>
            <w:rPr>
              <w:ins w:id="1704" w:author="LoanDT" w:date="2018-05-08T23:05:00Z"/>
              <w:del w:id="1705" w:author="Nguyen Toan" w:date="2018-05-09T07:19:00Z"/>
              <w:rFonts w:ascii="Times New Roman" w:eastAsiaTheme="minorEastAsia" w:hAnsi="Times New Roman" w:cs="Times New Roman"/>
              <w:noProof/>
              <w:color w:val="auto"/>
              <w:sz w:val="28"/>
              <w:szCs w:val="28"/>
              <w:lang w:val="en-US"/>
              <w:rPrChange w:id="1706" w:author="Nguyen Toan" w:date="2018-05-09T07:19:00Z">
                <w:rPr>
                  <w:ins w:id="1707" w:author="LoanDT" w:date="2018-05-08T23:05:00Z"/>
                  <w:del w:id="1708" w:author="Nguyen Toan" w:date="2018-05-09T07:19:00Z"/>
                  <w:rFonts w:asciiTheme="minorHAnsi" w:eastAsiaTheme="minorEastAsia" w:hAnsiTheme="minorHAnsi" w:cstheme="minorBidi"/>
                  <w:noProof/>
                  <w:color w:val="auto"/>
                  <w:sz w:val="24"/>
                  <w:szCs w:val="24"/>
                  <w:lang w:val="en-US"/>
                </w:rPr>
              </w:rPrChange>
            </w:rPr>
          </w:pPr>
          <w:ins w:id="1709" w:author="LoanDT" w:date="2018-05-08T23:05:00Z">
            <w:del w:id="1710" w:author="Nguyen Toan" w:date="2018-05-09T07:19:00Z">
              <w:r w:rsidRPr="00B05E10" w:rsidDel="00AA48F4">
                <w:rPr>
                  <w:rStyle w:val="Hyperlink"/>
                  <w:rFonts w:ascii="Times New Roman" w:eastAsia="Times New Roman" w:hAnsi="Times New Roman" w:cs="Times New Roman"/>
                  <w:noProof/>
                  <w:sz w:val="28"/>
                  <w:szCs w:val="28"/>
                  <w:rPrChange w:id="1711"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171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13"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1714" w:author="Nguyen Toan" w:date="2018-05-09T07:19:00Z">
                    <w:rPr>
                      <w:noProof/>
                      <w:webHidden/>
                    </w:rPr>
                  </w:rPrChange>
                </w:rPr>
                <w:tab/>
                <w:delText>31</w:delText>
              </w:r>
            </w:del>
          </w:ins>
        </w:p>
        <w:p w14:paraId="450145CD" w14:textId="77777777" w:rsidR="00A47DFE" w:rsidRPr="00B05E10" w:rsidDel="00AA48F4" w:rsidRDefault="00A47DFE">
          <w:pPr>
            <w:pStyle w:val="TOC3"/>
            <w:tabs>
              <w:tab w:val="left" w:pos="1200"/>
              <w:tab w:val="right" w:leader="dot" w:pos="9395"/>
            </w:tabs>
            <w:rPr>
              <w:ins w:id="1715" w:author="LoanDT" w:date="2018-05-08T23:05:00Z"/>
              <w:del w:id="1716" w:author="Nguyen Toan" w:date="2018-05-09T07:19:00Z"/>
              <w:rFonts w:ascii="Times New Roman" w:eastAsiaTheme="minorEastAsia" w:hAnsi="Times New Roman" w:cs="Times New Roman"/>
              <w:noProof/>
              <w:color w:val="auto"/>
              <w:sz w:val="28"/>
              <w:szCs w:val="28"/>
              <w:lang w:val="en-US"/>
              <w:rPrChange w:id="1717" w:author="Nguyen Toan" w:date="2018-05-09T07:19:00Z">
                <w:rPr>
                  <w:ins w:id="1718" w:author="LoanDT" w:date="2018-05-08T23:05:00Z"/>
                  <w:del w:id="1719" w:author="Nguyen Toan" w:date="2018-05-09T07:19:00Z"/>
                  <w:rFonts w:asciiTheme="minorHAnsi" w:eastAsiaTheme="minorEastAsia" w:hAnsiTheme="minorHAnsi" w:cstheme="minorBidi"/>
                  <w:noProof/>
                  <w:color w:val="auto"/>
                  <w:sz w:val="24"/>
                  <w:szCs w:val="24"/>
                  <w:lang w:val="en-US"/>
                </w:rPr>
              </w:rPrChange>
            </w:rPr>
          </w:pPr>
          <w:ins w:id="1720" w:author="LoanDT" w:date="2018-05-08T23:05:00Z">
            <w:del w:id="1721" w:author="Nguyen Toan" w:date="2018-05-09T07:19:00Z">
              <w:r w:rsidRPr="00B05E10" w:rsidDel="00AA48F4">
                <w:rPr>
                  <w:rStyle w:val="Hyperlink"/>
                  <w:rFonts w:ascii="Times New Roman" w:eastAsia="Times New Roman" w:hAnsi="Times New Roman" w:cs="Times New Roman"/>
                  <w:noProof/>
                  <w:sz w:val="28"/>
                  <w:szCs w:val="28"/>
                  <w:rPrChange w:id="1722"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172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24"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1725" w:author="Nguyen Toan" w:date="2018-05-09T07:19:00Z">
                    <w:rPr>
                      <w:noProof/>
                      <w:webHidden/>
                    </w:rPr>
                  </w:rPrChange>
                </w:rPr>
                <w:tab/>
                <w:delText>32</w:delText>
              </w:r>
            </w:del>
          </w:ins>
        </w:p>
        <w:p w14:paraId="5CDFAD93" w14:textId="77777777" w:rsidR="00A47DFE" w:rsidRPr="00B05E10" w:rsidDel="00AA48F4" w:rsidRDefault="00A47DFE">
          <w:pPr>
            <w:pStyle w:val="TOC2"/>
            <w:tabs>
              <w:tab w:val="left" w:pos="960"/>
              <w:tab w:val="right" w:leader="dot" w:pos="9395"/>
            </w:tabs>
            <w:rPr>
              <w:ins w:id="1726" w:author="LoanDT" w:date="2018-05-08T23:05:00Z"/>
              <w:del w:id="1727" w:author="Nguyen Toan" w:date="2018-05-09T07:19:00Z"/>
              <w:rFonts w:ascii="Times New Roman" w:eastAsiaTheme="minorEastAsia" w:hAnsi="Times New Roman" w:cs="Times New Roman"/>
              <w:noProof/>
              <w:color w:val="auto"/>
              <w:sz w:val="28"/>
              <w:szCs w:val="28"/>
              <w:lang w:val="en-US"/>
              <w:rPrChange w:id="1728" w:author="Nguyen Toan" w:date="2018-05-09T07:19:00Z">
                <w:rPr>
                  <w:ins w:id="1729" w:author="LoanDT" w:date="2018-05-08T23:05:00Z"/>
                  <w:del w:id="1730" w:author="Nguyen Toan" w:date="2018-05-09T07:19:00Z"/>
                  <w:rFonts w:asciiTheme="minorHAnsi" w:eastAsiaTheme="minorEastAsia" w:hAnsiTheme="minorHAnsi" w:cstheme="minorBidi"/>
                  <w:noProof/>
                  <w:color w:val="auto"/>
                  <w:sz w:val="24"/>
                  <w:szCs w:val="24"/>
                  <w:lang w:val="en-US"/>
                </w:rPr>
              </w:rPrChange>
            </w:rPr>
          </w:pPr>
          <w:ins w:id="1731" w:author="LoanDT" w:date="2018-05-08T23:05:00Z">
            <w:del w:id="1732" w:author="Nguyen Toan" w:date="2018-05-09T07:19:00Z">
              <w:r w:rsidRPr="00B05E10" w:rsidDel="00AA48F4">
                <w:rPr>
                  <w:rStyle w:val="Hyperlink"/>
                  <w:rFonts w:ascii="Times New Roman" w:eastAsia="Times New Roman" w:hAnsi="Times New Roman" w:cs="Times New Roman"/>
                  <w:noProof/>
                  <w:sz w:val="28"/>
                  <w:szCs w:val="28"/>
                  <w:rPrChange w:id="1733"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17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35"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36"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173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3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73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74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74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74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743"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744" w:author="Nguyen Toan" w:date="2018-05-09T07:19:00Z">
                    <w:rPr>
                      <w:noProof/>
                      <w:webHidden/>
                    </w:rPr>
                  </w:rPrChange>
                </w:rPr>
                <w:tab/>
                <w:delText>36</w:delText>
              </w:r>
            </w:del>
          </w:ins>
        </w:p>
        <w:p w14:paraId="0C12D405" w14:textId="77777777" w:rsidR="00A47DFE" w:rsidRPr="00B05E10" w:rsidDel="00AA48F4" w:rsidRDefault="00A47DFE">
          <w:pPr>
            <w:pStyle w:val="TOC2"/>
            <w:tabs>
              <w:tab w:val="left" w:pos="960"/>
              <w:tab w:val="right" w:leader="dot" w:pos="9395"/>
            </w:tabs>
            <w:rPr>
              <w:ins w:id="1745" w:author="LoanDT" w:date="2018-05-08T23:05:00Z"/>
              <w:del w:id="1746" w:author="Nguyen Toan" w:date="2018-05-09T07:19:00Z"/>
              <w:rFonts w:ascii="Times New Roman" w:eastAsiaTheme="minorEastAsia" w:hAnsi="Times New Roman" w:cs="Times New Roman"/>
              <w:noProof/>
              <w:color w:val="auto"/>
              <w:sz w:val="28"/>
              <w:szCs w:val="28"/>
              <w:lang w:val="en-US"/>
              <w:rPrChange w:id="1747" w:author="Nguyen Toan" w:date="2018-05-09T07:19:00Z">
                <w:rPr>
                  <w:ins w:id="1748" w:author="LoanDT" w:date="2018-05-08T23:05:00Z"/>
                  <w:del w:id="1749" w:author="Nguyen Toan" w:date="2018-05-09T07:19:00Z"/>
                  <w:rFonts w:asciiTheme="minorHAnsi" w:eastAsiaTheme="minorEastAsia" w:hAnsiTheme="minorHAnsi" w:cstheme="minorBidi"/>
                  <w:noProof/>
                  <w:color w:val="auto"/>
                  <w:sz w:val="24"/>
                  <w:szCs w:val="24"/>
                  <w:lang w:val="en-US"/>
                </w:rPr>
              </w:rPrChange>
            </w:rPr>
          </w:pPr>
          <w:ins w:id="1750" w:author="LoanDT" w:date="2018-05-08T23:05:00Z">
            <w:del w:id="1751" w:author="Nguyen Toan" w:date="2018-05-09T07:19:00Z">
              <w:r w:rsidRPr="00B05E10" w:rsidDel="00AA48F4">
                <w:rPr>
                  <w:rStyle w:val="Hyperlink"/>
                  <w:rFonts w:ascii="Times New Roman" w:eastAsia="Times New Roman" w:hAnsi="Times New Roman" w:cs="Times New Roman"/>
                  <w:noProof/>
                  <w:sz w:val="28"/>
                  <w:szCs w:val="28"/>
                  <w:rPrChange w:id="1752"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175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54"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755"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75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757" w:author="Nguyen Toan" w:date="2018-05-09T07:19:00Z">
                    <w:rPr>
                      <w:rStyle w:val="Hyperlink"/>
                      <w:rFonts w:ascii="Times New Roman" w:eastAsia="Times New Roman" w:hAnsi="Times New Roman" w:cs="Times New Roman"/>
                      <w:b/>
                      <w:noProof/>
                    </w:rPr>
                  </w:rPrChange>
                </w:rPr>
                <w:delText>ác công cụ</w:delText>
              </w:r>
              <w:r w:rsidRPr="00B05E10" w:rsidDel="00AA48F4">
                <w:rPr>
                  <w:rFonts w:ascii="Times New Roman" w:hAnsi="Times New Roman" w:cs="Times New Roman"/>
                  <w:noProof/>
                  <w:webHidden/>
                  <w:sz w:val="28"/>
                  <w:szCs w:val="28"/>
                  <w:rPrChange w:id="1758" w:author="Nguyen Toan" w:date="2018-05-09T07:19:00Z">
                    <w:rPr>
                      <w:noProof/>
                      <w:webHidden/>
                    </w:rPr>
                  </w:rPrChange>
                </w:rPr>
                <w:tab/>
                <w:delText>39</w:delText>
              </w:r>
            </w:del>
          </w:ins>
        </w:p>
        <w:p w14:paraId="495C81B5" w14:textId="77777777" w:rsidR="00A47DFE" w:rsidRPr="00B05E10" w:rsidDel="00AA48F4" w:rsidRDefault="00A47DFE">
          <w:pPr>
            <w:pStyle w:val="TOC3"/>
            <w:tabs>
              <w:tab w:val="left" w:pos="1200"/>
              <w:tab w:val="right" w:leader="dot" w:pos="9395"/>
            </w:tabs>
            <w:rPr>
              <w:ins w:id="1759" w:author="LoanDT" w:date="2018-05-08T23:05:00Z"/>
              <w:del w:id="1760" w:author="Nguyen Toan" w:date="2018-05-09T07:19:00Z"/>
              <w:rFonts w:ascii="Times New Roman" w:eastAsiaTheme="minorEastAsia" w:hAnsi="Times New Roman" w:cs="Times New Roman"/>
              <w:noProof/>
              <w:color w:val="auto"/>
              <w:sz w:val="28"/>
              <w:szCs w:val="28"/>
              <w:lang w:val="en-US"/>
              <w:rPrChange w:id="1761" w:author="Nguyen Toan" w:date="2018-05-09T07:19:00Z">
                <w:rPr>
                  <w:ins w:id="1762" w:author="LoanDT" w:date="2018-05-08T23:05:00Z"/>
                  <w:del w:id="1763" w:author="Nguyen Toan" w:date="2018-05-09T07:19:00Z"/>
                  <w:rFonts w:asciiTheme="minorHAnsi" w:eastAsiaTheme="minorEastAsia" w:hAnsiTheme="minorHAnsi" w:cstheme="minorBidi"/>
                  <w:noProof/>
                  <w:color w:val="auto"/>
                  <w:sz w:val="24"/>
                  <w:szCs w:val="24"/>
                  <w:lang w:val="en-US"/>
                </w:rPr>
              </w:rPrChange>
            </w:rPr>
          </w:pPr>
          <w:ins w:id="1764" w:author="LoanDT" w:date="2018-05-08T23:05:00Z">
            <w:del w:id="1765" w:author="Nguyen Toan" w:date="2018-05-09T07:19:00Z">
              <w:r w:rsidRPr="00B05E10" w:rsidDel="00AA48F4">
                <w:rPr>
                  <w:rStyle w:val="Hyperlink"/>
                  <w:rFonts w:ascii="Times New Roman" w:eastAsia="Times New Roman" w:hAnsi="Times New Roman" w:cs="Times New Roman"/>
                  <w:noProof/>
                  <w:sz w:val="28"/>
                  <w:szCs w:val="28"/>
                  <w:rPrChange w:id="1766"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17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68"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769"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7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71"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1772"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1773"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1774"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1775"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1776"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777"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7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79"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178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81"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8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83"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784" w:author="Nguyen Toan" w:date="2018-05-09T07:19:00Z">
                    <w:rPr>
                      <w:noProof/>
                      <w:webHidden/>
                    </w:rPr>
                  </w:rPrChange>
                </w:rPr>
                <w:tab/>
                <w:delText>39</w:delText>
              </w:r>
            </w:del>
          </w:ins>
        </w:p>
        <w:p w14:paraId="7CE8D7F0" w14:textId="77777777" w:rsidR="00A47DFE" w:rsidRPr="00B05E10" w:rsidDel="00AA48F4" w:rsidRDefault="00A47DFE">
          <w:pPr>
            <w:pStyle w:val="TOC3"/>
            <w:tabs>
              <w:tab w:val="left" w:pos="1200"/>
              <w:tab w:val="right" w:leader="dot" w:pos="9395"/>
            </w:tabs>
            <w:rPr>
              <w:ins w:id="1785" w:author="LoanDT" w:date="2018-05-08T23:05:00Z"/>
              <w:del w:id="1786" w:author="Nguyen Toan" w:date="2018-05-09T07:19:00Z"/>
              <w:rFonts w:ascii="Times New Roman" w:eastAsiaTheme="minorEastAsia" w:hAnsi="Times New Roman" w:cs="Times New Roman"/>
              <w:noProof/>
              <w:color w:val="auto"/>
              <w:sz w:val="28"/>
              <w:szCs w:val="28"/>
              <w:lang w:val="en-US"/>
              <w:rPrChange w:id="1787" w:author="Nguyen Toan" w:date="2018-05-09T07:19:00Z">
                <w:rPr>
                  <w:ins w:id="1788" w:author="LoanDT" w:date="2018-05-08T23:05:00Z"/>
                  <w:del w:id="1789" w:author="Nguyen Toan" w:date="2018-05-09T07:19:00Z"/>
                  <w:rFonts w:asciiTheme="minorHAnsi" w:eastAsiaTheme="minorEastAsia" w:hAnsiTheme="minorHAnsi" w:cstheme="minorBidi"/>
                  <w:noProof/>
                  <w:color w:val="auto"/>
                  <w:sz w:val="24"/>
                  <w:szCs w:val="24"/>
                  <w:lang w:val="en-US"/>
                </w:rPr>
              </w:rPrChange>
            </w:rPr>
          </w:pPr>
          <w:ins w:id="1790" w:author="LoanDT" w:date="2018-05-08T23:05:00Z">
            <w:del w:id="1791" w:author="Nguyen Toan" w:date="2018-05-09T07:19:00Z">
              <w:r w:rsidRPr="00B05E10" w:rsidDel="00AA48F4">
                <w:rPr>
                  <w:rStyle w:val="Hyperlink"/>
                  <w:rFonts w:ascii="Times New Roman" w:eastAsia="Times New Roman" w:hAnsi="Times New Roman" w:cs="Times New Roman"/>
                  <w:noProof/>
                  <w:sz w:val="28"/>
                  <w:szCs w:val="28"/>
                  <w:rPrChange w:id="179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179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9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9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17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9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179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9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0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0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0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0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0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805" w:author="Nguyen Toan" w:date="2018-05-09T07:19:00Z">
                    <w:rPr>
                      <w:noProof/>
                      <w:webHidden/>
                    </w:rPr>
                  </w:rPrChange>
                </w:rPr>
                <w:tab/>
                <w:delText>40</w:delText>
              </w:r>
            </w:del>
          </w:ins>
        </w:p>
        <w:p w14:paraId="0BB11491" w14:textId="77777777" w:rsidR="00A47DFE" w:rsidRPr="00B05E10" w:rsidDel="00AA48F4" w:rsidRDefault="00A47DFE">
          <w:pPr>
            <w:pStyle w:val="TOC3"/>
            <w:tabs>
              <w:tab w:val="left" w:pos="1200"/>
              <w:tab w:val="right" w:leader="dot" w:pos="9395"/>
            </w:tabs>
            <w:rPr>
              <w:ins w:id="1806" w:author="LoanDT" w:date="2018-05-08T23:05:00Z"/>
              <w:del w:id="1807" w:author="Nguyen Toan" w:date="2018-05-09T07:19:00Z"/>
              <w:rFonts w:ascii="Times New Roman" w:eastAsiaTheme="minorEastAsia" w:hAnsi="Times New Roman" w:cs="Times New Roman"/>
              <w:noProof/>
              <w:color w:val="auto"/>
              <w:sz w:val="28"/>
              <w:szCs w:val="28"/>
              <w:lang w:val="en-US"/>
              <w:rPrChange w:id="1808" w:author="Nguyen Toan" w:date="2018-05-09T07:19:00Z">
                <w:rPr>
                  <w:ins w:id="1809" w:author="LoanDT" w:date="2018-05-08T23:05:00Z"/>
                  <w:del w:id="1810" w:author="Nguyen Toan" w:date="2018-05-09T07:19:00Z"/>
                  <w:rFonts w:asciiTheme="minorHAnsi" w:eastAsiaTheme="minorEastAsia" w:hAnsiTheme="minorHAnsi" w:cstheme="minorBidi"/>
                  <w:noProof/>
                  <w:color w:val="auto"/>
                  <w:sz w:val="24"/>
                  <w:szCs w:val="24"/>
                  <w:lang w:val="en-US"/>
                </w:rPr>
              </w:rPrChange>
            </w:rPr>
          </w:pPr>
          <w:ins w:id="1811" w:author="LoanDT" w:date="2018-05-08T23:05:00Z">
            <w:del w:id="1812" w:author="Nguyen Toan" w:date="2018-05-09T07:19:00Z">
              <w:r w:rsidRPr="00B05E10" w:rsidDel="00AA48F4">
                <w:rPr>
                  <w:rStyle w:val="Hyperlink"/>
                  <w:rFonts w:ascii="Times New Roman" w:eastAsia="Times New Roman" w:hAnsi="Times New Roman" w:cs="Times New Roman"/>
                  <w:noProof/>
                  <w:sz w:val="28"/>
                  <w:szCs w:val="28"/>
                  <w:rPrChange w:id="1813"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181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1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16"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81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81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1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2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2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2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23"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1824"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182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2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27"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828"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82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831" w:author="Nguyen Toan" w:date="2018-05-09T07:19:00Z">
                    <w:rPr>
                      <w:noProof/>
                      <w:webHidden/>
                    </w:rPr>
                  </w:rPrChange>
                </w:rPr>
                <w:tab/>
                <w:delText>41</w:delText>
              </w:r>
            </w:del>
          </w:ins>
        </w:p>
        <w:p w14:paraId="236EB440" w14:textId="77777777" w:rsidR="00A47DFE" w:rsidRPr="00B05E10" w:rsidDel="00AA48F4" w:rsidRDefault="00A47DFE">
          <w:pPr>
            <w:pStyle w:val="TOC3"/>
            <w:tabs>
              <w:tab w:val="left" w:pos="1200"/>
              <w:tab w:val="right" w:leader="dot" w:pos="9395"/>
            </w:tabs>
            <w:rPr>
              <w:ins w:id="1832" w:author="LoanDT" w:date="2018-05-08T23:05:00Z"/>
              <w:del w:id="1833" w:author="Nguyen Toan" w:date="2018-05-09T07:19:00Z"/>
              <w:rFonts w:ascii="Times New Roman" w:eastAsiaTheme="minorEastAsia" w:hAnsi="Times New Roman" w:cs="Times New Roman"/>
              <w:noProof/>
              <w:color w:val="auto"/>
              <w:sz w:val="28"/>
              <w:szCs w:val="28"/>
              <w:lang w:val="en-US"/>
              <w:rPrChange w:id="1834" w:author="Nguyen Toan" w:date="2018-05-09T07:19:00Z">
                <w:rPr>
                  <w:ins w:id="1835" w:author="LoanDT" w:date="2018-05-08T23:05:00Z"/>
                  <w:del w:id="1836" w:author="Nguyen Toan" w:date="2018-05-09T07:19:00Z"/>
                  <w:rFonts w:asciiTheme="minorHAnsi" w:eastAsiaTheme="minorEastAsia" w:hAnsiTheme="minorHAnsi" w:cstheme="minorBidi"/>
                  <w:noProof/>
                  <w:color w:val="auto"/>
                  <w:sz w:val="24"/>
                  <w:szCs w:val="24"/>
                  <w:lang w:val="en-US"/>
                </w:rPr>
              </w:rPrChange>
            </w:rPr>
          </w:pPr>
          <w:ins w:id="1837" w:author="LoanDT" w:date="2018-05-08T23:05:00Z">
            <w:del w:id="1838" w:author="Nguyen Toan" w:date="2018-05-09T07:19:00Z">
              <w:r w:rsidRPr="00B05E10" w:rsidDel="00AA48F4">
                <w:rPr>
                  <w:rStyle w:val="Hyperlink"/>
                  <w:rFonts w:ascii="Times New Roman" w:eastAsia="Times New Roman" w:hAnsi="Times New Roman" w:cs="Times New Roman"/>
                  <w:noProof/>
                  <w:sz w:val="28"/>
                  <w:szCs w:val="28"/>
                  <w:rPrChange w:id="1839"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184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41"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842" w:author="Nguyen Toan" w:date="2018-05-09T07:19:00Z">
                    <w:rPr>
                      <w:rStyle w:val="Hyperlink"/>
                      <w:rFonts w:ascii="Times New Roman" w:eastAsia="Times New Roman" w:hAnsi="Times New Roman" w:cs="Times New Roman"/>
                      <w:b/>
                      <w:noProof/>
                    </w:rPr>
                  </w:rPrChange>
                </w:rPr>
                <w:delText>ử dụ</w:delText>
              </w:r>
              <w:r w:rsidRPr="00B05E10" w:rsidDel="00AA48F4">
                <w:rPr>
                  <w:rStyle w:val="Hyperlink"/>
                  <w:rFonts w:ascii="Times New Roman" w:eastAsia="Times New Roman" w:hAnsi="Times New Roman" w:cs="Times New Roman"/>
                  <w:noProof/>
                  <w:sz w:val="28"/>
                  <w:szCs w:val="28"/>
                  <w:rPrChange w:id="1843" w:author="Nguyen Toan" w:date="2018-05-09T07:19:00Z">
                    <w:rPr>
                      <w:rStyle w:val="Hyperlink"/>
                      <w:rFonts w:ascii="Times New Roman" w:eastAsia="Times New Roman" w:hAnsi="Times New Roman" w:cs="Times New Roman"/>
                      <w:b/>
                      <w:noProof/>
                    </w:rPr>
                  </w:rPrChange>
                </w:rPr>
                <w:delText xml:space="preserve">ng Maven </w:delText>
              </w:r>
              <w:r w:rsidRPr="00B05E10" w:rsidDel="00AA48F4">
                <w:rPr>
                  <w:rStyle w:val="Hyperlink"/>
                  <w:rFonts w:ascii="Times New Roman" w:eastAsia="Calibri" w:hAnsi="Times New Roman" w:cs="Times New Roman"/>
                  <w:noProof/>
                  <w:sz w:val="28"/>
                  <w:szCs w:val="28"/>
                  <w:rPrChange w:id="1844" w:author="Nguyen Toan" w:date="2018-05-09T07:19:00Z">
                    <w:rPr>
                      <w:rStyle w:val="Hyperlink"/>
                      <w:rFonts w:ascii="Times New Roman" w:eastAsia="Times New Roman" w:hAnsi="Times New Roman" w:cs="Times New Roman"/>
                      <w:b/>
                      <w:noProof/>
                    </w:rPr>
                  </w:rPrChange>
                </w:rPr>
                <w:delText>để quản lý p</w:delText>
              </w:r>
              <w:r w:rsidRPr="00B05E10" w:rsidDel="00AA48F4">
                <w:rPr>
                  <w:rStyle w:val="Hyperlink"/>
                  <w:rFonts w:ascii="Times New Roman" w:eastAsia="Times New Roman" w:hAnsi="Times New Roman" w:cs="Times New Roman"/>
                  <w:noProof/>
                  <w:sz w:val="28"/>
                  <w:szCs w:val="28"/>
                  <w:rPrChange w:id="184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846"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184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48"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1849" w:author="Nguyen Toan" w:date="2018-05-09T07:19:00Z">
                    <w:rPr>
                      <w:noProof/>
                      <w:webHidden/>
                    </w:rPr>
                  </w:rPrChange>
                </w:rPr>
                <w:tab/>
                <w:delText>41</w:delText>
              </w:r>
            </w:del>
          </w:ins>
        </w:p>
        <w:p w14:paraId="6905D037" w14:textId="77777777" w:rsidR="00A47DFE" w:rsidRPr="00B05E10" w:rsidDel="00AA48F4" w:rsidRDefault="00A47DFE">
          <w:pPr>
            <w:pStyle w:val="TOC3"/>
            <w:tabs>
              <w:tab w:val="left" w:pos="1200"/>
              <w:tab w:val="right" w:leader="dot" w:pos="9395"/>
            </w:tabs>
            <w:rPr>
              <w:ins w:id="1850" w:author="LoanDT" w:date="2018-05-08T23:05:00Z"/>
              <w:del w:id="1851" w:author="Nguyen Toan" w:date="2018-05-09T07:19:00Z"/>
              <w:rFonts w:ascii="Times New Roman" w:eastAsiaTheme="minorEastAsia" w:hAnsi="Times New Roman" w:cs="Times New Roman"/>
              <w:noProof/>
              <w:color w:val="auto"/>
              <w:sz w:val="28"/>
              <w:szCs w:val="28"/>
              <w:lang w:val="en-US"/>
              <w:rPrChange w:id="1852" w:author="Nguyen Toan" w:date="2018-05-09T07:19:00Z">
                <w:rPr>
                  <w:ins w:id="1853" w:author="LoanDT" w:date="2018-05-08T23:05:00Z"/>
                  <w:del w:id="1854" w:author="Nguyen Toan" w:date="2018-05-09T07:19:00Z"/>
                  <w:rFonts w:asciiTheme="minorHAnsi" w:eastAsiaTheme="minorEastAsia" w:hAnsiTheme="minorHAnsi" w:cstheme="minorBidi"/>
                  <w:noProof/>
                  <w:color w:val="auto"/>
                  <w:sz w:val="24"/>
                  <w:szCs w:val="24"/>
                  <w:lang w:val="en-US"/>
                </w:rPr>
              </w:rPrChange>
            </w:rPr>
          </w:pPr>
          <w:ins w:id="1855" w:author="LoanDT" w:date="2018-05-08T23:05:00Z">
            <w:del w:id="1856" w:author="Nguyen Toan" w:date="2018-05-09T07:19:00Z">
              <w:r w:rsidRPr="00B05E10" w:rsidDel="00AA48F4">
                <w:rPr>
                  <w:rStyle w:val="Hyperlink"/>
                  <w:rFonts w:ascii="Times New Roman" w:hAnsi="Times New Roman" w:cs="Times New Roman"/>
                  <w:noProof/>
                  <w:sz w:val="28"/>
                  <w:szCs w:val="28"/>
                  <w:lang w:val="en-US"/>
                  <w:rPrChange w:id="1857"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185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59"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60"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186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63"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1864"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186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6"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1867" w:author="Nguyen Toan" w:date="2018-05-09T07:19:00Z">
                    <w:rPr>
                      <w:noProof/>
                      <w:webHidden/>
                    </w:rPr>
                  </w:rPrChange>
                </w:rPr>
                <w:tab/>
                <w:delText>42</w:delText>
              </w:r>
            </w:del>
          </w:ins>
        </w:p>
        <w:p w14:paraId="1F11CD70" w14:textId="77777777" w:rsidR="00A47DFE" w:rsidRPr="00B05E10" w:rsidDel="00AA48F4" w:rsidRDefault="00A47DFE">
          <w:pPr>
            <w:pStyle w:val="TOC1"/>
            <w:rPr>
              <w:ins w:id="1868" w:author="LoanDT" w:date="2018-05-08T23:05:00Z"/>
              <w:del w:id="1869" w:author="Nguyen Toan" w:date="2018-05-09T07:19:00Z"/>
              <w:rFonts w:ascii="Times New Roman" w:eastAsiaTheme="minorEastAsia" w:hAnsi="Times New Roman" w:cs="Times New Roman"/>
              <w:noProof/>
              <w:color w:val="auto"/>
              <w:sz w:val="28"/>
              <w:szCs w:val="28"/>
              <w:lang w:val="en-US"/>
              <w:rPrChange w:id="1870" w:author="Nguyen Toan" w:date="2018-05-09T07:19:00Z">
                <w:rPr>
                  <w:ins w:id="1871" w:author="LoanDT" w:date="2018-05-08T23:05:00Z"/>
                  <w:del w:id="1872" w:author="Nguyen Toan" w:date="2018-05-09T07:19:00Z"/>
                  <w:rFonts w:asciiTheme="minorHAnsi" w:eastAsiaTheme="minorEastAsia" w:hAnsiTheme="minorHAnsi" w:cstheme="minorBidi"/>
                  <w:noProof/>
                  <w:color w:val="auto"/>
                  <w:sz w:val="24"/>
                  <w:szCs w:val="24"/>
                  <w:lang w:val="en-US"/>
                </w:rPr>
              </w:rPrChange>
            </w:rPr>
          </w:pPr>
          <w:ins w:id="1873" w:author="LoanDT" w:date="2018-05-08T23:05:00Z">
            <w:del w:id="1874" w:author="Nguyen Toan" w:date="2018-05-09T07:19:00Z">
              <w:r w:rsidRPr="00B05E10" w:rsidDel="00AA48F4">
                <w:rPr>
                  <w:rStyle w:val="Hyperlink"/>
                  <w:rFonts w:ascii="Times New Roman" w:eastAsia="Times New Roman" w:hAnsi="Times New Roman" w:cs="Times New Roman"/>
                  <w:noProof/>
                  <w:sz w:val="28"/>
                  <w:szCs w:val="28"/>
                  <w:rPrChange w:id="187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87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87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87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187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8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8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18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8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88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188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887" w:author="Nguyen Toan" w:date="2018-05-09T07:19:00Z">
                    <w:rPr>
                      <w:noProof/>
                      <w:webHidden/>
                    </w:rPr>
                  </w:rPrChange>
                </w:rPr>
                <w:tab/>
                <w:delText>46</w:delText>
              </w:r>
            </w:del>
          </w:ins>
        </w:p>
        <w:p w14:paraId="0902F40B" w14:textId="77777777" w:rsidR="00A47DFE" w:rsidRPr="00B05E10" w:rsidDel="00AA48F4" w:rsidRDefault="00A47DFE">
          <w:pPr>
            <w:pStyle w:val="TOC2"/>
            <w:tabs>
              <w:tab w:val="left" w:pos="960"/>
              <w:tab w:val="right" w:leader="dot" w:pos="9395"/>
            </w:tabs>
            <w:rPr>
              <w:ins w:id="1888" w:author="LoanDT" w:date="2018-05-08T23:05:00Z"/>
              <w:del w:id="1889" w:author="Nguyen Toan" w:date="2018-05-09T07:19:00Z"/>
              <w:rFonts w:ascii="Times New Roman" w:eastAsiaTheme="minorEastAsia" w:hAnsi="Times New Roman" w:cs="Times New Roman"/>
              <w:noProof/>
              <w:color w:val="auto"/>
              <w:sz w:val="28"/>
              <w:szCs w:val="28"/>
              <w:lang w:val="en-US"/>
              <w:rPrChange w:id="1890" w:author="Nguyen Toan" w:date="2018-05-09T07:19:00Z">
                <w:rPr>
                  <w:ins w:id="1891" w:author="LoanDT" w:date="2018-05-08T23:05:00Z"/>
                  <w:del w:id="1892" w:author="Nguyen Toan" w:date="2018-05-09T07:19:00Z"/>
                  <w:rFonts w:asciiTheme="minorHAnsi" w:eastAsiaTheme="minorEastAsia" w:hAnsiTheme="minorHAnsi" w:cstheme="minorBidi"/>
                  <w:noProof/>
                  <w:color w:val="auto"/>
                  <w:sz w:val="24"/>
                  <w:szCs w:val="24"/>
                  <w:lang w:val="en-US"/>
                </w:rPr>
              </w:rPrChange>
            </w:rPr>
          </w:pPr>
          <w:ins w:id="1893" w:author="LoanDT" w:date="2018-05-08T23:05:00Z">
            <w:del w:id="1894" w:author="Nguyen Toan" w:date="2018-05-09T07:19:00Z">
              <w:r w:rsidRPr="00B05E10" w:rsidDel="00AA48F4">
                <w:rPr>
                  <w:rStyle w:val="Hyperlink"/>
                  <w:rFonts w:ascii="Times New Roman" w:eastAsia="Times New Roman" w:hAnsi="Times New Roman" w:cs="Times New Roman"/>
                  <w:noProof/>
                  <w:sz w:val="28"/>
                  <w:szCs w:val="28"/>
                  <w:rPrChange w:id="1895"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189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97"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98"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1899" w:author="Nguyen Toan" w:date="2018-05-09T07:19:00Z">
                    <w:rPr>
                      <w:noProof/>
                      <w:webHidden/>
                    </w:rPr>
                  </w:rPrChange>
                </w:rPr>
                <w:tab/>
                <w:delText>46</w:delText>
              </w:r>
            </w:del>
          </w:ins>
        </w:p>
        <w:p w14:paraId="5158FFDE" w14:textId="77777777" w:rsidR="00A47DFE" w:rsidRPr="00B05E10" w:rsidDel="00AA48F4" w:rsidRDefault="00A47DFE">
          <w:pPr>
            <w:pStyle w:val="TOC2"/>
            <w:tabs>
              <w:tab w:val="left" w:pos="960"/>
              <w:tab w:val="right" w:leader="dot" w:pos="9395"/>
            </w:tabs>
            <w:rPr>
              <w:ins w:id="1900" w:author="LoanDT" w:date="2018-05-08T23:05:00Z"/>
              <w:del w:id="1901" w:author="Nguyen Toan" w:date="2018-05-09T07:19:00Z"/>
              <w:rFonts w:ascii="Times New Roman" w:eastAsiaTheme="minorEastAsia" w:hAnsi="Times New Roman" w:cs="Times New Roman"/>
              <w:noProof/>
              <w:color w:val="auto"/>
              <w:sz w:val="28"/>
              <w:szCs w:val="28"/>
              <w:lang w:val="en-US"/>
              <w:rPrChange w:id="1902" w:author="Nguyen Toan" w:date="2018-05-09T07:19:00Z">
                <w:rPr>
                  <w:ins w:id="1903" w:author="LoanDT" w:date="2018-05-08T23:05:00Z"/>
                  <w:del w:id="1904" w:author="Nguyen Toan" w:date="2018-05-09T07:19:00Z"/>
                  <w:rFonts w:asciiTheme="minorHAnsi" w:eastAsiaTheme="minorEastAsia" w:hAnsiTheme="minorHAnsi" w:cstheme="minorBidi"/>
                  <w:noProof/>
                  <w:color w:val="auto"/>
                  <w:sz w:val="24"/>
                  <w:szCs w:val="24"/>
                  <w:lang w:val="en-US"/>
                </w:rPr>
              </w:rPrChange>
            </w:rPr>
          </w:pPr>
          <w:ins w:id="1905" w:author="LoanDT" w:date="2018-05-08T23:05:00Z">
            <w:del w:id="1906" w:author="Nguyen Toan" w:date="2018-05-09T07:19:00Z">
              <w:r w:rsidRPr="00B05E10" w:rsidDel="00AA48F4">
                <w:rPr>
                  <w:rStyle w:val="Hyperlink"/>
                  <w:rFonts w:ascii="Times New Roman" w:eastAsia="Times New Roman" w:hAnsi="Times New Roman" w:cs="Times New Roman"/>
                  <w:noProof/>
                  <w:sz w:val="28"/>
                  <w:szCs w:val="28"/>
                  <w:rPrChange w:id="1907"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19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909"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19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91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13" w:author="Nguyen Toan" w:date="2018-05-09T07:19:00Z">
                    <w:rPr>
                      <w:rStyle w:val="Hyperlink"/>
                      <w:rFonts w:ascii="Times New Roman" w:eastAsia="Times New Roman" w:hAnsi="Times New Roman" w:cs="Times New Roman"/>
                      <w:b/>
                      <w:noProof/>
                    </w:rPr>
                  </w:rPrChange>
                </w:rPr>
                <w:delText xml:space="preserve"> hạn chế và hướng phá</w:delText>
              </w:r>
              <w:r w:rsidRPr="00B05E10" w:rsidDel="00AA48F4">
                <w:rPr>
                  <w:rStyle w:val="Hyperlink"/>
                  <w:rFonts w:ascii="Times New Roman" w:eastAsia="Times New Roman" w:hAnsi="Times New Roman" w:cs="Times New Roman"/>
                  <w:noProof/>
                  <w:sz w:val="28"/>
                  <w:szCs w:val="28"/>
                  <w:rPrChange w:id="1914" w:author="Nguyen Toan" w:date="2018-05-09T07:19:00Z">
                    <w:rPr>
                      <w:rStyle w:val="Hyperlink"/>
                      <w:rFonts w:ascii="Times New Roman" w:eastAsia="Times New Roman" w:hAnsi="Times New Roman" w:cs="Times New Roman"/>
                      <w:b/>
                      <w:noProof/>
                    </w:rPr>
                  </w:rPrChange>
                </w:rPr>
                <w:delText>t tri</w:delText>
              </w:r>
              <w:r w:rsidRPr="00B05E10" w:rsidDel="00AA48F4">
                <w:rPr>
                  <w:rStyle w:val="Hyperlink"/>
                  <w:rFonts w:ascii="Times New Roman" w:eastAsia="Calibri" w:hAnsi="Times New Roman" w:cs="Times New Roman"/>
                  <w:noProof/>
                  <w:sz w:val="28"/>
                  <w:szCs w:val="28"/>
                  <w:rPrChange w:id="1915"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191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7"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1918" w:author="Nguyen Toan" w:date="2018-05-09T07:19:00Z">
                    <w:rPr>
                      <w:noProof/>
                      <w:webHidden/>
                    </w:rPr>
                  </w:rPrChange>
                </w:rPr>
                <w:tab/>
                <w:delText>46</w:delText>
              </w:r>
            </w:del>
          </w:ins>
        </w:p>
        <w:p w14:paraId="5E5CD87D" w14:textId="77777777" w:rsidR="00A47DFE" w:rsidRPr="00B05E10" w:rsidDel="00AA48F4" w:rsidRDefault="00A47DFE">
          <w:pPr>
            <w:pStyle w:val="TOC1"/>
            <w:rPr>
              <w:ins w:id="1919" w:author="LoanDT" w:date="2018-05-08T23:05:00Z"/>
              <w:del w:id="1920" w:author="Nguyen Toan" w:date="2018-05-09T07:19:00Z"/>
              <w:rFonts w:ascii="Times New Roman" w:eastAsiaTheme="minorEastAsia" w:hAnsi="Times New Roman" w:cs="Times New Roman"/>
              <w:noProof/>
              <w:color w:val="auto"/>
              <w:sz w:val="28"/>
              <w:szCs w:val="28"/>
              <w:lang w:val="en-US"/>
              <w:rPrChange w:id="1921" w:author="Nguyen Toan" w:date="2018-05-09T07:19:00Z">
                <w:rPr>
                  <w:ins w:id="1922" w:author="LoanDT" w:date="2018-05-08T23:05:00Z"/>
                  <w:del w:id="1923" w:author="Nguyen Toan" w:date="2018-05-09T07:19:00Z"/>
                  <w:rFonts w:asciiTheme="minorHAnsi" w:eastAsiaTheme="minorEastAsia" w:hAnsiTheme="minorHAnsi" w:cstheme="minorBidi"/>
                  <w:noProof/>
                  <w:color w:val="auto"/>
                  <w:sz w:val="24"/>
                  <w:szCs w:val="24"/>
                  <w:lang w:val="en-US"/>
                </w:rPr>
              </w:rPrChange>
            </w:rPr>
          </w:pPr>
          <w:ins w:id="1924" w:author="LoanDT" w:date="2018-05-08T23:05:00Z">
            <w:del w:id="1925" w:author="Nguyen Toan" w:date="2018-05-09T07:19:00Z">
              <w:r w:rsidRPr="00B05E10" w:rsidDel="00AA48F4">
                <w:rPr>
                  <w:rStyle w:val="Hyperlink"/>
                  <w:rFonts w:ascii="Times New Roman" w:eastAsia="Times New Roman" w:hAnsi="Times New Roman" w:cs="Times New Roman"/>
                  <w:noProof/>
                  <w:sz w:val="28"/>
                  <w:szCs w:val="28"/>
                  <w:rPrChange w:id="192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927"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19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2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0"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931"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1932"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193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93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36"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1937" w:author="Nguyen Toan" w:date="2018-05-09T07:19:00Z">
                    <w:rPr>
                      <w:noProof/>
                      <w:webHidden/>
                    </w:rPr>
                  </w:rPrChange>
                </w:rPr>
                <w:tab/>
                <w:delText>47</w:delText>
              </w:r>
            </w:del>
          </w:ins>
        </w:p>
        <w:p w14:paraId="5D4C65F0" w14:textId="77777777" w:rsidR="004F360D" w:rsidRPr="00B05E10" w:rsidDel="00AA48F4" w:rsidRDefault="004F360D">
          <w:pPr>
            <w:pStyle w:val="TOC1"/>
            <w:rPr>
              <w:del w:id="1938" w:author="Nguyen Toan" w:date="2018-05-09T07:19:00Z"/>
              <w:rFonts w:ascii="Times New Roman" w:eastAsiaTheme="minorEastAsia" w:hAnsi="Times New Roman" w:cs="Times New Roman"/>
              <w:noProof/>
              <w:color w:val="auto"/>
              <w:sz w:val="28"/>
              <w:szCs w:val="28"/>
              <w:lang w:val="en-US"/>
              <w:rPrChange w:id="1939" w:author="Nguyen Toan" w:date="2018-05-09T07:19:00Z">
                <w:rPr>
                  <w:del w:id="1940" w:author="Nguyen Toan" w:date="2018-05-09T07:19:00Z"/>
                  <w:rFonts w:asciiTheme="minorHAnsi" w:eastAsiaTheme="minorEastAsia" w:hAnsiTheme="minorHAnsi" w:cstheme="minorBidi"/>
                  <w:noProof/>
                  <w:color w:val="auto"/>
                  <w:lang w:val="en-US"/>
                </w:rPr>
              </w:rPrChange>
            </w:rPr>
          </w:pPr>
          <w:del w:id="1941" w:author="Nguyen Toan" w:date="2018-05-09T07:19:00Z">
            <w:r w:rsidRPr="00B05E10" w:rsidDel="00AA48F4">
              <w:rPr>
                <w:rStyle w:val="Hyperlink"/>
                <w:rFonts w:ascii="Times New Roman" w:eastAsia="Times New Roman" w:hAnsi="Times New Roman" w:cs="Times New Roman"/>
                <w:noProof/>
                <w:sz w:val="28"/>
                <w:szCs w:val="28"/>
                <w:rPrChange w:id="194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43"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4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4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46"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947"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948"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949" w:author="Nguyen Toan" w:date="2018-05-09T07:19:00Z">
                  <w:rPr>
                    <w:noProof/>
                    <w:webHidden/>
                  </w:rPr>
                </w:rPrChange>
              </w:rPr>
              <w:tab/>
              <w:delText>3</w:delText>
            </w:r>
          </w:del>
        </w:p>
        <w:p w14:paraId="56EF9F8C" w14:textId="77777777" w:rsidR="004F360D" w:rsidRPr="00B05E10" w:rsidDel="00AA48F4" w:rsidRDefault="004F360D">
          <w:pPr>
            <w:pStyle w:val="TOC1"/>
            <w:rPr>
              <w:del w:id="1950" w:author="Nguyen Toan" w:date="2018-05-09T07:19:00Z"/>
              <w:rFonts w:ascii="Times New Roman" w:eastAsiaTheme="minorEastAsia" w:hAnsi="Times New Roman" w:cs="Times New Roman"/>
              <w:noProof/>
              <w:color w:val="auto"/>
              <w:sz w:val="28"/>
              <w:szCs w:val="28"/>
              <w:lang w:val="en-US"/>
              <w:rPrChange w:id="1951" w:author="Nguyen Toan" w:date="2018-05-09T07:19:00Z">
                <w:rPr>
                  <w:del w:id="1952" w:author="Nguyen Toan" w:date="2018-05-09T07:19:00Z"/>
                  <w:rFonts w:asciiTheme="minorHAnsi" w:eastAsiaTheme="minorEastAsia" w:hAnsiTheme="minorHAnsi" w:cstheme="minorBidi"/>
                  <w:noProof/>
                  <w:color w:val="auto"/>
                  <w:lang w:val="en-US"/>
                </w:rPr>
              </w:rPrChange>
            </w:rPr>
          </w:pPr>
          <w:del w:id="1953" w:author="Nguyen Toan" w:date="2018-05-09T07:19:00Z">
            <w:r w:rsidRPr="00B05E10" w:rsidDel="00AA48F4">
              <w:rPr>
                <w:rStyle w:val="Hyperlink"/>
                <w:rFonts w:ascii="Times New Roman" w:eastAsia="Times New Roman" w:hAnsi="Times New Roman" w:cs="Times New Roman"/>
                <w:noProof/>
                <w:sz w:val="28"/>
                <w:szCs w:val="28"/>
                <w:rPrChange w:id="195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55"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5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5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5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59"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6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1"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962"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963" w:author="Nguyen Toan" w:date="2018-05-09T07:19:00Z">
                  <w:rPr>
                    <w:noProof/>
                    <w:webHidden/>
                  </w:rPr>
                </w:rPrChange>
              </w:rPr>
              <w:tab/>
              <w:delText>4</w:delText>
            </w:r>
          </w:del>
        </w:p>
        <w:p w14:paraId="41C8A543" w14:textId="1EE46023" w:rsidR="004F360D" w:rsidRPr="00B05E10" w:rsidDel="00AA48F4" w:rsidRDefault="004F360D">
          <w:pPr>
            <w:pStyle w:val="TOC1"/>
            <w:rPr>
              <w:del w:id="1964" w:author="Nguyen Toan" w:date="2018-05-09T07:19:00Z"/>
              <w:rFonts w:ascii="Times New Roman" w:eastAsiaTheme="minorEastAsia" w:hAnsi="Times New Roman" w:cs="Times New Roman"/>
              <w:noProof/>
              <w:color w:val="auto"/>
              <w:sz w:val="28"/>
              <w:szCs w:val="28"/>
              <w:lang w:val="en-US"/>
              <w:rPrChange w:id="1965" w:author="Nguyen Toan" w:date="2018-05-09T07:19:00Z">
                <w:rPr>
                  <w:del w:id="1966" w:author="Nguyen Toan" w:date="2018-05-09T07:19:00Z"/>
                  <w:rFonts w:asciiTheme="minorHAnsi" w:eastAsiaTheme="minorEastAsia" w:hAnsiTheme="minorHAnsi" w:cstheme="minorBidi"/>
                  <w:noProof/>
                  <w:color w:val="auto"/>
                  <w:lang w:val="en-US"/>
                </w:rPr>
              </w:rPrChange>
            </w:rPr>
          </w:pPr>
          <w:del w:id="1967" w:author="Nguyen Toan" w:date="2018-05-09T07:19:00Z">
            <w:r w:rsidRPr="00B05E10" w:rsidDel="00AA48F4">
              <w:rPr>
                <w:rStyle w:val="Hyperlink"/>
                <w:rFonts w:ascii="Times New Roman" w:eastAsia="Times New Roman" w:hAnsi="Times New Roman" w:cs="Times New Roman"/>
                <w:noProof/>
                <w:sz w:val="28"/>
                <w:szCs w:val="28"/>
                <w:rPrChange w:id="196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9"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7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73"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4"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975" w:author="Nguyen Toan" w:date="2018-05-09T07:19:00Z">
                  <w:rPr>
                    <w:noProof/>
                    <w:webHidden/>
                  </w:rPr>
                </w:rPrChange>
              </w:rPr>
              <w:tab/>
              <w:delText>5</w:delText>
            </w:r>
          </w:del>
        </w:p>
        <w:p w14:paraId="4978C84A" w14:textId="77777777" w:rsidR="004F360D" w:rsidRPr="00B05E10" w:rsidDel="00AA48F4" w:rsidRDefault="004F360D">
          <w:pPr>
            <w:pStyle w:val="TOC1"/>
            <w:rPr>
              <w:del w:id="1976" w:author="Nguyen Toan" w:date="2018-05-09T07:19:00Z"/>
              <w:rFonts w:ascii="Times New Roman" w:eastAsiaTheme="minorEastAsia" w:hAnsi="Times New Roman" w:cs="Times New Roman"/>
              <w:noProof/>
              <w:color w:val="auto"/>
              <w:sz w:val="28"/>
              <w:szCs w:val="28"/>
              <w:lang w:val="en-US"/>
              <w:rPrChange w:id="1977" w:author="Nguyen Toan" w:date="2018-05-09T07:19:00Z">
                <w:rPr>
                  <w:del w:id="1978" w:author="Nguyen Toan" w:date="2018-05-09T07:19:00Z"/>
                  <w:rFonts w:asciiTheme="minorHAnsi" w:eastAsiaTheme="minorEastAsia" w:hAnsiTheme="minorHAnsi" w:cstheme="minorBidi"/>
                  <w:noProof/>
                  <w:color w:val="auto"/>
                  <w:lang w:val="en-US"/>
                </w:rPr>
              </w:rPrChange>
            </w:rPr>
          </w:pPr>
          <w:del w:id="1979" w:author="Nguyen Toan" w:date="2018-05-09T07:19:00Z">
            <w:r w:rsidRPr="00B05E10" w:rsidDel="00AA48F4">
              <w:rPr>
                <w:rStyle w:val="Hyperlink"/>
                <w:rFonts w:ascii="Times New Roman" w:hAnsi="Times New Roman" w:cs="Times New Roman"/>
                <w:noProof/>
                <w:sz w:val="28"/>
                <w:szCs w:val="28"/>
                <w:rPrChange w:id="1980"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981"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982"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983"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98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85"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986"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987"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988"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989"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990"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991"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992"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993"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994"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995"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996"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997"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998"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999" w:author="Nguyen Toan" w:date="2018-05-09T07:19:00Z">
                  <w:rPr>
                    <w:noProof/>
                    <w:webHidden/>
                  </w:rPr>
                </w:rPrChange>
              </w:rPr>
              <w:tab/>
              <w:delText>5</w:delText>
            </w:r>
          </w:del>
        </w:p>
        <w:p w14:paraId="39A8ADA1" w14:textId="77777777" w:rsidR="004F360D" w:rsidRPr="00B05E10" w:rsidDel="00AA48F4" w:rsidRDefault="004F360D">
          <w:pPr>
            <w:pStyle w:val="TOC1"/>
            <w:rPr>
              <w:del w:id="2000" w:author="Nguyen Toan" w:date="2018-05-09T07:19:00Z"/>
              <w:rFonts w:ascii="Times New Roman" w:eastAsiaTheme="minorEastAsia" w:hAnsi="Times New Roman" w:cs="Times New Roman"/>
              <w:noProof/>
              <w:color w:val="auto"/>
              <w:sz w:val="28"/>
              <w:szCs w:val="28"/>
              <w:lang w:val="en-US"/>
              <w:rPrChange w:id="2001" w:author="Nguyen Toan" w:date="2018-05-09T07:19:00Z">
                <w:rPr>
                  <w:del w:id="2002" w:author="Nguyen Toan" w:date="2018-05-09T07:19:00Z"/>
                  <w:rFonts w:asciiTheme="minorHAnsi" w:eastAsiaTheme="minorEastAsia" w:hAnsiTheme="minorHAnsi" w:cstheme="minorBidi"/>
                  <w:noProof/>
                  <w:color w:val="auto"/>
                  <w:lang w:val="en-US"/>
                </w:rPr>
              </w:rPrChange>
            </w:rPr>
          </w:pPr>
          <w:del w:id="2003" w:author="Nguyen Toan" w:date="2018-05-09T07:19:00Z">
            <w:r w:rsidRPr="00B05E10" w:rsidDel="00AA48F4">
              <w:rPr>
                <w:rStyle w:val="Hyperlink"/>
                <w:rFonts w:ascii="Times New Roman" w:eastAsia="Times New Roman" w:hAnsi="Times New Roman" w:cs="Times New Roman"/>
                <w:noProof/>
                <w:sz w:val="28"/>
                <w:szCs w:val="28"/>
                <w:rPrChange w:id="200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200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00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0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1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1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201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01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0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1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201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1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2020" w:author="Nguyen Toan" w:date="2018-05-09T07:19:00Z">
                  <w:rPr>
                    <w:noProof/>
                    <w:webHidden/>
                  </w:rPr>
                </w:rPrChange>
              </w:rPr>
              <w:tab/>
              <w:delText>6</w:delText>
            </w:r>
          </w:del>
        </w:p>
        <w:p w14:paraId="1719BECD" w14:textId="69E0F8B9" w:rsidR="004F360D" w:rsidRPr="00B05E10" w:rsidDel="00AA48F4" w:rsidRDefault="004F360D">
          <w:pPr>
            <w:pStyle w:val="TOC1"/>
            <w:rPr>
              <w:del w:id="2021" w:author="Nguyen Toan" w:date="2018-05-09T07:19:00Z"/>
              <w:rFonts w:ascii="Times New Roman" w:eastAsiaTheme="minorEastAsia" w:hAnsi="Times New Roman" w:cs="Times New Roman"/>
              <w:noProof/>
              <w:color w:val="auto"/>
              <w:sz w:val="28"/>
              <w:szCs w:val="28"/>
              <w:lang w:val="en-US"/>
              <w:rPrChange w:id="2022" w:author="Nguyen Toan" w:date="2018-05-09T07:19:00Z">
                <w:rPr>
                  <w:del w:id="2023" w:author="Nguyen Toan" w:date="2018-05-09T07:19:00Z"/>
                  <w:rFonts w:asciiTheme="minorHAnsi" w:eastAsiaTheme="minorEastAsia" w:hAnsiTheme="minorHAnsi" w:cstheme="minorBidi"/>
                  <w:noProof/>
                  <w:color w:val="auto"/>
                  <w:lang w:val="en-US"/>
                </w:rPr>
              </w:rPrChange>
            </w:rPr>
          </w:pPr>
          <w:del w:id="2024" w:author="Nguyen Toan" w:date="2018-05-09T07:19:00Z">
            <w:r w:rsidRPr="00B05E10" w:rsidDel="00AA48F4">
              <w:rPr>
                <w:rStyle w:val="Hyperlink"/>
                <w:rFonts w:ascii="Times New Roman" w:eastAsia="Times New Roman" w:hAnsi="Times New Roman" w:cs="Times New Roman"/>
                <w:noProof/>
                <w:sz w:val="28"/>
                <w:szCs w:val="28"/>
                <w:rPrChange w:id="202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26"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2027" w:author="Nguyen Toan" w:date="2018-05-09T07:19:00Z">
                  <w:rPr>
                    <w:noProof/>
                    <w:webHidden/>
                  </w:rPr>
                </w:rPrChange>
              </w:rPr>
              <w:tab/>
              <w:delText>1</w:delText>
            </w:r>
          </w:del>
        </w:p>
        <w:p w14:paraId="51B9729F" w14:textId="77777777" w:rsidR="004F360D" w:rsidRPr="00B05E10" w:rsidDel="00AA48F4" w:rsidRDefault="004F360D">
          <w:pPr>
            <w:pStyle w:val="TOC1"/>
            <w:rPr>
              <w:del w:id="2028" w:author="Nguyen Toan" w:date="2018-05-09T07:19:00Z"/>
              <w:rFonts w:ascii="Times New Roman" w:eastAsiaTheme="minorEastAsia" w:hAnsi="Times New Roman" w:cs="Times New Roman"/>
              <w:noProof/>
              <w:color w:val="auto"/>
              <w:sz w:val="28"/>
              <w:szCs w:val="28"/>
              <w:lang w:val="en-US"/>
              <w:rPrChange w:id="2029" w:author="Nguyen Toan" w:date="2018-05-09T07:19:00Z">
                <w:rPr>
                  <w:del w:id="2030" w:author="Nguyen Toan" w:date="2018-05-09T07:19:00Z"/>
                  <w:rFonts w:asciiTheme="minorHAnsi" w:eastAsiaTheme="minorEastAsia" w:hAnsiTheme="minorHAnsi" w:cstheme="minorBidi"/>
                  <w:noProof/>
                  <w:color w:val="auto"/>
                  <w:lang w:val="en-US"/>
                </w:rPr>
              </w:rPrChange>
            </w:rPr>
          </w:pPr>
          <w:del w:id="2031" w:author="Nguyen Toan" w:date="2018-05-09T07:19:00Z">
            <w:r w:rsidRPr="00B05E10" w:rsidDel="00AA48F4">
              <w:rPr>
                <w:rStyle w:val="Hyperlink"/>
                <w:rFonts w:ascii="Times New Roman" w:eastAsia="Times New Roman" w:hAnsi="Times New Roman" w:cs="Times New Roman"/>
                <w:noProof/>
                <w:sz w:val="28"/>
                <w:szCs w:val="28"/>
                <w:rPrChange w:id="2032"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033"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034"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035"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203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03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38"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203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040"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204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042"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2043"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4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04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04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47"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48"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04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0"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1"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3"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054"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05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7"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2058"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20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6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062"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206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06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5"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066"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2067"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2068" w:author="Nguyen Toan" w:date="2018-05-09T07:19:00Z">
                  <w:rPr>
                    <w:noProof/>
                    <w:webHidden/>
                  </w:rPr>
                </w:rPrChange>
              </w:rPr>
              <w:tab/>
              <w:delText>3</w:delText>
            </w:r>
          </w:del>
        </w:p>
        <w:p w14:paraId="526F27C9" w14:textId="77777777" w:rsidR="004F360D" w:rsidRPr="00B05E10" w:rsidDel="00AA48F4" w:rsidRDefault="004F360D">
          <w:pPr>
            <w:pStyle w:val="TOC2"/>
            <w:tabs>
              <w:tab w:val="left" w:pos="880"/>
              <w:tab w:val="right" w:leader="dot" w:pos="9395"/>
            </w:tabs>
            <w:rPr>
              <w:del w:id="2069" w:author="Nguyen Toan" w:date="2018-05-09T07:19:00Z"/>
              <w:rFonts w:ascii="Times New Roman" w:eastAsiaTheme="minorEastAsia" w:hAnsi="Times New Roman" w:cs="Times New Roman"/>
              <w:noProof/>
              <w:color w:val="auto"/>
              <w:sz w:val="28"/>
              <w:szCs w:val="28"/>
              <w:lang w:val="en-US"/>
              <w:rPrChange w:id="2070" w:author="Nguyen Toan" w:date="2018-05-09T07:19:00Z">
                <w:rPr>
                  <w:del w:id="2071" w:author="Nguyen Toan" w:date="2018-05-09T07:19:00Z"/>
                  <w:rFonts w:asciiTheme="minorHAnsi" w:eastAsiaTheme="minorEastAsia" w:hAnsiTheme="minorHAnsi" w:cstheme="minorBidi"/>
                  <w:noProof/>
                  <w:color w:val="auto"/>
                  <w:lang w:val="en-US"/>
                </w:rPr>
              </w:rPrChange>
            </w:rPr>
          </w:pPr>
          <w:del w:id="2072" w:author="Nguyen Toan" w:date="2018-05-09T07:19:00Z">
            <w:r w:rsidRPr="00B05E10" w:rsidDel="00AA48F4">
              <w:rPr>
                <w:rStyle w:val="Hyperlink"/>
                <w:rFonts w:ascii="Times New Roman" w:hAnsi="Times New Roman" w:cs="Times New Roman"/>
                <w:noProof/>
                <w:sz w:val="28"/>
                <w:szCs w:val="28"/>
                <w:rPrChange w:id="2073"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207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75"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76"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77"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78"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2079"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080"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081"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2082" w:author="Nguyen Toan" w:date="2018-05-09T07:19:00Z">
                  <w:rPr>
                    <w:noProof/>
                    <w:webHidden/>
                  </w:rPr>
                </w:rPrChange>
              </w:rPr>
              <w:tab/>
              <w:delText>3</w:delText>
            </w:r>
          </w:del>
        </w:p>
        <w:p w14:paraId="0D5624B0" w14:textId="77777777" w:rsidR="004F360D" w:rsidRPr="00B05E10" w:rsidDel="00AA48F4" w:rsidRDefault="004F360D">
          <w:pPr>
            <w:pStyle w:val="TOC3"/>
            <w:tabs>
              <w:tab w:val="left" w:pos="1320"/>
              <w:tab w:val="right" w:leader="dot" w:pos="9395"/>
            </w:tabs>
            <w:rPr>
              <w:del w:id="2083" w:author="Nguyen Toan" w:date="2018-05-09T07:19:00Z"/>
              <w:rFonts w:ascii="Times New Roman" w:eastAsiaTheme="minorEastAsia" w:hAnsi="Times New Roman" w:cs="Times New Roman"/>
              <w:noProof/>
              <w:color w:val="auto"/>
              <w:sz w:val="28"/>
              <w:szCs w:val="28"/>
              <w:lang w:val="en-US"/>
              <w:rPrChange w:id="2084" w:author="Nguyen Toan" w:date="2018-05-09T07:19:00Z">
                <w:rPr>
                  <w:del w:id="2085" w:author="Nguyen Toan" w:date="2018-05-09T07:19:00Z"/>
                  <w:rFonts w:asciiTheme="minorHAnsi" w:eastAsiaTheme="minorEastAsia" w:hAnsiTheme="minorHAnsi" w:cstheme="minorBidi"/>
                  <w:noProof/>
                  <w:color w:val="auto"/>
                  <w:lang w:val="en-US"/>
                </w:rPr>
              </w:rPrChange>
            </w:rPr>
          </w:pPr>
          <w:del w:id="2086" w:author="Nguyen Toan" w:date="2018-05-09T07:19:00Z">
            <w:r w:rsidRPr="00B05E10" w:rsidDel="00AA48F4">
              <w:rPr>
                <w:rStyle w:val="Hyperlink"/>
                <w:rFonts w:ascii="Times New Roman" w:hAnsi="Times New Roman" w:cs="Times New Roman"/>
                <w:noProof/>
                <w:sz w:val="28"/>
                <w:szCs w:val="28"/>
                <w:rPrChange w:id="2087"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208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8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9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9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92"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2093"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2094"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2095"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2096"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2097" w:author="Nguyen Toan" w:date="2018-05-09T07:19:00Z">
                  <w:rPr>
                    <w:noProof/>
                    <w:webHidden/>
                  </w:rPr>
                </w:rPrChange>
              </w:rPr>
              <w:tab/>
              <w:delText>3</w:delText>
            </w:r>
          </w:del>
        </w:p>
        <w:p w14:paraId="3CCA1F2C" w14:textId="77777777" w:rsidR="004F360D" w:rsidRPr="00B05E10" w:rsidDel="00AA48F4" w:rsidRDefault="004F360D">
          <w:pPr>
            <w:pStyle w:val="TOC3"/>
            <w:tabs>
              <w:tab w:val="left" w:pos="1320"/>
              <w:tab w:val="right" w:leader="dot" w:pos="9395"/>
            </w:tabs>
            <w:rPr>
              <w:del w:id="2098" w:author="Nguyen Toan" w:date="2018-05-09T07:19:00Z"/>
              <w:rFonts w:ascii="Times New Roman" w:eastAsiaTheme="minorEastAsia" w:hAnsi="Times New Roman" w:cs="Times New Roman"/>
              <w:noProof/>
              <w:color w:val="auto"/>
              <w:sz w:val="28"/>
              <w:szCs w:val="28"/>
              <w:lang w:val="en-US"/>
              <w:rPrChange w:id="2099" w:author="Nguyen Toan" w:date="2018-05-09T07:19:00Z">
                <w:rPr>
                  <w:del w:id="2100" w:author="Nguyen Toan" w:date="2018-05-09T07:19:00Z"/>
                  <w:rFonts w:asciiTheme="minorHAnsi" w:eastAsiaTheme="minorEastAsia" w:hAnsiTheme="minorHAnsi" w:cstheme="minorBidi"/>
                  <w:noProof/>
                  <w:color w:val="auto"/>
                  <w:lang w:val="en-US"/>
                </w:rPr>
              </w:rPrChange>
            </w:rPr>
          </w:pPr>
          <w:del w:id="2101" w:author="Nguyen Toan" w:date="2018-05-09T07:19:00Z">
            <w:r w:rsidRPr="00B05E10" w:rsidDel="00AA48F4">
              <w:rPr>
                <w:rStyle w:val="Hyperlink"/>
                <w:rFonts w:ascii="Times New Roman" w:eastAsia="Times New Roman" w:hAnsi="Times New Roman" w:cs="Times New Roman"/>
                <w:noProof/>
                <w:sz w:val="28"/>
                <w:szCs w:val="28"/>
                <w:rPrChange w:id="210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210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10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10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210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210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210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10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11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11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211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2113" w:author="Nguyen Toan" w:date="2018-05-09T07:19:00Z">
                  <w:rPr>
                    <w:noProof/>
                    <w:webHidden/>
                  </w:rPr>
                </w:rPrChange>
              </w:rPr>
              <w:tab/>
              <w:delText>5</w:delText>
            </w:r>
          </w:del>
        </w:p>
        <w:p w14:paraId="311AAD68" w14:textId="77777777" w:rsidR="004F360D" w:rsidRPr="00B05E10" w:rsidDel="00AA48F4" w:rsidRDefault="004F360D">
          <w:pPr>
            <w:pStyle w:val="TOC2"/>
            <w:tabs>
              <w:tab w:val="left" w:pos="880"/>
              <w:tab w:val="right" w:leader="dot" w:pos="9395"/>
            </w:tabs>
            <w:rPr>
              <w:del w:id="2114" w:author="Nguyen Toan" w:date="2018-05-09T07:19:00Z"/>
              <w:rFonts w:ascii="Times New Roman" w:eastAsiaTheme="minorEastAsia" w:hAnsi="Times New Roman" w:cs="Times New Roman"/>
              <w:noProof/>
              <w:color w:val="auto"/>
              <w:sz w:val="28"/>
              <w:szCs w:val="28"/>
              <w:lang w:val="en-US"/>
              <w:rPrChange w:id="2115" w:author="Nguyen Toan" w:date="2018-05-09T07:19:00Z">
                <w:rPr>
                  <w:del w:id="2116" w:author="Nguyen Toan" w:date="2018-05-09T07:19:00Z"/>
                  <w:rFonts w:asciiTheme="minorHAnsi" w:eastAsiaTheme="minorEastAsia" w:hAnsiTheme="minorHAnsi" w:cstheme="minorBidi"/>
                  <w:noProof/>
                  <w:color w:val="auto"/>
                  <w:lang w:val="en-US"/>
                </w:rPr>
              </w:rPrChange>
            </w:rPr>
          </w:pPr>
          <w:del w:id="2117" w:author="Nguyen Toan" w:date="2018-05-09T07:19:00Z">
            <w:r w:rsidRPr="00B05E10" w:rsidDel="00AA48F4">
              <w:rPr>
                <w:rStyle w:val="Hyperlink"/>
                <w:rFonts w:ascii="Times New Roman" w:eastAsia="Times New Roman" w:hAnsi="Times New Roman" w:cs="Times New Roman"/>
                <w:noProof/>
                <w:sz w:val="28"/>
                <w:szCs w:val="28"/>
                <w:rPrChange w:id="2118"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211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20"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21"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2122"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2123"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212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125"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2126"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27"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212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29"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30"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31" w:author="Nguyen Toan" w:date="2018-05-09T07:19:00Z">
                  <w:rPr>
                    <w:noProof/>
                    <w:webHidden/>
                  </w:rPr>
                </w:rPrChange>
              </w:rPr>
              <w:tab/>
              <w:delText>7</w:delText>
            </w:r>
          </w:del>
        </w:p>
        <w:p w14:paraId="677B4120" w14:textId="77777777" w:rsidR="004F360D" w:rsidRPr="00B05E10" w:rsidDel="00AA48F4" w:rsidRDefault="004F360D">
          <w:pPr>
            <w:pStyle w:val="TOC3"/>
            <w:tabs>
              <w:tab w:val="left" w:pos="1320"/>
              <w:tab w:val="right" w:leader="dot" w:pos="9395"/>
            </w:tabs>
            <w:rPr>
              <w:del w:id="2132" w:author="Nguyen Toan" w:date="2018-05-09T07:19:00Z"/>
              <w:rFonts w:ascii="Times New Roman" w:eastAsiaTheme="minorEastAsia" w:hAnsi="Times New Roman" w:cs="Times New Roman"/>
              <w:noProof/>
              <w:color w:val="auto"/>
              <w:sz w:val="28"/>
              <w:szCs w:val="28"/>
              <w:lang w:val="en-US"/>
              <w:rPrChange w:id="2133" w:author="Nguyen Toan" w:date="2018-05-09T07:19:00Z">
                <w:rPr>
                  <w:del w:id="2134" w:author="Nguyen Toan" w:date="2018-05-09T07:19:00Z"/>
                  <w:rFonts w:asciiTheme="minorHAnsi" w:eastAsiaTheme="minorEastAsia" w:hAnsiTheme="minorHAnsi" w:cstheme="minorBidi"/>
                  <w:noProof/>
                  <w:color w:val="auto"/>
                  <w:lang w:val="en-US"/>
                </w:rPr>
              </w:rPrChange>
            </w:rPr>
          </w:pPr>
          <w:del w:id="2135" w:author="Nguyen Toan" w:date="2018-05-09T07:19:00Z">
            <w:r w:rsidRPr="00B05E10" w:rsidDel="00AA48F4">
              <w:rPr>
                <w:rStyle w:val="Hyperlink"/>
                <w:rFonts w:ascii="Times New Roman" w:eastAsia="Times New Roman" w:hAnsi="Times New Roman" w:cs="Times New Roman"/>
                <w:noProof/>
                <w:sz w:val="28"/>
                <w:szCs w:val="28"/>
                <w:rPrChange w:id="2136"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21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38"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2139" w:author="Nguyen Toan" w:date="2018-05-09T07:19:00Z">
                  <w:rPr>
                    <w:noProof/>
                    <w:webHidden/>
                  </w:rPr>
                </w:rPrChange>
              </w:rPr>
              <w:tab/>
              <w:delText>7</w:delText>
            </w:r>
          </w:del>
        </w:p>
        <w:p w14:paraId="7E7E5A5D" w14:textId="77777777" w:rsidR="004F360D" w:rsidRPr="00B05E10" w:rsidDel="00AA48F4" w:rsidRDefault="004F360D">
          <w:pPr>
            <w:pStyle w:val="TOC3"/>
            <w:tabs>
              <w:tab w:val="left" w:pos="1320"/>
              <w:tab w:val="right" w:leader="dot" w:pos="9395"/>
            </w:tabs>
            <w:rPr>
              <w:del w:id="2140" w:author="Nguyen Toan" w:date="2018-05-09T07:19:00Z"/>
              <w:rFonts w:ascii="Times New Roman" w:eastAsiaTheme="minorEastAsia" w:hAnsi="Times New Roman" w:cs="Times New Roman"/>
              <w:noProof/>
              <w:color w:val="auto"/>
              <w:sz w:val="28"/>
              <w:szCs w:val="28"/>
              <w:lang w:val="en-US"/>
              <w:rPrChange w:id="2141" w:author="Nguyen Toan" w:date="2018-05-09T07:19:00Z">
                <w:rPr>
                  <w:del w:id="2142" w:author="Nguyen Toan" w:date="2018-05-09T07:19:00Z"/>
                  <w:rFonts w:asciiTheme="minorHAnsi" w:eastAsiaTheme="minorEastAsia" w:hAnsiTheme="minorHAnsi" w:cstheme="minorBidi"/>
                  <w:noProof/>
                  <w:color w:val="auto"/>
                  <w:lang w:val="en-US"/>
                </w:rPr>
              </w:rPrChange>
            </w:rPr>
          </w:pPr>
          <w:del w:id="2143" w:author="Nguyen Toan" w:date="2018-05-09T07:19:00Z">
            <w:r w:rsidRPr="00B05E10" w:rsidDel="00AA48F4">
              <w:rPr>
                <w:rStyle w:val="Hyperlink"/>
                <w:rFonts w:ascii="Times New Roman" w:eastAsia="Times New Roman" w:hAnsi="Times New Roman" w:cs="Times New Roman"/>
                <w:noProof/>
                <w:sz w:val="28"/>
                <w:szCs w:val="28"/>
                <w:rPrChange w:id="2144"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214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4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147"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21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49" w:author="Nguyen Toan" w:date="2018-05-09T07:19:00Z">
                  <w:rPr>
                    <w:rStyle w:val="Hyperlink"/>
                    <w:rFonts w:ascii="Times New Roman" w:eastAsia="Times New Roman" w:hAnsi="Times New Roman" w:cs="Times New Roman"/>
                    <w:b/>
                    <w:noProof/>
                  </w:rPr>
                </w:rPrChange>
              </w:rPr>
              <w:delText>úc hệ thố</w:delText>
            </w:r>
            <w:r w:rsidRPr="00B05E10" w:rsidDel="00AA48F4">
              <w:rPr>
                <w:rStyle w:val="Hyperlink"/>
                <w:rFonts w:ascii="Times New Roman" w:eastAsia="Times New Roman" w:hAnsi="Times New Roman" w:cs="Times New Roman"/>
                <w:noProof/>
                <w:sz w:val="28"/>
                <w:szCs w:val="28"/>
                <w:rPrChange w:id="2150" w:author="Nguyen Toan" w:date="2018-05-09T07:19:00Z">
                  <w:rPr>
                    <w:rStyle w:val="Hyperlink"/>
                    <w:rFonts w:ascii="Times New Roman" w:eastAsia="Times New Roman" w:hAnsi="Times New Roman" w:cs="Times New Roman"/>
                    <w:b/>
                    <w:noProof/>
                  </w:rPr>
                </w:rPrChange>
              </w:rPr>
              <w:delText>ng MuleESB</w:delText>
            </w:r>
            <w:r w:rsidRPr="00B05E10" w:rsidDel="00AA48F4">
              <w:rPr>
                <w:rFonts w:ascii="Times New Roman" w:hAnsi="Times New Roman" w:cs="Times New Roman"/>
                <w:noProof/>
                <w:webHidden/>
                <w:sz w:val="28"/>
                <w:szCs w:val="28"/>
                <w:rPrChange w:id="2151" w:author="Nguyen Toan" w:date="2018-05-09T07:19:00Z">
                  <w:rPr>
                    <w:noProof/>
                    <w:webHidden/>
                  </w:rPr>
                </w:rPrChange>
              </w:rPr>
              <w:tab/>
              <w:delText>9</w:delText>
            </w:r>
          </w:del>
        </w:p>
        <w:p w14:paraId="505D97A6" w14:textId="77777777" w:rsidR="004F360D" w:rsidRPr="00B05E10" w:rsidDel="00AA48F4" w:rsidRDefault="004F360D">
          <w:pPr>
            <w:pStyle w:val="TOC3"/>
            <w:tabs>
              <w:tab w:val="left" w:pos="1320"/>
              <w:tab w:val="right" w:leader="dot" w:pos="9395"/>
            </w:tabs>
            <w:rPr>
              <w:del w:id="2152" w:author="Nguyen Toan" w:date="2018-05-09T07:19:00Z"/>
              <w:rFonts w:ascii="Times New Roman" w:eastAsiaTheme="minorEastAsia" w:hAnsi="Times New Roman" w:cs="Times New Roman"/>
              <w:noProof/>
              <w:color w:val="auto"/>
              <w:sz w:val="28"/>
              <w:szCs w:val="28"/>
              <w:lang w:val="en-US"/>
              <w:rPrChange w:id="2153" w:author="Nguyen Toan" w:date="2018-05-09T07:19:00Z">
                <w:rPr>
                  <w:del w:id="2154" w:author="Nguyen Toan" w:date="2018-05-09T07:19:00Z"/>
                  <w:rFonts w:asciiTheme="minorHAnsi" w:eastAsiaTheme="minorEastAsia" w:hAnsiTheme="minorHAnsi" w:cstheme="minorBidi"/>
                  <w:noProof/>
                  <w:color w:val="auto"/>
                  <w:lang w:val="en-US"/>
                </w:rPr>
              </w:rPrChange>
            </w:rPr>
          </w:pPr>
          <w:del w:id="2155" w:author="Nguyen Toan" w:date="2018-05-09T07:19:00Z">
            <w:r w:rsidRPr="00B05E10" w:rsidDel="00AA48F4">
              <w:rPr>
                <w:rStyle w:val="Hyperlink"/>
                <w:rFonts w:ascii="Times New Roman" w:eastAsia="Times New Roman" w:hAnsi="Times New Roman" w:cs="Times New Roman"/>
                <w:noProof/>
                <w:sz w:val="28"/>
                <w:szCs w:val="28"/>
                <w:rPrChange w:id="2156"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215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58"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59"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21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61"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2162" w:author="Nguyen Toan" w:date="2018-05-09T07:19:00Z">
                  <w:rPr>
                    <w:noProof/>
                    <w:webHidden/>
                  </w:rPr>
                </w:rPrChange>
              </w:rPr>
              <w:tab/>
              <w:delText>10</w:delText>
            </w:r>
          </w:del>
        </w:p>
        <w:p w14:paraId="318F8A81" w14:textId="77777777" w:rsidR="004F360D" w:rsidRPr="00B05E10" w:rsidDel="00AA48F4" w:rsidRDefault="004F360D">
          <w:pPr>
            <w:pStyle w:val="TOC3"/>
            <w:tabs>
              <w:tab w:val="left" w:pos="1320"/>
              <w:tab w:val="right" w:leader="dot" w:pos="9395"/>
            </w:tabs>
            <w:rPr>
              <w:del w:id="2163" w:author="Nguyen Toan" w:date="2018-05-09T07:19:00Z"/>
              <w:rFonts w:ascii="Times New Roman" w:eastAsiaTheme="minorEastAsia" w:hAnsi="Times New Roman" w:cs="Times New Roman"/>
              <w:noProof/>
              <w:color w:val="auto"/>
              <w:sz w:val="28"/>
              <w:szCs w:val="28"/>
              <w:lang w:val="en-US"/>
              <w:rPrChange w:id="2164" w:author="Nguyen Toan" w:date="2018-05-09T07:19:00Z">
                <w:rPr>
                  <w:del w:id="2165" w:author="Nguyen Toan" w:date="2018-05-09T07:19:00Z"/>
                  <w:rFonts w:asciiTheme="minorHAnsi" w:eastAsiaTheme="minorEastAsia" w:hAnsiTheme="minorHAnsi" w:cstheme="minorBidi"/>
                  <w:noProof/>
                  <w:color w:val="auto"/>
                  <w:lang w:val="en-US"/>
                </w:rPr>
              </w:rPrChange>
            </w:rPr>
          </w:pPr>
          <w:del w:id="2166" w:author="Nguyen Toan" w:date="2018-05-09T07:19:00Z">
            <w:r w:rsidRPr="00B05E10" w:rsidDel="00AA48F4">
              <w:rPr>
                <w:rStyle w:val="Hyperlink"/>
                <w:rFonts w:ascii="Times New Roman" w:eastAsia="Times New Roman" w:hAnsi="Times New Roman" w:cs="Times New Roman"/>
                <w:noProof/>
                <w:sz w:val="28"/>
                <w:szCs w:val="28"/>
                <w:rPrChange w:id="2167"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21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169"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21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71"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72"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73" w:author="Nguyen Toan" w:date="2018-05-09T07:19:00Z">
                  <w:rPr>
                    <w:noProof/>
                    <w:webHidden/>
                  </w:rPr>
                </w:rPrChange>
              </w:rPr>
              <w:tab/>
              <w:delText>11</w:delText>
            </w:r>
          </w:del>
        </w:p>
        <w:p w14:paraId="6AC1507A" w14:textId="77777777" w:rsidR="004F360D" w:rsidRPr="00B05E10" w:rsidDel="00AA48F4" w:rsidRDefault="004F360D">
          <w:pPr>
            <w:pStyle w:val="TOC2"/>
            <w:tabs>
              <w:tab w:val="left" w:pos="880"/>
              <w:tab w:val="right" w:leader="dot" w:pos="9395"/>
            </w:tabs>
            <w:rPr>
              <w:del w:id="2174" w:author="Nguyen Toan" w:date="2018-05-09T07:19:00Z"/>
              <w:rFonts w:ascii="Times New Roman" w:eastAsiaTheme="minorEastAsia" w:hAnsi="Times New Roman" w:cs="Times New Roman"/>
              <w:noProof/>
              <w:color w:val="auto"/>
              <w:sz w:val="28"/>
              <w:szCs w:val="28"/>
              <w:lang w:val="en-US"/>
              <w:rPrChange w:id="2175" w:author="Nguyen Toan" w:date="2018-05-09T07:19:00Z">
                <w:rPr>
                  <w:del w:id="2176" w:author="Nguyen Toan" w:date="2018-05-09T07:19:00Z"/>
                  <w:rFonts w:asciiTheme="minorHAnsi" w:eastAsiaTheme="minorEastAsia" w:hAnsiTheme="minorHAnsi" w:cstheme="minorBidi"/>
                  <w:noProof/>
                  <w:color w:val="auto"/>
                  <w:lang w:val="en-US"/>
                </w:rPr>
              </w:rPrChange>
            </w:rPr>
          </w:pPr>
          <w:del w:id="2177" w:author="Nguyen Toan" w:date="2018-05-09T07:19:00Z">
            <w:r w:rsidRPr="00B05E10" w:rsidDel="00AA48F4">
              <w:rPr>
                <w:rStyle w:val="Hyperlink"/>
                <w:rFonts w:ascii="Times New Roman" w:eastAsia="Times New Roman" w:hAnsi="Times New Roman" w:cs="Times New Roman"/>
                <w:noProof/>
                <w:sz w:val="28"/>
                <w:szCs w:val="28"/>
                <w:rPrChange w:id="217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217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8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8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218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18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218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218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2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8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88" w:author="Nguyen Toan" w:date="2018-05-09T07:19:00Z">
                  <w:rPr>
                    <w:noProof/>
                    <w:webHidden/>
                  </w:rPr>
                </w:rPrChange>
              </w:rPr>
              <w:tab/>
              <w:delText>13</w:delText>
            </w:r>
          </w:del>
        </w:p>
        <w:p w14:paraId="15393B74" w14:textId="77777777" w:rsidR="004F360D" w:rsidRPr="00B05E10" w:rsidDel="00AA48F4" w:rsidRDefault="004F360D">
          <w:pPr>
            <w:pStyle w:val="TOC3"/>
            <w:tabs>
              <w:tab w:val="left" w:pos="1320"/>
              <w:tab w:val="right" w:leader="dot" w:pos="9395"/>
            </w:tabs>
            <w:rPr>
              <w:del w:id="2189" w:author="Nguyen Toan" w:date="2018-05-09T07:19:00Z"/>
              <w:rFonts w:ascii="Times New Roman" w:eastAsiaTheme="minorEastAsia" w:hAnsi="Times New Roman" w:cs="Times New Roman"/>
              <w:noProof/>
              <w:color w:val="auto"/>
              <w:sz w:val="28"/>
              <w:szCs w:val="28"/>
              <w:lang w:val="en-US"/>
              <w:rPrChange w:id="2190" w:author="Nguyen Toan" w:date="2018-05-09T07:19:00Z">
                <w:rPr>
                  <w:del w:id="2191" w:author="Nguyen Toan" w:date="2018-05-09T07:19:00Z"/>
                  <w:rFonts w:asciiTheme="minorHAnsi" w:eastAsiaTheme="minorEastAsia" w:hAnsiTheme="minorHAnsi" w:cstheme="minorBidi"/>
                  <w:noProof/>
                  <w:color w:val="auto"/>
                  <w:lang w:val="en-US"/>
                </w:rPr>
              </w:rPrChange>
            </w:rPr>
          </w:pPr>
          <w:del w:id="2192" w:author="Nguyen Toan" w:date="2018-05-09T07:19:00Z">
            <w:r w:rsidRPr="00B05E10" w:rsidDel="00AA48F4">
              <w:rPr>
                <w:rStyle w:val="Hyperlink"/>
                <w:rFonts w:ascii="Times New Roman" w:eastAsia="Times New Roman" w:hAnsi="Times New Roman" w:cs="Times New Roman"/>
                <w:noProof/>
                <w:sz w:val="28"/>
                <w:szCs w:val="28"/>
                <w:rPrChange w:id="2193"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219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9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96"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219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98"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99" w:author="Nguyen Toan" w:date="2018-05-09T07:19:00Z">
                  <w:rPr>
                    <w:noProof/>
                    <w:webHidden/>
                  </w:rPr>
                </w:rPrChange>
              </w:rPr>
              <w:tab/>
              <w:delText>13</w:delText>
            </w:r>
          </w:del>
        </w:p>
        <w:p w14:paraId="4FAA9088" w14:textId="77777777" w:rsidR="004F360D" w:rsidRPr="00B05E10" w:rsidDel="00AA48F4" w:rsidRDefault="004F360D">
          <w:pPr>
            <w:pStyle w:val="TOC3"/>
            <w:tabs>
              <w:tab w:val="left" w:pos="1320"/>
              <w:tab w:val="right" w:leader="dot" w:pos="9395"/>
            </w:tabs>
            <w:rPr>
              <w:del w:id="2200" w:author="Nguyen Toan" w:date="2018-05-09T07:19:00Z"/>
              <w:rFonts w:ascii="Times New Roman" w:eastAsiaTheme="minorEastAsia" w:hAnsi="Times New Roman" w:cs="Times New Roman"/>
              <w:noProof/>
              <w:color w:val="auto"/>
              <w:sz w:val="28"/>
              <w:szCs w:val="28"/>
              <w:lang w:val="en-US"/>
              <w:rPrChange w:id="2201" w:author="Nguyen Toan" w:date="2018-05-09T07:19:00Z">
                <w:rPr>
                  <w:del w:id="2202" w:author="Nguyen Toan" w:date="2018-05-09T07:19:00Z"/>
                  <w:rFonts w:asciiTheme="minorHAnsi" w:eastAsiaTheme="minorEastAsia" w:hAnsiTheme="minorHAnsi" w:cstheme="minorBidi"/>
                  <w:noProof/>
                  <w:color w:val="auto"/>
                  <w:lang w:val="en-US"/>
                </w:rPr>
              </w:rPrChange>
            </w:rPr>
          </w:pPr>
          <w:del w:id="2203" w:author="Nguyen Toan" w:date="2018-05-09T07:19:00Z">
            <w:r w:rsidRPr="00B05E10" w:rsidDel="00AA48F4">
              <w:rPr>
                <w:rStyle w:val="Hyperlink"/>
                <w:rFonts w:ascii="Times New Roman" w:eastAsia="Times New Roman" w:hAnsi="Times New Roman" w:cs="Times New Roman"/>
                <w:noProof/>
                <w:sz w:val="28"/>
                <w:szCs w:val="28"/>
                <w:rPrChange w:id="2204"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220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06"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2207"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2208"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2209"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22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1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212" w:author="Nguyen Toan" w:date="2018-05-09T07:19:00Z">
                  <w:rPr>
                    <w:noProof/>
                    <w:webHidden/>
                  </w:rPr>
                </w:rPrChange>
              </w:rPr>
              <w:tab/>
              <w:delText>15</w:delText>
            </w:r>
          </w:del>
        </w:p>
        <w:p w14:paraId="5D777E82" w14:textId="77777777" w:rsidR="004F360D" w:rsidRPr="00B05E10" w:rsidDel="00AA48F4" w:rsidRDefault="004F360D">
          <w:pPr>
            <w:pStyle w:val="TOC2"/>
            <w:tabs>
              <w:tab w:val="left" w:pos="880"/>
              <w:tab w:val="right" w:leader="dot" w:pos="9395"/>
            </w:tabs>
            <w:rPr>
              <w:del w:id="2213" w:author="Nguyen Toan" w:date="2018-05-09T07:19:00Z"/>
              <w:rFonts w:ascii="Times New Roman" w:eastAsiaTheme="minorEastAsia" w:hAnsi="Times New Roman" w:cs="Times New Roman"/>
              <w:noProof/>
              <w:color w:val="auto"/>
              <w:sz w:val="28"/>
              <w:szCs w:val="28"/>
              <w:lang w:val="en-US"/>
              <w:rPrChange w:id="2214" w:author="Nguyen Toan" w:date="2018-05-09T07:19:00Z">
                <w:rPr>
                  <w:del w:id="2215" w:author="Nguyen Toan" w:date="2018-05-09T07:19:00Z"/>
                  <w:rFonts w:asciiTheme="minorHAnsi" w:eastAsiaTheme="minorEastAsia" w:hAnsiTheme="minorHAnsi" w:cstheme="minorBidi"/>
                  <w:noProof/>
                  <w:color w:val="auto"/>
                  <w:lang w:val="en-US"/>
                </w:rPr>
              </w:rPrChange>
            </w:rPr>
          </w:pPr>
          <w:del w:id="2216" w:author="Nguyen Toan" w:date="2018-05-09T07:19:00Z">
            <w:r w:rsidRPr="00B05E10" w:rsidDel="00AA48F4">
              <w:rPr>
                <w:rStyle w:val="Hyperlink"/>
                <w:rFonts w:ascii="Times New Roman" w:hAnsi="Times New Roman" w:cs="Times New Roman"/>
                <w:noProof/>
                <w:sz w:val="28"/>
                <w:szCs w:val="28"/>
                <w:rPrChange w:id="2217"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221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1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20"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21"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222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223"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2224" w:author="Nguyen Toan" w:date="2018-05-09T07:19:00Z">
                  <w:rPr>
                    <w:noProof/>
                    <w:webHidden/>
                  </w:rPr>
                </w:rPrChange>
              </w:rPr>
              <w:tab/>
              <w:delText>17</w:delText>
            </w:r>
          </w:del>
        </w:p>
        <w:p w14:paraId="4C3D178B" w14:textId="77777777" w:rsidR="004F360D" w:rsidRPr="00B05E10" w:rsidDel="00AA48F4" w:rsidRDefault="004F360D">
          <w:pPr>
            <w:pStyle w:val="TOC3"/>
            <w:tabs>
              <w:tab w:val="left" w:pos="1320"/>
              <w:tab w:val="right" w:leader="dot" w:pos="9395"/>
            </w:tabs>
            <w:rPr>
              <w:del w:id="2225" w:author="Nguyen Toan" w:date="2018-05-09T07:19:00Z"/>
              <w:rFonts w:ascii="Times New Roman" w:eastAsiaTheme="minorEastAsia" w:hAnsi="Times New Roman" w:cs="Times New Roman"/>
              <w:noProof/>
              <w:color w:val="auto"/>
              <w:sz w:val="28"/>
              <w:szCs w:val="28"/>
              <w:lang w:val="en-US"/>
              <w:rPrChange w:id="2226" w:author="Nguyen Toan" w:date="2018-05-09T07:19:00Z">
                <w:rPr>
                  <w:del w:id="2227" w:author="Nguyen Toan" w:date="2018-05-09T07:19:00Z"/>
                  <w:rFonts w:asciiTheme="minorHAnsi" w:eastAsiaTheme="minorEastAsia" w:hAnsiTheme="minorHAnsi" w:cstheme="minorBidi"/>
                  <w:noProof/>
                  <w:color w:val="auto"/>
                  <w:lang w:val="en-US"/>
                </w:rPr>
              </w:rPrChange>
            </w:rPr>
          </w:pPr>
          <w:del w:id="2228" w:author="Nguyen Toan" w:date="2018-05-09T07:19:00Z">
            <w:r w:rsidRPr="00B05E10" w:rsidDel="00AA48F4">
              <w:rPr>
                <w:rStyle w:val="Hyperlink"/>
                <w:rFonts w:ascii="Times New Roman" w:eastAsia="Times New Roman" w:hAnsi="Times New Roman" w:cs="Times New Roman"/>
                <w:noProof/>
                <w:sz w:val="28"/>
                <w:szCs w:val="28"/>
                <w:rPrChange w:id="2229"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223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3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3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3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34"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2235"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23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237" w:author="Nguyen Toan" w:date="2018-05-09T07:19:00Z">
                  <w:rPr>
                    <w:noProof/>
                    <w:webHidden/>
                  </w:rPr>
                </w:rPrChange>
              </w:rPr>
              <w:tab/>
              <w:delText>17</w:delText>
            </w:r>
          </w:del>
        </w:p>
        <w:p w14:paraId="5EBD12ED" w14:textId="77777777" w:rsidR="004F360D" w:rsidRPr="00B05E10" w:rsidDel="00AA48F4" w:rsidRDefault="004F360D">
          <w:pPr>
            <w:pStyle w:val="TOC3"/>
            <w:tabs>
              <w:tab w:val="left" w:pos="1320"/>
              <w:tab w:val="right" w:leader="dot" w:pos="9395"/>
            </w:tabs>
            <w:rPr>
              <w:del w:id="2238" w:author="Nguyen Toan" w:date="2018-05-09T07:19:00Z"/>
              <w:rFonts w:ascii="Times New Roman" w:eastAsiaTheme="minorEastAsia" w:hAnsi="Times New Roman" w:cs="Times New Roman"/>
              <w:noProof/>
              <w:color w:val="auto"/>
              <w:sz w:val="28"/>
              <w:szCs w:val="28"/>
              <w:lang w:val="en-US"/>
              <w:rPrChange w:id="2239" w:author="Nguyen Toan" w:date="2018-05-09T07:19:00Z">
                <w:rPr>
                  <w:del w:id="2240" w:author="Nguyen Toan" w:date="2018-05-09T07:19:00Z"/>
                  <w:rFonts w:asciiTheme="minorHAnsi" w:eastAsiaTheme="minorEastAsia" w:hAnsiTheme="minorHAnsi" w:cstheme="minorBidi"/>
                  <w:noProof/>
                  <w:color w:val="auto"/>
                  <w:lang w:val="en-US"/>
                </w:rPr>
              </w:rPrChange>
            </w:rPr>
          </w:pPr>
          <w:del w:id="2241" w:author="Nguyen Toan" w:date="2018-05-09T07:19:00Z">
            <w:r w:rsidRPr="00B05E10" w:rsidDel="00AA48F4">
              <w:rPr>
                <w:rStyle w:val="Hyperlink"/>
                <w:rFonts w:ascii="Times New Roman" w:eastAsia="Times New Roman" w:hAnsi="Times New Roman" w:cs="Times New Roman"/>
                <w:noProof/>
                <w:sz w:val="28"/>
                <w:szCs w:val="28"/>
                <w:rPrChange w:id="2242"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224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47"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22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249"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2250" w:author="Nguyen Toan" w:date="2018-05-09T07:19:00Z">
                  <w:rPr>
                    <w:noProof/>
                    <w:webHidden/>
                  </w:rPr>
                </w:rPrChange>
              </w:rPr>
              <w:tab/>
              <w:delText>18</w:delText>
            </w:r>
          </w:del>
        </w:p>
        <w:p w14:paraId="168BE95D" w14:textId="77777777" w:rsidR="004F360D" w:rsidRPr="00B05E10" w:rsidDel="00AA48F4" w:rsidRDefault="004F360D">
          <w:pPr>
            <w:pStyle w:val="TOC3"/>
            <w:tabs>
              <w:tab w:val="left" w:pos="1320"/>
              <w:tab w:val="right" w:leader="dot" w:pos="9395"/>
            </w:tabs>
            <w:rPr>
              <w:del w:id="2251" w:author="Nguyen Toan" w:date="2018-05-09T07:19:00Z"/>
              <w:rFonts w:ascii="Times New Roman" w:eastAsiaTheme="minorEastAsia" w:hAnsi="Times New Roman" w:cs="Times New Roman"/>
              <w:noProof/>
              <w:color w:val="auto"/>
              <w:sz w:val="28"/>
              <w:szCs w:val="28"/>
              <w:lang w:val="en-US"/>
              <w:rPrChange w:id="2252" w:author="Nguyen Toan" w:date="2018-05-09T07:19:00Z">
                <w:rPr>
                  <w:del w:id="2253" w:author="Nguyen Toan" w:date="2018-05-09T07:19:00Z"/>
                  <w:rFonts w:asciiTheme="minorHAnsi" w:eastAsiaTheme="minorEastAsia" w:hAnsiTheme="minorHAnsi" w:cstheme="minorBidi"/>
                  <w:noProof/>
                  <w:color w:val="auto"/>
                  <w:lang w:val="en-US"/>
                </w:rPr>
              </w:rPrChange>
            </w:rPr>
          </w:pPr>
          <w:del w:id="2254" w:author="Nguyen Toan" w:date="2018-05-09T07:19:00Z">
            <w:r w:rsidRPr="00B05E10" w:rsidDel="00AA48F4">
              <w:rPr>
                <w:rStyle w:val="Hyperlink"/>
                <w:rFonts w:ascii="Times New Roman" w:eastAsia="Times New Roman" w:hAnsi="Times New Roman" w:cs="Times New Roman"/>
                <w:noProof/>
                <w:sz w:val="28"/>
                <w:szCs w:val="28"/>
                <w:rPrChange w:id="2255"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225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5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5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60"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2261"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2262" w:author="Nguyen Toan" w:date="2018-05-09T07:19:00Z">
                  <w:rPr>
                    <w:noProof/>
                    <w:webHidden/>
                  </w:rPr>
                </w:rPrChange>
              </w:rPr>
              <w:tab/>
              <w:delText>18</w:delText>
            </w:r>
          </w:del>
        </w:p>
        <w:p w14:paraId="10845168" w14:textId="77777777" w:rsidR="004F360D" w:rsidRPr="00B05E10" w:rsidDel="00AA48F4" w:rsidRDefault="004F360D">
          <w:pPr>
            <w:pStyle w:val="TOC3"/>
            <w:tabs>
              <w:tab w:val="left" w:pos="1320"/>
              <w:tab w:val="right" w:leader="dot" w:pos="9395"/>
            </w:tabs>
            <w:rPr>
              <w:del w:id="2263" w:author="Nguyen Toan" w:date="2018-05-09T07:19:00Z"/>
              <w:rFonts w:ascii="Times New Roman" w:eastAsiaTheme="minorEastAsia" w:hAnsi="Times New Roman" w:cs="Times New Roman"/>
              <w:noProof/>
              <w:color w:val="auto"/>
              <w:sz w:val="28"/>
              <w:szCs w:val="28"/>
              <w:lang w:val="en-US"/>
              <w:rPrChange w:id="2264" w:author="Nguyen Toan" w:date="2018-05-09T07:19:00Z">
                <w:rPr>
                  <w:del w:id="2265" w:author="Nguyen Toan" w:date="2018-05-09T07:19:00Z"/>
                  <w:rFonts w:asciiTheme="minorHAnsi" w:eastAsiaTheme="minorEastAsia" w:hAnsiTheme="minorHAnsi" w:cstheme="minorBidi"/>
                  <w:noProof/>
                  <w:color w:val="auto"/>
                  <w:lang w:val="en-US"/>
                </w:rPr>
              </w:rPrChange>
            </w:rPr>
          </w:pPr>
          <w:del w:id="2266" w:author="Nguyen Toan" w:date="2018-05-09T07:19:00Z">
            <w:r w:rsidRPr="00B05E10" w:rsidDel="00AA48F4">
              <w:rPr>
                <w:rStyle w:val="Hyperlink"/>
                <w:rFonts w:ascii="Times New Roman" w:eastAsia="Times New Roman" w:hAnsi="Times New Roman" w:cs="Times New Roman"/>
                <w:noProof/>
                <w:sz w:val="28"/>
                <w:szCs w:val="28"/>
                <w:rPrChange w:id="2267"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22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6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70"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227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7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7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74"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2275" w:author="Nguyen Toan" w:date="2018-05-09T07:19:00Z">
                  <w:rPr>
                    <w:noProof/>
                    <w:webHidden/>
                  </w:rPr>
                </w:rPrChange>
              </w:rPr>
              <w:tab/>
              <w:delText>19</w:delText>
            </w:r>
          </w:del>
        </w:p>
        <w:p w14:paraId="3F33B43C" w14:textId="77777777" w:rsidR="004F360D" w:rsidRPr="00B05E10" w:rsidDel="00AA48F4" w:rsidRDefault="004F360D">
          <w:pPr>
            <w:pStyle w:val="TOC3"/>
            <w:tabs>
              <w:tab w:val="left" w:pos="1320"/>
              <w:tab w:val="right" w:leader="dot" w:pos="9395"/>
            </w:tabs>
            <w:rPr>
              <w:del w:id="2276" w:author="Nguyen Toan" w:date="2018-05-09T07:19:00Z"/>
              <w:rFonts w:ascii="Times New Roman" w:eastAsiaTheme="minorEastAsia" w:hAnsi="Times New Roman" w:cs="Times New Roman"/>
              <w:noProof/>
              <w:color w:val="auto"/>
              <w:sz w:val="28"/>
              <w:szCs w:val="28"/>
              <w:lang w:val="en-US"/>
              <w:rPrChange w:id="2277" w:author="Nguyen Toan" w:date="2018-05-09T07:19:00Z">
                <w:rPr>
                  <w:del w:id="2278" w:author="Nguyen Toan" w:date="2018-05-09T07:19:00Z"/>
                  <w:rFonts w:asciiTheme="minorHAnsi" w:eastAsiaTheme="minorEastAsia" w:hAnsiTheme="minorHAnsi" w:cstheme="minorBidi"/>
                  <w:noProof/>
                  <w:color w:val="auto"/>
                  <w:lang w:val="en-US"/>
                </w:rPr>
              </w:rPrChange>
            </w:rPr>
          </w:pPr>
          <w:del w:id="2279" w:author="Nguyen Toan" w:date="2018-05-09T07:19:00Z">
            <w:r w:rsidRPr="00B05E10" w:rsidDel="00AA48F4">
              <w:rPr>
                <w:rStyle w:val="Hyperlink"/>
                <w:rFonts w:ascii="Times New Roman" w:hAnsi="Times New Roman" w:cs="Times New Roman"/>
                <w:noProof/>
                <w:sz w:val="28"/>
                <w:szCs w:val="28"/>
                <w:rPrChange w:id="2280"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22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82"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83"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2284"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2285"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2286"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2287"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88"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289"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290"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2291"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2292" w:author="Nguyen Toan" w:date="2018-05-09T07:19:00Z">
                  <w:rPr>
                    <w:noProof/>
                    <w:webHidden/>
                  </w:rPr>
                </w:rPrChange>
              </w:rPr>
              <w:tab/>
              <w:delText>22</w:delText>
            </w:r>
          </w:del>
        </w:p>
        <w:p w14:paraId="3D963724" w14:textId="77777777" w:rsidR="004F360D" w:rsidRPr="00B05E10" w:rsidDel="00AA48F4" w:rsidRDefault="004F360D">
          <w:pPr>
            <w:pStyle w:val="TOC1"/>
            <w:rPr>
              <w:del w:id="2293" w:author="Nguyen Toan" w:date="2018-05-09T07:19:00Z"/>
              <w:rFonts w:ascii="Times New Roman" w:eastAsiaTheme="minorEastAsia" w:hAnsi="Times New Roman" w:cs="Times New Roman"/>
              <w:noProof/>
              <w:color w:val="auto"/>
              <w:sz w:val="28"/>
              <w:szCs w:val="28"/>
              <w:lang w:val="en-US"/>
              <w:rPrChange w:id="2294" w:author="Nguyen Toan" w:date="2018-05-09T07:19:00Z">
                <w:rPr>
                  <w:del w:id="2295" w:author="Nguyen Toan" w:date="2018-05-09T07:19:00Z"/>
                  <w:rFonts w:asciiTheme="minorHAnsi" w:eastAsiaTheme="minorEastAsia" w:hAnsiTheme="minorHAnsi" w:cstheme="minorBidi"/>
                  <w:noProof/>
                  <w:color w:val="auto"/>
                  <w:lang w:val="en-US"/>
                </w:rPr>
              </w:rPrChange>
            </w:rPr>
          </w:pPr>
          <w:del w:id="2296" w:author="Nguyen Toan" w:date="2018-05-09T07:19:00Z">
            <w:r w:rsidRPr="00B05E10" w:rsidDel="00AA48F4">
              <w:rPr>
                <w:rStyle w:val="Hyperlink"/>
                <w:rFonts w:ascii="Times New Roman" w:eastAsia="Times New Roman" w:hAnsi="Times New Roman" w:cs="Times New Roman"/>
                <w:noProof/>
                <w:sz w:val="28"/>
                <w:szCs w:val="28"/>
                <w:rPrChange w:id="2297"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298"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299"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0"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230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0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03" w:author="Nguyen Toan" w:date="2018-05-09T07:19:00Z">
                  <w:rPr>
                    <w:rStyle w:val="Hyperlink"/>
                    <w:rFonts w:ascii="Times New Roman" w:eastAsia="Times New Roman" w:hAnsi="Times New Roman" w:cs="Times New Roman"/>
                    <w:b/>
                    <w:noProof/>
                  </w:rPr>
                </w:rPrChange>
              </w:rPr>
              <w:delText>Ự</w:delText>
            </w:r>
            <w:r w:rsidRPr="00B05E10" w:rsidDel="00AA48F4">
              <w:rPr>
                <w:rStyle w:val="Hyperlink"/>
                <w:rFonts w:ascii="Times New Roman" w:eastAsia="Times New Roman" w:hAnsi="Times New Roman" w:cs="Times New Roman"/>
                <w:noProof/>
                <w:sz w:val="28"/>
                <w:szCs w:val="28"/>
                <w:rPrChange w:id="230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0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06" w:author="Nguyen Toan" w:date="2018-05-09T07:19:00Z">
                  <w:rPr>
                    <w:rStyle w:val="Hyperlink"/>
                    <w:rFonts w:ascii="Times New Roman" w:eastAsia="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307" w:author="Nguyen Toan" w:date="2018-05-09T07:19:00Z">
                  <w:rPr>
                    <w:rStyle w:val="Hyperlink"/>
                    <w:rFonts w:ascii="Times New Roman" w:eastAsia="Times New Roman" w:hAnsi="Times New Roman" w:cs="Times New Roman"/>
                    <w:b/>
                    <w:noProof/>
                  </w:rPr>
                </w:rPrChange>
              </w:rPr>
              <w:delText>Ạ</w:delText>
            </w:r>
            <w:r w:rsidRPr="00B05E10" w:rsidDel="00AA48F4">
              <w:rPr>
                <w:rStyle w:val="Hyperlink"/>
                <w:rFonts w:ascii="Times New Roman" w:eastAsia="Times New Roman" w:hAnsi="Times New Roman" w:cs="Times New Roman"/>
                <w:noProof/>
                <w:sz w:val="28"/>
                <w:szCs w:val="28"/>
                <w:rPrChange w:id="230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0"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1"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31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3"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31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7"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2318"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19"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232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21"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2322"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2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4"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232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32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3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8"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329"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3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31" w:author="Nguyen Toan" w:date="2018-05-09T07:19:00Z">
                  <w:rPr>
                    <w:noProof/>
                    <w:webHidden/>
                  </w:rPr>
                </w:rPrChange>
              </w:rPr>
              <w:tab/>
              <w:delText>23</w:delText>
            </w:r>
          </w:del>
        </w:p>
        <w:p w14:paraId="46CE35A5" w14:textId="77777777" w:rsidR="004F360D" w:rsidRPr="00B05E10" w:rsidDel="00AA48F4" w:rsidRDefault="004F360D">
          <w:pPr>
            <w:pStyle w:val="TOC2"/>
            <w:tabs>
              <w:tab w:val="left" w:pos="880"/>
              <w:tab w:val="right" w:leader="dot" w:pos="9395"/>
            </w:tabs>
            <w:rPr>
              <w:del w:id="2332" w:author="Nguyen Toan" w:date="2018-05-09T07:19:00Z"/>
              <w:rFonts w:ascii="Times New Roman" w:eastAsiaTheme="minorEastAsia" w:hAnsi="Times New Roman" w:cs="Times New Roman"/>
              <w:noProof/>
              <w:color w:val="auto"/>
              <w:sz w:val="28"/>
              <w:szCs w:val="28"/>
              <w:lang w:val="en-US"/>
              <w:rPrChange w:id="2333" w:author="Nguyen Toan" w:date="2018-05-09T07:19:00Z">
                <w:rPr>
                  <w:del w:id="2334" w:author="Nguyen Toan" w:date="2018-05-09T07:19:00Z"/>
                  <w:rFonts w:asciiTheme="minorHAnsi" w:eastAsiaTheme="minorEastAsia" w:hAnsiTheme="minorHAnsi" w:cstheme="minorBidi"/>
                  <w:noProof/>
                  <w:color w:val="auto"/>
                  <w:lang w:val="en-US"/>
                </w:rPr>
              </w:rPrChange>
            </w:rPr>
          </w:pPr>
          <w:del w:id="2335" w:author="Nguyen Toan" w:date="2018-05-09T07:19:00Z">
            <w:r w:rsidRPr="00B05E10" w:rsidDel="00AA48F4">
              <w:rPr>
                <w:rStyle w:val="Hyperlink"/>
                <w:rFonts w:ascii="Times New Roman" w:eastAsia="Times New Roman" w:hAnsi="Times New Roman" w:cs="Times New Roman"/>
                <w:noProof/>
                <w:sz w:val="28"/>
                <w:szCs w:val="28"/>
                <w:rPrChange w:id="2336"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23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38" w:author="Nguyen Toan" w:date="2018-05-09T07:19:00Z">
                  <w:rPr>
                    <w:rStyle w:val="Hyperlink"/>
                    <w:rFonts w:ascii="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39" w:author="Nguyen Toan" w:date="2018-05-09T07:19:00Z">
                  <w:rPr>
                    <w:rStyle w:val="Hyperlink"/>
                    <w:rFonts w:ascii="Times New Roman" w:hAnsi="Times New Roman" w:cs="Times New Roman"/>
                    <w:b/>
                    <w:noProof/>
                  </w:rPr>
                </w:rPrChange>
              </w:rPr>
              <w:delText>ự</w:delText>
            </w:r>
            <w:r w:rsidRPr="00B05E10" w:rsidDel="00AA48F4">
              <w:rPr>
                <w:rStyle w:val="Hyperlink"/>
                <w:rFonts w:ascii="Times New Roman" w:hAnsi="Times New Roman" w:cs="Times New Roman"/>
                <w:noProof/>
                <w:sz w:val="28"/>
                <w:szCs w:val="28"/>
                <w:rPrChange w:id="234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341" w:author="Nguyen Toan" w:date="2018-05-09T07:19:00Z">
                  <w:rPr>
                    <w:rStyle w:val="Hyperlink"/>
                    <w:rFonts w:ascii="Times New Roman" w:eastAsia="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2342" w:author="Nguyen Toan" w:date="2018-05-09T07:19:00Z">
                  <w:rPr>
                    <w:rStyle w:val="Hyperlink"/>
                    <w:rFonts w:ascii="Times New Roman" w:eastAsia="Times New Roman" w:hAnsi="Times New Roman" w:cs="Times New Roman"/>
                    <w:b/>
                    <w:noProof/>
                  </w:rPr>
                </w:rPrChange>
              </w:rPr>
              <w:delText>ạng và khó khăn</w:delText>
            </w:r>
            <w:r w:rsidRPr="00B05E10" w:rsidDel="00AA48F4">
              <w:rPr>
                <w:rFonts w:ascii="Times New Roman" w:hAnsi="Times New Roman" w:cs="Times New Roman"/>
                <w:noProof/>
                <w:webHidden/>
                <w:sz w:val="28"/>
                <w:szCs w:val="28"/>
                <w:rPrChange w:id="2343" w:author="Nguyen Toan" w:date="2018-05-09T07:19:00Z">
                  <w:rPr>
                    <w:noProof/>
                    <w:webHidden/>
                  </w:rPr>
                </w:rPrChange>
              </w:rPr>
              <w:tab/>
              <w:delText>23</w:delText>
            </w:r>
          </w:del>
        </w:p>
        <w:p w14:paraId="6FECE569" w14:textId="77777777" w:rsidR="004F360D" w:rsidRPr="00B05E10" w:rsidDel="00AA48F4" w:rsidRDefault="004F360D">
          <w:pPr>
            <w:pStyle w:val="TOC2"/>
            <w:tabs>
              <w:tab w:val="left" w:pos="880"/>
              <w:tab w:val="right" w:leader="dot" w:pos="9395"/>
            </w:tabs>
            <w:rPr>
              <w:del w:id="2344" w:author="Nguyen Toan" w:date="2018-05-09T07:19:00Z"/>
              <w:rFonts w:ascii="Times New Roman" w:eastAsiaTheme="minorEastAsia" w:hAnsi="Times New Roman" w:cs="Times New Roman"/>
              <w:noProof/>
              <w:color w:val="auto"/>
              <w:sz w:val="28"/>
              <w:szCs w:val="28"/>
              <w:lang w:val="en-US"/>
              <w:rPrChange w:id="2345" w:author="Nguyen Toan" w:date="2018-05-09T07:19:00Z">
                <w:rPr>
                  <w:del w:id="2346" w:author="Nguyen Toan" w:date="2018-05-09T07:19:00Z"/>
                  <w:rFonts w:asciiTheme="minorHAnsi" w:eastAsiaTheme="minorEastAsia" w:hAnsiTheme="minorHAnsi" w:cstheme="minorBidi"/>
                  <w:noProof/>
                  <w:color w:val="auto"/>
                  <w:lang w:val="en-US"/>
                </w:rPr>
              </w:rPrChange>
            </w:rPr>
          </w:pPr>
          <w:del w:id="2347" w:author="Nguyen Toan" w:date="2018-05-09T07:19:00Z">
            <w:r w:rsidRPr="00B05E10" w:rsidDel="00AA48F4">
              <w:rPr>
                <w:rStyle w:val="Hyperlink"/>
                <w:rFonts w:ascii="Times New Roman" w:hAnsi="Times New Roman" w:cs="Times New Roman"/>
                <w:noProof/>
                <w:sz w:val="28"/>
                <w:szCs w:val="28"/>
                <w:rPrChange w:id="2348"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234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51" w:author="Nguyen Toan" w:date="2018-05-09T07:19:00Z">
                  <w:rPr>
                    <w:rStyle w:val="Hyperlink"/>
                    <w:rFonts w:ascii="Times New Roman" w:hAnsi="Times New Roman" w:cs="Times New Roman"/>
                    <w:b/>
                    <w:noProof/>
                  </w:rPr>
                </w:rPrChange>
              </w:rPr>
              <w:delText>ác vấ</w:delText>
            </w:r>
            <w:r w:rsidRPr="00B05E10" w:rsidDel="00AA48F4">
              <w:rPr>
                <w:rStyle w:val="Hyperlink"/>
                <w:rFonts w:ascii="Times New Roman" w:hAnsi="Times New Roman" w:cs="Times New Roman"/>
                <w:noProof/>
                <w:sz w:val="28"/>
                <w:szCs w:val="28"/>
                <w:rPrChange w:id="2352" w:author="Nguyen Toan" w:date="2018-05-09T07:19:00Z">
                  <w:rPr>
                    <w:rStyle w:val="Hyperlink"/>
                    <w:rFonts w:ascii="Times New Roman" w:hAnsi="Times New Roman" w:cs="Times New Roman"/>
                    <w:b/>
                    <w:noProof/>
                  </w:rPr>
                </w:rPrChange>
              </w:rPr>
              <w:delText xml:space="preserve">n </w:delText>
            </w:r>
            <w:r w:rsidRPr="00B05E10" w:rsidDel="00AA48F4">
              <w:rPr>
                <w:rStyle w:val="Hyperlink"/>
                <w:rFonts w:ascii="Times New Roman" w:eastAsia="Calibri" w:hAnsi="Times New Roman" w:cs="Times New Roman"/>
                <w:noProof/>
                <w:sz w:val="28"/>
                <w:szCs w:val="28"/>
                <w:rPrChange w:id="2353" w:author="Nguyen Toan" w:date="2018-05-09T07:19:00Z">
                  <w:rPr>
                    <w:rStyle w:val="Hyperlink"/>
                    <w:rFonts w:ascii="Times New Roman" w:hAnsi="Times New Roman" w:cs="Times New Roman"/>
                    <w:b/>
                    <w:noProof/>
                  </w:rPr>
                </w:rPrChange>
              </w:rPr>
              <w:delText>đề</w:delText>
            </w:r>
            <w:r w:rsidRPr="00B05E10" w:rsidDel="00AA48F4">
              <w:rPr>
                <w:rStyle w:val="Hyperlink"/>
                <w:rFonts w:ascii="Times New Roman" w:hAnsi="Times New Roman" w:cs="Times New Roman"/>
                <w:noProof/>
                <w:sz w:val="28"/>
                <w:szCs w:val="28"/>
                <w:rPrChange w:id="2354" w:author="Nguyen Toan" w:date="2018-05-09T07:19:00Z">
                  <w:rPr>
                    <w:rStyle w:val="Hyperlink"/>
                    <w:rFonts w:ascii="Times New Roman" w:hAnsi="Times New Roman" w:cs="Times New Roman"/>
                    <w:b/>
                    <w:noProof/>
                  </w:rPr>
                </w:rPrChange>
              </w:rPr>
              <w:delText xml:space="preserve"> c</w:delText>
            </w:r>
            <w:r w:rsidRPr="00B05E10" w:rsidDel="00AA48F4">
              <w:rPr>
                <w:rStyle w:val="Hyperlink"/>
                <w:rFonts w:ascii="Times New Roman" w:eastAsia="Calibri" w:hAnsi="Times New Roman" w:cs="Times New Roman"/>
                <w:noProof/>
                <w:sz w:val="28"/>
                <w:szCs w:val="28"/>
                <w:rPrChange w:id="2355" w:author="Nguyen Toan" w:date="2018-05-09T07:19:00Z">
                  <w:rPr>
                    <w:rStyle w:val="Hyperlink"/>
                    <w:rFonts w:ascii="Times New Roman" w:hAnsi="Times New Roman" w:cs="Times New Roman"/>
                    <w:b/>
                    <w:noProof/>
                  </w:rPr>
                </w:rPrChange>
              </w:rPr>
              <w:delText>ầ</w:delText>
            </w:r>
            <w:r w:rsidRPr="00B05E10" w:rsidDel="00AA48F4">
              <w:rPr>
                <w:rStyle w:val="Hyperlink"/>
                <w:rFonts w:ascii="Times New Roman" w:hAnsi="Times New Roman" w:cs="Times New Roman"/>
                <w:noProof/>
                <w:sz w:val="28"/>
                <w:szCs w:val="28"/>
                <w:rPrChange w:id="2356" w:author="Nguyen Toan" w:date="2018-05-09T07:19:00Z">
                  <w:rPr>
                    <w:rStyle w:val="Hyperlink"/>
                    <w:rFonts w:ascii="Times New Roman" w:hAnsi="Times New Roman" w:cs="Times New Roman"/>
                    <w:b/>
                    <w:noProof/>
                  </w:rPr>
                </w:rPrChange>
              </w:rPr>
              <w:delText>n gi</w:delText>
            </w:r>
            <w:r w:rsidRPr="00B05E10" w:rsidDel="00AA48F4">
              <w:rPr>
                <w:rStyle w:val="Hyperlink"/>
                <w:rFonts w:ascii="Times New Roman" w:eastAsia="Calibri" w:hAnsi="Times New Roman" w:cs="Times New Roman"/>
                <w:noProof/>
                <w:sz w:val="28"/>
                <w:szCs w:val="28"/>
                <w:rPrChange w:id="2357" w:author="Nguyen Toan" w:date="2018-05-09T07:19:00Z">
                  <w:rPr>
                    <w:rStyle w:val="Hyperlink"/>
                    <w:rFonts w:ascii="Times New Roman" w:hAnsi="Times New Roman" w:cs="Times New Roman"/>
                    <w:b/>
                    <w:noProof/>
                  </w:rPr>
                </w:rPrChange>
              </w:rPr>
              <w:delText>ả</w:delText>
            </w:r>
            <w:r w:rsidRPr="00B05E10" w:rsidDel="00AA48F4">
              <w:rPr>
                <w:rStyle w:val="Hyperlink"/>
                <w:rFonts w:ascii="Times New Roman" w:hAnsi="Times New Roman" w:cs="Times New Roman"/>
                <w:noProof/>
                <w:sz w:val="28"/>
                <w:szCs w:val="28"/>
                <w:rPrChange w:id="2358" w:author="Nguyen Toan" w:date="2018-05-09T07:19:00Z">
                  <w:rPr>
                    <w:rStyle w:val="Hyperlink"/>
                    <w:rFonts w:ascii="Times New Roman" w:hAnsi="Times New Roman" w:cs="Times New Roman"/>
                    <w:b/>
                    <w:noProof/>
                  </w:rPr>
                </w:rPrChange>
              </w:rPr>
              <w:delText>i quy</w:delText>
            </w:r>
            <w:r w:rsidRPr="00B05E10" w:rsidDel="00AA48F4">
              <w:rPr>
                <w:rStyle w:val="Hyperlink"/>
                <w:rFonts w:ascii="Times New Roman" w:eastAsia="Calibri" w:hAnsi="Times New Roman" w:cs="Times New Roman"/>
                <w:noProof/>
                <w:sz w:val="28"/>
                <w:szCs w:val="28"/>
                <w:rPrChange w:id="2359"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60"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61" w:author="Nguyen Toan" w:date="2018-05-09T07:19:00Z">
                  <w:rPr>
                    <w:noProof/>
                    <w:webHidden/>
                  </w:rPr>
                </w:rPrChange>
              </w:rPr>
              <w:tab/>
              <w:delText>23</w:delText>
            </w:r>
          </w:del>
        </w:p>
        <w:p w14:paraId="6E29F19E" w14:textId="77777777" w:rsidR="004F360D" w:rsidRPr="00B05E10" w:rsidDel="00AA48F4" w:rsidRDefault="004F360D">
          <w:pPr>
            <w:pStyle w:val="TOC1"/>
            <w:rPr>
              <w:del w:id="2362" w:author="Nguyen Toan" w:date="2018-05-09T07:19:00Z"/>
              <w:rFonts w:ascii="Times New Roman" w:eastAsiaTheme="minorEastAsia" w:hAnsi="Times New Roman" w:cs="Times New Roman"/>
              <w:noProof/>
              <w:color w:val="auto"/>
              <w:sz w:val="28"/>
              <w:szCs w:val="28"/>
              <w:lang w:val="en-US"/>
              <w:rPrChange w:id="2363" w:author="Nguyen Toan" w:date="2018-05-09T07:19:00Z">
                <w:rPr>
                  <w:del w:id="2364" w:author="Nguyen Toan" w:date="2018-05-09T07:19:00Z"/>
                  <w:rFonts w:asciiTheme="minorHAnsi" w:eastAsiaTheme="minorEastAsia" w:hAnsiTheme="minorHAnsi" w:cstheme="minorBidi"/>
                  <w:noProof/>
                  <w:color w:val="auto"/>
                  <w:lang w:val="en-US"/>
                </w:rPr>
              </w:rPrChange>
            </w:rPr>
          </w:pPr>
          <w:del w:id="2365" w:author="Nguyen Toan" w:date="2018-05-09T07:19:00Z">
            <w:r w:rsidRPr="00B05E10" w:rsidDel="00AA48F4">
              <w:rPr>
                <w:rStyle w:val="Hyperlink"/>
                <w:rFonts w:ascii="Times New Roman" w:eastAsia="Times New Roman" w:hAnsi="Times New Roman" w:cs="Times New Roman"/>
                <w:noProof/>
                <w:sz w:val="28"/>
                <w:szCs w:val="28"/>
                <w:rPrChange w:id="2366"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367"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36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69"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237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71"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372"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373"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37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37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3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37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9"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80"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2381"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2382"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2383"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5"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2386"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38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9"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390" w:author="Nguyen Toan" w:date="2018-05-09T07:19:00Z">
                  <w:rPr>
                    <w:noProof/>
                    <w:webHidden/>
                  </w:rPr>
                </w:rPrChange>
              </w:rPr>
              <w:tab/>
              <w:delText>25</w:delText>
            </w:r>
          </w:del>
        </w:p>
        <w:p w14:paraId="5A2719A2" w14:textId="77777777" w:rsidR="004F360D" w:rsidRPr="00B05E10" w:rsidDel="00AA48F4" w:rsidRDefault="004F360D">
          <w:pPr>
            <w:pStyle w:val="TOC2"/>
            <w:tabs>
              <w:tab w:val="left" w:pos="880"/>
              <w:tab w:val="right" w:leader="dot" w:pos="9395"/>
            </w:tabs>
            <w:rPr>
              <w:del w:id="2391" w:author="Nguyen Toan" w:date="2018-05-09T07:19:00Z"/>
              <w:rFonts w:ascii="Times New Roman" w:eastAsiaTheme="minorEastAsia" w:hAnsi="Times New Roman" w:cs="Times New Roman"/>
              <w:noProof/>
              <w:color w:val="auto"/>
              <w:sz w:val="28"/>
              <w:szCs w:val="28"/>
              <w:lang w:val="en-US"/>
              <w:rPrChange w:id="2392" w:author="Nguyen Toan" w:date="2018-05-09T07:19:00Z">
                <w:rPr>
                  <w:del w:id="2393" w:author="Nguyen Toan" w:date="2018-05-09T07:19:00Z"/>
                  <w:rFonts w:asciiTheme="minorHAnsi" w:eastAsiaTheme="minorEastAsia" w:hAnsiTheme="minorHAnsi" w:cstheme="minorBidi"/>
                  <w:noProof/>
                  <w:color w:val="auto"/>
                  <w:lang w:val="en-US"/>
                </w:rPr>
              </w:rPrChange>
            </w:rPr>
          </w:pPr>
          <w:del w:id="2394" w:author="Nguyen Toan" w:date="2018-05-09T07:19:00Z">
            <w:r w:rsidRPr="00B05E10" w:rsidDel="00AA48F4">
              <w:rPr>
                <w:rStyle w:val="Hyperlink"/>
                <w:rFonts w:ascii="Times New Roman" w:hAnsi="Times New Roman" w:cs="Times New Roman"/>
                <w:noProof/>
                <w:sz w:val="28"/>
                <w:szCs w:val="28"/>
                <w:rPrChange w:id="2395" w:author="Nguyen Toan" w:date="2018-05-09T07:19:00Z">
                  <w:rPr>
                    <w:rStyle w:val="Hyperlink"/>
                    <w:rFonts w:ascii="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239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97" w:author="Nguyen Toan" w:date="2018-05-09T07:19:00Z">
                  <w:rPr>
                    <w:rStyle w:val="Hyperlink"/>
                    <w:rFonts w:ascii="Times New Roman" w:hAnsi="Times New Roman" w:cs="Times New Roman"/>
                    <w:b/>
                    <w:noProof/>
                  </w:rPr>
                </w:rPrChange>
              </w:rPr>
              <w:delText>Chi</w:delText>
            </w:r>
            <w:r w:rsidRPr="00B05E10" w:rsidDel="00AA48F4">
              <w:rPr>
                <w:rStyle w:val="Hyperlink"/>
                <w:rFonts w:ascii="Times New Roman" w:eastAsia="Calibri" w:hAnsi="Times New Roman" w:cs="Times New Roman"/>
                <w:noProof/>
                <w:sz w:val="28"/>
                <w:szCs w:val="28"/>
                <w:rPrChange w:id="2398"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99" w:author="Nguyen Toan" w:date="2018-05-09T07:19:00Z">
                  <w:rPr>
                    <w:rStyle w:val="Hyperlink"/>
                    <w:rFonts w:ascii="Times New Roman" w:hAnsi="Times New Roman" w:cs="Times New Roman"/>
                    <w:b/>
                    <w:noProof/>
                  </w:rPr>
                </w:rPrChange>
              </w:rPr>
              <w:delText>n l</w:delText>
            </w:r>
            <w:r w:rsidRPr="00B05E10" w:rsidDel="00AA48F4">
              <w:rPr>
                <w:rStyle w:val="Hyperlink"/>
                <w:rFonts w:ascii="Times New Roman" w:eastAsia="Calibri" w:hAnsi="Times New Roman" w:cs="Times New Roman"/>
                <w:noProof/>
                <w:sz w:val="28"/>
                <w:szCs w:val="28"/>
                <w:rPrChange w:id="2400" w:author="Nguyen Toan" w:date="2018-05-09T07:19:00Z">
                  <w:rPr>
                    <w:rStyle w:val="Hyperlink"/>
                    <w:rFonts w:ascii="Times New Roman" w:hAnsi="Times New Roman" w:cs="Times New Roman"/>
                    <w:b/>
                    <w:noProof/>
                  </w:rPr>
                </w:rPrChange>
              </w:rPr>
              <w:delText>ượ</w:delText>
            </w:r>
            <w:r w:rsidRPr="00B05E10" w:rsidDel="00AA48F4">
              <w:rPr>
                <w:rStyle w:val="Hyperlink"/>
                <w:rFonts w:ascii="Times New Roman" w:hAnsi="Times New Roman" w:cs="Times New Roman"/>
                <w:noProof/>
                <w:sz w:val="28"/>
                <w:szCs w:val="28"/>
                <w:rPrChange w:id="2401" w:author="Nguyen Toan" w:date="2018-05-09T07:19:00Z">
                  <w:rPr>
                    <w:rStyle w:val="Hyperlink"/>
                    <w:rFonts w:ascii="Times New Roman" w:hAnsi="Times New Roman" w:cs="Times New Roman"/>
                    <w:b/>
                    <w:noProof/>
                  </w:rPr>
                </w:rPrChange>
              </w:rPr>
              <w:delText>c ki</w:delText>
            </w:r>
            <w:r w:rsidRPr="00B05E10" w:rsidDel="00AA48F4">
              <w:rPr>
                <w:rStyle w:val="Hyperlink"/>
                <w:rFonts w:ascii="Times New Roman" w:eastAsia="Calibri" w:hAnsi="Times New Roman" w:cs="Times New Roman"/>
                <w:noProof/>
                <w:sz w:val="28"/>
                <w:szCs w:val="28"/>
                <w:rPrChange w:id="2402"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403"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404"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05"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24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2407"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408"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409" w:author="Nguyen Toan" w:date="2018-05-09T07:19:00Z">
                  <w:rPr>
                    <w:rStyle w:val="Hyperlink"/>
                    <w:rFonts w:ascii="Times New Roman" w:hAnsi="Times New Roman" w:cs="Times New Roman"/>
                    <w:b/>
                    <w:noProof/>
                  </w:rPr>
                </w:rPrChange>
              </w:rPr>
              <w:delText>ng s</w:delText>
            </w:r>
            <w:r w:rsidRPr="00B05E10" w:rsidDel="00AA48F4">
              <w:rPr>
                <w:rStyle w:val="Hyperlink"/>
                <w:rFonts w:ascii="Times New Roman" w:eastAsia="Calibri" w:hAnsi="Times New Roman" w:cs="Times New Roman"/>
                <w:noProof/>
                <w:sz w:val="28"/>
                <w:szCs w:val="28"/>
                <w:rPrChange w:id="2410"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11" w:author="Nguyen Toan" w:date="2018-05-09T07:19:00Z">
                  <w:rPr>
                    <w:rStyle w:val="Hyperlink"/>
                    <w:rFonts w:ascii="Times New Roman" w:hAnsi="Times New Roman" w:cs="Times New Roman"/>
                    <w:b/>
                    <w:noProof/>
                  </w:rPr>
                </w:rPrChange>
              </w:rPr>
              <w:delText xml:space="preserve"> d</w:delText>
            </w:r>
            <w:r w:rsidRPr="00B05E10" w:rsidDel="00AA48F4">
              <w:rPr>
                <w:rStyle w:val="Hyperlink"/>
                <w:rFonts w:ascii="Times New Roman" w:eastAsia="Calibri" w:hAnsi="Times New Roman" w:cs="Times New Roman"/>
                <w:noProof/>
                <w:sz w:val="28"/>
                <w:szCs w:val="28"/>
                <w:rPrChange w:id="2412"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413"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2414"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415"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416" w:author="Nguyen Toan" w:date="2018-05-09T07:19:00Z">
                  <w:rPr>
                    <w:rStyle w:val="Hyperlink"/>
                    <w:rFonts w:ascii="Times New Roman" w:hAnsi="Times New Roman" w:cs="Times New Roman"/>
                    <w:b/>
                    <w:noProof/>
                  </w:rPr>
                </w:rPrChange>
              </w:rPr>
              <w:delText xml:space="preserve">úc </w:delText>
            </w:r>
            <w:r w:rsidRPr="00B05E10" w:rsidDel="00AA48F4">
              <w:rPr>
                <w:rStyle w:val="Hyperlink"/>
                <w:rFonts w:ascii="Times New Roman" w:hAnsi="Times New Roman" w:cs="Times New Roman"/>
                <w:noProof/>
                <w:sz w:val="28"/>
                <w:szCs w:val="28"/>
                <w:rPrChange w:id="2417" w:author="Nguyen Toan" w:date="2018-05-09T07:19:00Z">
                  <w:rPr>
                    <w:rStyle w:val="Hyperlink"/>
                    <w:rFonts w:ascii="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418" w:author="Nguyen Toan" w:date="2018-05-09T07:19:00Z">
                  <w:rPr>
                    <w:noProof/>
                    <w:webHidden/>
                  </w:rPr>
                </w:rPrChange>
              </w:rPr>
              <w:tab/>
              <w:delText>25</w:delText>
            </w:r>
          </w:del>
        </w:p>
        <w:p w14:paraId="290F3099" w14:textId="77777777" w:rsidR="004F360D" w:rsidRPr="00B05E10" w:rsidDel="00AA48F4" w:rsidRDefault="004F360D">
          <w:pPr>
            <w:pStyle w:val="TOC3"/>
            <w:tabs>
              <w:tab w:val="left" w:pos="1320"/>
              <w:tab w:val="right" w:leader="dot" w:pos="9395"/>
            </w:tabs>
            <w:rPr>
              <w:del w:id="2419" w:author="Nguyen Toan" w:date="2018-05-09T07:19:00Z"/>
              <w:rFonts w:ascii="Times New Roman" w:eastAsiaTheme="minorEastAsia" w:hAnsi="Times New Roman" w:cs="Times New Roman"/>
              <w:noProof/>
              <w:color w:val="auto"/>
              <w:sz w:val="28"/>
              <w:szCs w:val="28"/>
              <w:lang w:val="en-US"/>
              <w:rPrChange w:id="2420" w:author="Nguyen Toan" w:date="2018-05-09T07:19:00Z">
                <w:rPr>
                  <w:del w:id="2421" w:author="Nguyen Toan" w:date="2018-05-09T07:19:00Z"/>
                  <w:rFonts w:asciiTheme="minorHAnsi" w:eastAsiaTheme="minorEastAsia" w:hAnsiTheme="minorHAnsi" w:cstheme="minorBidi"/>
                  <w:noProof/>
                  <w:color w:val="auto"/>
                  <w:lang w:val="en-US"/>
                </w:rPr>
              </w:rPrChange>
            </w:rPr>
          </w:pPr>
          <w:del w:id="2422" w:author="Nguyen Toan" w:date="2018-05-09T07:19:00Z">
            <w:r w:rsidRPr="00B05E10" w:rsidDel="00AA48F4">
              <w:rPr>
                <w:rStyle w:val="Hyperlink"/>
                <w:rFonts w:ascii="Times New Roman" w:eastAsia="Times New Roman" w:hAnsi="Times New Roman" w:cs="Times New Roman"/>
                <w:noProof/>
                <w:sz w:val="28"/>
                <w:szCs w:val="28"/>
                <w:rPrChange w:id="2423"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242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2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2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28"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2429" w:author="Nguyen Toan" w:date="2018-05-09T07:19:00Z">
                  <w:rPr>
                    <w:noProof/>
                    <w:webHidden/>
                  </w:rPr>
                </w:rPrChange>
              </w:rPr>
              <w:tab/>
              <w:delText>25</w:delText>
            </w:r>
          </w:del>
        </w:p>
        <w:p w14:paraId="46C821C4" w14:textId="77777777" w:rsidR="004F360D" w:rsidRPr="00B05E10" w:rsidDel="00AA48F4" w:rsidRDefault="004F360D">
          <w:pPr>
            <w:pStyle w:val="TOC3"/>
            <w:tabs>
              <w:tab w:val="left" w:pos="1320"/>
              <w:tab w:val="right" w:leader="dot" w:pos="9395"/>
            </w:tabs>
            <w:rPr>
              <w:del w:id="2430" w:author="Nguyen Toan" w:date="2018-05-09T07:19:00Z"/>
              <w:rFonts w:ascii="Times New Roman" w:eastAsiaTheme="minorEastAsia" w:hAnsi="Times New Roman" w:cs="Times New Roman"/>
              <w:noProof/>
              <w:color w:val="auto"/>
              <w:sz w:val="28"/>
              <w:szCs w:val="28"/>
              <w:lang w:val="en-US"/>
              <w:rPrChange w:id="2431" w:author="Nguyen Toan" w:date="2018-05-09T07:19:00Z">
                <w:rPr>
                  <w:del w:id="2432" w:author="Nguyen Toan" w:date="2018-05-09T07:19:00Z"/>
                  <w:rFonts w:asciiTheme="minorHAnsi" w:eastAsiaTheme="minorEastAsia" w:hAnsiTheme="minorHAnsi" w:cstheme="minorBidi"/>
                  <w:noProof/>
                  <w:color w:val="auto"/>
                  <w:lang w:val="en-US"/>
                </w:rPr>
              </w:rPrChange>
            </w:rPr>
          </w:pPr>
          <w:del w:id="2433" w:author="Nguyen Toan" w:date="2018-05-09T07:19:00Z">
            <w:r w:rsidRPr="00B05E10" w:rsidDel="00AA48F4">
              <w:rPr>
                <w:rStyle w:val="Hyperlink"/>
                <w:rFonts w:ascii="Times New Roman" w:eastAsia="Times New Roman" w:hAnsi="Times New Roman" w:cs="Times New Roman"/>
                <w:noProof/>
                <w:sz w:val="28"/>
                <w:szCs w:val="28"/>
                <w:rPrChange w:id="2434"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243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36" w:author="Nguyen Toan" w:date="2018-05-09T07:19:00Z">
                  <w:rPr>
                    <w:rStyle w:val="Hyperlink"/>
                    <w:rFonts w:ascii="Times New Roman" w:eastAsia="Times New Roman" w:hAnsi="Times New Roman" w:cs="Times New Roman"/>
                    <w:b/>
                    <w:noProof/>
                  </w:rPr>
                </w:rPrChange>
              </w:rPr>
              <w:delText>KiKi</w:delText>
            </w:r>
            <w:r w:rsidRPr="00B05E10" w:rsidDel="00AA48F4">
              <w:rPr>
                <w:rStyle w:val="Hyperlink"/>
                <w:rFonts w:ascii="Times New Roman" w:eastAsia="Calibri" w:hAnsi="Times New Roman" w:cs="Times New Roman"/>
                <w:noProof/>
                <w:sz w:val="28"/>
                <w:szCs w:val="28"/>
                <w:rPrChange w:id="243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3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39" w:author="Nguyen Toan" w:date="2018-05-09T07:19:00Z">
                  <w:rPr>
                    <w:rStyle w:val="Hyperlink"/>
                    <w:rFonts w:ascii="Times New Roman" w:eastAsia="Times New Roman" w:hAnsi="Times New Roman" w:cs="Times New Roman"/>
                    <w:b/>
                    <w:noProof/>
                  </w:rPr>
                </w:rPrChange>
              </w:rPr>
              <w:delText xml:space="preserve"> ử tích hợp</w:delText>
            </w:r>
            <w:r w:rsidRPr="00B05E10" w:rsidDel="00AA48F4">
              <w:rPr>
                <w:rFonts w:ascii="Times New Roman" w:hAnsi="Times New Roman" w:cs="Times New Roman"/>
                <w:noProof/>
                <w:webHidden/>
                <w:sz w:val="28"/>
                <w:szCs w:val="28"/>
                <w:rPrChange w:id="2440" w:author="Nguyen Toan" w:date="2018-05-09T07:19:00Z">
                  <w:rPr>
                    <w:noProof/>
                    <w:webHidden/>
                  </w:rPr>
                </w:rPrChange>
              </w:rPr>
              <w:tab/>
              <w:delText>26</w:delText>
            </w:r>
          </w:del>
        </w:p>
        <w:p w14:paraId="06C44149" w14:textId="77777777" w:rsidR="004F360D" w:rsidRPr="00B05E10" w:rsidDel="00AA48F4" w:rsidRDefault="004F360D">
          <w:pPr>
            <w:pStyle w:val="TOC3"/>
            <w:tabs>
              <w:tab w:val="left" w:pos="1320"/>
              <w:tab w:val="right" w:leader="dot" w:pos="9395"/>
            </w:tabs>
            <w:rPr>
              <w:del w:id="2441" w:author="Nguyen Toan" w:date="2018-05-09T07:19:00Z"/>
              <w:rFonts w:ascii="Times New Roman" w:eastAsiaTheme="minorEastAsia" w:hAnsi="Times New Roman" w:cs="Times New Roman"/>
              <w:noProof/>
              <w:color w:val="auto"/>
              <w:sz w:val="28"/>
              <w:szCs w:val="28"/>
              <w:lang w:val="en-US"/>
              <w:rPrChange w:id="2442" w:author="Nguyen Toan" w:date="2018-05-09T07:19:00Z">
                <w:rPr>
                  <w:del w:id="2443" w:author="Nguyen Toan" w:date="2018-05-09T07:19:00Z"/>
                  <w:rFonts w:asciiTheme="minorHAnsi" w:eastAsiaTheme="minorEastAsia" w:hAnsiTheme="minorHAnsi" w:cstheme="minorBidi"/>
                  <w:noProof/>
                  <w:color w:val="auto"/>
                  <w:lang w:val="en-US"/>
                </w:rPr>
              </w:rPrChange>
            </w:rPr>
          </w:pPr>
          <w:del w:id="2444" w:author="Nguyen Toan" w:date="2018-05-09T07:19:00Z">
            <w:r w:rsidRPr="00B05E10" w:rsidDel="00AA48F4">
              <w:rPr>
                <w:rStyle w:val="Hyperlink"/>
                <w:rFonts w:ascii="Times New Roman" w:eastAsia="Times New Roman" w:hAnsi="Times New Roman" w:cs="Times New Roman"/>
                <w:noProof/>
                <w:sz w:val="28"/>
                <w:szCs w:val="28"/>
                <w:rPrChange w:id="2445"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244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4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4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4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50"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24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52"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2453" w:author="Nguyen Toan" w:date="2018-05-09T07:19:00Z">
                  <w:rPr>
                    <w:noProof/>
                    <w:webHidden/>
                  </w:rPr>
                </w:rPrChange>
              </w:rPr>
              <w:tab/>
              <w:delText>26</w:delText>
            </w:r>
          </w:del>
        </w:p>
        <w:p w14:paraId="32094245" w14:textId="77777777" w:rsidR="004F360D" w:rsidRPr="00B05E10" w:rsidDel="00AA48F4" w:rsidRDefault="004F360D">
          <w:pPr>
            <w:pStyle w:val="TOC2"/>
            <w:tabs>
              <w:tab w:val="left" w:pos="880"/>
              <w:tab w:val="right" w:leader="dot" w:pos="9395"/>
            </w:tabs>
            <w:rPr>
              <w:del w:id="2454" w:author="Nguyen Toan" w:date="2018-05-09T07:19:00Z"/>
              <w:rFonts w:ascii="Times New Roman" w:eastAsiaTheme="minorEastAsia" w:hAnsi="Times New Roman" w:cs="Times New Roman"/>
              <w:noProof/>
              <w:color w:val="auto"/>
              <w:sz w:val="28"/>
              <w:szCs w:val="28"/>
              <w:lang w:val="en-US"/>
              <w:rPrChange w:id="2455" w:author="Nguyen Toan" w:date="2018-05-09T07:19:00Z">
                <w:rPr>
                  <w:del w:id="2456" w:author="Nguyen Toan" w:date="2018-05-09T07:19:00Z"/>
                  <w:rFonts w:asciiTheme="minorHAnsi" w:eastAsiaTheme="minorEastAsia" w:hAnsiTheme="minorHAnsi" w:cstheme="minorBidi"/>
                  <w:noProof/>
                  <w:color w:val="auto"/>
                  <w:lang w:val="en-US"/>
                </w:rPr>
              </w:rPrChange>
            </w:rPr>
          </w:pPr>
          <w:del w:id="2457" w:author="Nguyen Toan" w:date="2018-05-09T07:19:00Z">
            <w:r w:rsidRPr="00B05E10" w:rsidDel="00AA48F4">
              <w:rPr>
                <w:rStyle w:val="Hyperlink"/>
                <w:rFonts w:ascii="Times New Roman" w:eastAsia="Times New Roman" w:hAnsi="Times New Roman" w:cs="Times New Roman"/>
                <w:noProof/>
                <w:sz w:val="28"/>
                <w:szCs w:val="28"/>
                <w:rPrChange w:id="24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245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60"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461"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24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6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6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65"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2466" w:author="Nguyen Toan" w:date="2018-05-09T07:19:00Z">
                  <w:rPr>
                    <w:noProof/>
                    <w:webHidden/>
                  </w:rPr>
                </w:rPrChange>
              </w:rPr>
              <w:tab/>
              <w:delText>27</w:delText>
            </w:r>
          </w:del>
        </w:p>
        <w:p w14:paraId="2840261D" w14:textId="77777777" w:rsidR="004F360D" w:rsidRPr="00B05E10" w:rsidDel="00AA48F4" w:rsidRDefault="004F360D">
          <w:pPr>
            <w:pStyle w:val="TOC2"/>
            <w:tabs>
              <w:tab w:val="left" w:pos="880"/>
              <w:tab w:val="right" w:leader="dot" w:pos="9395"/>
            </w:tabs>
            <w:rPr>
              <w:del w:id="2467" w:author="Nguyen Toan" w:date="2018-05-09T07:19:00Z"/>
              <w:rFonts w:ascii="Times New Roman" w:eastAsiaTheme="minorEastAsia" w:hAnsi="Times New Roman" w:cs="Times New Roman"/>
              <w:noProof/>
              <w:color w:val="auto"/>
              <w:sz w:val="28"/>
              <w:szCs w:val="28"/>
              <w:lang w:val="en-US"/>
              <w:rPrChange w:id="2468" w:author="Nguyen Toan" w:date="2018-05-09T07:19:00Z">
                <w:rPr>
                  <w:del w:id="2469" w:author="Nguyen Toan" w:date="2018-05-09T07:19:00Z"/>
                  <w:rFonts w:asciiTheme="minorHAnsi" w:eastAsiaTheme="minorEastAsia" w:hAnsiTheme="minorHAnsi" w:cstheme="minorBidi"/>
                  <w:noProof/>
                  <w:color w:val="auto"/>
                  <w:lang w:val="en-US"/>
                </w:rPr>
              </w:rPrChange>
            </w:rPr>
          </w:pPr>
          <w:del w:id="2470" w:author="Nguyen Toan" w:date="2018-05-09T07:19:00Z">
            <w:r w:rsidRPr="00B05E10" w:rsidDel="00AA48F4">
              <w:rPr>
                <w:rStyle w:val="Hyperlink"/>
                <w:rFonts w:ascii="Times New Roman" w:eastAsia="Times New Roman" w:hAnsi="Times New Roman" w:cs="Times New Roman"/>
                <w:noProof/>
                <w:sz w:val="28"/>
                <w:szCs w:val="28"/>
                <w:rPrChange w:id="2471"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247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73"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474"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247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476"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2477" w:author="Nguyen Toan" w:date="2018-05-09T07:19:00Z">
                  <w:rPr>
                    <w:noProof/>
                    <w:webHidden/>
                  </w:rPr>
                </w:rPrChange>
              </w:rPr>
              <w:tab/>
              <w:delText>28</w:delText>
            </w:r>
          </w:del>
        </w:p>
        <w:p w14:paraId="4002E03B" w14:textId="77777777" w:rsidR="004F360D" w:rsidRPr="00B05E10" w:rsidDel="00AA48F4" w:rsidRDefault="004F360D">
          <w:pPr>
            <w:pStyle w:val="TOC3"/>
            <w:tabs>
              <w:tab w:val="left" w:pos="1320"/>
              <w:tab w:val="right" w:leader="dot" w:pos="9395"/>
            </w:tabs>
            <w:rPr>
              <w:del w:id="2478" w:author="Nguyen Toan" w:date="2018-05-09T07:19:00Z"/>
              <w:rFonts w:ascii="Times New Roman" w:eastAsiaTheme="minorEastAsia" w:hAnsi="Times New Roman" w:cs="Times New Roman"/>
              <w:noProof/>
              <w:color w:val="auto"/>
              <w:sz w:val="28"/>
              <w:szCs w:val="28"/>
              <w:lang w:val="en-US"/>
              <w:rPrChange w:id="2479" w:author="Nguyen Toan" w:date="2018-05-09T07:19:00Z">
                <w:rPr>
                  <w:del w:id="2480" w:author="Nguyen Toan" w:date="2018-05-09T07:19:00Z"/>
                  <w:rFonts w:asciiTheme="minorHAnsi" w:eastAsiaTheme="minorEastAsia" w:hAnsiTheme="minorHAnsi" w:cstheme="minorBidi"/>
                  <w:noProof/>
                  <w:color w:val="auto"/>
                  <w:lang w:val="en-US"/>
                </w:rPr>
              </w:rPrChange>
            </w:rPr>
          </w:pPr>
          <w:del w:id="2481" w:author="Nguyen Toan" w:date="2018-05-09T07:19:00Z">
            <w:r w:rsidRPr="00B05E10" w:rsidDel="00AA48F4">
              <w:rPr>
                <w:rStyle w:val="Hyperlink"/>
                <w:rFonts w:ascii="Times New Roman" w:eastAsia="Times New Roman" w:hAnsi="Times New Roman" w:cs="Times New Roman"/>
                <w:noProof/>
                <w:sz w:val="28"/>
                <w:szCs w:val="28"/>
                <w:rPrChange w:id="2482"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248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84"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2485" w:author="Nguyen Toan" w:date="2018-05-09T07:19:00Z">
                  <w:rPr>
                    <w:noProof/>
                    <w:webHidden/>
                  </w:rPr>
                </w:rPrChange>
              </w:rPr>
              <w:tab/>
              <w:delText>28</w:delText>
            </w:r>
          </w:del>
        </w:p>
        <w:p w14:paraId="49610C07" w14:textId="77777777" w:rsidR="004F360D" w:rsidRPr="00B05E10" w:rsidDel="00AA48F4" w:rsidRDefault="004F360D">
          <w:pPr>
            <w:pStyle w:val="TOC3"/>
            <w:tabs>
              <w:tab w:val="left" w:pos="1320"/>
              <w:tab w:val="right" w:leader="dot" w:pos="9395"/>
            </w:tabs>
            <w:rPr>
              <w:del w:id="2486" w:author="Nguyen Toan" w:date="2018-05-09T07:19:00Z"/>
              <w:rFonts w:ascii="Times New Roman" w:eastAsiaTheme="minorEastAsia" w:hAnsi="Times New Roman" w:cs="Times New Roman"/>
              <w:noProof/>
              <w:color w:val="auto"/>
              <w:sz w:val="28"/>
              <w:szCs w:val="28"/>
              <w:lang w:val="en-US"/>
              <w:rPrChange w:id="2487" w:author="Nguyen Toan" w:date="2018-05-09T07:19:00Z">
                <w:rPr>
                  <w:del w:id="2488" w:author="Nguyen Toan" w:date="2018-05-09T07:19:00Z"/>
                  <w:rFonts w:asciiTheme="minorHAnsi" w:eastAsiaTheme="minorEastAsia" w:hAnsiTheme="minorHAnsi" w:cstheme="minorBidi"/>
                  <w:noProof/>
                  <w:color w:val="auto"/>
                  <w:lang w:val="en-US"/>
                </w:rPr>
              </w:rPrChange>
            </w:rPr>
          </w:pPr>
          <w:del w:id="2489" w:author="Nguyen Toan" w:date="2018-05-09T07:19:00Z">
            <w:r w:rsidRPr="00B05E10" w:rsidDel="00AA48F4">
              <w:rPr>
                <w:rStyle w:val="Hyperlink"/>
                <w:rFonts w:ascii="Times New Roman" w:eastAsia="Times New Roman" w:hAnsi="Times New Roman" w:cs="Times New Roman"/>
                <w:noProof/>
                <w:sz w:val="28"/>
                <w:szCs w:val="28"/>
                <w:rPrChange w:id="249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249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9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2493" w:author="Nguyen Toan" w:date="2018-05-09T07:19:00Z">
                  <w:rPr>
                    <w:noProof/>
                    <w:webHidden/>
                  </w:rPr>
                </w:rPrChange>
              </w:rPr>
              <w:tab/>
              <w:delText>29</w:delText>
            </w:r>
          </w:del>
        </w:p>
        <w:p w14:paraId="2B174528" w14:textId="77777777" w:rsidR="004F360D" w:rsidRPr="00B05E10" w:rsidDel="00AA48F4" w:rsidRDefault="004F360D">
          <w:pPr>
            <w:pStyle w:val="TOC3"/>
            <w:tabs>
              <w:tab w:val="left" w:pos="1320"/>
              <w:tab w:val="right" w:leader="dot" w:pos="9395"/>
            </w:tabs>
            <w:rPr>
              <w:del w:id="2494" w:author="Nguyen Toan" w:date="2018-05-09T07:19:00Z"/>
              <w:rFonts w:ascii="Times New Roman" w:eastAsiaTheme="minorEastAsia" w:hAnsi="Times New Roman" w:cs="Times New Roman"/>
              <w:noProof/>
              <w:color w:val="auto"/>
              <w:sz w:val="28"/>
              <w:szCs w:val="28"/>
              <w:lang w:val="en-US"/>
              <w:rPrChange w:id="2495" w:author="Nguyen Toan" w:date="2018-05-09T07:19:00Z">
                <w:rPr>
                  <w:del w:id="2496" w:author="Nguyen Toan" w:date="2018-05-09T07:19:00Z"/>
                  <w:rFonts w:asciiTheme="minorHAnsi" w:eastAsiaTheme="minorEastAsia" w:hAnsiTheme="minorHAnsi" w:cstheme="minorBidi"/>
                  <w:noProof/>
                  <w:color w:val="auto"/>
                  <w:lang w:val="en-US"/>
                </w:rPr>
              </w:rPrChange>
            </w:rPr>
          </w:pPr>
          <w:del w:id="2497" w:author="Nguyen Toan" w:date="2018-05-09T07:19:00Z">
            <w:r w:rsidRPr="00B05E10" w:rsidDel="00AA48F4">
              <w:rPr>
                <w:rStyle w:val="Hyperlink"/>
                <w:rFonts w:ascii="Times New Roman" w:eastAsia="Times New Roman" w:hAnsi="Times New Roman" w:cs="Times New Roman"/>
                <w:noProof/>
                <w:sz w:val="28"/>
                <w:szCs w:val="28"/>
                <w:rPrChange w:id="2498"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249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0"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2501" w:author="Nguyen Toan" w:date="2018-05-09T07:19:00Z">
                  <w:rPr>
                    <w:noProof/>
                    <w:webHidden/>
                  </w:rPr>
                </w:rPrChange>
              </w:rPr>
              <w:tab/>
              <w:delText>30</w:delText>
            </w:r>
          </w:del>
        </w:p>
        <w:p w14:paraId="36C4D67D" w14:textId="77777777" w:rsidR="004F360D" w:rsidRPr="00B05E10" w:rsidDel="00AA48F4" w:rsidRDefault="004F360D">
          <w:pPr>
            <w:pStyle w:val="TOC3"/>
            <w:tabs>
              <w:tab w:val="left" w:pos="1320"/>
              <w:tab w:val="right" w:leader="dot" w:pos="9395"/>
            </w:tabs>
            <w:rPr>
              <w:del w:id="2502" w:author="Nguyen Toan" w:date="2018-05-09T07:19:00Z"/>
              <w:rFonts w:ascii="Times New Roman" w:eastAsiaTheme="minorEastAsia" w:hAnsi="Times New Roman" w:cs="Times New Roman"/>
              <w:noProof/>
              <w:color w:val="auto"/>
              <w:sz w:val="28"/>
              <w:szCs w:val="28"/>
              <w:lang w:val="en-US"/>
              <w:rPrChange w:id="2503" w:author="Nguyen Toan" w:date="2018-05-09T07:19:00Z">
                <w:rPr>
                  <w:del w:id="2504" w:author="Nguyen Toan" w:date="2018-05-09T07:19:00Z"/>
                  <w:rFonts w:asciiTheme="minorHAnsi" w:eastAsiaTheme="minorEastAsia" w:hAnsiTheme="minorHAnsi" w:cstheme="minorBidi"/>
                  <w:noProof/>
                  <w:color w:val="auto"/>
                  <w:lang w:val="en-US"/>
                </w:rPr>
              </w:rPrChange>
            </w:rPr>
          </w:pPr>
          <w:del w:id="2505" w:author="Nguyen Toan" w:date="2018-05-09T07:19:00Z">
            <w:r w:rsidRPr="00B05E10" w:rsidDel="00AA48F4">
              <w:rPr>
                <w:rStyle w:val="Hyperlink"/>
                <w:rFonts w:ascii="Times New Roman" w:eastAsia="Times New Roman" w:hAnsi="Times New Roman" w:cs="Times New Roman"/>
                <w:noProof/>
                <w:sz w:val="28"/>
                <w:szCs w:val="28"/>
                <w:rPrChange w:id="2506"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250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8"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2509" w:author="Nguyen Toan" w:date="2018-05-09T07:19:00Z">
                  <w:rPr>
                    <w:noProof/>
                    <w:webHidden/>
                  </w:rPr>
                </w:rPrChange>
              </w:rPr>
              <w:tab/>
              <w:delText>31</w:delText>
            </w:r>
          </w:del>
        </w:p>
        <w:p w14:paraId="386553C6" w14:textId="77777777" w:rsidR="004F360D" w:rsidRPr="00B05E10" w:rsidDel="00AA48F4" w:rsidRDefault="004F360D">
          <w:pPr>
            <w:pStyle w:val="TOC2"/>
            <w:tabs>
              <w:tab w:val="left" w:pos="880"/>
              <w:tab w:val="right" w:leader="dot" w:pos="9395"/>
            </w:tabs>
            <w:rPr>
              <w:del w:id="2510" w:author="Nguyen Toan" w:date="2018-05-09T07:19:00Z"/>
              <w:rFonts w:ascii="Times New Roman" w:eastAsiaTheme="minorEastAsia" w:hAnsi="Times New Roman" w:cs="Times New Roman"/>
              <w:noProof/>
              <w:color w:val="auto"/>
              <w:sz w:val="28"/>
              <w:szCs w:val="28"/>
              <w:lang w:val="en-US"/>
              <w:rPrChange w:id="2511" w:author="Nguyen Toan" w:date="2018-05-09T07:19:00Z">
                <w:rPr>
                  <w:del w:id="2512" w:author="Nguyen Toan" w:date="2018-05-09T07:19:00Z"/>
                  <w:rFonts w:asciiTheme="minorHAnsi" w:eastAsiaTheme="minorEastAsia" w:hAnsiTheme="minorHAnsi" w:cstheme="minorBidi"/>
                  <w:noProof/>
                  <w:color w:val="auto"/>
                  <w:lang w:val="en-US"/>
                </w:rPr>
              </w:rPrChange>
            </w:rPr>
          </w:pPr>
          <w:del w:id="2513" w:author="Nguyen Toan" w:date="2018-05-09T07:19:00Z">
            <w:r w:rsidRPr="00B05E10" w:rsidDel="00AA48F4">
              <w:rPr>
                <w:rStyle w:val="Hyperlink"/>
                <w:rFonts w:ascii="Times New Roman" w:eastAsia="Times New Roman" w:hAnsi="Times New Roman" w:cs="Times New Roman"/>
                <w:noProof/>
                <w:sz w:val="28"/>
                <w:szCs w:val="28"/>
                <w:rPrChange w:id="2514"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251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16"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17"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251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1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2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2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2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2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2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25" w:author="Nguyen Toan" w:date="2018-05-09T07:19:00Z">
                  <w:rPr>
                    <w:noProof/>
                    <w:webHidden/>
                  </w:rPr>
                </w:rPrChange>
              </w:rPr>
              <w:tab/>
              <w:delText>35</w:delText>
            </w:r>
          </w:del>
        </w:p>
        <w:p w14:paraId="224BAF05" w14:textId="77777777" w:rsidR="004F360D" w:rsidRPr="00B05E10" w:rsidDel="00AA48F4" w:rsidRDefault="004F360D">
          <w:pPr>
            <w:pStyle w:val="TOC2"/>
            <w:tabs>
              <w:tab w:val="left" w:pos="880"/>
              <w:tab w:val="right" w:leader="dot" w:pos="9395"/>
            </w:tabs>
            <w:rPr>
              <w:del w:id="2526" w:author="Nguyen Toan" w:date="2018-05-09T07:19:00Z"/>
              <w:rFonts w:ascii="Times New Roman" w:eastAsiaTheme="minorEastAsia" w:hAnsi="Times New Roman" w:cs="Times New Roman"/>
              <w:noProof/>
              <w:color w:val="auto"/>
              <w:sz w:val="28"/>
              <w:szCs w:val="28"/>
              <w:lang w:val="en-US"/>
              <w:rPrChange w:id="2527" w:author="Nguyen Toan" w:date="2018-05-09T07:19:00Z">
                <w:rPr>
                  <w:del w:id="2528" w:author="Nguyen Toan" w:date="2018-05-09T07:19:00Z"/>
                  <w:rFonts w:asciiTheme="minorHAnsi" w:eastAsiaTheme="minorEastAsia" w:hAnsiTheme="minorHAnsi" w:cstheme="minorBidi"/>
                  <w:noProof/>
                  <w:color w:val="auto"/>
                  <w:lang w:val="en-US"/>
                </w:rPr>
              </w:rPrChange>
            </w:rPr>
          </w:pPr>
          <w:del w:id="2529" w:author="Nguyen Toan" w:date="2018-05-09T07:19:00Z">
            <w:r w:rsidRPr="00B05E10" w:rsidDel="00AA48F4">
              <w:rPr>
                <w:rStyle w:val="Hyperlink"/>
                <w:rFonts w:ascii="Times New Roman" w:eastAsia="Times New Roman" w:hAnsi="Times New Roman" w:cs="Times New Roman"/>
                <w:noProof/>
                <w:sz w:val="28"/>
                <w:szCs w:val="28"/>
                <w:rPrChange w:id="2530"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253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3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33" w:author="Nguyen Toan" w:date="2018-05-09T07:19:00Z">
                  <w:rPr>
                    <w:rStyle w:val="Hyperlink"/>
                    <w:rFonts w:ascii="Times New Roman" w:eastAsia="Times New Roman" w:hAnsi="Times New Roman" w:cs="Times New Roman"/>
                    <w:b/>
                    <w:noProof/>
                  </w:rPr>
                </w:rPrChange>
              </w:rPr>
              <w:delText>ích hợp các công cụ</w:delText>
            </w:r>
            <w:r w:rsidRPr="00B05E10" w:rsidDel="00AA48F4">
              <w:rPr>
                <w:rFonts w:ascii="Times New Roman" w:hAnsi="Times New Roman" w:cs="Times New Roman"/>
                <w:noProof/>
                <w:webHidden/>
                <w:sz w:val="28"/>
                <w:szCs w:val="28"/>
                <w:rPrChange w:id="2534" w:author="Nguyen Toan" w:date="2018-05-09T07:19:00Z">
                  <w:rPr>
                    <w:noProof/>
                    <w:webHidden/>
                  </w:rPr>
                </w:rPrChange>
              </w:rPr>
              <w:tab/>
              <w:delText>39</w:delText>
            </w:r>
          </w:del>
        </w:p>
        <w:p w14:paraId="4C860F5C" w14:textId="77777777" w:rsidR="004F360D" w:rsidRPr="00B05E10" w:rsidDel="00AA48F4" w:rsidRDefault="004F360D">
          <w:pPr>
            <w:pStyle w:val="TOC3"/>
            <w:tabs>
              <w:tab w:val="left" w:pos="1320"/>
              <w:tab w:val="right" w:leader="dot" w:pos="9395"/>
            </w:tabs>
            <w:rPr>
              <w:del w:id="2535" w:author="Nguyen Toan" w:date="2018-05-09T07:19:00Z"/>
              <w:rFonts w:ascii="Times New Roman" w:eastAsiaTheme="minorEastAsia" w:hAnsi="Times New Roman" w:cs="Times New Roman"/>
              <w:noProof/>
              <w:color w:val="auto"/>
              <w:sz w:val="28"/>
              <w:szCs w:val="28"/>
              <w:lang w:val="en-US"/>
              <w:rPrChange w:id="2536" w:author="Nguyen Toan" w:date="2018-05-09T07:19:00Z">
                <w:rPr>
                  <w:del w:id="2537" w:author="Nguyen Toan" w:date="2018-05-09T07:19:00Z"/>
                  <w:rFonts w:asciiTheme="minorHAnsi" w:eastAsiaTheme="minorEastAsia" w:hAnsiTheme="minorHAnsi" w:cstheme="minorBidi"/>
                  <w:noProof/>
                  <w:color w:val="auto"/>
                  <w:lang w:val="en-US"/>
                </w:rPr>
              </w:rPrChange>
            </w:rPr>
          </w:pPr>
          <w:del w:id="2538" w:author="Nguyen Toan" w:date="2018-05-09T07:19:00Z">
            <w:r w:rsidRPr="00B05E10" w:rsidDel="00AA48F4">
              <w:rPr>
                <w:rStyle w:val="Hyperlink"/>
                <w:rFonts w:ascii="Times New Roman" w:eastAsia="Times New Roman" w:hAnsi="Times New Roman" w:cs="Times New Roman"/>
                <w:noProof/>
                <w:sz w:val="28"/>
                <w:szCs w:val="28"/>
                <w:rPrChange w:id="2539"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254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4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54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54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44"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2545"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2546"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2547"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2548"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549"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50"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2"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255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54"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6"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57" w:author="Nguyen Toan" w:date="2018-05-09T07:19:00Z">
                  <w:rPr>
                    <w:noProof/>
                    <w:webHidden/>
                  </w:rPr>
                </w:rPrChange>
              </w:rPr>
              <w:tab/>
              <w:delText>39</w:delText>
            </w:r>
          </w:del>
        </w:p>
        <w:p w14:paraId="4E080D45" w14:textId="77777777" w:rsidR="004F360D" w:rsidRPr="00B05E10" w:rsidDel="00AA48F4" w:rsidRDefault="004F360D">
          <w:pPr>
            <w:pStyle w:val="TOC3"/>
            <w:tabs>
              <w:tab w:val="left" w:pos="1320"/>
              <w:tab w:val="right" w:leader="dot" w:pos="9395"/>
            </w:tabs>
            <w:rPr>
              <w:del w:id="2558" w:author="Nguyen Toan" w:date="2018-05-09T07:19:00Z"/>
              <w:rFonts w:ascii="Times New Roman" w:eastAsiaTheme="minorEastAsia" w:hAnsi="Times New Roman" w:cs="Times New Roman"/>
              <w:noProof/>
              <w:color w:val="auto"/>
              <w:sz w:val="28"/>
              <w:szCs w:val="28"/>
              <w:lang w:val="en-US"/>
              <w:rPrChange w:id="2559" w:author="Nguyen Toan" w:date="2018-05-09T07:19:00Z">
                <w:rPr>
                  <w:del w:id="2560" w:author="Nguyen Toan" w:date="2018-05-09T07:19:00Z"/>
                  <w:rFonts w:asciiTheme="minorHAnsi" w:eastAsiaTheme="minorEastAsia" w:hAnsiTheme="minorHAnsi" w:cstheme="minorBidi"/>
                  <w:noProof/>
                  <w:color w:val="auto"/>
                  <w:lang w:val="en-US"/>
                </w:rPr>
              </w:rPrChange>
            </w:rPr>
          </w:pPr>
          <w:del w:id="2561" w:author="Nguyen Toan" w:date="2018-05-09T07:19:00Z">
            <w:r w:rsidRPr="00B05E10" w:rsidDel="00AA48F4">
              <w:rPr>
                <w:rStyle w:val="Hyperlink"/>
                <w:rFonts w:ascii="Times New Roman" w:eastAsia="Times New Roman" w:hAnsi="Times New Roman" w:cs="Times New Roman"/>
                <w:noProof/>
                <w:sz w:val="28"/>
                <w:szCs w:val="28"/>
                <w:rPrChange w:id="256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256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6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6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256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6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256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6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7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7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7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7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7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75" w:author="Nguyen Toan" w:date="2018-05-09T07:19:00Z">
                  <w:rPr>
                    <w:noProof/>
                    <w:webHidden/>
                  </w:rPr>
                </w:rPrChange>
              </w:rPr>
              <w:tab/>
              <w:delText>40</w:delText>
            </w:r>
          </w:del>
        </w:p>
        <w:p w14:paraId="25F1E988" w14:textId="77777777" w:rsidR="004F360D" w:rsidRPr="00B05E10" w:rsidDel="00AA48F4" w:rsidRDefault="004F360D">
          <w:pPr>
            <w:pStyle w:val="TOC3"/>
            <w:tabs>
              <w:tab w:val="left" w:pos="1320"/>
              <w:tab w:val="right" w:leader="dot" w:pos="9395"/>
            </w:tabs>
            <w:rPr>
              <w:del w:id="2576" w:author="Nguyen Toan" w:date="2018-05-09T07:19:00Z"/>
              <w:rFonts w:ascii="Times New Roman" w:eastAsiaTheme="minorEastAsia" w:hAnsi="Times New Roman" w:cs="Times New Roman"/>
              <w:noProof/>
              <w:color w:val="auto"/>
              <w:sz w:val="28"/>
              <w:szCs w:val="28"/>
              <w:lang w:val="en-US"/>
              <w:rPrChange w:id="2577" w:author="Nguyen Toan" w:date="2018-05-09T07:19:00Z">
                <w:rPr>
                  <w:del w:id="2578" w:author="Nguyen Toan" w:date="2018-05-09T07:19:00Z"/>
                  <w:rFonts w:asciiTheme="minorHAnsi" w:eastAsiaTheme="minorEastAsia" w:hAnsiTheme="minorHAnsi" w:cstheme="minorBidi"/>
                  <w:noProof/>
                  <w:color w:val="auto"/>
                  <w:lang w:val="en-US"/>
                </w:rPr>
              </w:rPrChange>
            </w:rPr>
          </w:pPr>
          <w:del w:id="2579" w:author="Nguyen Toan" w:date="2018-05-09T07:19:00Z">
            <w:r w:rsidRPr="00B05E10" w:rsidDel="00AA48F4">
              <w:rPr>
                <w:rStyle w:val="Hyperlink"/>
                <w:rFonts w:ascii="Times New Roman" w:eastAsia="Times New Roman" w:hAnsi="Times New Roman" w:cs="Times New Roman"/>
                <w:noProof/>
                <w:sz w:val="28"/>
                <w:szCs w:val="28"/>
                <w:rPrChange w:id="2580"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25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83"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258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8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86"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8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88"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89"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90"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2591"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259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594"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95"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7"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98" w:author="Nguyen Toan" w:date="2018-05-09T07:19:00Z">
                  <w:rPr>
                    <w:noProof/>
                    <w:webHidden/>
                  </w:rPr>
                </w:rPrChange>
              </w:rPr>
              <w:tab/>
              <w:delText>41</w:delText>
            </w:r>
          </w:del>
        </w:p>
        <w:p w14:paraId="4C98DB99" w14:textId="77777777" w:rsidR="004F360D" w:rsidRPr="00B05E10" w:rsidDel="00AA48F4" w:rsidRDefault="004F360D">
          <w:pPr>
            <w:pStyle w:val="TOC3"/>
            <w:tabs>
              <w:tab w:val="left" w:pos="1320"/>
              <w:tab w:val="right" w:leader="dot" w:pos="9395"/>
            </w:tabs>
            <w:rPr>
              <w:del w:id="2599" w:author="Nguyen Toan" w:date="2018-05-09T07:19:00Z"/>
              <w:rFonts w:ascii="Times New Roman" w:eastAsiaTheme="minorEastAsia" w:hAnsi="Times New Roman" w:cs="Times New Roman"/>
              <w:noProof/>
              <w:color w:val="auto"/>
              <w:sz w:val="28"/>
              <w:szCs w:val="28"/>
              <w:lang w:val="en-US"/>
              <w:rPrChange w:id="2600" w:author="Nguyen Toan" w:date="2018-05-09T07:19:00Z">
                <w:rPr>
                  <w:del w:id="2601" w:author="Nguyen Toan" w:date="2018-05-09T07:19:00Z"/>
                  <w:rFonts w:asciiTheme="minorHAnsi" w:eastAsiaTheme="minorEastAsia" w:hAnsiTheme="minorHAnsi" w:cstheme="minorBidi"/>
                  <w:noProof/>
                  <w:color w:val="auto"/>
                  <w:lang w:val="en-US"/>
                </w:rPr>
              </w:rPrChange>
            </w:rPr>
          </w:pPr>
          <w:del w:id="2602" w:author="Nguyen Toan" w:date="2018-05-09T07:19:00Z">
            <w:r w:rsidRPr="00B05E10" w:rsidDel="00AA48F4">
              <w:rPr>
                <w:rStyle w:val="Hyperlink"/>
                <w:rFonts w:ascii="Times New Roman" w:eastAsia="Times New Roman" w:hAnsi="Times New Roman" w:cs="Times New Roman"/>
                <w:noProof/>
                <w:sz w:val="28"/>
                <w:szCs w:val="28"/>
                <w:rPrChange w:id="2603"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260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0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606"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607" w:author="Nguyen Toan" w:date="2018-05-09T07:19:00Z">
                  <w:rPr>
                    <w:rStyle w:val="Hyperlink"/>
                    <w:rFonts w:ascii="Times New Roman" w:eastAsia="Times New Roman" w:hAnsi="Times New Roman" w:cs="Times New Roman"/>
                    <w:b/>
                    <w:noProof/>
                  </w:rPr>
                </w:rPrChange>
              </w:rPr>
              <w:delText>Ma</w:delText>
            </w:r>
            <w:r w:rsidRPr="00B05E10" w:rsidDel="00AA48F4">
              <w:rPr>
                <w:rStyle w:val="Hyperlink"/>
                <w:rFonts w:ascii="Times New Roman" w:eastAsia="Calibri" w:hAnsi="Times New Roman" w:cs="Times New Roman"/>
                <w:noProof/>
                <w:sz w:val="28"/>
                <w:szCs w:val="28"/>
                <w:rPrChange w:id="260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60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0" w:author="Nguyen Toan" w:date="2018-05-09T07:19:00Z">
                  <w:rPr>
                    <w:rStyle w:val="Hyperlink"/>
                    <w:rFonts w:ascii="Times New Roman" w:eastAsia="Times New Roman" w:hAnsi="Times New Roman" w:cs="Times New Roman"/>
                    <w:b/>
                    <w:noProof/>
                  </w:rPr>
                </w:rPrChange>
              </w:rPr>
              <w:delText>n để quản lý p</w:delText>
            </w:r>
            <w:r w:rsidRPr="00B05E10" w:rsidDel="00AA48F4">
              <w:rPr>
                <w:rStyle w:val="Hyperlink"/>
                <w:rFonts w:ascii="Times New Roman" w:eastAsia="Times New Roman" w:hAnsi="Times New Roman" w:cs="Times New Roman"/>
                <w:noProof/>
                <w:sz w:val="28"/>
                <w:szCs w:val="28"/>
                <w:rPrChange w:id="261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612"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2613"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4"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2615" w:author="Nguyen Toan" w:date="2018-05-09T07:19:00Z">
                  <w:rPr>
                    <w:noProof/>
                    <w:webHidden/>
                  </w:rPr>
                </w:rPrChange>
              </w:rPr>
              <w:tab/>
              <w:delText>41</w:delText>
            </w:r>
          </w:del>
        </w:p>
        <w:p w14:paraId="1F2D6A94" w14:textId="77777777" w:rsidR="004F360D" w:rsidRPr="00B05E10" w:rsidDel="00AA48F4" w:rsidRDefault="004F360D">
          <w:pPr>
            <w:pStyle w:val="TOC3"/>
            <w:tabs>
              <w:tab w:val="left" w:pos="1320"/>
              <w:tab w:val="right" w:leader="dot" w:pos="9395"/>
            </w:tabs>
            <w:rPr>
              <w:del w:id="2616" w:author="Nguyen Toan" w:date="2018-05-09T07:19:00Z"/>
              <w:rFonts w:ascii="Times New Roman" w:eastAsiaTheme="minorEastAsia" w:hAnsi="Times New Roman" w:cs="Times New Roman"/>
              <w:noProof/>
              <w:color w:val="auto"/>
              <w:sz w:val="28"/>
              <w:szCs w:val="28"/>
              <w:lang w:val="en-US"/>
              <w:rPrChange w:id="2617" w:author="Nguyen Toan" w:date="2018-05-09T07:19:00Z">
                <w:rPr>
                  <w:del w:id="2618" w:author="Nguyen Toan" w:date="2018-05-09T07:19:00Z"/>
                  <w:rFonts w:asciiTheme="minorHAnsi" w:eastAsiaTheme="minorEastAsia" w:hAnsiTheme="minorHAnsi" w:cstheme="minorBidi"/>
                  <w:noProof/>
                  <w:color w:val="auto"/>
                  <w:lang w:val="en-US"/>
                </w:rPr>
              </w:rPrChange>
            </w:rPr>
          </w:pPr>
          <w:del w:id="2619" w:author="Nguyen Toan" w:date="2018-05-09T07:19:00Z">
            <w:r w:rsidRPr="00B05E10" w:rsidDel="00AA48F4">
              <w:rPr>
                <w:rStyle w:val="Hyperlink"/>
                <w:rFonts w:ascii="Times New Roman" w:hAnsi="Times New Roman" w:cs="Times New Roman"/>
                <w:noProof/>
                <w:sz w:val="28"/>
                <w:szCs w:val="28"/>
                <w:lang w:val="en-US"/>
                <w:rPrChange w:id="2620"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262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2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23"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262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26"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2627"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26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9"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2630" w:author="Nguyen Toan" w:date="2018-05-09T07:19:00Z">
                  <w:rPr>
                    <w:noProof/>
                    <w:webHidden/>
                  </w:rPr>
                </w:rPrChange>
              </w:rPr>
              <w:tab/>
              <w:delText>42</w:delText>
            </w:r>
          </w:del>
        </w:p>
        <w:p w14:paraId="2C5E7C1E" w14:textId="77777777" w:rsidR="004F360D" w:rsidRPr="00B05E10" w:rsidDel="00AA48F4" w:rsidRDefault="004F360D">
          <w:pPr>
            <w:pStyle w:val="TOC1"/>
            <w:rPr>
              <w:del w:id="2631" w:author="Nguyen Toan" w:date="2018-05-09T07:19:00Z"/>
              <w:rFonts w:ascii="Times New Roman" w:eastAsiaTheme="minorEastAsia" w:hAnsi="Times New Roman" w:cs="Times New Roman"/>
              <w:noProof/>
              <w:color w:val="auto"/>
              <w:sz w:val="28"/>
              <w:szCs w:val="28"/>
              <w:lang w:val="en-US"/>
              <w:rPrChange w:id="2632" w:author="Nguyen Toan" w:date="2018-05-09T07:19:00Z">
                <w:rPr>
                  <w:del w:id="2633" w:author="Nguyen Toan" w:date="2018-05-09T07:19:00Z"/>
                  <w:rFonts w:asciiTheme="minorHAnsi" w:eastAsiaTheme="minorEastAsia" w:hAnsiTheme="minorHAnsi" w:cstheme="minorBidi"/>
                  <w:noProof/>
                  <w:color w:val="auto"/>
                  <w:lang w:val="en-US"/>
                </w:rPr>
              </w:rPrChange>
            </w:rPr>
          </w:pPr>
          <w:del w:id="2634" w:author="Nguyen Toan" w:date="2018-05-09T07:19:00Z">
            <w:r w:rsidRPr="00B05E10" w:rsidDel="00AA48F4">
              <w:rPr>
                <w:rStyle w:val="Hyperlink"/>
                <w:rFonts w:ascii="Times New Roman" w:eastAsia="Times New Roman" w:hAnsi="Times New Roman" w:cs="Times New Roman"/>
                <w:noProof/>
                <w:sz w:val="28"/>
                <w:szCs w:val="28"/>
                <w:rPrChange w:id="263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63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63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63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263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4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4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264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4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4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64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264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647" w:author="Nguyen Toan" w:date="2018-05-09T07:19:00Z">
                  <w:rPr>
                    <w:noProof/>
                    <w:webHidden/>
                  </w:rPr>
                </w:rPrChange>
              </w:rPr>
              <w:tab/>
              <w:delText>46</w:delText>
            </w:r>
          </w:del>
        </w:p>
        <w:p w14:paraId="3FCC6842" w14:textId="77777777" w:rsidR="004F360D" w:rsidRPr="00B05E10" w:rsidDel="00AA48F4" w:rsidRDefault="004F360D">
          <w:pPr>
            <w:pStyle w:val="TOC2"/>
            <w:tabs>
              <w:tab w:val="left" w:pos="880"/>
              <w:tab w:val="right" w:leader="dot" w:pos="9395"/>
            </w:tabs>
            <w:rPr>
              <w:del w:id="2648" w:author="Nguyen Toan" w:date="2018-05-09T07:19:00Z"/>
              <w:rFonts w:ascii="Times New Roman" w:eastAsiaTheme="minorEastAsia" w:hAnsi="Times New Roman" w:cs="Times New Roman"/>
              <w:noProof/>
              <w:color w:val="auto"/>
              <w:sz w:val="28"/>
              <w:szCs w:val="28"/>
              <w:lang w:val="en-US"/>
              <w:rPrChange w:id="2649" w:author="Nguyen Toan" w:date="2018-05-09T07:19:00Z">
                <w:rPr>
                  <w:del w:id="2650" w:author="Nguyen Toan" w:date="2018-05-09T07:19:00Z"/>
                  <w:rFonts w:asciiTheme="minorHAnsi" w:eastAsiaTheme="minorEastAsia" w:hAnsiTheme="minorHAnsi" w:cstheme="minorBidi"/>
                  <w:noProof/>
                  <w:color w:val="auto"/>
                  <w:lang w:val="en-US"/>
                </w:rPr>
              </w:rPrChange>
            </w:rPr>
          </w:pPr>
          <w:del w:id="2651" w:author="Nguyen Toan" w:date="2018-05-09T07:19:00Z">
            <w:r w:rsidRPr="00B05E10" w:rsidDel="00AA48F4">
              <w:rPr>
                <w:rStyle w:val="Hyperlink"/>
                <w:rFonts w:ascii="Times New Roman" w:eastAsia="Times New Roman" w:hAnsi="Times New Roman" w:cs="Times New Roman"/>
                <w:noProof/>
                <w:sz w:val="28"/>
                <w:szCs w:val="28"/>
                <w:rPrChange w:id="2652"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265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54"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55"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2656" w:author="Nguyen Toan" w:date="2018-05-09T07:19:00Z">
                  <w:rPr>
                    <w:noProof/>
                    <w:webHidden/>
                  </w:rPr>
                </w:rPrChange>
              </w:rPr>
              <w:tab/>
              <w:delText>46</w:delText>
            </w:r>
          </w:del>
        </w:p>
        <w:p w14:paraId="1FC89242" w14:textId="77777777" w:rsidR="004F360D" w:rsidRPr="00B05E10" w:rsidDel="00AA48F4" w:rsidRDefault="004F360D">
          <w:pPr>
            <w:pStyle w:val="TOC2"/>
            <w:tabs>
              <w:tab w:val="left" w:pos="880"/>
              <w:tab w:val="right" w:leader="dot" w:pos="9395"/>
            </w:tabs>
            <w:rPr>
              <w:del w:id="2657" w:author="Nguyen Toan" w:date="2018-05-09T07:19:00Z"/>
              <w:rFonts w:ascii="Times New Roman" w:eastAsiaTheme="minorEastAsia" w:hAnsi="Times New Roman" w:cs="Times New Roman"/>
              <w:noProof/>
              <w:color w:val="auto"/>
              <w:sz w:val="28"/>
              <w:szCs w:val="28"/>
              <w:lang w:val="en-US"/>
              <w:rPrChange w:id="2658" w:author="Nguyen Toan" w:date="2018-05-09T07:19:00Z">
                <w:rPr>
                  <w:del w:id="2659" w:author="Nguyen Toan" w:date="2018-05-09T07:19:00Z"/>
                  <w:rFonts w:asciiTheme="minorHAnsi" w:eastAsiaTheme="minorEastAsia" w:hAnsiTheme="minorHAnsi" w:cstheme="minorBidi"/>
                  <w:noProof/>
                  <w:color w:val="auto"/>
                  <w:lang w:val="en-US"/>
                </w:rPr>
              </w:rPrChange>
            </w:rPr>
          </w:pPr>
          <w:del w:id="2660" w:author="Nguyen Toan" w:date="2018-05-09T07:19:00Z">
            <w:r w:rsidRPr="00B05E10" w:rsidDel="00AA48F4">
              <w:rPr>
                <w:rStyle w:val="Hyperlink"/>
                <w:rFonts w:ascii="Times New Roman" w:eastAsia="Times New Roman" w:hAnsi="Times New Roman" w:cs="Times New Roman"/>
                <w:noProof/>
                <w:sz w:val="28"/>
                <w:szCs w:val="28"/>
                <w:rPrChange w:id="2661"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266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663"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266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6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6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667" w:author="Nguyen Toan" w:date="2018-05-09T07:19:00Z">
                  <w:rPr>
                    <w:rStyle w:val="Hyperlink"/>
                    <w:rFonts w:ascii="Times New Roman" w:eastAsia="Times New Roman" w:hAnsi="Times New Roman" w:cs="Times New Roman"/>
                    <w:b/>
                    <w:noProof/>
                  </w:rPr>
                </w:rPrChange>
              </w:rPr>
              <w:delText xml:space="preserve"> hạn chế và hướng phát t</w:delText>
            </w:r>
            <w:r w:rsidRPr="00B05E10" w:rsidDel="00AA48F4">
              <w:rPr>
                <w:rStyle w:val="Hyperlink"/>
                <w:rFonts w:ascii="Times New Roman" w:eastAsia="Times New Roman" w:hAnsi="Times New Roman" w:cs="Times New Roman"/>
                <w:noProof/>
                <w:sz w:val="28"/>
                <w:szCs w:val="28"/>
                <w:rPrChange w:id="2668"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669"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267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71"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2672" w:author="Nguyen Toan" w:date="2018-05-09T07:19:00Z">
                  <w:rPr>
                    <w:noProof/>
                    <w:webHidden/>
                  </w:rPr>
                </w:rPrChange>
              </w:rPr>
              <w:tab/>
              <w:delText>46</w:delText>
            </w:r>
          </w:del>
        </w:p>
        <w:p w14:paraId="6C9F9F21" w14:textId="77777777" w:rsidR="004F360D" w:rsidRPr="00B05E10" w:rsidDel="00AA48F4" w:rsidRDefault="004F360D">
          <w:pPr>
            <w:pStyle w:val="TOC1"/>
            <w:rPr>
              <w:del w:id="2673" w:author="Nguyen Toan" w:date="2018-05-09T07:19:00Z"/>
              <w:rFonts w:ascii="Times New Roman" w:eastAsiaTheme="minorEastAsia" w:hAnsi="Times New Roman" w:cs="Times New Roman"/>
              <w:noProof/>
              <w:color w:val="auto"/>
              <w:sz w:val="28"/>
              <w:szCs w:val="28"/>
              <w:lang w:val="en-US"/>
              <w:rPrChange w:id="2674" w:author="Nguyen Toan" w:date="2018-05-09T07:19:00Z">
                <w:rPr>
                  <w:del w:id="2675" w:author="Nguyen Toan" w:date="2018-05-09T07:19:00Z"/>
                  <w:rFonts w:asciiTheme="minorHAnsi" w:eastAsiaTheme="minorEastAsia" w:hAnsiTheme="minorHAnsi" w:cstheme="minorBidi"/>
                  <w:noProof/>
                  <w:color w:val="auto"/>
                  <w:lang w:val="en-US"/>
                </w:rPr>
              </w:rPrChange>
            </w:rPr>
          </w:pPr>
          <w:del w:id="2676" w:author="Nguyen Toan" w:date="2018-05-09T07:19:00Z">
            <w:r w:rsidRPr="00B05E10" w:rsidDel="00AA48F4">
              <w:rPr>
                <w:rStyle w:val="Hyperlink"/>
                <w:rFonts w:ascii="Times New Roman" w:eastAsia="Times New Roman" w:hAnsi="Times New Roman" w:cs="Times New Roman"/>
                <w:noProof/>
                <w:sz w:val="28"/>
                <w:szCs w:val="28"/>
                <w:rPrChange w:id="2677"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78"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267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682"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2683"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26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5"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686"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687"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2688" w:author="Nguyen Toan" w:date="2018-05-09T07:19:00Z">
                  <w:rPr>
                    <w:noProof/>
                    <w:webHidden/>
                  </w:rPr>
                </w:rPrChange>
              </w:rPr>
              <w:tab/>
              <w:delText>47</w:delText>
            </w:r>
          </w:del>
        </w:p>
        <w:p w14:paraId="59034D97" w14:textId="42A894D2" w:rsidR="004F360D" w:rsidRPr="004F360D" w:rsidRDefault="004F360D">
          <w:pPr>
            <w:rPr>
              <w:ins w:id="2689" w:author="Nguyen Toan" w:date="2018-05-05T23:06:00Z"/>
              <w:rFonts w:ascii="Times New Roman" w:hAnsi="Times New Roman" w:cs="Times New Roman"/>
              <w:sz w:val="28"/>
              <w:szCs w:val="28"/>
              <w:rPrChange w:id="2690" w:author="Nguyen Toan" w:date="2018-05-05T23:07:00Z">
                <w:rPr>
                  <w:ins w:id="2691" w:author="Nguyen Toan" w:date="2018-05-05T23:06:00Z"/>
                </w:rPr>
              </w:rPrChange>
            </w:rPr>
          </w:pPr>
          <w:ins w:id="2692" w:author="Nguyen Toan" w:date="2018-05-05T23:06:00Z">
            <w:r w:rsidRPr="00B05E10">
              <w:rPr>
                <w:rFonts w:ascii="Times New Roman" w:hAnsi="Times New Roman" w:cs="Times New Roman"/>
                <w:bCs/>
                <w:noProof/>
                <w:sz w:val="28"/>
                <w:szCs w:val="28"/>
                <w:rPrChange w:id="2693" w:author="Nguyen Toan" w:date="2018-05-09T07:19:00Z">
                  <w:rPr>
                    <w:b/>
                    <w:bCs/>
                    <w:noProof/>
                  </w:rPr>
                </w:rPrChange>
              </w:rPr>
              <w:fldChar w:fldCharType="end"/>
            </w:r>
          </w:ins>
        </w:p>
        <w:customXmlInsRangeStart w:id="2694" w:author="Nguyen Toan" w:date="2018-05-05T23:06:00Z"/>
      </w:sdtContent>
    </w:sdt>
    <w:customXmlInsRangeEnd w:id="2694"/>
    <w:p w14:paraId="34B81F5C" w14:textId="77777777" w:rsidR="006F117B" w:rsidRPr="005A5BC4" w:rsidRDefault="006F117B" w:rsidP="00A54A30">
      <w:pPr>
        <w:spacing w:line="288" w:lineRule="auto"/>
        <w:rPr>
          <w:rFonts w:ascii="Times New Roman" w:hAnsi="Times New Roman" w:cs="Times New Roman"/>
          <w:sz w:val="28"/>
          <w:szCs w:val="28"/>
        </w:rPr>
      </w:pPr>
    </w:p>
    <w:p w14:paraId="1697E344" w14:textId="77777777" w:rsidR="006F117B" w:rsidRPr="005A5BC4" w:rsidRDefault="00994B39" w:rsidP="00A54A30">
      <w:pPr>
        <w:widowControl w:val="0"/>
        <w:spacing w:line="288" w:lineRule="auto"/>
        <w:rPr>
          <w:rFonts w:ascii="Times New Roman" w:hAnsi="Times New Roman" w:cs="Times New Roman"/>
          <w:sz w:val="28"/>
          <w:szCs w:val="28"/>
        </w:rPr>
        <w:sectPr w:rsidR="006F117B" w:rsidRPr="005A5BC4">
          <w:type w:val="continuous"/>
          <w:pgSz w:w="12240" w:h="15840"/>
          <w:pgMar w:top="1134" w:right="1134" w:bottom="1134" w:left="1701" w:header="0" w:footer="720" w:gutter="0"/>
          <w:cols w:space="720"/>
        </w:sectPr>
      </w:pPr>
      <w:del w:id="2695" w:author="Nguyen Toan" w:date="2018-05-05T23:03:00Z">
        <w:r w:rsidRPr="005A5BC4" w:rsidDel="00EA5ED7">
          <w:rPr>
            <w:rFonts w:ascii="Times New Roman" w:hAnsi="Times New Roman" w:cs="Times New Roman"/>
            <w:sz w:val="28"/>
            <w:szCs w:val="28"/>
          </w:rPr>
          <w:br w:type="page"/>
        </w:r>
      </w:del>
    </w:p>
    <w:p w14:paraId="604CF42D" w14:textId="77777777" w:rsidR="00A67C45" w:rsidRDefault="00A67C45">
      <w:pPr>
        <w:rPr>
          <w:ins w:id="2696" w:author="Nguyen Toan" w:date="2018-05-06T10:08:00Z"/>
          <w:rFonts w:ascii="Times New Roman" w:hAnsi="Times New Roman" w:cs="Times New Roman"/>
          <w:b/>
          <w:sz w:val="28"/>
          <w:szCs w:val="28"/>
        </w:rPr>
      </w:pPr>
      <w:bookmarkStart w:id="2697" w:name="_67y5o7ip2zev" w:colFirst="0" w:colLast="0"/>
      <w:bookmarkEnd w:id="2697"/>
      <w:ins w:id="2698" w:author="Nguyen Toan" w:date="2018-05-05T23:07:00Z">
        <w:r>
          <w:rPr>
            <w:rFonts w:ascii="Times New Roman" w:hAnsi="Times New Roman" w:cs="Times New Roman"/>
            <w:b/>
            <w:sz w:val="28"/>
            <w:szCs w:val="28"/>
          </w:rPr>
          <w:lastRenderedPageBreak/>
          <w:br w:type="page"/>
        </w:r>
      </w:ins>
    </w:p>
    <w:p w14:paraId="11A29EE3" w14:textId="77777777" w:rsidR="008F610B" w:rsidRDefault="008F610B">
      <w:pPr>
        <w:rPr>
          <w:ins w:id="2699" w:author="Nguyen Toan" w:date="2018-05-05T23:07:00Z"/>
          <w:rFonts w:ascii="Times New Roman" w:hAnsi="Times New Roman" w:cs="Times New Roman"/>
          <w:b/>
          <w:sz w:val="28"/>
          <w:szCs w:val="28"/>
        </w:rPr>
      </w:pPr>
    </w:p>
    <w:p w14:paraId="5BF66F2F" w14:textId="6BE58C86" w:rsidR="006F117B" w:rsidRPr="00966627" w:rsidRDefault="00537666" w:rsidP="004C417A">
      <w:pPr>
        <w:pStyle w:val="Heading1"/>
        <w:spacing w:line="288" w:lineRule="auto"/>
        <w:jc w:val="center"/>
        <w:rPr>
          <w:rFonts w:ascii="Times New Roman" w:hAnsi="Times New Roman" w:cs="Times New Roman"/>
          <w:b/>
          <w:sz w:val="28"/>
          <w:szCs w:val="28"/>
        </w:rPr>
      </w:pPr>
      <w:bookmarkStart w:id="2700" w:name="_Toc513613680"/>
      <w:r w:rsidRPr="00747F6E">
        <w:rPr>
          <w:rFonts w:ascii="Times New Roman" w:hAnsi="Times New Roman" w:cs="Times New Roman"/>
          <w:b/>
          <w:sz w:val="28"/>
          <w:szCs w:val="28"/>
        </w:rPr>
        <w:t>DANH M</w:t>
      </w:r>
      <w:r w:rsidRPr="003D0427">
        <w:rPr>
          <w:rFonts w:ascii="Times New Roman" w:hAnsi="Times New Roman" w:cs="Times New Roman"/>
          <w:b/>
          <w:sz w:val="28"/>
          <w:szCs w:val="28"/>
        </w:rPr>
        <w:t>Ụ</w:t>
      </w:r>
      <w:r w:rsidRPr="002C0536">
        <w:rPr>
          <w:rFonts w:ascii="Times New Roman" w:hAnsi="Times New Roman" w:cs="Times New Roman"/>
          <w:b/>
          <w:sz w:val="28"/>
          <w:szCs w:val="28"/>
        </w:rPr>
        <w:t>C CÁC KÝ HIỆU VÀ CH</w:t>
      </w:r>
      <w:r w:rsidRPr="00ED5331">
        <w:rPr>
          <w:rFonts w:ascii="Times New Roman" w:hAnsi="Times New Roman" w:cs="Times New Roman"/>
          <w:b/>
          <w:sz w:val="28"/>
          <w:szCs w:val="28"/>
        </w:rPr>
        <w:t>Ữ VIẾT TẮT</w:t>
      </w:r>
      <w:bookmarkEnd w:id="2700"/>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5A5BC4" w14:paraId="09A4E0C7" w14:textId="77777777" w:rsidTr="00EE2E43">
        <w:trPr>
          <w:trHeight w:val="413"/>
        </w:trPr>
        <w:tc>
          <w:tcPr>
            <w:tcW w:w="1101" w:type="dxa"/>
          </w:tcPr>
          <w:p w14:paraId="181442DB" w14:textId="77777777" w:rsidR="006F117B" w:rsidRPr="005A5BC4"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STT</w:t>
            </w:r>
          </w:p>
        </w:tc>
        <w:tc>
          <w:tcPr>
            <w:tcW w:w="5953" w:type="dxa"/>
          </w:tcPr>
          <w:p w14:paraId="5C558ACC" w14:textId="77777777" w:rsidR="006F117B" w:rsidRPr="0054698B"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lang w:val="en-US"/>
                <w:rPrChange w:id="2701" w:author="Nguyen Toan" w:date="2018-05-06T10:54:00Z">
                  <w:rPr>
                    <w:rFonts w:ascii="Times New Roman" w:eastAsia="Times New Roman" w:hAnsi="Times New Roman" w:cs="Times New Roman"/>
                    <w:b/>
                    <w:sz w:val="28"/>
                    <w:szCs w:val="28"/>
                  </w:rPr>
                </w:rPrChange>
              </w:rPr>
            </w:pPr>
            <w:r w:rsidRPr="005A5BC4">
              <w:rPr>
                <w:rFonts w:ascii="Times New Roman" w:eastAsia="Times New Roman" w:hAnsi="Times New Roman" w:cs="Times New Roman"/>
                <w:b/>
                <w:sz w:val="28"/>
                <w:szCs w:val="28"/>
              </w:rPr>
              <w:t>Từ/Cụm từ</w:t>
            </w:r>
          </w:p>
        </w:tc>
        <w:tc>
          <w:tcPr>
            <w:tcW w:w="2567" w:type="dxa"/>
          </w:tcPr>
          <w:p w14:paraId="58BA99A3" w14:textId="77777777" w:rsidR="006F117B" w:rsidRPr="005A5BC4"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Tên viết tắt</w:t>
            </w:r>
          </w:p>
        </w:tc>
      </w:tr>
      <w:tr w:rsidR="00EF34BE" w:rsidRPr="005A5BC4" w14:paraId="4ECA9860" w14:textId="77777777">
        <w:tc>
          <w:tcPr>
            <w:tcW w:w="1101" w:type="dxa"/>
          </w:tcPr>
          <w:p w14:paraId="154FEE9D" w14:textId="77777777" w:rsidR="00EF34BE" w:rsidRPr="007A3D38"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1</w:t>
            </w:r>
          </w:p>
        </w:tc>
        <w:tc>
          <w:tcPr>
            <w:tcW w:w="5953" w:type="dxa"/>
          </w:tcPr>
          <w:p w14:paraId="3681B8FB" w14:textId="4DB012A8"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Application Programming Interface</w:t>
            </w:r>
          </w:p>
        </w:tc>
        <w:tc>
          <w:tcPr>
            <w:tcW w:w="2567" w:type="dxa"/>
          </w:tcPr>
          <w:p w14:paraId="29A234A6" w14:textId="0581E2A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API</w:t>
            </w:r>
          </w:p>
        </w:tc>
      </w:tr>
      <w:tr w:rsidR="00EF34BE" w:rsidRPr="005A5BC4" w14:paraId="4A1F867E" w14:textId="77777777">
        <w:tc>
          <w:tcPr>
            <w:tcW w:w="1101" w:type="dxa"/>
          </w:tcPr>
          <w:p w14:paraId="4D446D1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2</w:t>
            </w:r>
          </w:p>
        </w:tc>
        <w:tc>
          <w:tcPr>
            <w:tcW w:w="5953" w:type="dxa"/>
          </w:tcPr>
          <w:p w14:paraId="55192F58" w14:textId="0466057D"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Continuous Deployment</w:t>
            </w:r>
          </w:p>
        </w:tc>
        <w:tc>
          <w:tcPr>
            <w:tcW w:w="2567" w:type="dxa"/>
          </w:tcPr>
          <w:p w14:paraId="423A1AB6" w14:textId="2217695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CD</w:t>
            </w:r>
          </w:p>
        </w:tc>
      </w:tr>
      <w:tr w:rsidR="00EF34BE" w:rsidRPr="007A3D38" w14:paraId="12D35344" w14:textId="77777777">
        <w:tc>
          <w:tcPr>
            <w:tcW w:w="1101" w:type="dxa"/>
          </w:tcPr>
          <w:p w14:paraId="36776977"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3</w:t>
            </w:r>
          </w:p>
        </w:tc>
        <w:tc>
          <w:tcPr>
            <w:tcW w:w="5953" w:type="dxa"/>
          </w:tcPr>
          <w:p w14:paraId="1E15BDF8" w14:textId="4B300BC5"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Continuous Integration</w:t>
            </w:r>
          </w:p>
        </w:tc>
        <w:tc>
          <w:tcPr>
            <w:tcW w:w="2567" w:type="dxa"/>
          </w:tcPr>
          <w:p w14:paraId="43258E5D" w14:textId="7BF6707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CI</w:t>
            </w:r>
          </w:p>
        </w:tc>
      </w:tr>
      <w:tr w:rsidR="00EF34BE" w:rsidRPr="007A3D38" w14:paraId="0868CB69" w14:textId="77777777">
        <w:tc>
          <w:tcPr>
            <w:tcW w:w="1101" w:type="dxa"/>
          </w:tcPr>
          <w:p w14:paraId="7A1BDC90"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5</w:t>
            </w:r>
          </w:p>
        </w:tc>
        <w:tc>
          <w:tcPr>
            <w:tcW w:w="5953" w:type="dxa"/>
          </w:tcPr>
          <w:p w14:paraId="19E98563" w14:textId="5DB22A14" w:rsidR="00EF34BE" w:rsidRPr="00EF34BE"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Application Intergration</w:t>
            </w:r>
          </w:p>
        </w:tc>
        <w:tc>
          <w:tcPr>
            <w:tcW w:w="2567" w:type="dxa"/>
          </w:tcPr>
          <w:p w14:paraId="2EAEF138" w14:textId="3E79D81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EAI</w:t>
            </w:r>
          </w:p>
        </w:tc>
      </w:tr>
      <w:tr w:rsidR="00EF34BE" w:rsidRPr="007A3D38" w14:paraId="20E49F2E" w14:textId="77777777">
        <w:tc>
          <w:tcPr>
            <w:tcW w:w="1101" w:type="dxa"/>
          </w:tcPr>
          <w:p w14:paraId="37503B5C"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6</w:t>
            </w:r>
          </w:p>
        </w:tc>
        <w:tc>
          <w:tcPr>
            <w:tcW w:w="5953" w:type="dxa"/>
          </w:tcPr>
          <w:p w14:paraId="1C020573" w14:textId="196FBD40"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resource planning</w:t>
            </w:r>
          </w:p>
        </w:tc>
        <w:tc>
          <w:tcPr>
            <w:tcW w:w="2567" w:type="dxa"/>
          </w:tcPr>
          <w:p w14:paraId="1497DC21" w14:textId="3E1FBA1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ERP</w:t>
            </w:r>
          </w:p>
        </w:tc>
      </w:tr>
      <w:tr w:rsidR="00EF34BE" w:rsidRPr="007A3D38" w14:paraId="40CFE660" w14:textId="77777777">
        <w:tc>
          <w:tcPr>
            <w:tcW w:w="1101" w:type="dxa"/>
          </w:tcPr>
          <w:p w14:paraId="7DBB5C3B"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7</w:t>
            </w:r>
          </w:p>
        </w:tc>
        <w:tc>
          <w:tcPr>
            <w:tcW w:w="5953" w:type="dxa"/>
          </w:tcPr>
          <w:p w14:paraId="17CE504D" w14:textId="71082D58"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Service Bus</w:t>
            </w:r>
          </w:p>
        </w:tc>
        <w:tc>
          <w:tcPr>
            <w:tcW w:w="2567" w:type="dxa"/>
          </w:tcPr>
          <w:p w14:paraId="60EB6007" w14:textId="332465A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ESB</w:t>
            </w:r>
          </w:p>
        </w:tc>
      </w:tr>
      <w:tr w:rsidR="00EF34BE" w:rsidRPr="007A3D38" w14:paraId="5E4E0445" w14:textId="77777777">
        <w:tc>
          <w:tcPr>
            <w:tcW w:w="1101" w:type="dxa"/>
          </w:tcPr>
          <w:p w14:paraId="02C5D80E"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8</w:t>
            </w:r>
          </w:p>
        </w:tc>
        <w:tc>
          <w:tcPr>
            <w:tcW w:w="5953" w:type="dxa"/>
          </w:tcPr>
          <w:p w14:paraId="7AFE4921" w14:textId="1E82A18C"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bookmarkStart w:id="2702" w:name="_gjdgxs" w:colFirst="0" w:colLast="0"/>
            <w:bookmarkEnd w:id="2702"/>
            <w:r w:rsidRPr="007A3D38">
              <w:rPr>
                <w:rFonts w:ascii="Times New Roman" w:eastAsia="Times New Roman" w:hAnsi="Times New Roman" w:cs="Times New Roman"/>
                <w:sz w:val="28"/>
                <w:szCs w:val="28"/>
              </w:rPr>
              <w:t>Internet Banking</w:t>
            </w:r>
          </w:p>
        </w:tc>
        <w:tc>
          <w:tcPr>
            <w:tcW w:w="2567" w:type="dxa"/>
          </w:tcPr>
          <w:p w14:paraId="0848721A" w14:textId="7BD6658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IB</w:t>
            </w:r>
          </w:p>
        </w:tc>
      </w:tr>
      <w:tr w:rsidR="00EF34BE" w:rsidRPr="007A3D38" w14:paraId="6C03A9E1" w14:textId="77777777">
        <w:tc>
          <w:tcPr>
            <w:tcW w:w="1101" w:type="dxa"/>
          </w:tcPr>
          <w:p w14:paraId="7206A71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9</w:t>
            </w:r>
          </w:p>
        </w:tc>
        <w:tc>
          <w:tcPr>
            <w:tcW w:w="5953" w:type="dxa"/>
          </w:tcPr>
          <w:p w14:paraId="04448635" w14:textId="6C6E0AC9"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Quality Assurance</w:t>
            </w:r>
          </w:p>
        </w:tc>
        <w:tc>
          <w:tcPr>
            <w:tcW w:w="2567" w:type="dxa"/>
          </w:tcPr>
          <w:p w14:paraId="53DD4DEF" w14:textId="32F11E2F"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QA</w:t>
            </w:r>
          </w:p>
        </w:tc>
      </w:tr>
      <w:tr w:rsidR="00EF34BE" w:rsidRPr="007A3D38" w14:paraId="14D29002" w14:textId="77777777">
        <w:tc>
          <w:tcPr>
            <w:tcW w:w="1101" w:type="dxa"/>
          </w:tcPr>
          <w:p w14:paraId="639917B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10</w:t>
            </w:r>
          </w:p>
        </w:tc>
        <w:tc>
          <w:tcPr>
            <w:tcW w:w="5953" w:type="dxa"/>
          </w:tcPr>
          <w:p w14:paraId="032EE45B" w14:textId="47DDFA05"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Service Oriented Architecture</w:t>
            </w:r>
          </w:p>
        </w:tc>
        <w:tc>
          <w:tcPr>
            <w:tcW w:w="2567" w:type="dxa"/>
          </w:tcPr>
          <w:p w14:paraId="38FB1E9F" w14:textId="470150B7"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SOA</w:t>
            </w:r>
          </w:p>
        </w:tc>
      </w:tr>
      <w:tr w:rsidR="00EF34BE" w:rsidRPr="007A3D38" w14:paraId="403D91F6" w14:textId="77777777">
        <w:tc>
          <w:tcPr>
            <w:tcW w:w="1101" w:type="dxa"/>
          </w:tcPr>
          <w:p w14:paraId="6CEB69D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11</w:t>
            </w:r>
          </w:p>
        </w:tc>
        <w:tc>
          <w:tcPr>
            <w:tcW w:w="5953" w:type="dxa"/>
          </w:tcPr>
          <w:p w14:paraId="1E47C056" w14:textId="59F18813"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 xml:space="preserve">Test Compatibility Kit </w:t>
            </w:r>
          </w:p>
        </w:tc>
        <w:tc>
          <w:tcPr>
            <w:tcW w:w="2567" w:type="dxa"/>
          </w:tcPr>
          <w:p w14:paraId="41AA604F" w14:textId="2D0F944A"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TCK</w:t>
            </w:r>
          </w:p>
        </w:tc>
      </w:tr>
      <w:tr w:rsidR="00EF34BE" w:rsidRPr="007A3D38" w14:paraId="1BEED173" w14:textId="77777777">
        <w:tc>
          <w:tcPr>
            <w:tcW w:w="1101" w:type="dxa"/>
          </w:tcPr>
          <w:p w14:paraId="15156D5A"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12</w:t>
            </w:r>
          </w:p>
        </w:tc>
        <w:tc>
          <w:tcPr>
            <w:tcW w:w="5953" w:type="dxa"/>
          </w:tcPr>
          <w:p w14:paraId="7210C725" w14:textId="4E028E7E" w:rsidR="00EF34BE" w:rsidRPr="00103D54" w:rsidRDefault="00EF34BE" w:rsidP="00A54A30">
            <w:pPr>
              <w:spacing w:line="288" w:lineRule="auto"/>
              <w:rPr>
                <w:rFonts w:ascii="Times New Roman" w:eastAsia="Times New Roman" w:hAnsi="Times New Roman" w:cs="Times New Roman"/>
                <w:sz w:val="28"/>
                <w:szCs w:val="28"/>
                <w:lang w:val="en-US"/>
              </w:rPr>
            </w:pPr>
            <w:r w:rsidRPr="007A3D38">
              <w:rPr>
                <w:rFonts w:ascii="Times New Roman" w:eastAsia="Times New Roman" w:hAnsi="Times New Roman" w:cs="Times New Roman"/>
                <w:sz w:val="28"/>
                <w:szCs w:val="28"/>
              </w:rPr>
              <w:t>User Acceptance Testing</w:t>
            </w:r>
          </w:p>
        </w:tc>
        <w:tc>
          <w:tcPr>
            <w:tcW w:w="2567" w:type="dxa"/>
          </w:tcPr>
          <w:p w14:paraId="08B4D227" w14:textId="3E593BD2"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UAT</w:t>
            </w:r>
          </w:p>
        </w:tc>
      </w:tr>
    </w:tbl>
    <w:p w14:paraId="33E5F3DB" w14:textId="77777777" w:rsidR="006F117B" w:rsidRPr="005A5BC4" w:rsidRDefault="006F117B" w:rsidP="00A54A30">
      <w:pPr>
        <w:spacing w:line="288" w:lineRule="auto"/>
        <w:jc w:val="center"/>
        <w:rPr>
          <w:rFonts w:ascii="Times New Roman" w:eastAsia="Times New Roman" w:hAnsi="Times New Roman" w:cs="Times New Roman"/>
          <w:b/>
          <w:sz w:val="28"/>
          <w:szCs w:val="28"/>
        </w:rPr>
      </w:pPr>
    </w:p>
    <w:p w14:paraId="17C8F28D"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130DC479" w14:textId="77777777" w:rsidR="006F117B" w:rsidRPr="005A5BC4" w:rsidRDefault="00994B39"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bookmarkStart w:id="2703" w:name="_4ym91ajlyho9" w:colFirst="0" w:colLast="0"/>
      <w:bookmarkEnd w:id="2703"/>
      <w:r w:rsidRPr="005A5BC4">
        <w:rPr>
          <w:rFonts w:ascii="Times New Roman" w:hAnsi="Times New Roman" w:cs="Times New Roman"/>
          <w:sz w:val="28"/>
          <w:szCs w:val="28"/>
        </w:rPr>
        <w:lastRenderedPageBreak/>
        <w:br w:type="page"/>
      </w:r>
    </w:p>
    <w:p w14:paraId="123700BF" w14:textId="7ED1B116" w:rsidR="00520869" w:rsidRPr="00966627" w:rsidRDefault="004B3102" w:rsidP="00966627">
      <w:pPr>
        <w:pStyle w:val="Heading1"/>
        <w:jc w:val="center"/>
        <w:rPr>
          <w:rFonts w:ascii="Times New Roman" w:hAnsi="Times New Roman" w:cs="Times New Roman"/>
          <w:b/>
          <w:sz w:val="28"/>
          <w:szCs w:val="28"/>
        </w:rPr>
      </w:pPr>
      <w:bookmarkStart w:id="2704" w:name="_Toc513613681"/>
      <w:r w:rsidRPr="00747F6E">
        <w:rPr>
          <w:rFonts w:ascii="Times New Roman" w:eastAsia="Times New Roman" w:hAnsi="Times New Roman" w:cs="Times New Roman"/>
          <w:b/>
          <w:sz w:val="28"/>
          <w:szCs w:val="28"/>
        </w:rPr>
        <w:lastRenderedPageBreak/>
        <w:t>DANH MỤC CÁC HÌNH VẼ, ĐỒ THỊ</w:t>
      </w:r>
      <w:bookmarkEnd w:id="2704"/>
    </w:p>
    <w:p w14:paraId="63281720" w14:textId="1FCA0FDC" w:rsidR="00B04AB1" w:rsidRPr="0052462E" w:rsidRDefault="00B04AB1" w:rsidP="00A54A30">
      <w:pPr>
        <w:spacing w:line="288" w:lineRule="auto"/>
        <w:rPr>
          <w:rFonts w:ascii="Times New Roman" w:hAnsi="Times New Roman" w:cs="Times New Roman"/>
          <w:sz w:val="28"/>
          <w:szCs w:val="28"/>
        </w:rPr>
      </w:pPr>
    </w:p>
    <w:p w14:paraId="68934CD5" w14:textId="77777777" w:rsidR="0052462E" w:rsidRPr="0052462E" w:rsidRDefault="007F0E4B">
      <w:pPr>
        <w:pStyle w:val="TableofFigures"/>
        <w:tabs>
          <w:tab w:val="right" w:leader="dot" w:pos="9395"/>
        </w:tabs>
        <w:rPr>
          <w:ins w:id="2705" w:author="Nguyen Toan" w:date="2018-05-05T23:08:00Z"/>
          <w:rFonts w:ascii="Times New Roman" w:eastAsiaTheme="minorEastAsia" w:hAnsi="Times New Roman" w:cs="Times New Roman"/>
          <w:noProof/>
          <w:color w:val="auto"/>
          <w:sz w:val="28"/>
          <w:szCs w:val="28"/>
          <w:lang w:val="en-US"/>
          <w:rPrChange w:id="2706" w:author="Nguyen Toan" w:date="2018-05-05T23:08:00Z">
            <w:rPr>
              <w:ins w:id="2707" w:author="Nguyen Toan" w:date="2018-05-05T23:08:00Z"/>
              <w:rFonts w:asciiTheme="minorHAnsi" w:eastAsiaTheme="minorEastAsia" w:hAnsiTheme="minorHAnsi" w:cstheme="minorBidi"/>
              <w:noProof/>
              <w:color w:val="auto"/>
              <w:lang w:val="en-US"/>
            </w:rPr>
          </w:rPrChange>
        </w:rPr>
      </w:pPr>
      <w:r w:rsidRPr="00E7321A">
        <w:rPr>
          <w:rFonts w:ascii="Times New Roman" w:eastAsia="Times New Roman" w:hAnsi="Times New Roman" w:cs="Times New Roman"/>
          <w:b/>
          <w:sz w:val="28"/>
          <w:szCs w:val="28"/>
          <w:rPrChange w:id="2708" w:author="Nguyen Toan" w:date="2018-05-05T23:08:00Z">
            <w:rPr>
              <w:rFonts w:ascii="Times New Roman" w:hAnsi="Times New Roman" w:cs="Times New Roman"/>
              <w:sz w:val="28"/>
              <w:szCs w:val="28"/>
            </w:rPr>
          </w:rPrChange>
        </w:rPr>
        <w:fldChar w:fldCharType="begin"/>
      </w:r>
      <w:r w:rsidRPr="0052462E">
        <w:rPr>
          <w:rFonts w:ascii="Times New Roman" w:eastAsia="Times New Roman" w:hAnsi="Times New Roman" w:cs="Times New Roman"/>
          <w:b/>
          <w:sz w:val="28"/>
          <w:szCs w:val="28"/>
        </w:rPr>
        <w:instrText xml:space="preserve"> TOC \h \z \c "H</w:instrText>
      </w:r>
      <w:r w:rsidRPr="0052462E">
        <w:rPr>
          <w:rFonts w:ascii="Times New Roman" w:eastAsia="Calibri" w:hAnsi="Times New Roman" w:cs="Times New Roman"/>
          <w:b/>
          <w:sz w:val="28"/>
          <w:szCs w:val="28"/>
        </w:rPr>
        <w:instrText xml:space="preserve">ình" </w:instrText>
      </w:r>
      <w:r w:rsidRPr="00E7321A">
        <w:rPr>
          <w:rFonts w:ascii="Times New Roman" w:eastAsia="Times New Roman" w:hAnsi="Times New Roman" w:cs="Times New Roman"/>
          <w:b/>
          <w:sz w:val="28"/>
          <w:szCs w:val="28"/>
          <w:rPrChange w:id="2709" w:author="Nguyen Toan" w:date="2018-05-05T23:08:00Z">
            <w:rPr>
              <w:rFonts w:ascii="Times New Roman" w:hAnsi="Times New Roman" w:cs="Times New Roman"/>
              <w:sz w:val="28"/>
              <w:szCs w:val="28"/>
            </w:rPr>
          </w:rPrChange>
        </w:rPr>
        <w:fldChar w:fldCharType="separate"/>
      </w:r>
      <w:ins w:id="2710" w:author="Nguyen Toan" w:date="2018-05-05T23:08:00Z">
        <w:r w:rsidR="0052462E" w:rsidRPr="0052462E">
          <w:rPr>
            <w:rStyle w:val="Hyperlink"/>
            <w:rFonts w:ascii="Times New Roman" w:hAnsi="Times New Roman" w:cs="Times New Roman"/>
            <w:noProof/>
            <w:sz w:val="28"/>
            <w:szCs w:val="28"/>
            <w:rPrChange w:id="2711" w:author="Nguyen Toan" w:date="2018-05-05T23:08:00Z">
              <w:rPr>
                <w:rStyle w:val="Hyperlink"/>
                <w:noProof/>
              </w:rPr>
            </w:rPrChange>
          </w:rPr>
          <w:fldChar w:fldCharType="begin"/>
        </w:r>
        <w:r w:rsidR="0052462E" w:rsidRPr="0052462E">
          <w:rPr>
            <w:rStyle w:val="Hyperlink"/>
            <w:rFonts w:ascii="Times New Roman" w:hAnsi="Times New Roman" w:cs="Times New Roman"/>
            <w:noProof/>
            <w:sz w:val="28"/>
            <w:szCs w:val="28"/>
            <w:rPrChange w:id="2712" w:author="Nguyen Toan" w:date="2018-05-05T23:08:00Z">
              <w:rPr>
                <w:rStyle w:val="Hyperlink"/>
                <w:noProof/>
              </w:rPr>
            </w:rPrChange>
          </w:rPr>
          <w:instrText xml:space="preserve"> </w:instrText>
        </w:r>
        <w:r w:rsidR="0052462E" w:rsidRPr="0052462E">
          <w:rPr>
            <w:rFonts w:ascii="Times New Roman" w:hAnsi="Times New Roman" w:cs="Times New Roman"/>
            <w:noProof/>
            <w:sz w:val="28"/>
            <w:szCs w:val="28"/>
            <w:rPrChange w:id="2713" w:author="Nguyen Toan" w:date="2018-05-05T23:08:00Z">
              <w:rPr>
                <w:noProof/>
              </w:rPr>
            </w:rPrChange>
          </w:rPr>
          <w:instrText>HYPERLINK \l "_Toc513325023"</w:instrText>
        </w:r>
        <w:r w:rsidR="0052462E" w:rsidRPr="0052462E">
          <w:rPr>
            <w:rStyle w:val="Hyperlink"/>
            <w:rFonts w:ascii="Times New Roman" w:hAnsi="Times New Roman" w:cs="Times New Roman"/>
            <w:noProof/>
            <w:sz w:val="28"/>
            <w:szCs w:val="28"/>
            <w:rPrChange w:id="2714" w:author="Nguyen Toan" w:date="2018-05-05T23:08:00Z">
              <w:rPr>
                <w:rStyle w:val="Hyperlink"/>
                <w:noProof/>
              </w:rPr>
            </w:rPrChange>
          </w:rPr>
          <w:instrText xml:space="preserve"> </w:instrText>
        </w:r>
        <w:r w:rsidR="0052462E" w:rsidRPr="0052462E">
          <w:rPr>
            <w:rStyle w:val="Hyperlink"/>
            <w:rFonts w:ascii="Times New Roman" w:hAnsi="Times New Roman" w:cs="Times New Roman"/>
            <w:noProof/>
            <w:sz w:val="28"/>
            <w:szCs w:val="28"/>
            <w:rPrChange w:id="2715" w:author="Nguyen Toan" w:date="2018-05-05T23:08:00Z">
              <w:rPr>
                <w:rStyle w:val="Hyperlink"/>
                <w:noProof/>
              </w:rPr>
            </w:rPrChange>
          </w:rPr>
          <w:fldChar w:fldCharType="separate"/>
        </w:r>
        <w:r w:rsidR="0052462E" w:rsidRPr="0052462E">
          <w:rPr>
            <w:rStyle w:val="Hyperlink"/>
            <w:rFonts w:ascii="Times New Roman" w:hAnsi="Times New Roman" w:cs="Times New Roman"/>
            <w:noProof/>
            <w:sz w:val="28"/>
            <w:szCs w:val="28"/>
            <w:rPrChange w:id="2716" w:author="Nguyen Toan" w:date="2018-05-05T23:08:00Z">
              <w:rPr>
                <w:rStyle w:val="Hyperlink"/>
                <w:rFonts w:ascii="Times New Roman" w:hAnsi="Times New Roman" w:cs="Times New Roman"/>
                <w:noProof/>
              </w:rPr>
            </w:rPrChange>
          </w:rPr>
          <w:t>Hình 1.1: Các công nghệ trong hệ thống SOA</w:t>
        </w:r>
        <w:r w:rsidR="0052462E" w:rsidRPr="0052462E">
          <w:rPr>
            <w:rFonts w:ascii="Times New Roman" w:hAnsi="Times New Roman" w:cs="Times New Roman"/>
            <w:noProof/>
            <w:webHidden/>
            <w:sz w:val="28"/>
            <w:szCs w:val="28"/>
            <w:rPrChange w:id="2717" w:author="Nguyen Toan" w:date="2018-05-05T23:08:00Z">
              <w:rPr>
                <w:noProof/>
                <w:webHidden/>
              </w:rPr>
            </w:rPrChange>
          </w:rPr>
          <w:tab/>
        </w:r>
        <w:r w:rsidR="0052462E" w:rsidRPr="0052462E">
          <w:rPr>
            <w:rFonts w:ascii="Times New Roman" w:hAnsi="Times New Roman" w:cs="Times New Roman"/>
            <w:noProof/>
            <w:webHidden/>
            <w:sz w:val="28"/>
            <w:szCs w:val="28"/>
            <w:rPrChange w:id="2718" w:author="Nguyen Toan" w:date="2018-05-05T23:08:00Z">
              <w:rPr>
                <w:noProof/>
                <w:webHidden/>
              </w:rPr>
            </w:rPrChange>
          </w:rPr>
          <w:fldChar w:fldCharType="begin"/>
        </w:r>
        <w:r w:rsidR="0052462E" w:rsidRPr="0052462E">
          <w:rPr>
            <w:rFonts w:ascii="Times New Roman" w:hAnsi="Times New Roman" w:cs="Times New Roman"/>
            <w:noProof/>
            <w:webHidden/>
            <w:sz w:val="28"/>
            <w:szCs w:val="28"/>
            <w:rPrChange w:id="2719" w:author="Nguyen Toan" w:date="2018-05-05T23:08:00Z">
              <w:rPr>
                <w:noProof/>
                <w:webHidden/>
              </w:rPr>
            </w:rPrChange>
          </w:rPr>
          <w:instrText xml:space="preserve"> PAGEREF _Toc513325023 \h </w:instrText>
        </w:r>
      </w:ins>
      <w:r w:rsidR="0052462E" w:rsidRPr="0052462E">
        <w:rPr>
          <w:rFonts w:ascii="Times New Roman" w:hAnsi="Times New Roman" w:cs="Times New Roman"/>
          <w:noProof/>
          <w:webHidden/>
          <w:sz w:val="28"/>
          <w:szCs w:val="28"/>
          <w:rPrChange w:id="2720" w:author="Nguyen Toan" w:date="2018-05-05T23:08:00Z">
            <w:rPr>
              <w:rFonts w:ascii="Times New Roman" w:hAnsi="Times New Roman" w:cs="Times New Roman"/>
              <w:noProof/>
              <w:webHidden/>
              <w:sz w:val="28"/>
              <w:szCs w:val="28"/>
            </w:rPr>
          </w:rPrChange>
        </w:rPr>
      </w:r>
      <w:r w:rsidR="0052462E" w:rsidRPr="0052462E">
        <w:rPr>
          <w:rFonts w:ascii="Times New Roman" w:hAnsi="Times New Roman" w:cs="Times New Roman"/>
          <w:noProof/>
          <w:webHidden/>
          <w:sz w:val="28"/>
          <w:szCs w:val="28"/>
          <w:rPrChange w:id="2721" w:author="Nguyen Toan" w:date="2018-05-05T23:08:00Z">
            <w:rPr>
              <w:noProof/>
              <w:webHidden/>
            </w:rPr>
          </w:rPrChange>
        </w:rPr>
        <w:fldChar w:fldCharType="separate"/>
      </w:r>
      <w:ins w:id="2722" w:author="Nguyen Toan" w:date="2018-05-05T23:08:00Z">
        <w:r w:rsidR="0052462E" w:rsidRPr="0052462E">
          <w:rPr>
            <w:rFonts w:ascii="Times New Roman" w:hAnsi="Times New Roman" w:cs="Times New Roman"/>
            <w:noProof/>
            <w:webHidden/>
            <w:sz w:val="28"/>
            <w:szCs w:val="28"/>
            <w:rPrChange w:id="2723" w:author="Nguyen Toan" w:date="2018-05-05T23:08:00Z">
              <w:rPr>
                <w:noProof/>
                <w:webHidden/>
              </w:rPr>
            </w:rPrChange>
          </w:rPr>
          <w:t>4</w:t>
        </w:r>
        <w:r w:rsidR="0052462E" w:rsidRPr="0052462E">
          <w:rPr>
            <w:rFonts w:ascii="Times New Roman" w:hAnsi="Times New Roman" w:cs="Times New Roman"/>
            <w:noProof/>
            <w:webHidden/>
            <w:sz w:val="28"/>
            <w:szCs w:val="28"/>
            <w:rPrChange w:id="2724" w:author="Nguyen Toan" w:date="2018-05-05T23:08:00Z">
              <w:rPr>
                <w:noProof/>
                <w:webHidden/>
              </w:rPr>
            </w:rPrChange>
          </w:rPr>
          <w:fldChar w:fldCharType="end"/>
        </w:r>
        <w:r w:rsidR="0052462E" w:rsidRPr="0052462E">
          <w:rPr>
            <w:rStyle w:val="Hyperlink"/>
            <w:rFonts w:ascii="Times New Roman" w:hAnsi="Times New Roman" w:cs="Times New Roman"/>
            <w:noProof/>
            <w:sz w:val="28"/>
            <w:szCs w:val="28"/>
            <w:rPrChange w:id="2725" w:author="Nguyen Toan" w:date="2018-05-05T23:08:00Z">
              <w:rPr>
                <w:rStyle w:val="Hyperlink"/>
                <w:noProof/>
              </w:rPr>
            </w:rPrChange>
          </w:rPr>
          <w:fldChar w:fldCharType="end"/>
        </w:r>
      </w:ins>
    </w:p>
    <w:p w14:paraId="75F7664F" w14:textId="77777777" w:rsidR="0052462E" w:rsidRPr="0052462E" w:rsidRDefault="0052462E">
      <w:pPr>
        <w:pStyle w:val="TableofFigures"/>
        <w:tabs>
          <w:tab w:val="right" w:leader="dot" w:pos="9395"/>
        </w:tabs>
        <w:rPr>
          <w:ins w:id="2726" w:author="Nguyen Toan" w:date="2018-05-05T23:08:00Z"/>
          <w:rFonts w:ascii="Times New Roman" w:eastAsiaTheme="minorEastAsia" w:hAnsi="Times New Roman" w:cs="Times New Roman"/>
          <w:noProof/>
          <w:color w:val="auto"/>
          <w:sz w:val="28"/>
          <w:szCs w:val="28"/>
          <w:lang w:val="en-US"/>
          <w:rPrChange w:id="2727" w:author="Nguyen Toan" w:date="2018-05-05T23:08:00Z">
            <w:rPr>
              <w:ins w:id="2728" w:author="Nguyen Toan" w:date="2018-05-05T23:08:00Z"/>
              <w:rFonts w:asciiTheme="minorHAnsi" w:eastAsiaTheme="minorEastAsia" w:hAnsiTheme="minorHAnsi" w:cstheme="minorBidi"/>
              <w:noProof/>
              <w:color w:val="auto"/>
              <w:lang w:val="en-US"/>
            </w:rPr>
          </w:rPrChange>
        </w:rPr>
      </w:pPr>
      <w:ins w:id="2729" w:author="Nguyen Toan" w:date="2018-05-05T23:08:00Z">
        <w:r w:rsidRPr="0052462E">
          <w:rPr>
            <w:rStyle w:val="Hyperlink"/>
            <w:rFonts w:ascii="Times New Roman" w:hAnsi="Times New Roman" w:cs="Times New Roman"/>
            <w:noProof/>
            <w:sz w:val="28"/>
            <w:szCs w:val="28"/>
            <w:rPrChange w:id="273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3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32" w:author="Nguyen Toan" w:date="2018-05-05T23:08:00Z">
              <w:rPr>
                <w:noProof/>
              </w:rPr>
            </w:rPrChange>
          </w:rPr>
          <w:instrText>HYPERLINK \l "_Toc513325024"</w:instrText>
        </w:r>
        <w:r w:rsidRPr="0052462E">
          <w:rPr>
            <w:rStyle w:val="Hyperlink"/>
            <w:rFonts w:ascii="Times New Roman" w:hAnsi="Times New Roman" w:cs="Times New Roman"/>
            <w:noProof/>
            <w:sz w:val="28"/>
            <w:szCs w:val="28"/>
            <w:rPrChange w:id="273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3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35" w:author="Nguyen Toan" w:date="2018-05-05T23:08:00Z">
              <w:rPr>
                <w:rStyle w:val="Hyperlink"/>
                <w:rFonts w:ascii="Times New Roman" w:hAnsi="Times New Roman" w:cs="Times New Roman"/>
                <w:noProof/>
              </w:rPr>
            </w:rPrChange>
          </w:rPr>
          <w:t>Hình 1.2. Kiến trúc hệ thống ESB</w:t>
        </w:r>
        <w:r w:rsidRPr="0052462E">
          <w:rPr>
            <w:rFonts w:ascii="Times New Roman" w:hAnsi="Times New Roman" w:cs="Times New Roman"/>
            <w:noProof/>
            <w:webHidden/>
            <w:sz w:val="28"/>
            <w:szCs w:val="28"/>
            <w:rPrChange w:id="2736" w:author="Nguyen Toan" w:date="2018-05-05T23:08:00Z">
              <w:rPr>
                <w:noProof/>
                <w:webHidden/>
              </w:rPr>
            </w:rPrChange>
          </w:rPr>
          <w:tab/>
        </w:r>
        <w:r w:rsidRPr="0052462E">
          <w:rPr>
            <w:rFonts w:ascii="Times New Roman" w:hAnsi="Times New Roman" w:cs="Times New Roman"/>
            <w:noProof/>
            <w:webHidden/>
            <w:sz w:val="28"/>
            <w:szCs w:val="28"/>
            <w:rPrChange w:id="2737" w:author="Nguyen Toan" w:date="2018-05-05T23:08:00Z">
              <w:rPr>
                <w:noProof/>
                <w:webHidden/>
              </w:rPr>
            </w:rPrChange>
          </w:rPr>
          <w:fldChar w:fldCharType="begin"/>
        </w:r>
        <w:r w:rsidRPr="0052462E">
          <w:rPr>
            <w:rFonts w:ascii="Times New Roman" w:hAnsi="Times New Roman" w:cs="Times New Roman"/>
            <w:noProof/>
            <w:webHidden/>
            <w:sz w:val="28"/>
            <w:szCs w:val="28"/>
            <w:rPrChange w:id="2738" w:author="Nguyen Toan" w:date="2018-05-05T23:08:00Z">
              <w:rPr>
                <w:noProof/>
                <w:webHidden/>
              </w:rPr>
            </w:rPrChange>
          </w:rPr>
          <w:instrText xml:space="preserve"> PAGEREF _Toc513325024 \h </w:instrText>
        </w:r>
      </w:ins>
      <w:r w:rsidRPr="0052462E">
        <w:rPr>
          <w:rFonts w:ascii="Times New Roman" w:hAnsi="Times New Roman" w:cs="Times New Roman"/>
          <w:noProof/>
          <w:webHidden/>
          <w:sz w:val="28"/>
          <w:szCs w:val="28"/>
          <w:rPrChange w:id="273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40" w:author="Nguyen Toan" w:date="2018-05-05T23:08:00Z">
            <w:rPr>
              <w:noProof/>
              <w:webHidden/>
            </w:rPr>
          </w:rPrChange>
        </w:rPr>
        <w:fldChar w:fldCharType="separate"/>
      </w:r>
      <w:ins w:id="2741" w:author="Nguyen Toan" w:date="2018-05-05T23:08:00Z">
        <w:r w:rsidRPr="0052462E">
          <w:rPr>
            <w:rFonts w:ascii="Times New Roman" w:hAnsi="Times New Roman" w:cs="Times New Roman"/>
            <w:noProof/>
            <w:webHidden/>
            <w:sz w:val="28"/>
            <w:szCs w:val="28"/>
            <w:rPrChange w:id="2742" w:author="Nguyen Toan" w:date="2018-05-05T23:08:00Z">
              <w:rPr>
                <w:noProof/>
                <w:webHidden/>
              </w:rPr>
            </w:rPrChange>
          </w:rPr>
          <w:t>6</w:t>
        </w:r>
        <w:r w:rsidRPr="0052462E">
          <w:rPr>
            <w:rFonts w:ascii="Times New Roman" w:hAnsi="Times New Roman" w:cs="Times New Roman"/>
            <w:noProof/>
            <w:webHidden/>
            <w:sz w:val="28"/>
            <w:szCs w:val="28"/>
            <w:rPrChange w:id="274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44" w:author="Nguyen Toan" w:date="2018-05-05T23:08:00Z">
              <w:rPr>
                <w:rStyle w:val="Hyperlink"/>
                <w:noProof/>
              </w:rPr>
            </w:rPrChange>
          </w:rPr>
          <w:fldChar w:fldCharType="end"/>
        </w:r>
      </w:ins>
    </w:p>
    <w:p w14:paraId="2F1CEA39" w14:textId="77777777" w:rsidR="0052462E" w:rsidRPr="0052462E" w:rsidRDefault="0052462E">
      <w:pPr>
        <w:pStyle w:val="TableofFigures"/>
        <w:tabs>
          <w:tab w:val="right" w:leader="dot" w:pos="9395"/>
        </w:tabs>
        <w:rPr>
          <w:ins w:id="2745" w:author="Nguyen Toan" w:date="2018-05-05T23:08:00Z"/>
          <w:rFonts w:ascii="Times New Roman" w:eastAsiaTheme="minorEastAsia" w:hAnsi="Times New Roman" w:cs="Times New Roman"/>
          <w:noProof/>
          <w:color w:val="auto"/>
          <w:sz w:val="28"/>
          <w:szCs w:val="28"/>
          <w:lang w:val="en-US"/>
          <w:rPrChange w:id="2746" w:author="Nguyen Toan" w:date="2018-05-05T23:08:00Z">
            <w:rPr>
              <w:ins w:id="2747" w:author="Nguyen Toan" w:date="2018-05-05T23:08:00Z"/>
              <w:rFonts w:asciiTheme="minorHAnsi" w:eastAsiaTheme="minorEastAsia" w:hAnsiTheme="minorHAnsi" w:cstheme="minorBidi"/>
              <w:noProof/>
              <w:color w:val="auto"/>
              <w:lang w:val="en-US"/>
            </w:rPr>
          </w:rPrChange>
        </w:rPr>
      </w:pPr>
      <w:ins w:id="2748" w:author="Nguyen Toan" w:date="2018-05-05T23:08:00Z">
        <w:r w:rsidRPr="0052462E">
          <w:rPr>
            <w:rStyle w:val="Hyperlink"/>
            <w:rFonts w:ascii="Times New Roman" w:hAnsi="Times New Roman" w:cs="Times New Roman"/>
            <w:noProof/>
            <w:sz w:val="28"/>
            <w:szCs w:val="28"/>
            <w:rPrChange w:id="274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5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51" w:author="Nguyen Toan" w:date="2018-05-05T23:08:00Z">
              <w:rPr>
                <w:noProof/>
              </w:rPr>
            </w:rPrChange>
          </w:rPr>
          <w:instrText>HYPERLINK \l "_Toc513325025"</w:instrText>
        </w:r>
        <w:r w:rsidRPr="0052462E">
          <w:rPr>
            <w:rStyle w:val="Hyperlink"/>
            <w:rFonts w:ascii="Times New Roman" w:hAnsi="Times New Roman" w:cs="Times New Roman"/>
            <w:noProof/>
            <w:sz w:val="28"/>
            <w:szCs w:val="28"/>
            <w:rPrChange w:id="275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5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54" w:author="Nguyen Toan" w:date="2018-05-05T23:08:00Z">
              <w:rPr>
                <w:rStyle w:val="Hyperlink"/>
                <w:rFonts w:ascii="Times New Roman" w:hAnsi="Times New Roman" w:cs="Times New Roman"/>
                <w:noProof/>
              </w:rPr>
            </w:rPrChange>
          </w:rPr>
          <w:t>Hình 1.3: Nền tảng tích hợp cho doanh nghiệp[14]</w:t>
        </w:r>
        <w:r w:rsidRPr="0052462E">
          <w:rPr>
            <w:rFonts w:ascii="Times New Roman" w:hAnsi="Times New Roman" w:cs="Times New Roman"/>
            <w:noProof/>
            <w:webHidden/>
            <w:sz w:val="28"/>
            <w:szCs w:val="28"/>
            <w:rPrChange w:id="2755" w:author="Nguyen Toan" w:date="2018-05-05T23:08:00Z">
              <w:rPr>
                <w:noProof/>
                <w:webHidden/>
              </w:rPr>
            </w:rPrChange>
          </w:rPr>
          <w:tab/>
        </w:r>
        <w:r w:rsidRPr="0052462E">
          <w:rPr>
            <w:rFonts w:ascii="Times New Roman" w:hAnsi="Times New Roman" w:cs="Times New Roman"/>
            <w:noProof/>
            <w:webHidden/>
            <w:sz w:val="28"/>
            <w:szCs w:val="28"/>
            <w:rPrChange w:id="2756" w:author="Nguyen Toan" w:date="2018-05-05T23:08:00Z">
              <w:rPr>
                <w:noProof/>
                <w:webHidden/>
              </w:rPr>
            </w:rPrChange>
          </w:rPr>
          <w:fldChar w:fldCharType="begin"/>
        </w:r>
        <w:r w:rsidRPr="0052462E">
          <w:rPr>
            <w:rFonts w:ascii="Times New Roman" w:hAnsi="Times New Roman" w:cs="Times New Roman"/>
            <w:noProof/>
            <w:webHidden/>
            <w:sz w:val="28"/>
            <w:szCs w:val="28"/>
            <w:rPrChange w:id="2757" w:author="Nguyen Toan" w:date="2018-05-05T23:08:00Z">
              <w:rPr>
                <w:noProof/>
                <w:webHidden/>
              </w:rPr>
            </w:rPrChange>
          </w:rPr>
          <w:instrText xml:space="preserve"> PAGEREF _Toc513325025 \h </w:instrText>
        </w:r>
      </w:ins>
      <w:r w:rsidRPr="0052462E">
        <w:rPr>
          <w:rFonts w:ascii="Times New Roman" w:hAnsi="Times New Roman" w:cs="Times New Roman"/>
          <w:noProof/>
          <w:webHidden/>
          <w:sz w:val="28"/>
          <w:szCs w:val="28"/>
          <w:rPrChange w:id="275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59" w:author="Nguyen Toan" w:date="2018-05-05T23:08:00Z">
            <w:rPr>
              <w:noProof/>
              <w:webHidden/>
            </w:rPr>
          </w:rPrChange>
        </w:rPr>
        <w:fldChar w:fldCharType="separate"/>
      </w:r>
      <w:ins w:id="2760" w:author="Nguyen Toan" w:date="2018-05-05T23:08:00Z">
        <w:r w:rsidRPr="0052462E">
          <w:rPr>
            <w:rFonts w:ascii="Times New Roman" w:hAnsi="Times New Roman" w:cs="Times New Roman"/>
            <w:noProof/>
            <w:webHidden/>
            <w:sz w:val="28"/>
            <w:szCs w:val="28"/>
            <w:rPrChange w:id="2761" w:author="Nguyen Toan" w:date="2018-05-05T23:08:00Z">
              <w:rPr>
                <w:noProof/>
                <w:webHidden/>
              </w:rPr>
            </w:rPrChange>
          </w:rPr>
          <w:t>8</w:t>
        </w:r>
        <w:r w:rsidRPr="0052462E">
          <w:rPr>
            <w:rFonts w:ascii="Times New Roman" w:hAnsi="Times New Roman" w:cs="Times New Roman"/>
            <w:noProof/>
            <w:webHidden/>
            <w:sz w:val="28"/>
            <w:szCs w:val="28"/>
            <w:rPrChange w:id="276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63" w:author="Nguyen Toan" w:date="2018-05-05T23:08:00Z">
              <w:rPr>
                <w:rStyle w:val="Hyperlink"/>
                <w:noProof/>
              </w:rPr>
            </w:rPrChange>
          </w:rPr>
          <w:fldChar w:fldCharType="end"/>
        </w:r>
      </w:ins>
    </w:p>
    <w:p w14:paraId="03525A90" w14:textId="77777777" w:rsidR="0052462E" w:rsidRPr="0052462E" w:rsidRDefault="0052462E">
      <w:pPr>
        <w:pStyle w:val="TableofFigures"/>
        <w:tabs>
          <w:tab w:val="right" w:leader="dot" w:pos="9395"/>
        </w:tabs>
        <w:rPr>
          <w:ins w:id="2764" w:author="Nguyen Toan" w:date="2018-05-05T23:08:00Z"/>
          <w:rFonts w:ascii="Times New Roman" w:eastAsiaTheme="minorEastAsia" w:hAnsi="Times New Roman" w:cs="Times New Roman"/>
          <w:noProof/>
          <w:color w:val="auto"/>
          <w:sz w:val="28"/>
          <w:szCs w:val="28"/>
          <w:lang w:val="en-US"/>
          <w:rPrChange w:id="2765" w:author="Nguyen Toan" w:date="2018-05-05T23:08:00Z">
            <w:rPr>
              <w:ins w:id="2766" w:author="Nguyen Toan" w:date="2018-05-05T23:08:00Z"/>
              <w:rFonts w:asciiTheme="minorHAnsi" w:eastAsiaTheme="minorEastAsia" w:hAnsiTheme="minorHAnsi" w:cstheme="minorBidi"/>
              <w:noProof/>
              <w:color w:val="auto"/>
              <w:lang w:val="en-US"/>
            </w:rPr>
          </w:rPrChange>
        </w:rPr>
      </w:pPr>
      <w:ins w:id="2767" w:author="Nguyen Toan" w:date="2018-05-05T23:08:00Z">
        <w:r w:rsidRPr="0052462E">
          <w:rPr>
            <w:rStyle w:val="Hyperlink"/>
            <w:rFonts w:ascii="Times New Roman" w:hAnsi="Times New Roman" w:cs="Times New Roman"/>
            <w:noProof/>
            <w:sz w:val="28"/>
            <w:szCs w:val="28"/>
            <w:rPrChange w:id="276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6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70" w:author="Nguyen Toan" w:date="2018-05-05T23:08:00Z">
              <w:rPr>
                <w:noProof/>
              </w:rPr>
            </w:rPrChange>
          </w:rPr>
          <w:instrText>HYPERLINK \l "_Toc513325026"</w:instrText>
        </w:r>
        <w:r w:rsidRPr="0052462E">
          <w:rPr>
            <w:rStyle w:val="Hyperlink"/>
            <w:rFonts w:ascii="Times New Roman" w:hAnsi="Times New Roman" w:cs="Times New Roman"/>
            <w:noProof/>
            <w:sz w:val="28"/>
            <w:szCs w:val="28"/>
            <w:rPrChange w:id="277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7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73" w:author="Nguyen Toan" w:date="2018-05-05T23:08:00Z">
              <w:rPr>
                <w:rStyle w:val="Hyperlink"/>
                <w:rFonts w:ascii="Times New Roman" w:hAnsi="Times New Roman" w:cs="Times New Roman"/>
                <w:noProof/>
              </w:rPr>
            </w:rPrChange>
          </w:rPr>
          <w:t>Hình 1.4: Kiến trúc MuleESB [15].</w:t>
        </w:r>
        <w:r w:rsidRPr="0052462E">
          <w:rPr>
            <w:rFonts w:ascii="Times New Roman" w:hAnsi="Times New Roman" w:cs="Times New Roman"/>
            <w:noProof/>
            <w:webHidden/>
            <w:sz w:val="28"/>
            <w:szCs w:val="28"/>
            <w:rPrChange w:id="2774" w:author="Nguyen Toan" w:date="2018-05-05T23:08:00Z">
              <w:rPr>
                <w:noProof/>
                <w:webHidden/>
              </w:rPr>
            </w:rPrChange>
          </w:rPr>
          <w:tab/>
        </w:r>
        <w:r w:rsidRPr="0052462E">
          <w:rPr>
            <w:rFonts w:ascii="Times New Roman" w:hAnsi="Times New Roman" w:cs="Times New Roman"/>
            <w:noProof/>
            <w:webHidden/>
            <w:sz w:val="28"/>
            <w:szCs w:val="28"/>
            <w:rPrChange w:id="2775" w:author="Nguyen Toan" w:date="2018-05-05T23:08:00Z">
              <w:rPr>
                <w:noProof/>
                <w:webHidden/>
              </w:rPr>
            </w:rPrChange>
          </w:rPr>
          <w:fldChar w:fldCharType="begin"/>
        </w:r>
        <w:r w:rsidRPr="0052462E">
          <w:rPr>
            <w:rFonts w:ascii="Times New Roman" w:hAnsi="Times New Roman" w:cs="Times New Roman"/>
            <w:noProof/>
            <w:webHidden/>
            <w:sz w:val="28"/>
            <w:szCs w:val="28"/>
            <w:rPrChange w:id="2776" w:author="Nguyen Toan" w:date="2018-05-05T23:08:00Z">
              <w:rPr>
                <w:noProof/>
                <w:webHidden/>
              </w:rPr>
            </w:rPrChange>
          </w:rPr>
          <w:instrText xml:space="preserve"> PAGEREF _Toc513325026 \h </w:instrText>
        </w:r>
      </w:ins>
      <w:r w:rsidRPr="0052462E">
        <w:rPr>
          <w:rFonts w:ascii="Times New Roman" w:hAnsi="Times New Roman" w:cs="Times New Roman"/>
          <w:noProof/>
          <w:webHidden/>
          <w:sz w:val="28"/>
          <w:szCs w:val="28"/>
          <w:rPrChange w:id="277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78" w:author="Nguyen Toan" w:date="2018-05-05T23:08:00Z">
            <w:rPr>
              <w:noProof/>
              <w:webHidden/>
            </w:rPr>
          </w:rPrChange>
        </w:rPr>
        <w:fldChar w:fldCharType="separate"/>
      </w:r>
      <w:ins w:id="2779" w:author="Nguyen Toan" w:date="2018-05-05T23:08:00Z">
        <w:r w:rsidRPr="0052462E">
          <w:rPr>
            <w:rFonts w:ascii="Times New Roman" w:hAnsi="Times New Roman" w:cs="Times New Roman"/>
            <w:noProof/>
            <w:webHidden/>
            <w:sz w:val="28"/>
            <w:szCs w:val="28"/>
            <w:rPrChange w:id="2780" w:author="Nguyen Toan" w:date="2018-05-05T23:08:00Z">
              <w:rPr>
                <w:noProof/>
                <w:webHidden/>
              </w:rPr>
            </w:rPrChange>
          </w:rPr>
          <w:t>10</w:t>
        </w:r>
        <w:r w:rsidRPr="0052462E">
          <w:rPr>
            <w:rFonts w:ascii="Times New Roman" w:hAnsi="Times New Roman" w:cs="Times New Roman"/>
            <w:noProof/>
            <w:webHidden/>
            <w:sz w:val="28"/>
            <w:szCs w:val="28"/>
            <w:rPrChange w:id="278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82" w:author="Nguyen Toan" w:date="2018-05-05T23:08:00Z">
              <w:rPr>
                <w:rStyle w:val="Hyperlink"/>
                <w:noProof/>
              </w:rPr>
            </w:rPrChange>
          </w:rPr>
          <w:fldChar w:fldCharType="end"/>
        </w:r>
      </w:ins>
    </w:p>
    <w:p w14:paraId="0968EF3A" w14:textId="77777777" w:rsidR="0052462E" w:rsidRPr="0052462E" w:rsidRDefault="0052462E">
      <w:pPr>
        <w:pStyle w:val="TableofFigures"/>
        <w:tabs>
          <w:tab w:val="right" w:leader="dot" w:pos="9395"/>
        </w:tabs>
        <w:rPr>
          <w:ins w:id="2783" w:author="Nguyen Toan" w:date="2018-05-05T23:08:00Z"/>
          <w:rFonts w:ascii="Times New Roman" w:eastAsiaTheme="minorEastAsia" w:hAnsi="Times New Roman" w:cs="Times New Roman"/>
          <w:noProof/>
          <w:color w:val="auto"/>
          <w:sz w:val="28"/>
          <w:szCs w:val="28"/>
          <w:lang w:val="en-US"/>
          <w:rPrChange w:id="2784" w:author="Nguyen Toan" w:date="2018-05-05T23:08:00Z">
            <w:rPr>
              <w:ins w:id="2785" w:author="Nguyen Toan" w:date="2018-05-05T23:08:00Z"/>
              <w:rFonts w:asciiTheme="minorHAnsi" w:eastAsiaTheme="minorEastAsia" w:hAnsiTheme="minorHAnsi" w:cstheme="minorBidi"/>
              <w:noProof/>
              <w:color w:val="auto"/>
              <w:lang w:val="en-US"/>
            </w:rPr>
          </w:rPrChange>
        </w:rPr>
      </w:pPr>
      <w:ins w:id="2786" w:author="Nguyen Toan" w:date="2018-05-05T23:08:00Z">
        <w:r w:rsidRPr="0052462E">
          <w:rPr>
            <w:rStyle w:val="Hyperlink"/>
            <w:rFonts w:ascii="Times New Roman" w:hAnsi="Times New Roman" w:cs="Times New Roman"/>
            <w:noProof/>
            <w:sz w:val="28"/>
            <w:szCs w:val="28"/>
            <w:rPrChange w:id="278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8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89" w:author="Nguyen Toan" w:date="2018-05-05T23:08:00Z">
              <w:rPr>
                <w:noProof/>
              </w:rPr>
            </w:rPrChange>
          </w:rPr>
          <w:instrText>HYPERLINK \l "_Toc513325027"</w:instrText>
        </w:r>
        <w:r w:rsidRPr="0052462E">
          <w:rPr>
            <w:rStyle w:val="Hyperlink"/>
            <w:rFonts w:ascii="Times New Roman" w:hAnsi="Times New Roman" w:cs="Times New Roman"/>
            <w:noProof/>
            <w:sz w:val="28"/>
            <w:szCs w:val="28"/>
            <w:rPrChange w:id="279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9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92" w:author="Nguyen Toan" w:date="2018-05-05T23:08:00Z">
              <w:rPr>
                <w:rStyle w:val="Hyperlink"/>
                <w:rFonts w:ascii="Times New Roman" w:hAnsi="Times New Roman" w:cs="Times New Roman"/>
                <w:noProof/>
              </w:rPr>
            </w:rPrChange>
          </w:rPr>
          <w:t>Hình 1.5. Mô hình luồng xử lý trên MuleESB</w:t>
        </w:r>
        <w:r w:rsidRPr="0052462E">
          <w:rPr>
            <w:rFonts w:ascii="Times New Roman" w:hAnsi="Times New Roman" w:cs="Times New Roman"/>
            <w:noProof/>
            <w:webHidden/>
            <w:sz w:val="28"/>
            <w:szCs w:val="28"/>
            <w:rPrChange w:id="2793" w:author="Nguyen Toan" w:date="2018-05-05T23:08:00Z">
              <w:rPr>
                <w:noProof/>
                <w:webHidden/>
              </w:rPr>
            </w:rPrChange>
          </w:rPr>
          <w:tab/>
        </w:r>
        <w:r w:rsidRPr="0052462E">
          <w:rPr>
            <w:rFonts w:ascii="Times New Roman" w:hAnsi="Times New Roman" w:cs="Times New Roman"/>
            <w:noProof/>
            <w:webHidden/>
            <w:sz w:val="28"/>
            <w:szCs w:val="28"/>
            <w:rPrChange w:id="2794" w:author="Nguyen Toan" w:date="2018-05-05T23:08:00Z">
              <w:rPr>
                <w:noProof/>
                <w:webHidden/>
              </w:rPr>
            </w:rPrChange>
          </w:rPr>
          <w:fldChar w:fldCharType="begin"/>
        </w:r>
        <w:r w:rsidRPr="0052462E">
          <w:rPr>
            <w:rFonts w:ascii="Times New Roman" w:hAnsi="Times New Roman" w:cs="Times New Roman"/>
            <w:noProof/>
            <w:webHidden/>
            <w:sz w:val="28"/>
            <w:szCs w:val="28"/>
            <w:rPrChange w:id="2795" w:author="Nguyen Toan" w:date="2018-05-05T23:08:00Z">
              <w:rPr>
                <w:noProof/>
                <w:webHidden/>
              </w:rPr>
            </w:rPrChange>
          </w:rPr>
          <w:instrText xml:space="preserve"> PAGEREF _Toc513325027 \h </w:instrText>
        </w:r>
      </w:ins>
      <w:r w:rsidRPr="0052462E">
        <w:rPr>
          <w:rFonts w:ascii="Times New Roman" w:hAnsi="Times New Roman" w:cs="Times New Roman"/>
          <w:noProof/>
          <w:webHidden/>
          <w:sz w:val="28"/>
          <w:szCs w:val="28"/>
          <w:rPrChange w:id="27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97" w:author="Nguyen Toan" w:date="2018-05-05T23:08:00Z">
            <w:rPr>
              <w:noProof/>
              <w:webHidden/>
            </w:rPr>
          </w:rPrChange>
        </w:rPr>
        <w:fldChar w:fldCharType="separate"/>
      </w:r>
      <w:ins w:id="2798" w:author="Nguyen Toan" w:date="2018-05-05T23:08:00Z">
        <w:r w:rsidRPr="0052462E">
          <w:rPr>
            <w:rFonts w:ascii="Times New Roman" w:hAnsi="Times New Roman" w:cs="Times New Roman"/>
            <w:noProof/>
            <w:webHidden/>
            <w:sz w:val="28"/>
            <w:szCs w:val="28"/>
            <w:rPrChange w:id="2799" w:author="Nguyen Toan" w:date="2018-05-05T23:08:00Z">
              <w:rPr>
                <w:noProof/>
                <w:webHidden/>
              </w:rPr>
            </w:rPrChange>
          </w:rPr>
          <w:t>11</w:t>
        </w:r>
        <w:r w:rsidRPr="0052462E">
          <w:rPr>
            <w:rFonts w:ascii="Times New Roman" w:hAnsi="Times New Roman" w:cs="Times New Roman"/>
            <w:noProof/>
            <w:webHidden/>
            <w:sz w:val="28"/>
            <w:szCs w:val="28"/>
            <w:rPrChange w:id="28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01" w:author="Nguyen Toan" w:date="2018-05-05T23:08:00Z">
              <w:rPr>
                <w:rStyle w:val="Hyperlink"/>
                <w:noProof/>
              </w:rPr>
            </w:rPrChange>
          </w:rPr>
          <w:fldChar w:fldCharType="end"/>
        </w:r>
      </w:ins>
    </w:p>
    <w:p w14:paraId="19AE3E4B" w14:textId="77777777" w:rsidR="0052462E" w:rsidRPr="0052462E" w:rsidRDefault="0052462E">
      <w:pPr>
        <w:pStyle w:val="TableofFigures"/>
        <w:tabs>
          <w:tab w:val="right" w:leader="dot" w:pos="9395"/>
        </w:tabs>
        <w:rPr>
          <w:ins w:id="2802" w:author="Nguyen Toan" w:date="2018-05-05T23:08:00Z"/>
          <w:rFonts w:ascii="Times New Roman" w:eastAsiaTheme="minorEastAsia" w:hAnsi="Times New Roman" w:cs="Times New Roman"/>
          <w:noProof/>
          <w:color w:val="auto"/>
          <w:sz w:val="28"/>
          <w:szCs w:val="28"/>
          <w:lang w:val="en-US"/>
          <w:rPrChange w:id="2803" w:author="Nguyen Toan" w:date="2018-05-05T23:08:00Z">
            <w:rPr>
              <w:ins w:id="2804" w:author="Nguyen Toan" w:date="2018-05-05T23:08:00Z"/>
              <w:rFonts w:asciiTheme="minorHAnsi" w:eastAsiaTheme="minorEastAsia" w:hAnsiTheme="minorHAnsi" w:cstheme="minorBidi"/>
              <w:noProof/>
              <w:color w:val="auto"/>
              <w:lang w:val="en-US"/>
            </w:rPr>
          </w:rPrChange>
        </w:rPr>
      </w:pPr>
      <w:ins w:id="2805" w:author="Nguyen Toan" w:date="2018-05-05T23:08:00Z">
        <w:r w:rsidRPr="0052462E">
          <w:rPr>
            <w:rStyle w:val="Hyperlink"/>
            <w:rFonts w:ascii="Times New Roman" w:hAnsi="Times New Roman" w:cs="Times New Roman"/>
            <w:noProof/>
            <w:sz w:val="28"/>
            <w:szCs w:val="28"/>
            <w:rPrChange w:id="28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08" w:author="Nguyen Toan" w:date="2018-05-05T23:08:00Z">
              <w:rPr>
                <w:noProof/>
              </w:rPr>
            </w:rPrChange>
          </w:rPr>
          <w:instrText>HYPERLINK \l "_Toc513325028"</w:instrText>
        </w:r>
        <w:r w:rsidRPr="0052462E">
          <w:rPr>
            <w:rStyle w:val="Hyperlink"/>
            <w:rFonts w:ascii="Times New Roman" w:hAnsi="Times New Roman" w:cs="Times New Roman"/>
            <w:noProof/>
            <w:sz w:val="28"/>
            <w:szCs w:val="28"/>
            <w:rPrChange w:id="28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11" w:author="Nguyen Toan" w:date="2018-05-05T23:08:00Z">
              <w:rPr>
                <w:rStyle w:val="Hyperlink"/>
                <w:rFonts w:ascii="Times New Roman" w:hAnsi="Times New Roman" w:cs="Times New Roman"/>
                <w:noProof/>
              </w:rPr>
            </w:rPrChange>
          </w:rPr>
          <w:t>Hình 1.6. Kiến trúc hệ thống IB cũ</w:t>
        </w:r>
        <w:r w:rsidRPr="0052462E">
          <w:rPr>
            <w:rFonts w:ascii="Times New Roman" w:hAnsi="Times New Roman" w:cs="Times New Roman"/>
            <w:noProof/>
            <w:webHidden/>
            <w:sz w:val="28"/>
            <w:szCs w:val="28"/>
            <w:rPrChange w:id="2812" w:author="Nguyen Toan" w:date="2018-05-05T23:08:00Z">
              <w:rPr>
                <w:noProof/>
                <w:webHidden/>
              </w:rPr>
            </w:rPrChange>
          </w:rPr>
          <w:tab/>
        </w:r>
        <w:r w:rsidRPr="0052462E">
          <w:rPr>
            <w:rFonts w:ascii="Times New Roman" w:hAnsi="Times New Roman" w:cs="Times New Roman"/>
            <w:noProof/>
            <w:webHidden/>
            <w:sz w:val="28"/>
            <w:szCs w:val="28"/>
            <w:rPrChange w:id="2813" w:author="Nguyen Toan" w:date="2018-05-05T23:08:00Z">
              <w:rPr>
                <w:noProof/>
                <w:webHidden/>
              </w:rPr>
            </w:rPrChange>
          </w:rPr>
          <w:fldChar w:fldCharType="begin"/>
        </w:r>
        <w:r w:rsidRPr="0052462E">
          <w:rPr>
            <w:rFonts w:ascii="Times New Roman" w:hAnsi="Times New Roman" w:cs="Times New Roman"/>
            <w:noProof/>
            <w:webHidden/>
            <w:sz w:val="28"/>
            <w:szCs w:val="28"/>
            <w:rPrChange w:id="2814" w:author="Nguyen Toan" w:date="2018-05-05T23:08:00Z">
              <w:rPr>
                <w:noProof/>
                <w:webHidden/>
              </w:rPr>
            </w:rPrChange>
          </w:rPr>
          <w:instrText xml:space="preserve"> PAGEREF _Toc513325028 \h </w:instrText>
        </w:r>
      </w:ins>
      <w:r w:rsidRPr="0052462E">
        <w:rPr>
          <w:rFonts w:ascii="Times New Roman" w:hAnsi="Times New Roman" w:cs="Times New Roman"/>
          <w:noProof/>
          <w:webHidden/>
          <w:sz w:val="28"/>
          <w:szCs w:val="28"/>
          <w:rPrChange w:id="28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16" w:author="Nguyen Toan" w:date="2018-05-05T23:08:00Z">
            <w:rPr>
              <w:noProof/>
              <w:webHidden/>
            </w:rPr>
          </w:rPrChange>
        </w:rPr>
        <w:fldChar w:fldCharType="separate"/>
      </w:r>
      <w:ins w:id="2817" w:author="Nguyen Toan" w:date="2018-05-05T23:08:00Z">
        <w:r w:rsidRPr="0052462E">
          <w:rPr>
            <w:rFonts w:ascii="Times New Roman" w:hAnsi="Times New Roman" w:cs="Times New Roman"/>
            <w:noProof/>
            <w:webHidden/>
            <w:sz w:val="28"/>
            <w:szCs w:val="28"/>
            <w:rPrChange w:id="2818" w:author="Nguyen Toan" w:date="2018-05-05T23:08:00Z">
              <w:rPr>
                <w:noProof/>
                <w:webHidden/>
              </w:rPr>
            </w:rPrChange>
          </w:rPr>
          <w:t>12</w:t>
        </w:r>
        <w:r w:rsidRPr="0052462E">
          <w:rPr>
            <w:rFonts w:ascii="Times New Roman" w:hAnsi="Times New Roman" w:cs="Times New Roman"/>
            <w:noProof/>
            <w:webHidden/>
            <w:sz w:val="28"/>
            <w:szCs w:val="28"/>
            <w:rPrChange w:id="28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20" w:author="Nguyen Toan" w:date="2018-05-05T23:08:00Z">
              <w:rPr>
                <w:rStyle w:val="Hyperlink"/>
                <w:noProof/>
              </w:rPr>
            </w:rPrChange>
          </w:rPr>
          <w:fldChar w:fldCharType="end"/>
        </w:r>
      </w:ins>
    </w:p>
    <w:p w14:paraId="4C9892E3" w14:textId="77777777" w:rsidR="0052462E" w:rsidRPr="0052462E" w:rsidRDefault="0052462E">
      <w:pPr>
        <w:pStyle w:val="TableofFigures"/>
        <w:tabs>
          <w:tab w:val="right" w:leader="dot" w:pos="9395"/>
        </w:tabs>
        <w:rPr>
          <w:ins w:id="2821" w:author="Nguyen Toan" w:date="2018-05-05T23:08:00Z"/>
          <w:rFonts w:ascii="Times New Roman" w:eastAsiaTheme="minorEastAsia" w:hAnsi="Times New Roman" w:cs="Times New Roman"/>
          <w:noProof/>
          <w:color w:val="auto"/>
          <w:sz w:val="28"/>
          <w:szCs w:val="28"/>
          <w:lang w:val="en-US"/>
          <w:rPrChange w:id="2822" w:author="Nguyen Toan" w:date="2018-05-05T23:08:00Z">
            <w:rPr>
              <w:ins w:id="2823" w:author="Nguyen Toan" w:date="2018-05-05T23:08:00Z"/>
              <w:rFonts w:asciiTheme="minorHAnsi" w:eastAsiaTheme="minorEastAsia" w:hAnsiTheme="minorHAnsi" w:cstheme="minorBidi"/>
              <w:noProof/>
              <w:color w:val="auto"/>
              <w:lang w:val="en-US"/>
            </w:rPr>
          </w:rPrChange>
        </w:rPr>
      </w:pPr>
      <w:ins w:id="2824" w:author="Nguyen Toan" w:date="2018-05-05T23:08:00Z">
        <w:r w:rsidRPr="0052462E">
          <w:rPr>
            <w:rStyle w:val="Hyperlink"/>
            <w:rFonts w:ascii="Times New Roman" w:hAnsi="Times New Roman" w:cs="Times New Roman"/>
            <w:noProof/>
            <w:sz w:val="28"/>
            <w:szCs w:val="28"/>
            <w:rPrChange w:id="28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27" w:author="Nguyen Toan" w:date="2018-05-05T23:08:00Z">
              <w:rPr>
                <w:noProof/>
              </w:rPr>
            </w:rPrChange>
          </w:rPr>
          <w:instrText>HYPERLINK \l "_Toc513325029"</w:instrText>
        </w:r>
        <w:r w:rsidRPr="0052462E">
          <w:rPr>
            <w:rStyle w:val="Hyperlink"/>
            <w:rFonts w:ascii="Times New Roman" w:hAnsi="Times New Roman" w:cs="Times New Roman"/>
            <w:noProof/>
            <w:sz w:val="28"/>
            <w:szCs w:val="28"/>
            <w:rPrChange w:id="28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30" w:author="Nguyen Toan" w:date="2018-05-05T23:08:00Z">
              <w:rPr>
                <w:rStyle w:val="Hyperlink"/>
                <w:rFonts w:ascii="Times New Roman" w:hAnsi="Times New Roman" w:cs="Times New Roman"/>
                <w:noProof/>
              </w:rPr>
            </w:rPrChange>
          </w:rPr>
          <w:t>Hình 1.7. Kiến trúc hệ thống IB mới</w:t>
        </w:r>
        <w:r w:rsidRPr="0052462E">
          <w:rPr>
            <w:rFonts w:ascii="Times New Roman" w:hAnsi="Times New Roman" w:cs="Times New Roman"/>
            <w:noProof/>
            <w:webHidden/>
            <w:sz w:val="28"/>
            <w:szCs w:val="28"/>
            <w:rPrChange w:id="2831" w:author="Nguyen Toan" w:date="2018-05-05T23:08:00Z">
              <w:rPr>
                <w:noProof/>
                <w:webHidden/>
              </w:rPr>
            </w:rPrChange>
          </w:rPr>
          <w:tab/>
        </w:r>
        <w:r w:rsidRPr="0052462E">
          <w:rPr>
            <w:rFonts w:ascii="Times New Roman" w:hAnsi="Times New Roman" w:cs="Times New Roman"/>
            <w:noProof/>
            <w:webHidden/>
            <w:sz w:val="28"/>
            <w:szCs w:val="28"/>
            <w:rPrChange w:id="2832" w:author="Nguyen Toan" w:date="2018-05-05T23:08:00Z">
              <w:rPr>
                <w:noProof/>
                <w:webHidden/>
              </w:rPr>
            </w:rPrChange>
          </w:rPr>
          <w:fldChar w:fldCharType="begin"/>
        </w:r>
        <w:r w:rsidRPr="0052462E">
          <w:rPr>
            <w:rFonts w:ascii="Times New Roman" w:hAnsi="Times New Roman" w:cs="Times New Roman"/>
            <w:noProof/>
            <w:webHidden/>
            <w:sz w:val="28"/>
            <w:szCs w:val="28"/>
            <w:rPrChange w:id="2833" w:author="Nguyen Toan" w:date="2018-05-05T23:08:00Z">
              <w:rPr>
                <w:noProof/>
                <w:webHidden/>
              </w:rPr>
            </w:rPrChange>
          </w:rPr>
          <w:instrText xml:space="preserve"> PAGEREF _Toc513325029 \h </w:instrText>
        </w:r>
      </w:ins>
      <w:r w:rsidRPr="0052462E">
        <w:rPr>
          <w:rFonts w:ascii="Times New Roman" w:hAnsi="Times New Roman" w:cs="Times New Roman"/>
          <w:noProof/>
          <w:webHidden/>
          <w:sz w:val="28"/>
          <w:szCs w:val="28"/>
          <w:rPrChange w:id="283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35" w:author="Nguyen Toan" w:date="2018-05-05T23:08:00Z">
            <w:rPr>
              <w:noProof/>
              <w:webHidden/>
            </w:rPr>
          </w:rPrChange>
        </w:rPr>
        <w:fldChar w:fldCharType="separate"/>
      </w:r>
      <w:ins w:id="2836" w:author="Nguyen Toan" w:date="2018-05-05T23:08:00Z">
        <w:r w:rsidRPr="0052462E">
          <w:rPr>
            <w:rFonts w:ascii="Times New Roman" w:hAnsi="Times New Roman" w:cs="Times New Roman"/>
            <w:noProof/>
            <w:webHidden/>
            <w:sz w:val="28"/>
            <w:szCs w:val="28"/>
            <w:rPrChange w:id="2837" w:author="Nguyen Toan" w:date="2018-05-05T23:08:00Z">
              <w:rPr>
                <w:noProof/>
                <w:webHidden/>
              </w:rPr>
            </w:rPrChange>
          </w:rPr>
          <w:t>13</w:t>
        </w:r>
        <w:r w:rsidRPr="0052462E">
          <w:rPr>
            <w:rFonts w:ascii="Times New Roman" w:hAnsi="Times New Roman" w:cs="Times New Roman"/>
            <w:noProof/>
            <w:webHidden/>
            <w:sz w:val="28"/>
            <w:szCs w:val="28"/>
            <w:rPrChange w:id="283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39" w:author="Nguyen Toan" w:date="2018-05-05T23:08:00Z">
              <w:rPr>
                <w:rStyle w:val="Hyperlink"/>
                <w:noProof/>
              </w:rPr>
            </w:rPrChange>
          </w:rPr>
          <w:fldChar w:fldCharType="end"/>
        </w:r>
      </w:ins>
    </w:p>
    <w:p w14:paraId="1447DC48" w14:textId="77777777" w:rsidR="0052462E" w:rsidRPr="0052462E" w:rsidRDefault="0052462E">
      <w:pPr>
        <w:pStyle w:val="TableofFigures"/>
        <w:tabs>
          <w:tab w:val="right" w:leader="dot" w:pos="9395"/>
        </w:tabs>
        <w:rPr>
          <w:ins w:id="2840" w:author="Nguyen Toan" w:date="2018-05-05T23:08:00Z"/>
          <w:rFonts w:ascii="Times New Roman" w:eastAsiaTheme="minorEastAsia" w:hAnsi="Times New Roman" w:cs="Times New Roman"/>
          <w:noProof/>
          <w:color w:val="auto"/>
          <w:sz w:val="28"/>
          <w:szCs w:val="28"/>
          <w:lang w:val="en-US"/>
          <w:rPrChange w:id="2841" w:author="Nguyen Toan" w:date="2018-05-05T23:08:00Z">
            <w:rPr>
              <w:ins w:id="2842" w:author="Nguyen Toan" w:date="2018-05-05T23:08:00Z"/>
              <w:rFonts w:asciiTheme="minorHAnsi" w:eastAsiaTheme="minorEastAsia" w:hAnsiTheme="minorHAnsi" w:cstheme="minorBidi"/>
              <w:noProof/>
              <w:color w:val="auto"/>
              <w:lang w:val="en-US"/>
            </w:rPr>
          </w:rPrChange>
        </w:rPr>
      </w:pPr>
      <w:ins w:id="2843" w:author="Nguyen Toan" w:date="2018-05-05T23:08:00Z">
        <w:r w:rsidRPr="0052462E">
          <w:rPr>
            <w:rStyle w:val="Hyperlink"/>
            <w:rFonts w:ascii="Times New Roman" w:hAnsi="Times New Roman" w:cs="Times New Roman"/>
            <w:noProof/>
            <w:sz w:val="28"/>
            <w:szCs w:val="28"/>
            <w:rPrChange w:id="284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4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46" w:author="Nguyen Toan" w:date="2018-05-05T23:08:00Z">
              <w:rPr>
                <w:noProof/>
              </w:rPr>
            </w:rPrChange>
          </w:rPr>
          <w:instrText>HYPERLINK \l "_Toc513325030"</w:instrText>
        </w:r>
        <w:r w:rsidRPr="0052462E">
          <w:rPr>
            <w:rStyle w:val="Hyperlink"/>
            <w:rFonts w:ascii="Times New Roman" w:hAnsi="Times New Roman" w:cs="Times New Roman"/>
            <w:noProof/>
            <w:sz w:val="28"/>
            <w:szCs w:val="28"/>
            <w:rPrChange w:id="284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4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49" w:author="Nguyen Toan" w:date="2018-05-05T23:08:00Z">
              <w:rPr>
                <w:rStyle w:val="Hyperlink"/>
                <w:rFonts w:ascii="Times New Roman" w:hAnsi="Times New Roman" w:cs="Times New Roman"/>
                <w:noProof/>
              </w:rPr>
            </w:rPrChange>
          </w:rPr>
          <w:t>Hình 1.8: Quy trình tích hợp liên tục</w:t>
        </w:r>
        <w:r w:rsidRPr="0052462E">
          <w:rPr>
            <w:rFonts w:ascii="Times New Roman" w:hAnsi="Times New Roman" w:cs="Times New Roman"/>
            <w:noProof/>
            <w:webHidden/>
            <w:sz w:val="28"/>
            <w:szCs w:val="28"/>
            <w:rPrChange w:id="2850" w:author="Nguyen Toan" w:date="2018-05-05T23:08:00Z">
              <w:rPr>
                <w:noProof/>
                <w:webHidden/>
              </w:rPr>
            </w:rPrChange>
          </w:rPr>
          <w:tab/>
        </w:r>
        <w:r w:rsidRPr="0052462E">
          <w:rPr>
            <w:rFonts w:ascii="Times New Roman" w:hAnsi="Times New Roman" w:cs="Times New Roman"/>
            <w:noProof/>
            <w:webHidden/>
            <w:sz w:val="28"/>
            <w:szCs w:val="28"/>
            <w:rPrChange w:id="2851" w:author="Nguyen Toan" w:date="2018-05-05T23:08:00Z">
              <w:rPr>
                <w:noProof/>
                <w:webHidden/>
              </w:rPr>
            </w:rPrChange>
          </w:rPr>
          <w:fldChar w:fldCharType="begin"/>
        </w:r>
        <w:r w:rsidRPr="0052462E">
          <w:rPr>
            <w:rFonts w:ascii="Times New Roman" w:hAnsi="Times New Roman" w:cs="Times New Roman"/>
            <w:noProof/>
            <w:webHidden/>
            <w:sz w:val="28"/>
            <w:szCs w:val="28"/>
            <w:rPrChange w:id="2852" w:author="Nguyen Toan" w:date="2018-05-05T23:08:00Z">
              <w:rPr>
                <w:noProof/>
                <w:webHidden/>
              </w:rPr>
            </w:rPrChange>
          </w:rPr>
          <w:instrText xml:space="preserve"> PAGEREF _Toc513325030 \h </w:instrText>
        </w:r>
      </w:ins>
      <w:r w:rsidRPr="0052462E">
        <w:rPr>
          <w:rFonts w:ascii="Times New Roman" w:hAnsi="Times New Roman" w:cs="Times New Roman"/>
          <w:noProof/>
          <w:webHidden/>
          <w:sz w:val="28"/>
          <w:szCs w:val="28"/>
          <w:rPrChange w:id="285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54" w:author="Nguyen Toan" w:date="2018-05-05T23:08:00Z">
            <w:rPr>
              <w:noProof/>
              <w:webHidden/>
            </w:rPr>
          </w:rPrChange>
        </w:rPr>
        <w:fldChar w:fldCharType="separate"/>
      </w:r>
      <w:ins w:id="2855" w:author="Nguyen Toan" w:date="2018-05-05T23:08:00Z">
        <w:r w:rsidRPr="0052462E">
          <w:rPr>
            <w:rFonts w:ascii="Times New Roman" w:hAnsi="Times New Roman" w:cs="Times New Roman"/>
            <w:noProof/>
            <w:webHidden/>
            <w:sz w:val="28"/>
            <w:szCs w:val="28"/>
            <w:rPrChange w:id="2856" w:author="Nguyen Toan" w:date="2018-05-05T23:08:00Z">
              <w:rPr>
                <w:noProof/>
                <w:webHidden/>
              </w:rPr>
            </w:rPrChange>
          </w:rPr>
          <w:t>15</w:t>
        </w:r>
        <w:r w:rsidRPr="0052462E">
          <w:rPr>
            <w:rFonts w:ascii="Times New Roman" w:hAnsi="Times New Roman" w:cs="Times New Roman"/>
            <w:noProof/>
            <w:webHidden/>
            <w:sz w:val="28"/>
            <w:szCs w:val="28"/>
            <w:rPrChange w:id="285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58" w:author="Nguyen Toan" w:date="2018-05-05T23:08:00Z">
              <w:rPr>
                <w:rStyle w:val="Hyperlink"/>
                <w:noProof/>
              </w:rPr>
            </w:rPrChange>
          </w:rPr>
          <w:fldChar w:fldCharType="end"/>
        </w:r>
      </w:ins>
    </w:p>
    <w:p w14:paraId="23DA6ECE" w14:textId="77777777" w:rsidR="0052462E" w:rsidRPr="0052462E" w:rsidRDefault="0052462E">
      <w:pPr>
        <w:pStyle w:val="TableofFigures"/>
        <w:tabs>
          <w:tab w:val="right" w:leader="dot" w:pos="9395"/>
        </w:tabs>
        <w:rPr>
          <w:ins w:id="2859" w:author="Nguyen Toan" w:date="2018-05-05T23:08:00Z"/>
          <w:rFonts w:ascii="Times New Roman" w:eastAsiaTheme="minorEastAsia" w:hAnsi="Times New Roman" w:cs="Times New Roman"/>
          <w:noProof/>
          <w:color w:val="auto"/>
          <w:sz w:val="28"/>
          <w:szCs w:val="28"/>
          <w:lang w:val="en-US"/>
          <w:rPrChange w:id="2860" w:author="Nguyen Toan" w:date="2018-05-05T23:08:00Z">
            <w:rPr>
              <w:ins w:id="2861" w:author="Nguyen Toan" w:date="2018-05-05T23:08:00Z"/>
              <w:rFonts w:asciiTheme="minorHAnsi" w:eastAsiaTheme="minorEastAsia" w:hAnsiTheme="minorHAnsi" w:cstheme="minorBidi"/>
              <w:noProof/>
              <w:color w:val="auto"/>
              <w:lang w:val="en-US"/>
            </w:rPr>
          </w:rPrChange>
        </w:rPr>
      </w:pPr>
      <w:ins w:id="2862" w:author="Nguyen Toan" w:date="2018-05-05T23:08:00Z">
        <w:r w:rsidRPr="0052462E">
          <w:rPr>
            <w:rStyle w:val="Hyperlink"/>
            <w:rFonts w:ascii="Times New Roman" w:hAnsi="Times New Roman" w:cs="Times New Roman"/>
            <w:noProof/>
            <w:sz w:val="28"/>
            <w:szCs w:val="28"/>
            <w:rPrChange w:id="286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6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65" w:author="Nguyen Toan" w:date="2018-05-05T23:08:00Z">
              <w:rPr>
                <w:noProof/>
              </w:rPr>
            </w:rPrChange>
          </w:rPr>
          <w:instrText>HYPERLINK \l "_Toc513325031"</w:instrText>
        </w:r>
        <w:r w:rsidRPr="0052462E">
          <w:rPr>
            <w:rStyle w:val="Hyperlink"/>
            <w:rFonts w:ascii="Times New Roman" w:hAnsi="Times New Roman" w:cs="Times New Roman"/>
            <w:noProof/>
            <w:sz w:val="28"/>
            <w:szCs w:val="28"/>
            <w:rPrChange w:id="286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6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68" w:author="Nguyen Toan" w:date="2018-05-05T23:08:00Z">
              <w:rPr>
                <w:rStyle w:val="Hyperlink"/>
                <w:rFonts w:ascii="Times New Roman" w:hAnsi="Times New Roman" w:cs="Times New Roman"/>
                <w:noProof/>
              </w:rPr>
            </w:rPrChange>
          </w:rPr>
          <w:t>Hình 1.9: Quy trình chuyển giao liên tục</w:t>
        </w:r>
        <w:r w:rsidRPr="0052462E">
          <w:rPr>
            <w:rFonts w:ascii="Times New Roman" w:hAnsi="Times New Roman" w:cs="Times New Roman"/>
            <w:noProof/>
            <w:webHidden/>
            <w:sz w:val="28"/>
            <w:szCs w:val="28"/>
            <w:rPrChange w:id="2869" w:author="Nguyen Toan" w:date="2018-05-05T23:08:00Z">
              <w:rPr>
                <w:noProof/>
                <w:webHidden/>
              </w:rPr>
            </w:rPrChange>
          </w:rPr>
          <w:tab/>
        </w:r>
        <w:r w:rsidRPr="0052462E">
          <w:rPr>
            <w:rFonts w:ascii="Times New Roman" w:hAnsi="Times New Roman" w:cs="Times New Roman"/>
            <w:noProof/>
            <w:webHidden/>
            <w:sz w:val="28"/>
            <w:szCs w:val="28"/>
            <w:rPrChange w:id="2870" w:author="Nguyen Toan" w:date="2018-05-05T23:08:00Z">
              <w:rPr>
                <w:noProof/>
                <w:webHidden/>
              </w:rPr>
            </w:rPrChange>
          </w:rPr>
          <w:fldChar w:fldCharType="begin"/>
        </w:r>
        <w:r w:rsidRPr="0052462E">
          <w:rPr>
            <w:rFonts w:ascii="Times New Roman" w:hAnsi="Times New Roman" w:cs="Times New Roman"/>
            <w:noProof/>
            <w:webHidden/>
            <w:sz w:val="28"/>
            <w:szCs w:val="28"/>
            <w:rPrChange w:id="2871" w:author="Nguyen Toan" w:date="2018-05-05T23:08:00Z">
              <w:rPr>
                <w:noProof/>
                <w:webHidden/>
              </w:rPr>
            </w:rPrChange>
          </w:rPr>
          <w:instrText xml:space="preserve"> PAGEREF _Toc513325031 \h </w:instrText>
        </w:r>
      </w:ins>
      <w:r w:rsidRPr="0052462E">
        <w:rPr>
          <w:rFonts w:ascii="Times New Roman" w:hAnsi="Times New Roman" w:cs="Times New Roman"/>
          <w:noProof/>
          <w:webHidden/>
          <w:sz w:val="28"/>
          <w:szCs w:val="28"/>
          <w:rPrChange w:id="287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73" w:author="Nguyen Toan" w:date="2018-05-05T23:08:00Z">
            <w:rPr>
              <w:noProof/>
              <w:webHidden/>
            </w:rPr>
          </w:rPrChange>
        </w:rPr>
        <w:fldChar w:fldCharType="separate"/>
      </w:r>
      <w:ins w:id="2874" w:author="Nguyen Toan" w:date="2018-05-05T23:08:00Z">
        <w:r w:rsidRPr="0052462E">
          <w:rPr>
            <w:rFonts w:ascii="Times New Roman" w:hAnsi="Times New Roman" w:cs="Times New Roman"/>
            <w:noProof/>
            <w:webHidden/>
            <w:sz w:val="28"/>
            <w:szCs w:val="28"/>
            <w:rPrChange w:id="2875" w:author="Nguyen Toan" w:date="2018-05-05T23:08:00Z">
              <w:rPr>
                <w:noProof/>
                <w:webHidden/>
              </w:rPr>
            </w:rPrChange>
          </w:rPr>
          <w:t>16</w:t>
        </w:r>
        <w:r w:rsidRPr="0052462E">
          <w:rPr>
            <w:rFonts w:ascii="Times New Roman" w:hAnsi="Times New Roman" w:cs="Times New Roman"/>
            <w:noProof/>
            <w:webHidden/>
            <w:sz w:val="28"/>
            <w:szCs w:val="28"/>
            <w:rPrChange w:id="287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77" w:author="Nguyen Toan" w:date="2018-05-05T23:08:00Z">
              <w:rPr>
                <w:rStyle w:val="Hyperlink"/>
                <w:noProof/>
              </w:rPr>
            </w:rPrChange>
          </w:rPr>
          <w:fldChar w:fldCharType="end"/>
        </w:r>
      </w:ins>
    </w:p>
    <w:p w14:paraId="0DD9949A" w14:textId="77777777" w:rsidR="0052462E" w:rsidRPr="0052462E" w:rsidRDefault="0052462E">
      <w:pPr>
        <w:pStyle w:val="TableofFigures"/>
        <w:tabs>
          <w:tab w:val="right" w:leader="dot" w:pos="9395"/>
        </w:tabs>
        <w:rPr>
          <w:ins w:id="2878" w:author="Nguyen Toan" w:date="2018-05-05T23:08:00Z"/>
          <w:rFonts w:ascii="Times New Roman" w:eastAsiaTheme="minorEastAsia" w:hAnsi="Times New Roman" w:cs="Times New Roman"/>
          <w:noProof/>
          <w:color w:val="auto"/>
          <w:sz w:val="28"/>
          <w:szCs w:val="28"/>
          <w:lang w:val="en-US"/>
          <w:rPrChange w:id="2879" w:author="Nguyen Toan" w:date="2018-05-05T23:08:00Z">
            <w:rPr>
              <w:ins w:id="2880" w:author="Nguyen Toan" w:date="2018-05-05T23:08:00Z"/>
              <w:rFonts w:asciiTheme="minorHAnsi" w:eastAsiaTheme="minorEastAsia" w:hAnsiTheme="minorHAnsi" w:cstheme="minorBidi"/>
              <w:noProof/>
              <w:color w:val="auto"/>
              <w:lang w:val="en-US"/>
            </w:rPr>
          </w:rPrChange>
        </w:rPr>
      </w:pPr>
      <w:ins w:id="2881" w:author="Nguyen Toan" w:date="2018-05-05T23:08:00Z">
        <w:r w:rsidRPr="0052462E">
          <w:rPr>
            <w:rStyle w:val="Hyperlink"/>
            <w:rFonts w:ascii="Times New Roman" w:hAnsi="Times New Roman" w:cs="Times New Roman"/>
            <w:noProof/>
            <w:sz w:val="28"/>
            <w:szCs w:val="28"/>
            <w:rPrChange w:id="288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8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84" w:author="Nguyen Toan" w:date="2018-05-05T23:08:00Z">
              <w:rPr>
                <w:noProof/>
              </w:rPr>
            </w:rPrChange>
          </w:rPr>
          <w:instrText>HYPERLINK \l "_Toc513325032"</w:instrText>
        </w:r>
        <w:r w:rsidRPr="0052462E">
          <w:rPr>
            <w:rStyle w:val="Hyperlink"/>
            <w:rFonts w:ascii="Times New Roman" w:hAnsi="Times New Roman" w:cs="Times New Roman"/>
            <w:noProof/>
            <w:sz w:val="28"/>
            <w:szCs w:val="28"/>
            <w:rPrChange w:id="288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8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87" w:author="Nguyen Toan" w:date="2018-05-05T23:08:00Z">
              <w:rPr>
                <w:rStyle w:val="Hyperlink"/>
                <w:rFonts w:ascii="Times New Roman" w:hAnsi="Times New Roman" w:cs="Times New Roman"/>
                <w:noProof/>
              </w:rPr>
            </w:rPrChange>
          </w:rPr>
          <w:t>Hình 1.10: Dòng triển khai</w:t>
        </w:r>
        <w:r w:rsidRPr="0052462E">
          <w:rPr>
            <w:rFonts w:ascii="Times New Roman" w:hAnsi="Times New Roman" w:cs="Times New Roman"/>
            <w:noProof/>
            <w:webHidden/>
            <w:sz w:val="28"/>
            <w:szCs w:val="28"/>
            <w:rPrChange w:id="2888" w:author="Nguyen Toan" w:date="2018-05-05T23:08:00Z">
              <w:rPr>
                <w:noProof/>
                <w:webHidden/>
              </w:rPr>
            </w:rPrChange>
          </w:rPr>
          <w:tab/>
        </w:r>
        <w:r w:rsidRPr="0052462E">
          <w:rPr>
            <w:rFonts w:ascii="Times New Roman" w:hAnsi="Times New Roman" w:cs="Times New Roman"/>
            <w:noProof/>
            <w:webHidden/>
            <w:sz w:val="28"/>
            <w:szCs w:val="28"/>
            <w:rPrChange w:id="2889" w:author="Nguyen Toan" w:date="2018-05-05T23:08:00Z">
              <w:rPr>
                <w:noProof/>
                <w:webHidden/>
              </w:rPr>
            </w:rPrChange>
          </w:rPr>
          <w:fldChar w:fldCharType="begin"/>
        </w:r>
        <w:r w:rsidRPr="0052462E">
          <w:rPr>
            <w:rFonts w:ascii="Times New Roman" w:hAnsi="Times New Roman" w:cs="Times New Roman"/>
            <w:noProof/>
            <w:webHidden/>
            <w:sz w:val="28"/>
            <w:szCs w:val="28"/>
            <w:rPrChange w:id="2890" w:author="Nguyen Toan" w:date="2018-05-05T23:08:00Z">
              <w:rPr>
                <w:noProof/>
                <w:webHidden/>
              </w:rPr>
            </w:rPrChange>
          </w:rPr>
          <w:instrText xml:space="preserve"> PAGEREF _Toc513325032 \h </w:instrText>
        </w:r>
      </w:ins>
      <w:r w:rsidRPr="0052462E">
        <w:rPr>
          <w:rFonts w:ascii="Times New Roman" w:hAnsi="Times New Roman" w:cs="Times New Roman"/>
          <w:noProof/>
          <w:webHidden/>
          <w:sz w:val="28"/>
          <w:szCs w:val="28"/>
          <w:rPrChange w:id="289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92" w:author="Nguyen Toan" w:date="2018-05-05T23:08:00Z">
            <w:rPr>
              <w:noProof/>
              <w:webHidden/>
            </w:rPr>
          </w:rPrChange>
        </w:rPr>
        <w:fldChar w:fldCharType="separate"/>
      </w:r>
      <w:ins w:id="2893" w:author="Nguyen Toan" w:date="2018-05-05T23:08:00Z">
        <w:r w:rsidRPr="0052462E">
          <w:rPr>
            <w:rFonts w:ascii="Times New Roman" w:hAnsi="Times New Roman" w:cs="Times New Roman"/>
            <w:noProof/>
            <w:webHidden/>
            <w:sz w:val="28"/>
            <w:szCs w:val="28"/>
            <w:rPrChange w:id="2894" w:author="Nguyen Toan" w:date="2018-05-05T23:08:00Z">
              <w:rPr>
                <w:noProof/>
                <w:webHidden/>
              </w:rPr>
            </w:rPrChange>
          </w:rPr>
          <w:t>16</w:t>
        </w:r>
        <w:r w:rsidRPr="0052462E">
          <w:rPr>
            <w:rFonts w:ascii="Times New Roman" w:hAnsi="Times New Roman" w:cs="Times New Roman"/>
            <w:noProof/>
            <w:webHidden/>
            <w:sz w:val="28"/>
            <w:szCs w:val="28"/>
            <w:rPrChange w:id="289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96" w:author="Nguyen Toan" w:date="2018-05-05T23:08:00Z">
              <w:rPr>
                <w:rStyle w:val="Hyperlink"/>
                <w:noProof/>
              </w:rPr>
            </w:rPrChange>
          </w:rPr>
          <w:fldChar w:fldCharType="end"/>
        </w:r>
      </w:ins>
    </w:p>
    <w:p w14:paraId="6F26A186" w14:textId="77777777" w:rsidR="0052462E" w:rsidRPr="0052462E" w:rsidRDefault="0052462E">
      <w:pPr>
        <w:pStyle w:val="TableofFigures"/>
        <w:tabs>
          <w:tab w:val="right" w:leader="dot" w:pos="9395"/>
        </w:tabs>
        <w:rPr>
          <w:ins w:id="2897" w:author="Nguyen Toan" w:date="2018-05-05T23:08:00Z"/>
          <w:rFonts w:ascii="Times New Roman" w:eastAsiaTheme="minorEastAsia" w:hAnsi="Times New Roman" w:cs="Times New Roman"/>
          <w:noProof/>
          <w:color w:val="auto"/>
          <w:sz w:val="28"/>
          <w:szCs w:val="28"/>
          <w:lang w:val="en-US"/>
          <w:rPrChange w:id="2898" w:author="Nguyen Toan" w:date="2018-05-05T23:08:00Z">
            <w:rPr>
              <w:ins w:id="2899" w:author="Nguyen Toan" w:date="2018-05-05T23:08:00Z"/>
              <w:rFonts w:asciiTheme="minorHAnsi" w:eastAsiaTheme="minorEastAsia" w:hAnsiTheme="minorHAnsi" w:cstheme="minorBidi"/>
              <w:noProof/>
              <w:color w:val="auto"/>
              <w:lang w:val="en-US"/>
            </w:rPr>
          </w:rPrChange>
        </w:rPr>
      </w:pPr>
      <w:ins w:id="2900" w:author="Nguyen Toan" w:date="2018-05-05T23:08:00Z">
        <w:r w:rsidRPr="0052462E">
          <w:rPr>
            <w:rStyle w:val="Hyperlink"/>
            <w:rFonts w:ascii="Times New Roman" w:hAnsi="Times New Roman" w:cs="Times New Roman"/>
            <w:noProof/>
            <w:sz w:val="28"/>
            <w:szCs w:val="28"/>
            <w:rPrChange w:id="290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0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03" w:author="Nguyen Toan" w:date="2018-05-05T23:08:00Z">
              <w:rPr>
                <w:noProof/>
              </w:rPr>
            </w:rPrChange>
          </w:rPr>
          <w:instrText>HYPERLINK \l "_Toc513325033"</w:instrText>
        </w:r>
        <w:r w:rsidRPr="0052462E">
          <w:rPr>
            <w:rStyle w:val="Hyperlink"/>
            <w:rFonts w:ascii="Times New Roman" w:hAnsi="Times New Roman" w:cs="Times New Roman"/>
            <w:noProof/>
            <w:sz w:val="28"/>
            <w:szCs w:val="28"/>
            <w:rPrChange w:id="290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0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06" w:author="Nguyen Toan" w:date="2018-05-05T23:08:00Z">
              <w:rPr>
                <w:rStyle w:val="Hyperlink"/>
                <w:rFonts w:ascii="Times New Roman" w:hAnsi="Times New Roman" w:cs="Times New Roman"/>
                <w:noProof/>
              </w:rPr>
            </w:rPrChange>
          </w:rPr>
          <w:t>Hình 1.11: Sơ đồ các cấp độ kiểm thử</w:t>
        </w:r>
        <w:r w:rsidRPr="0052462E">
          <w:rPr>
            <w:rFonts w:ascii="Times New Roman" w:hAnsi="Times New Roman" w:cs="Times New Roman"/>
            <w:noProof/>
            <w:webHidden/>
            <w:sz w:val="28"/>
            <w:szCs w:val="28"/>
            <w:rPrChange w:id="2907" w:author="Nguyen Toan" w:date="2018-05-05T23:08:00Z">
              <w:rPr>
                <w:noProof/>
                <w:webHidden/>
              </w:rPr>
            </w:rPrChange>
          </w:rPr>
          <w:tab/>
        </w:r>
        <w:r w:rsidRPr="0052462E">
          <w:rPr>
            <w:rFonts w:ascii="Times New Roman" w:hAnsi="Times New Roman" w:cs="Times New Roman"/>
            <w:noProof/>
            <w:webHidden/>
            <w:sz w:val="28"/>
            <w:szCs w:val="28"/>
            <w:rPrChange w:id="2908" w:author="Nguyen Toan" w:date="2018-05-05T23:08:00Z">
              <w:rPr>
                <w:noProof/>
                <w:webHidden/>
              </w:rPr>
            </w:rPrChange>
          </w:rPr>
          <w:fldChar w:fldCharType="begin"/>
        </w:r>
        <w:r w:rsidRPr="0052462E">
          <w:rPr>
            <w:rFonts w:ascii="Times New Roman" w:hAnsi="Times New Roman" w:cs="Times New Roman"/>
            <w:noProof/>
            <w:webHidden/>
            <w:sz w:val="28"/>
            <w:szCs w:val="28"/>
            <w:rPrChange w:id="2909" w:author="Nguyen Toan" w:date="2018-05-05T23:08:00Z">
              <w:rPr>
                <w:noProof/>
                <w:webHidden/>
              </w:rPr>
            </w:rPrChange>
          </w:rPr>
          <w:instrText xml:space="preserve"> PAGEREF _Toc513325033 \h </w:instrText>
        </w:r>
      </w:ins>
      <w:r w:rsidRPr="0052462E">
        <w:rPr>
          <w:rFonts w:ascii="Times New Roman" w:hAnsi="Times New Roman" w:cs="Times New Roman"/>
          <w:noProof/>
          <w:webHidden/>
          <w:sz w:val="28"/>
          <w:szCs w:val="28"/>
          <w:rPrChange w:id="291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11" w:author="Nguyen Toan" w:date="2018-05-05T23:08:00Z">
            <w:rPr>
              <w:noProof/>
              <w:webHidden/>
            </w:rPr>
          </w:rPrChange>
        </w:rPr>
        <w:fldChar w:fldCharType="separate"/>
      </w:r>
      <w:ins w:id="2912" w:author="Nguyen Toan" w:date="2018-05-05T23:08:00Z">
        <w:r w:rsidRPr="0052462E">
          <w:rPr>
            <w:rFonts w:ascii="Times New Roman" w:hAnsi="Times New Roman" w:cs="Times New Roman"/>
            <w:noProof/>
            <w:webHidden/>
            <w:sz w:val="28"/>
            <w:szCs w:val="28"/>
            <w:rPrChange w:id="2913" w:author="Nguyen Toan" w:date="2018-05-05T23:08:00Z">
              <w:rPr>
                <w:noProof/>
                <w:webHidden/>
              </w:rPr>
            </w:rPrChange>
          </w:rPr>
          <w:t>19</w:t>
        </w:r>
        <w:r w:rsidRPr="0052462E">
          <w:rPr>
            <w:rFonts w:ascii="Times New Roman" w:hAnsi="Times New Roman" w:cs="Times New Roman"/>
            <w:noProof/>
            <w:webHidden/>
            <w:sz w:val="28"/>
            <w:szCs w:val="28"/>
            <w:rPrChange w:id="291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15" w:author="Nguyen Toan" w:date="2018-05-05T23:08:00Z">
              <w:rPr>
                <w:rStyle w:val="Hyperlink"/>
                <w:noProof/>
              </w:rPr>
            </w:rPrChange>
          </w:rPr>
          <w:fldChar w:fldCharType="end"/>
        </w:r>
      </w:ins>
    </w:p>
    <w:p w14:paraId="380F79C2" w14:textId="77777777" w:rsidR="0052462E" w:rsidRPr="0052462E" w:rsidRDefault="0052462E">
      <w:pPr>
        <w:pStyle w:val="TableofFigures"/>
        <w:tabs>
          <w:tab w:val="right" w:leader="dot" w:pos="9395"/>
        </w:tabs>
        <w:rPr>
          <w:ins w:id="2916" w:author="Nguyen Toan" w:date="2018-05-05T23:08:00Z"/>
          <w:rFonts w:ascii="Times New Roman" w:eastAsiaTheme="minorEastAsia" w:hAnsi="Times New Roman" w:cs="Times New Roman"/>
          <w:noProof/>
          <w:color w:val="auto"/>
          <w:sz w:val="28"/>
          <w:szCs w:val="28"/>
          <w:lang w:val="en-US"/>
          <w:rPrChange w:id="2917" w:author="Nguyen Toan" w:date="2018-05-05T23:08:00Z">
            <w:rPr>
              <w:ins w:id="2918" w:author="Nguyen Toan" w:date="2018-05-05T23:08:00Z"/>
              <w:rFonts w:asciiTheme="minorHAnsi" w:eastAsiaTheme="minorEastAsia" w:hAnsiTheme="minorHAnsi" w:cstheme="minorBidi"/>
              <w:noProof/>
              <w:color w:val="auto"/>
              <w:lang w:val="en-US"/>
            </w:rPr>
          </w:rPrChange>
        </w:rPr>
      </w:pPr>
      <w:ins w:id="2919" w:author="Nguyen Toan" w:date="2018-05-05T23:08:00Z">
        <w:r w:rsidRPr="0052462E">
          <w:rPr>
            <w:rStyle w:val="Hyperlink"/>
            <w:rFonts w:ascii="Times New Roman" w:hAnsi="Times New Roman" w:cs="Times New Roman"/>
            <w:noProof/>
            <w:sz w:val="28"/>
            <w:szCs w:val="28"/>
            <w:rPrChange w:id="292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2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22" w:author="Nguyen Toan" w:date="2018-05-05T23:08:00Z">
              <w:rPr>
                <w:noProof/>
              </w:rPr>
            </w:rPrChange>
          </w:rPr>
          <w:instrText>HYPERLINK \l "_Toc513325034"</w:instrText>
        </w:r>
        <w:r w:rsidRPr="0052462E">
          <w:rPr>
            <w:rStyle w:val="Hyperlink"/>
            <w:rFonts w:ascii="Times New Roman" w:hAnsi="Times New Roman" w:cs="Times New Roman"/>
            <w:noProof/>
            <w:sz w:val="28"/>
            <w:szCs w:val="28"/>
            <w:rPrChange w:id="292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2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25" w:author="Nguyen Toan" w:date="2018-05-05T23:08:00Z">
              <w:rPr>
                <w:rStyle w:val="Hyperlink"/>
                <w:rFonts w:ascii="Times New Roman" w:hAnsi="Times New Roman" w:cs="Times New Roman"/>
                <w:noProof/>
              </w:rPr>
            </w:rPrChange>
          </w:rPr>
          <w:t>Hình 3.1. Kiểm thử đơn vị theo lớp</w:t>
        </w:r>
        <w:r w:rsidRPr="0052462E">
          <w:rPr>
            <w:rFonts w:ascii="Times New Roman" w:hAnsi="Times New Roman" w:cs="Times New Roman"/>
            <w:noProof/>
            <w:webHidden/>
            <w:sz w:val="28"/>
            <w:szCs w:val="28"/>
            <w:rPrChange w:id="2926" w:author="Nguyen Toan" w:date="2018-05-05T23:08:00Z">
              <w:rPr>
                <w:noProof/>
                <w:webHidden/>
              </w:rPr>
            </w:rPrChange>
          </w:rPr>
          <w:tab/>
        </w:r>
        <w:r w:rsidRPr="0052462E">
          <w:rPr>
            <w:rFonts w:ascii="Times New Roman" w:hAnsi="Times New Roman" w:cs="Times New Roman"/>
            <w:noProof/>
            <w:webHidden/>
            <w:sz w:val="28"/>
            <w:szCs w:val="28"/>
            <w:rPrChange w:id="2927" w:author="Nguyen Toan" w:date="2018-05-05T23:08:00Z">
              <w:rPr>
                <w:noProof/>
                <w:webHidden/>
              </w:rPr>
            </w:rPrChange>
          </w:rPr>
          <w:fldChar w:fldCharType="begin"/>
        </w:r>
        <w:r w:rsidRPr="0052462E">
          <w:rPr>
            <w:rFonts w:ascii="Times New Roman" w:hAnsi="Times New Roman" w:cs="Times New Roman"/>
            <w:noProof/>
            <w:webHidden/>
            <w:sz w:val="28"/>
            <w:szCs w:val="28"/>
            <w:rPrChange w:id="2928" w:author="Nguyen Toan" w:date="2018-05-05T23:08:00Z">
              <w:rPr>
                <w:noProof/>
                <w:webHidden/>
              </w:rPr>
            </w:rPrChange>
          </w:rPr>
          <w:instrText xml:space="preserve"> PAGEREF _Toc513325034 \h </w:instrText>
        </w:r>
      </w:ins>
      <w:r w:rsidRPr="0052462E">
        <w:rPr>
          <w:rFonts w:ascii="Times New Roman" w:hAnsi="Times New Roman" w:cs="Times New Roman"/>
          <w:noProof/>
          <w:webHidden/>
          <w:sz w:val="28"/>
          <w:szCs w:val="28"/>
          <w:rPrChange w:id="292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30" w:author="Nguyen Toan" w:date="2018-05-05T23:08:00Z">
            <w:rPr>
              <w:noProof/>
              <w:webHidden/>
            </w:rPr>
          </w:rPrChange>
        </w:rPr>
        <w:fldChar w:fldCharType="separate"/>
      </w:r>
      <w:ins w:id="2931" w:author="Nguyen Toan" w:date="2018-05-05T23:08:00Z">
        <w:r w:rsidRPr="0052462E">
          <w:rPr>
            <w:rFonts w:ascii="Times New Roman" w:hAnsi="Times New Roman" w:cs="Times New Roman"/>
            <w:noProof/>
            <w:webHidden/>
            <w:sz w:val="28"/>
            <w:szCs w:val="28"/>
            <w:rPrChange w:id="2932" w:author="Nguyen Toan" w:date="2018-05-05T23:08:00Z">
              <w:rPr>
                <w:noProof/>
                <w:webHidden/>
              </w:rPr>
            </w:rPrChange>
          </w:rPr>
          <w:t>26</w:t>
        </w:r>
        <w:r w:rsidRPr="0052462E">
          <w:rPr>
            <w:rFonts w:ascii="Times New Roman" w:hAnsi="Times New Roman" w:cs="Times New Roman"/>
            <w:noProof/>
            <w:webHidden/>
            <w:sz w:val="28"/>
            <w:szCs w:val="28"/>
            <w:rPrChange w:id="293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34" w:author="Nguyen Toan" w:date="2018-05-05T23:08:00Z">
              <w:rPr>
                <w:rStyle w:val="Hyperlink"/>
                <w:noProof/>
              </w:rPr>
            </w:rPrChange>
          </w:rPr>
          <w:fldChar w:fldCharType="end"/>
        </w:r>
      </w:ins>
    </w:p>
    <w:p w14:paraId="44BEC67E" w14:textId="77777777" w:rsidR="0052462E" w:rsidRPr="0052462E" w:rsidRDefault="0052462E">
      <w:pPr>
        <w:pStyle w:val="TableofFigures"/>
        <w:tabs>
          <w:tab w:val="right" w:leader="dot" w:pos="9395"/>
        </w:tabs>
        <w:rPr>
          <w:ins w:id="2935" w:author="Nguyen Toan" w:date="2018-05-05T23:08:00Z"/>
          <w:rFonts w:ascii="Times New Roman" w:eastAsiaTheme="minorEastAsia" w:hAnsi="Times New Roman" w:cs="Times New Roman"/>
          <w:noProof/>
          <w:color w:val="auto"/>
          <w:sz w:val="28"/>
          <w:szCs w:val="28"/>
          <w:lang w:val="en-US"/>
          <w:rPrChange w:id="2936" w:author="Nguyen Toan" w:date="2018-05-05T23:08:00Z">
            <w:rPr>
              <w:ins w:id="2937" w:author="Nguyen Toan" w:date="2018-05-05T23:08:00Z"/>
              <w:rFonts w:asciiTheme="minorHAnsi" w:eastAsiaTheme="minorEastAsia" w:hAnsiTheme="minorHAnsi" w:cstheme="minorBidi"/>
              <w:noProof/>
              <w:color w:val="auto"/>
              <w:lang w:val="en-US"/>
            </w:rPr>
          </w:rPrChange>
        </w:rPr>
      </w:pPr>
      <w:ins w:id="2938" w:author="Nguyen Toan" w:date="2018-05-05T23:08:00Z">
        <w:r w:rsidRPr="0052462E">
          <w:rPr>
            <w:rStyle w:val="Hyperlink"/>
            <w:rFonts w:ascii="Times New Roman" w:hAnsi="Times New Roman" w:cs="Times New Roman"/>
            <w:noProof/>
            <w:sz w:val="28"/>
            <w:szCs w:val="28"/>
            <w:rPrChange w:id="293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4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41" w:author="Nguyen Toan" w:date="2018-05-05T23:08:00Z">
              <w:rPr>
                <w:noProof/>
              </w:rPr>
            </w:rPrChange>
          </w:rPr>
          <w:instrText>HYPERLINK \l "_Toc513325035"</w:instrText>
        </w:r>
        <w:r w:rsidRPr="0052462E">
          <w:rPr>
            <w:rStyle w:val="Hyperlink"/>
            <w:rFonts w:ascii="Times New Roman" w:hAnsi="Times New Roman" w:cs="Times New Roman"/>
            <w:noProof/>
            <w:sz w:val="28"/>
            <w:szCs w:val="28"/>
            <w:rPrChange w:id="294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4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44" w:author="Nguyen Toan" w:date="2018-05-05T23:08:00Z">
              <w:rPr>
                <w:rStyle w:val="Hyperlink"/>
                <w:rFonts w:ascii="Times New Roman" w:hAnsi="Times New Roman" w:cs="Times New Roman"/>
                <w:noProof/>
              </w:rPr>
            </w:rPrChange>
          </w:rPr>
          <w:t>Hình 3.2. Kiểm thử tích hợp</w:t>
        </w:r>
        <w:r w:rsidRPr="0052462E">
          <w:rPr>
            <w:rFonts w:ascii="Times New Roman" w:hAnsi="Times New Roman" w:cs="Times New Roman"/>
            <w:noProof/>
            <w:webHidden/>
            <w:sz w:val="28"/>
            <w:szCs w:val="28"/>
            <w:rPrChange w:id="2945" w:author="Nguyen Toan" w:date="2018-05-05T23:08:00Z">
              <w:rPr>
                <w:noProof/>
                <w:webHidden/>
              </w:rPr>
            </w:rPrChange>
          </w:rPr>
          <w:tab/>
        </w:r>
        <w:r w:rsidRPr="0052462E">
          <w:rPr>
            <w:rFonts w:ascii="Times New Roman" w:hAnsi="Times New Roman" w:cs="Times New Roman"/>
            <w:noProof/>
            <w:webHidden/>
            <w:sz w:val="28"/>
            <w:szCs w:val="28"/>
            <w:rPrChange w:id="2946" w:author="Nguyen Toan" w:date="2018-05-05T23:08:00Z">
              <w:rPr>
                <w:noProof/>
                <w:webHidden/>
              </w:rPr>
            </w:rPrChange>
          </w:rPr>
          <w:fldChar w:fldCharType="begin"/>
        </w:r>
        <w:r w:rsidRPr="0052462E">
          <w:rPr>
            <w:rFonts w:ascii="Times New Roman" w:hAnsi="Times New Roman" w:cs="Times New Roman"/>
            <w:noProof/>
            <w:webHidden/>
            <w:sz w:val="28"/>
            <w:szCs w:val="28"/>
            <w:rPrChange w:id="2947" w:author="Nguyen Toan" w:date="2018-05-05T23:08:00Z">
              <w:rPr>
                <w:noProof/>
                <w:webHidden/>
              </w:rPr>
            </w:rPrChange>
          </w:rPr>
          <w:instrText xml:space="preserve"> PAGEREF _Toc513325035 \h </w:instrText>
        </w:r>
      </w:ins>
      <w:r w:rsidRPr="0052462E">
        <w:rPr>
          <w:rFonts w:ascii="Times New Roman" w:hAnsi="Times New Roman" w:cs="Times New Roman"/>
          <w:noProof/>
          <w:webHidden/>
          <w:sz w:val="28"/>
          <w:szCs w:val="28"/>
          <w:rPrChange w:id="294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49" w:author="Nguyen Toan" w:date="2018-05-05T23:08:00Z">
            <w:rPr>
              <w:noProof/>
              <w:webHidden/>
            </w:rPr>
          </w:rPrChange>
        </w:rPr>
        <w:fldChar w:fldCharType="separate"/>
      </w:r>
      <w:ins w:id="2950" w:author="Nguyen Toan" w:date="2018-05-05T23:08:00Z">
        <w:r w:rsidRPr="0052462E">
          <w:rPr>
            <w:rFonts w:ascii="Times New Roman" w:hAnsi="Times New Roman" w:cs="Times New Roman"/>
            <w:noProof/>
            <w:webHidden/>
            <w:sz w:val="28"/>
            <w:szCs w:val="28"/>
            <w:rPrChange w:id="2951" w:author="Nguyen Toan" w:date="2018-05-05T23:08:00Z">
              <w:rPr>
                <w:noProof/>
                <w:webHidden/>
              </w:rPr>
            </w:rPrChange>
          </w:rPr>
          <w:t>26</w:t>
        </w:r>
        <w:r w:rsidRPr="0052462E">
          <w:rPr>
            <w:rFonts w:ascii="Times New Roman" w:hAnsi="Times New Roman" w:cs="Times New Roman"/>
            <w:noProof/>
            <w:webHidden/>
            <w:sz w:val="28"/>
            <w:szCs w:val="28"/>
            <w:rPrChange w:id="295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53" w:author="Nguyen Toan" w:date="2018-05-05T23:08:00Z">
              <w:rPr>
                <w:rStyle w:val="Hyperlink"/>
                <w:noProof/>
              </w:rPr>
            </w:rPrChange>
          </w:rPr>
          <w:fldChar w:fldCharType="end"/>
        </w:r>
      </w:ins>
    </w:p>
    <w:p w14:paraId="65D1A065" w14:textId="77777777" w:rsidR="0052462E" w:rsidRPr="0052462E" w:rsidRDefault="0052462E">
      <w:pPr>
        <w:pStyle w:val="TableofFigures"/>
        <w:tabs>
          <w:tab w:val="right" w:leader="dot" w:pos="9395"/>
        </w:tabs>
        <w:rPr>
          <w:ins w:id="2954" w:author="Nguyen Toan" w:date="2018-05-05T23:08:00Z"/>
          <w:rFonts w:ascii="Times New Roman" w:eastAsiaTheme="minorEastAsia" w:hAnsi="Times New Roman" w:cs="Times New Roman"/>
          <w:noProof/>
          <w:color w:val="auto"/>
          <w:sz w:val="28"/>
          <w:szCs w:val="28"/>
          <w:lang w:val="en-US"/>
          <w:rPrChange w:id="2955" w:author="Nguyen Toan" w:date="2018-05-05T23:08:00Z">
            <w:rPr>
              <w:ins w:id="2956" w:author="Nguyen Toan" w:date="2018-05-05T23:08:00Z"/>
              <w:rFonts w:asciiTheme="minorHAnsi" w:eastAsiaTheme="minorEastAsia" w:hAnsiTheme="minorHAnsi" w:cstheme="minorBidi"/>
              <w:noProof/>
              <w:color w:val="auto"/>
              <w:lang w:val="en-US"/>
            </w:rPr>
          </w:rPrChange>
        </w:rPr>
      </w:pPr>
      <w:ins w:id="2957" w:author="Nguyen Toan" w:date="2018-05-05T23:08:00Z">
        <w:r w:rsidRPr="0052462E">
          <w:rPr>
            <w:rStyle w:val="Hyperlink"/>
            <w:rFonts w:ascii="Times New Roman" w:hAnsi="Times New Roman" w:cs="Times New Roman"/>
            <w:noProof/>
            <w:sz w:val="28"/>
            <w:szCs w:val="28"/>
            <w:rPrChange w:id="295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5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60" w:author="Nguyen Toan" w:date="2018-05-05T23:08:00Z">
              <w:rPr>
                <w:noProof/>
              </w:rPr>
            </w:rPrChange>
          </w:rPr>
          <w:instrText>HYPERLINK \l "_Toc513325036"</w:instrText>
        </w:r>
        <w:r w:rsidRPr="0052462E">
          <w:rPr>
            <w:rStyle w:val="Hyperlink"/>
            <w:rFonts w:ascii="Times New Roman" w:hAnsi="Times New Roman" w:cs="Times New Roman"/>
            <w:noProof/>
            <w:sz w:val="28"/>
            <w:szCs w:val="28"/>
            <w:rPrChange w:id="296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6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63" w:author="Nguyen Toan" w:date="2018-05-05T23:08:00Z">
              <w:rPr>
                <w:rStyle w:val="Hyperlink"/>
                <w:rFonts w:ascii="Times New Roman" w:hAnsi="Times New Roman" w:cs="Times New Roman"/>
                <w:noProof/>
              </w:rPr>
            </w:rPrChange>
          </w:rPr>
          <w:t>Hình 3.3. Quy trình kiểm thử hệ thống ESB</w:t>
        </w:r>
        <w:r w:rsidRPr="0052462E">
          <w:rPr>
            <w:rFonts w:ascii="Times New Roman" w:hAnsi="Times New Roman" w:cs="Times New Roman"/>
            <w:noProof/>
            <w:webHidden/>
            <w:sz w:val="28"/>
            <w:szCs w:val="28"/>
            <w:rPrChange w:id="2964" w:author="Nguyen Toan" w:date="2018-05-05T23:08:00Z">
              <w:rPr>
                <w:noProof/>
                <w:webHidden/>
              </w:rPr>
            </w:rPrChange>
          </w:rPr>
          <w:tab/>
        </w:r>
        <w:r w:rsidRPr="0052462E">
          <w:rPr>
            <w:rFonts w:ascii="Times New Roman" w:hAnsi="Times New Roman" w:cs="Times New Roman"/>
            <w:noProof/>
            <w:webHidden/>
            <w:sz w:val="28"/>
            <w:szCs w:val="28"/>
            <w:rPrChange w:id="2965" w:author="Nguyen Toan" w:date="2018-05-05T23:08:00Z">
              <w:rPr>
                <w:noProof/>
                <w:webHidden/>
              </w:rPr>
            </w:rPrChange>
          </w:rPr>
          <w:fldChar w:fldCharType="begin"/>
        </w:r>
        <w:r w:rsidRPr="0052462E">
          <w:rPr>
            <w:rFonts w:ascii="Times New Roman" w:hAnsi="Times New Roman" w:cs="Times New Roman"/>
            <w:noProof/>
            <w:webHidden/>
            <w:sz w:val="28"/>
            <w:szCs w:val="28"/>
            <w:rPrChange w:id="2966" w:author="Nguyen Toan" w:date="2018-05-05T23:08:00Z">
              <w:rPr>
                <w:noProof/>
                <w:webHidden/>
              </w:rPr>
            </w:rPrChange>
          </w:rPr>
          <w:instrText xml:space="preserve"> PAGEREF _Toc513325036 \h </w:instrText>
        </w:r>
      </w:ins>
      <w:r w:rsidRPr="0052462E">
        <w:rPr>
          <w:rFonts w:ascii="Times New Roman" w:hAnsi="Times New Roman" w:cs="Times New Roman"/>
          <w:noProof/>
          <w:webHidden/>
          <w:sz w:val="28"/>
          <w:szCs w:val="28"/>
          <w:rPrChange w:id="296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68" w:author="Nguyen Toan" w:date="2018-05-05T23:08:00Z">
            <w:rPr>
              <w:noProof/>
              <w:webHidden/>
            </w:rPr>
          </w:rPrChange>
        </w:rPr>
        <w:fldChar w:fldCharType="separate"/>
      </w:r>
      <w:ins w:id="2969" w:author="Nguyen Toan" w:date="2018-05-05T23:08:00Z">
        <w:r w:rsidRPr="0052462E">
          <w:rPr>
            <w:rFonts w:ascii="Times New Roman" w:hAnsi="Times New Roman" w:cs="Times New Roman"/>
            <w:noProof/>
            <w:webHidden/>
            <w:sz w:val="28"/>
            <w:szCs w:val="28"/>
            <w:rPrChange w:id="2970" w:author="Nguyen Toan" w:date="2018-05-05T23:08:00Z">
              <w:rPr>
                <w:noProof/>
                <w:webHidden/>
              </w:rPr>
            </w:rPrChange>
          </w:rPr>
          <w:t>27</w:t>
        </w:r>
        <w:r w:rsidRPr="0052462E">
          <w:rPr>
            <w:rFonts w:ascii="Times New Roman" w:hAnsi="Times New Roman" w:cs="Times New Roman"/>
            <w:noProof/>
            <w:webHidden/>
            <w:sz w:val="28"/>
            <w:szCs w:val="28"/>
            <w:rPrChange w:id="297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72" w:author="Nguyen Toan" w:date="2018-05-05T23:08:00Z">
              <w:rPr>
                <w:rStyle w:val="Hyperlink"/>
                <w:noProof/>
              </w:rPr>
            </w:rPrChange>
          </w:rPr>
          <w:fldChar w:fldCharType="end"/>
        </w:r>
      </w:ins>
    </w:p>
    <w:p w14:paraId="36032D9D" w14:textId="77777777" w:rsidR="0052462E" w:rsidRPr="0052462E" w:rsidRDefault="0052462E">
      <w:pPr>
        <w:pStyle w:val="TableofFigures"/>
        <w:tabs>
          <w:tab w:val="right" w:leader="dot" w:pos="9395"/>
        </w:tabs>
        <w:rPr>
          <w:ins w:id="2973" w:author="Nguyen Toan" w:date="2018-05-05T23:08:00Z"/>
          <w:rFonts w:ascii="Times New Roman" w:eastAsiaTheme="minorEastAsia" w:hAnsi="Times New Roman" w:cs="Times New Roman"/>
          <w:noProof/>
          <w:color w:val="auto"/>
          <w:sz w:val="28"/>
          <w:szCs w:val="28"/>
          <w:lang w:val="en-US"/>
          <w:rPrChange w:id="2974" w:author="Nguyen Toan" w:date="2018-05-05T23:08:00Z">
            <w:rPr>
              <w:ins w:id="2975" w:author="Nguyen Toan" w:date="2018-05-05T23:08:00Z"/>
              <w:rFonts w:asciiTheme="minorHAnsi" w:eastAsiaTheme="minorEastAsia" w:hAnsiTheme="minorHAnsi" w:cstheme="minorBidi"/>
              <w:noProof/>
              <w:color w:val="auto"/>
              <w:lang w:val="en-US"/>
            </w:rPr>
          </w:rPrChange>
        </w:rPr>
      </w:pPr>
      <w:ins w:id="2976" w:author="Nguyen Toan" w:date="2018-05-05T23:08:00Z">
        <w:r w:rsidRPr="0052462E">
          <w:rPr>
            <w:rStyle w:val="Hyperlink"/>
            <w:rFonts w:ascii="Times New Roman" w:hAnsi="Times New Roman" w:cs="Times New Roman"/>
            <w:noProof/>
            <w:sz w:val="28"/>
            <w:szCs w:val="28"/>
            <w:rPrChange w:id="297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7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79" w:author="Nguyen Toan" w:date="2018-05-05T23:08:00Z">
              <w:rPr>
                <w:noProof/>
              </w:rPr>
            </w:rPrChange>
          </w:rPr>
          <w:instrText>HYPERLINK \l "_Toc513325037"</w:instrText>
        </w:r>
        <w:r w:rsidRPr="0052462E">
          <w:rPr>
            <w:rStyle w:val="Hyperlink"/>
            <w:rFonts w:ascii="Times New Roman" w:hAnsi="Times New Roman" w:cs="Times New Roman"/>
            <w:noProof/>
            <w:sz w:val="28"/>
            <w:szCs w:val="28"/>
            <w:rPrChange w:id="298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8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82" w:author="Nguyen Toan" w:date="2018-05-05T23:08:00Z">
              <w:rPr>
                <w:rStyle w:val="Hyperlink"/>
                <w:rFonts w:ascii="Times New Roman" w:hAnsi="Times New Roman" w:cs="Times New Roman"/>
                <w:noProof/>
              </w:rPr>
            </w:rPrChange>
          </w:rPr>
          <w:t>Hình 3.4: Kiến trúc JUnit</w:t>
        </w:r>
        <w:r w:rsidRPr="0052462E">
          <w:rPr>
            <w:rFonts w:ascii="Times New Roman" w:hAnsi="Times New Roman" w:cs="Times New Roman"/>
            <w:noProof/>
            <w:webHidden/>
            <w:sz w:val="28"/>
            <w:szCs w:val="28"/>
            <w:rPrChange w:id="2983" w:author="Nguyen Toan" w:date="2018-05-05T23:08:00Z">
              <w:rPr>
                <w:noProof/>
                <w:webHidden/>
              </w:rPr>
            </w:rPrChange>
          </w:rPr>
          <w:tab/>
        </w:r>
        <w:r w:rsidRPr="0052462E">
          <w:rPr>
            <w:rFonts w:ascii="Times New Roman" w:hAnsi="Times New Roman" w:cs="Times New Roman"/>
            <w:noProof/>
            <w:webHidden/>
            <w:sz w:val="28"/>
            <w:szCs w:val="28"/>
            <w:rPrChange w:id="2984" w:author="Nguyen Toan" w:date="2018-05-05T23:08:00Z">
              <w:rPr>
                <w:noProof/>
                <w:webHidden/>
              </w:rPr>
            </w:rPrChange>
          </w:rPr>
          <w:fldChar w:fldCharType="begin"/>
        </w:r>
        <w:r w:rsidRPr="0052462E">
          <w:rPr>
            <w:rFonts w:ascii="Times New Roman" w:hAnsi="Times New Roman" w:cs="Times New Roman"/>
            <w:noProof/>
            <w:webHidden/>
            <w:sz w:val="28"/>
            <w:szCs w:val="28"/>
            <w:rPrChange w:id="2985" w:author="Nguyen Toan" w:date="2018-05-05T23:08:00Z">
              <w:rPr>
                <w:noProof/>
                <w:webHidden/>
              </w:rPr>
            </w:rPrChange>
          </w:rPr>
          <w:instrText xml:space="preserve"> PAGEREF _Toc513325037 \h </w:instrText>
        </w:r>
      </w:ins>
      <w:r w:rsidRPr="0052462E">
        <w:rPr>
          <w:rFonts w:ascii="Times New Roman" w:hAnsi="Times New Roman" w:cs="Times New Roman"/>
          <w:noProof/>
          <w:webHidden/>
          <w:sz w:val="28"/>
          <w:szCs w:val="28"/>
          <w:rPrChange w:id="298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87" w:author="Nguyen Toan" w:date="2018-05-05T23:08:00Z">
            <w:rPr>
              <w:noProof/>
              <w:webHidden/>
            </w:rPr>
          </w:rPrChange>
        </w:rPr>
        <w:fldChar w:fldCharType="separate"/>
      </w:r>
      <w:ins w:id="2988" w:author="Nguyen Toan" w:date="2018-05-05T23:08:00Z">
        <w:r w:rsidRPr="0052462E">
          <w:rPr>
            <w:rFonts w:ascii="Times New Roman" w:hAnsi="Times New Roman" w:cs="Times New Roman"/>
            <w:noProof/>
            <w:webHidden/>
            <w:sz w:val="28"/>
            <w:szCs w:val="28"/>
            <w:rPrChange w:id="2989" w:author="Nguyen Toan" w:date="2018-05-05T23:08:00Z">
              <w:rPr>
                <w:noProof/>
                <w:webHidden/>
              </w:rPr>
            </w:rPrChange>
          </w:rPr>
          <w:t>29</w:t>
        </w:r>
        <w:r w:rsidRPr="0052462E">
          <w:rPr>
            <w:rFonts w:ascii="Times New Roman" w:hAnsi="Times New Roman" w:cs="Times New Roman"/>
            <w:noProof/>
            <w:webHidden/>
            <w:sz w:val="28"/>
            <w:szCs w:val="28"/>
            <w:rPrChange w:id="299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91" w:author="Nguyen Toan" w:date="2018-05-05T23:08:00Z">
              <w:rPr>
                <w:rStyle w:val="Hyperlink"/>
                <w:noProof/>
              </w:rPr>
            </w:rPrChange>
          </w:rPr>
          <w:fldChar w:fldCharType="end"/>
        </w:r>
      </w:ins>
    </w:p>
    <w:p w14:paraId="32F9C198" w14:textId="77777777" w:rsidR="0052462E" w:rsidRPr="0052462E" w:rsidRDefault="0052462E">
      <w:pPr>
        <w:pStyle w:val="TableofFigures"/>
        <w:tabs>
          <w:tab w:val="right" w:leader="dot" w:pos="9395"/>
        </w:tabs>
        <w:rPr>
          <w:ins w:id="2992" w:author="Nguyen Toan" w:date="2018-05-05T23:08:00Z"/>
          <w:rFonts w:ascii="Times New Roman" w:eastAsiaTheme="minorEastAsia" w:hAnsi="Times New Roman" w:cs="Times New Roman"/>
          <w:noProof/>
          <w:color w:val="auto"/>
          <w:sz w:val="28"/>
          <w:szCs w:val="28"/>
          <w:lang w:val="en-US"/>
          <w:rPrChange w:id="2993" w:author="Nguyen Toan" w:date="2018-05-05T23:08:00Z">
            <w:rPr>
              <w:ins w:id="2994" w:author="Nguyen Toan" w:date="2018-05-05T23:08:00Z"/>
              <w:rFonts w:asciiTheme="minorHAnsi" w:eastAsiaTheme="minorEastAsia" w:hAnsiTheme="minorHAnsi" w:cstheme="minorBidi"/>
              <w:noProof/>
              <w:color w:val="auto"/>
              <w:lang w:val="en-US"/>
            </w:rPr>
          </w:rPrChange>
        </w:rPr>
      </w:pPr>
      <w:ins w:id="2995" w:author="Nguyen Toan" w:date="2018-05-05T23:08:00Z">
        <w:r w:rsidRPr="0052462E">
          <w:rPr>
            <w:rStyle w:val="Hyperlink"/>
            <w:rFonts w:ascii="Times New Roman" w:hAnsi="Times New Roman" w:cs="Times New Roman"/>
            <w:noProof/>
            <w:sz w:val="28"/>
            <w:szCs w:val="28"/>
            <w:rPrChange w:id="299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9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98" w:author="Nguyen Toan" w:date="2018-05-05T23:08:00Z">
              <w:rPr>
                <w:noProof/>
              </w:rPr>
            </w:rPrChange>
          </w:rPr>
          <w:instrText>HYPERLINK \l "_Toc513325038"</w:instrText>
        </w:r>
        <w:r w:rsidRPr="0052462E">
          <w:rPr>
            <w:rStyle w:val="Hyperlink"/>
            <w:rFonts w:ascii="Times New Roman" w:hAnsi="Times New Roman" w:cs="Times New Roman"/>
            <w:noProof/>
            <w:sz w:val="28"/>
            <w:szCs w:val="28"/>
            <w:rPrChange w:id="299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0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01" w:author="Nguyen Toan" w:date="2018-05-05T23:08:00Z">
              <w:rPr>
                <w:rStyle w:val="Hyperlink"/>
                <w:rFonts w:ascii="Times New Roman" w:hAnsi="Times New Roman" w:cs="Times New Roman"/>
                <w:noProof/>
              </w:rPr>
            </w:rPrChange>
          </w:rPr>
          <w:t>Hình 3.5: MUnit Code</w:t>
        </w:r>
        <w:r w:rsidRPr="0052462E">
          <w:rPr>
            <w:rFonts w:ascii="Times New Roman" w:hAnsi="Times New Roman" w:cs="Times New Roman"/>
            <w:noProof/>
            <w:webHidden/>
            <w:sz w:val="28"/>
            <w:szCs w:val="28"/>
            <w:rPrChange w:id="3002" w:author="Nguyen Toan" w:date="2018-05-05T23:08:00Z">
              <w:rPr>
                <w:noProof/>
                <w:webHidden/>
              </w:rPr>
            </w:rPrChange>
          </w:rPr>
          <w:tab/>
        </w:r>
        <w:r w:rsidRPr="0052462E">
          <w:rPr>
            <w:rFonts w:ascii="Times New Roman" w:hAnsi="Times New Roman" w:cs="Times New Roman"/>
            <w:noProof/>
            <w:webHidden/>
            <w:sz w:val="28"/>
            <w:szCs w:val="28"/>
            <w:rPrChange w:id="3003" w:author="Nguyen Toan" w:date="2018-05-05T23:08:00Z">
              <w:rPr>
                <w:noProof/>
                <w:webHidden/>
              </w:rPr>
            </w:rPrChange>
          </w:rPr>
          <w:fldChar w:fldCharType="begin"/>
        </w:r>
        <w:r w:rsidRPr="0052462E">
          <w:rPr>
            <w:rFonts w:ascii="Times New Roman" w:hAnsi="Times New Roman" w:cs="Times New Roman"/>
            <w:noProof/>
            <w:webHidden/>
            <w:sz w:val="28"/>
            <w:szCs w:val="28"/>
            <w:rPrChange w:id="3004" w:author="Nguyen Toan" w:date="2018-05-05T23:08:00Z">
              <w:rPr>
                <w:noProof/>
                <w:webHidden/>
              </w:rPr>
            </w:rPrChange>
          </w:rPr>
          <w:instrText xml:space="preserve"> PAGEREF _Toc513325038 \h </w:instrText>
        </w:r>
      </w:ins>
      <w:r w:rsidRPr="0052462E">
        <w:rPr>
          <w:rFonts w:ascii="Times New Roman" w:hAnsi="Times New Roman" w:cs="Times New Roman"/>
          <w:noProof/>
          <w:webHidden/>
          <w:sz w:val="28"/>
          <w:szCs w:val="28"/>
          <w:rPrChange w:id="300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06" w:author="Nguyen Toan" w:date="2018-05-05T23:08:00Z">
            <w:rPr>
              <w:noProof/>
              <w:webHidden/>
            </w:rPr>
          </w:rPrChange>
        </w:rPr>
        <w:fldChar w:fldCharType="separate"/>
      </w:r>
      <w:ins w:id="3007" w:author="Nguyen Toan" w:date="2018-05-05T23:08:00Z">
        <w:r w:rsidRPr="0052462E">
          <w:rPr>
            <w:rFonts w:ascii="Times New Roman" w:hAnsi="Times New Roman" w:cs="Times New Roman"/>
            <w:noProof/>
            <w:webHidden/>
            <w:sz w:val="28"/>
            <w:szCs w:val="28"/>
            <w:rPrChange w:id="3008" w:author="Nguyen Toan" w:date="2018-05-05T23:08:00Z">
              <w:rPr>
                <w:noProof/>
                <w:webHidden/>
              </w:rPr>
            </w:rPrChange>
          </w:rPr>
          <w:t>30</w:t>
        </w:r>
        <w:r w:rsidRPr="0052462E">
          <w:rPr>
            <w:rFonts w:ascii="Times New Roman" w:hAnsi="Times New Roman" w:cs="Times New Roman"/>
            <w:noProof/>
            <w:webHidden/>
            <w:sz w:val="28"/>
            <w:szCs w:val="28"/>
            <w:rPrChange w:id="300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10" w:author="Nguyen Toan" w:date="2018-05-05T23:08:00Z">
              <w:rPr>
                <w:rStyle w:val="Hyperlink"/>
                <w:noProof/>
              </w:rPr>
            </w:rPrChange>
          </w:rPr>
          <w:fldChar w:fldCharType="end"/>
        </w:r>
      </w:ins>
    </w:p>
    <w:p w14:paraId="3284AABA" w14:textId="77777777" w:rsidR="0052462E" w:rsidRPr="0052462E" w:rsidRDefault="0052462E">
      <w:pPr>
        <w:pStyle w:val="TableofFigures"/>
        <w:tabs>
          <w:tab w:val="right" w:leader="dot" w:pos="9395"/>
        </w:tabs>
        <w:rPr>
          <w:ins w:id="3011" w:author="Nguyen Toan" w:date="2018-05-05T23:08:00Z"/>
          <w:rFonts w:ascii="Times New Roman" w:eastAsiaTheme="minorEastAsia" w:hAnsi="Times New Roman" w:cs="Times New Roman"/>
          <w:noProof/>
          <w:color w:val="auto"/>
          <w:sz w:val="28"/>
          <w:szCs w:val="28"/>
          <w:lang w:val="en-US"/>
          <w:rPrChange w:id="3012" w:author="Nguyen Toan" w:date="2018-05-05T23:08:00Z">
            <w:rPr>
              <w:ins w:id="3013" w:author="Nguyen Toan" w:date="2018-05-05T23:08:00Z"/>
              <w:rFonts w:asciiTheme="minorHAnsi" w:eastAsiaTheme="minorEastAsia" w:hAnsiTheme="minorHAnsi" w:cstheme="minorBidi"/>
              <w:noProof/>
              <w:color w:val="auto"/>
              <w:lang w:val="en-US"/>
            </w:rPr>
          </w:rPrChange>
        </w:rPr>
      </w:pPr>
      <w:ins w:id="3014" w:author="Nguyen Toan" w:date="2018-05-05T23:08:00Z">
        <w:r w:rsidRPr="0052462E">
          <w:rPr>
            <w:rStyle w:val="Hyperlink"/>
            <w:rFonts w:ascii="Times New Roman" w:hAnsi="Times New Roman" w:cs="Times New Roman"/>
            <w:noProof/>
            <w:sz w:val="28"/>
            <w:szCs w:val="28"/>
            <w:rPrChange w:id="301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1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17" w:author="Nguyen Toan" w:date="2018-05-05T23:08:00Z">
              <w:rPr>
                <w:noProof/>
              </w:rPr>
            </w:rPrChange>
          </w:rPr>
          <w:instrText>HYPERLINK \l "_Toc513325039"</w:instrText>
        </w:r>
        <w:r w:rsidRPr="0052462E">
          <w:rPr>
            <w:rStyle w:val="Hyperlink"/>
            <w:rFonts w:ascii="Times New Roman" w:hAnsi="Times New Roman" w:cs="Times New Roman"/>
            <w:noProof/>
            <w:sz w:val="28"/>
            <w:szCs w:val="28"/>
            <w:rPrChange w:id="301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1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20" w:author="Nguyen Toan" w:date="2018-05-05T23:08:00Z">
              <w:rPr>
                <w:rStyle w:val="Hyperlink"/>
                <w:rFonts w:ascii="Times New Roman" w:hAnsi="Times New Roman" w:cs="Times New Roman"/>
                <w:noProof/>
              </w:rPr>
            </w:rPrChange>
          </w:rPr>
          <w:t>Hình 3.6: MUnit viết trên Java</w:t>
        </w:r>
        <w:r w:rsidRPr="0052462E">
          <w:rPr>
            <w:rFonts w:ascii="Times New Roman" w:hAnsi="Times New Roman" w:cs="Times New Roman"/>
            <w:noProof/>
            <w:webHidden/>
            <w:sz w:val="28"/>
            <w:szCs w:val="28"/>
            <w:rPrChange w:id="3021" w:author="Nguyen Toan" w:date="2018-05-05T23:08:00Z">
              <w:rPr>
                <w:noProof/>
                <w:webHidden/>
              </w:rPr>
            </w:rPrChange>
          </w:rPr>
          <w:tab/>
        </w:r>
        <w:r w:rsidRPr="0052462E">
          <w:rPr>
            <w:rFonts w:ascii="Times New Roman" w:hAnsi="Times New Roman" w:cs="Times New Roman"/>
            <w:noProof/>
            <w:webHidden/>
            <w:sz w:val="28"/>
            <w:szCs w:val="28"/>
            <w:rPrChange w:id="3022" w:author="Nguyen Toan" w:date="2018-05-05T23:08:00Z">
              <w:rPr>
                <w:noProof/>
                <w:webHidden/>
              </w:rPr>
            </w:rPrChange>
          </w:rPr>
          <w:fldChar w:fldCharType="begin"/>
        </w:r>
        <w:r w:rsidRPr="0052462E">
          <w:rPr>
            <w:rFonts w:ascii="Times New Roman" w:hAnsi="Times New Roman" w:cs="Times New Roman"/>
            <w:noProof/>
            <w:webHidden/>
            <w:sz w:val="28"/>
            <w:szCs w:val="28"/>
            <w:rPrChange w:id="3023" w:author="Nguyen Toan" w:date="2018-05-05T23:08:00Z">
              <w:rPr>
                <w:noProof/>
                <w:webHidden/>
              </w:rPr>
            </w:rPrChange>
          </w:rPr>
          <w:instrText xml:space="preserve"> PAGEREF _Toc513325039 \h </w:instrText>
        </w:r>
      </w:ins>
      <w:r w:rsidRPr="0052462E">
        <w:rPr>
          <w:rFonts w:ascii="Times New Roman" w:hAnsi="Times New Roman" w:cs="Times New Roman"/>
          <w:noProof/>
          <w:webHidden/>
          <w:sz w:val="28"/>
          <w:szCs w:val="28"/>
          <w:rPrChange w:id="302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25" w:author="Nguyen Toan" w:date="2018-05-05T23:08:00Z">
            <w:rPr>
              <w:noProof/>
              <w:webHidden/>
            </w:rPr>
          </w:rPrChange>
        </w:rPr>
        <w:fldChar w:fldCharType="separate"/>
      </w:r>
      <w:ins w:id="3026" w:author="Nguyen Toan" w:date="2018-05-05T23:08:00Z">
        <w:r w:rsidRPr="0052462E">
          <w:rPr>
            <w:rFonts w:ascii="Times New Roman" w:hAnsi="Times New Roman" w:cs="Times New Roman"/>
            <w:noProof/>
            <w:webHidden/>
            <w:sz w:val="28"/>
            <w:szCs w:val="28"/>
            <w:rPrChange w:id="3027" w:author="Nguyen Toan" w:date="2018-05-05T23:08:00Z">
              <w:rPr>
                <w:noProof/>
                <w:webHidden/>
              </w:rPr>
            </w:rPrChange>
          </w:rPr>
          <w:t>30</w:t>
        </w:r>
        <w:r w:rsidRPr="0052462E">
          <w:rPr>
            <w:rFonts w:ascii="Times New Roman" w:hAnsi="Times New Roman" w:cs="Times New Roman"/>
            <w:noProof/>
            <w:webHidden/>
            <w:sz w:val="28"/>
            <w:szCs w:val="28"/>
            <w:rPrChange w:id="302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29" w:author="Nguyen Toan" w:date="2018-05-05T23:08:00Z">
              <w:rPr>
                <w:rStyle w:val="Hyperlink"/>
                <w:noProof/>
              </w:rPr>
            </w:rPrChange>
          </w:rPr>
          <w:fldChar w:fldCharType="end"/>
        </w:r>
      </w:ins>
    </w:p>
    <w:p w14:paraId="2696787D" w14:textId="77777777" w:rsidR="0052462E" w:rsidRPr="0052462E" w:rsidRDefault="0052462E">
      <w:pPr>
        <w:pStyle w:val="TableofFigures"/>
        <w:tabs>
          <w:tab w:val="right" w:leader="dot" w:pos="9395"/>
        </w:tabs>
        <w:rPr>
          <w:ins w:id="3030" w:author="Nguyen Toan" w:date="2018-05-05T23:08:00Z"/>
          <w:rFonts w:ascii="Times New Roman" w:eastAsiaTheme="minorEastAsia" w:hAnsi="Times New Roman" w:cs="Times New Roman"/>
          <w:noProof/>
          <w:color w:val="auto"/>
          <w:sz w:val="28"/>
          <w:szCs w:val="28"/>
          <w:lang w:val="en-US"/>
          <w:rPrChange w:id="3031" w:author="Nguyen Toan" w:date="2018-05-05T23:08:00Z">
            <w:rPr>
              <w:ins w:id="3032" w:author="Nguyen Toan" w:date="2018-05-05T23:08:00Z"/>
              <w:rFonts w:asciiTheme="minorHAnsi" w:eastAsiaTheme="minorEastAsia" w:hAnsiTheme="minorHAnsi" w:cstheme="minorBidi"/>
              <w:noProof/>
              <w:color w:val="auto"/>
              <w:lang w:val="en-US"/>
            </w:rPr>
          </w:rPrChange>
        </w:rPr>
      </w:pPr>
      <w:ins w:id="3033" w:author="Nguyen Toan" w:date="2018-05-05T23:08:00Z">
        <w:r w:rsidRPr="0052462E">
          <w:rPr>
            <w:rStyle w:val="Hyperlink"/>
            <w:rFonts w:ascii="Times New Roman" w:hAnsi="Times New Roman" w:cs="Times New Roman"/>
            <w:noProof/>
            <w:sz w:val="28"/>
            <w:szCs w:val="28"/>
            <w:rPrChange w:id="303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3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36" w:author="Nguyen Toan" w:date="2018-05-05T23:08:00Z">
              <w:rPr>
                <w:noProof/>
              </w:rPr>
            </w:rPrChange>
          </w:rPr>
          <w:instrText>HYPERLINK \l "_Toc513325040"</w:instrText>
        </w:r>
        <w:r w:rsidRPr="0052462E">
          <w:rPr>
            <w:rStyle w:val="Hyperlink"/>
            <w:rFonts w:ascii="Times New Roman" w:hAnsi="Times New Roman" w:cs="Times New Roman"/>
            <w:noProof/>
            <w:sz w:val="28"/>
            <w:szCs w:val="28"/>
            <w:rPrChange w:id="303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38"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39" w:author="Nguyen Toan" w:date="2018-05-05T23:08:00Z">
              <w:rPr>
                <w:rStyle w:val="Hyperlink"/>
                <w:rFonts w:ascii="Times New Roman" w:eastAsia="Times New Roman" w:hAnsi="Times New Roman" w:cs="Times New Roman"/>
                <w:noProof/>
              </w:rPr>
            </w:rPrChange>
          </w:rPr>
          <w:t>Hình 3.7: Quản lý mã nguồn sử dụng Maven</w:t>
        </w:r>
        <w:r w:rsidRPr="0052462E">
          <w:rPr>
            <w:rFonts w:ascii="Times New Roman" w:hAnsi="Times New Roman" w:cs="Times New Roman"/>
            <w:noProof/>
            <w:webHidden/>
            <w:sz w:val="28"/>
            <w:szCs w:val="28"/>
            <w:rPrChange w:id="3040" w:author="Nguyen Toan" w:date="2018-05-05T23:08:00Z">
              <w:rPr>
                <w:noProof/>
                <w:webHidden/>
              </w:rPr>
            </w:rPrChange>
          </w:rPr>
          <w:tab/>
        </w:r>
        <w:r w:rsidRPr="0052462E">
          <w:rPr>
            <w:rFonts w:ascii="Times New Roman" w:hAnsi="Times New Roman" w:cs="Times New Roman"/>
            <w:noProof/>
            <w:webHidden/>
            <w:sz w:val="28"/>
            <w:szCs w:val="28"/>
            <w:rPrChange w:id="3041" w:author="Nguyen Toan" w:date="2018-05-05T23:08:00Z">
              <w:rPr>
                <w:noProof/>
                <w:webHidden/>
              </w:rPr>
            </w:rPrChange>
          </w:rPr>
          <w:fldChar w:fldCharType="begin"/>
        </w:r>
        <w:r w:rsidRPr="0052462E">
          <w:rPr>
            <w:rFonts w:ascii="Times New Roman" w:hAnsi="Times New Roman" w:cs="Times New Roman"/>
            <w:noProof/>
            <w:webHidden/>
            <w:sz w:val="28"/>
            <w:szCs w:val="28"/>
            <w:rPrChange w:id="3042" w:author="Nguyen Toan" w:date="2018-05-05T23:08:00Z">
              <w:rPr>
                <w:noProof/>
                <w:webHidden/>
              </w:rPr>
            </w:rPrChange>
          </w:rPr>
          <w:instrText xml:space="preserve"> PAGEREF _Toc513325040 \h </w:instrText>
        </w:r>
      </w:ins>
      <w:r w:rsidRPr="0052462E">
        <w:rPr>
          <w:rFonts w:ascii="Times New Roman" w:hAnsi="Times New Roman" w:cs="Times New Roman"/>
          <w:noProof/>
          <w:webHidden/>
          <w:sz w:val="28"/>
          <w:szCs w:val="28"/>
          <w:rPrChange w:id="304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44" w:author="Nguyen Toan" w:date="2018-05-05T23:08:00Z">
            <w:rPr>
              <w:noProof/>
              <w:webHidden/>
            </w:rPr>
          </w:rPrChange>
        </w:rPr>
        <w:fldChar w:fldCharType="separate"/>
      </w:r>
      <w:ins w:id="3045" w:author="Nguyen Toan" w:date="2018-05-05T23:08:00Z">
        <w:r w:rsidRPr="0052462E">
          <w:rPr>
            <w:rFonts w:ascii="Times New Roman" w:hAnsi="Times New Roman" w:cs="Times New Roman"/>
            <w:noProof/>
            <w:webHidden/>
            <w:sz w:val="28"/>
            <w:szCs w:val="28"/>
            <w:rPrChange w:id="3046" w:author="Nguyen Toan" w:date="2018-05-05T23:08:00Z">
              <w:rPr>
                <w:noProof/>
                <w:webHidden/>
              </w:rPr>
            </w:rPrChange>
          </w:rPr>
          <w:t>31</w:t>
        </w:r>
        <w:r w:rsidRPr="0052462E">
          <w:rPr>
            <w:rFonts w:ascii="Times New Roman" w:hAnsi="Times New Roman" w:cs="Times New Roman"/>
            <w:noProof/>
            <w:webHidden/>
            <w:sz w:val="28"/>
            <w:szCs w:val="28"/>
            <w:rPrChange w:id="304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48" w:author="Nguyen Toan" w:date="2018-05-05T23:08:00Z">
              <w:rPr>
                <w:rStyle w:val="Hyperlink"/>
                <w:noProof/>
              </w:rPr>
            </w:rPrChange>
          </w:rPr>
          <w:fldChar w:fldCharType="end"/>
        </w:r>
      </w:ins>
    </w:p>
    <w:p w14:paraId="759921DB" w14:textId="77777777" w:rsidR="0052462E" w:rsidRPr="0052462E" w:rsidRDefault="0052462E">
      <w:pPr>
        <w:pStyle w:val="TableofFigures"/>
        <w:tabs>
          <w:tab w:val="right" w:leader="dot" w:pos="9395"/>
        </w:tabs>
        <w:rPr>
          <w:ins w:id="3049" w:author="Nguyen Toan" w:date="2018-05-05T23:08:00Z"/>
          <w:rFonts w:ascii="Times New Roman" w:eastAsiaTheme="minorEastAsia" w:hAnsi="Times New Roman" w:cs="Times New Roman"/>
          <w:noProof/>
          <w:color w:val="auto"/>
          <w:sz w:val="28"/>
          <w:szCs w:val="28"/>
          <w:lang w:val="en-US"/>
          <w:rPrChange w:id="3050" w:author="Nguyen Toan" w:date="2018-05-05T23:08:00Z">
            <w:rPr>
              <w:ins w:id="3051" w:author="Nguyen Toan" w:date="2018-05-05T23:08:00Z"/>
              <w:rFonts w:asciiTheme="minorHAnsi" w:eastAsiaTheme="minorEastAsia" w:hAnsiTheme="minorHAnsi" w:cstheme="minorBidi"/>
              <w:noProof/>
              <w:color w:val="auto"/>
              <w:lang w:val="en-US"/>
            </w:rPr>
          </w:rPrChange>
        </w:rPr>
      </w:pPr>
      <w:ins w:id="3052" w:author="Nguyen Toan" w:date="2018-05-05T23:08:00Z">
        <w:r w:rsidRPr="0052462E">
          <w:rPr>
            <w:rStyle w:val="Hyperlink"/>
            <w:rFonts w:ascii="Times New Roman" w:hAnsi="Times New Roman" w:cs="Times New Roman"/>
            <w:noProof/>
            <w:sz w:val="28"/>
            <w:szCs w:val="28"/>
            <w:rPrChange w:id="305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5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55" w:author="Nguyen Toan" w:date="2018-05-05T23:08:00Z">
              <w:rPr>
                <w:noProof/>
              </w:rPr>
            </w:rPrChange>
          </w:rPr>
          <w:instrText>HYPERLINK \l "_Toc513325041"</w:instrText>
        </w:r>
        <w:r w:rsidRPr="0052462E">
          <w:rPr>
            <w:rStyle w:val="Hyperlink"/>
            <w:rFonts w:ascii="Times New Roman" w:hAnsi="Times New Roman" w:cs="Times New Roman"/>
            <w:noProof/>
            <w:sz w:val="28"/>
            <w:szCs w:val="28"/>
            <w:rPrChange w:id="305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57"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58" w:author="Nguyen Toan" w:date="2018-05-05T23:08:00Z">
              <w:rPr>
                <w:rStyle w:val="Hyperlink"/>
                <w:rFonts w:ascii="Times New Roman" w:eastAsia="Times New Roman" w:hAnsi="Times New Roman" w:cs="Times New Roman"/>
                <w:noProof/>
              </w:rPr>
            </w:rPrChange>
          </w:rPr>
          <w:t>Hình 3.8: Màn hình chính Jenkins</w:t>
        </w:r>
        <w:r w:rsidRPr="0052462E">
          <w:rPr>
            <w:rFonts w:ascii="Times New Roman" w:hAnsi="Times New Roman" w:cs="Times New Roman"/>
            <w:noProof/>
            <w:webHidden/>
            <w:sz w:val="28"/>
            <w:szCs w:val="28"/>
            <w:rPrChange w:id="3059" w:author="Nguyen Toan" w:date="2018-05-05T23:08:00Z">
              <w:rPr>
                <w:noProof/>
                <w:webHidden/>
              </w:rPr>
            </w:rPrChange>
          </w:rPr>
          <w:tab/>
        </w:r>
        <w:r w:rsidRPr="0052462E">
          <w:rPr>
            <w:rFonts w:ascii="Times New Roman" w:hAnsi="Times New Roman" w:cs="Times New Roman"/>
            <w:noProof/>
            <w:webHidden/>
            <w:sz w:val="28"/>
            <w:szCs w:val="28"/>
            <w:rPrChange w:id="3060" w:author="Nguyen Toan" w:date="2018-05-05T23:08:00Z">
              <w:rPr>
                <w:noProof/>
                <w:webHidden/>
              </w:rPr>
            </w:rPrChange>
          </w:rPr>
          <w:fldChar w:fldCharType="begin"/>
        </w:r>
        <w:r w:rsidRPr="0052462E">
          <w:rPr>
            <w:rFonts w:ascii="Times New Roman" w:hAnsi="Times New Roman" w:cs="Times New Roman"/>
            <w:noProof/>
            <w:webHidden/>
            <w:sz w:val="28"/>
            <w:szCs w:val="28"/>
            <w:rPrChange w:id="3061" w:author="Nguyen Toan" w:date="2018-05-05T23:08:00Z">
              <w:rPr>
                <w:noProof/>
                <w:webHidden/>
              </w:rPr>
            </w:rPrChange>
          </w:rPr>
          <w:instrText xml:space="preserve"> PAGEREF _Toc513325041 \h </w:instrText>
        </w:r>
      </w:ins>
      <w:r w:rsidRPr="0052462E">
        <w:rPr>
          <w:rFonts w:ascii="Times New Roman" w:hAnsi="Times New Roman" w:cs="Times New Roman"/>
          <w:noProof/>
          <w:webHidden/>
          <w:sz w:val="28"/>
          <w:szCs w:val="28"/>
          <w:rPrChange w:id="306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63" w:author="Nguyen Toan" w:date="2018-05-05T23:08:00Z">
            <w:rPr>
              <w:noProof/>
              <w:webHidden/>
            </w:rPr>
          </w:rPrChange>
        </w:rPr>
        <w:fldChar w:fldCharType="separate"/>
      </w:r>
      <w:ins w:id="3064" w:author="Nguyen Toan" w:date="2018-05-05T23:08:00Z">
        <w:r w:rsidRPr="0052462E">
          <w:rPr>
            <w:rFonts w:ascii="Times New Roman" w:hAnsi="Times New Roman" w:cs="Times New Roman"/>
            <w:noProof/>
            <w:webHidden/>
            <w:sz w:val="28"/>
            <w:szCs w:val="28"/>
            <w:rPrChange w:id="3065" w:author="Nguyen Toan" w:date="2018-05-05T23:08:00Z">
              <w:rPr>
                <w:noProof/>
                <w:webHidden/>
              </w:rPr>
            </w:rPrChange>
          </w:rPr>
          <w:t>32</w:t>
        </w:r>
        <w:r w:rsidRPr="0052462E">
          <w:rPr>
            <w:rFonts w:ascii="Times New Roman" w:hAnsi="Times New Roman" w:cs="Times New Roman"/>
            <w:noProof/>
            <w:webHidden/>
            <w:sz w:val="28"/>
            <w:szCs w:val="28"/>
            <w:rPrChange w:id="306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67" w:author="Nguyen Toan" w:date="2018-05-05T23:08:00Z">
              <w:rPr>
                <w:rStyle w:val="Hyperlink"/>
                <w:noProof/>
              </w:rPr>
            </w:rPrChange>
          </w:rPr>
          <w:fldChar w:fldCharType="end"/>
        </w:r>
      </w:ins>
    </w:p>
    <w:p w14:paraId="0EB4D595" w14:textId="77777777" w:rsidR="0052462E" w:rsidRPr="0052462E" w:rsidRDefault="0052462E">
      <w:pPr>
        <w:pStyle w:val="TableofFigures"/>
        <w:tabs>
          <w:tab w:val="right" w:leader="dot" w:pos="9395"/>
        </w:tabs>
        <w:rPr>
          <w:ins w:id="3068" w:author="Nguyen Toan" w:date="2018-05-05T23:08:00Z"/>
          <w:rFonts w:ascii="Times New Roman" w:eastAsiaTheme="minorEastAsia" w:hAnsi="Times New Roman" w:cs="Times New Roman"/>
          <w:noProof/>
          <w:color w:val="auto"/>
          <w:sz w:val="28"/>
          <w:szCs w:val="28"/>
          <w:lang w:val="en-US"/>
          <w:rPrChange w:id="3069" w:author="Nguyen Toan" w:date="2018-05-05T23:08:00Z">
            <w:rPr>
              <w:ins w:id="3070" w:author="Nguyen Toan" w:date="2018-05-05T23:08:00Z"/>
              <w:rFonts w:asciiTheme="minorHAnsi" w:eastAsiaTheme="minorEastAsia" w:hAnsiTheme="minorHAnsi" w:cstheme="minorBidi"/>
              <w:noProof/>
              <w:color w:val="auto"/>
              <w:lang w:val="en-US"/>
            </w:rPr>
          </w:rPrChange>
        </w:rPr>
      </w:pPr>
      <w:ins w:id="3071" w:author="Nguyen Toan" w:date="2018-05-05T23:08:00Z">
        <w:r w:rsidRPr="0052462E">
          <w:rPr>
            <w:rStyle w:val="Hyperlink"/>
            <w:rFonts w:ascii="Times New Roman" w:hAnsi="Times New Roman" w:cs="Times New Roman"/>
            <w:noProof/>
            <w:sz w:val="28"/>
            <w:szCs w:val="28"/>
            <w:rPrChange w:id="307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7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74" w:author="Nguyen Toan" w:date="2018-05-05T23:08:00Z">
              <w:rPr>
                <w:noProof/>
              </w:rPr>
            </w:rPrChange>
          </w:rPr>
          <w:instrText>HYPERLINK \l "_Toc513325042"</w:instrText>
        </w:r>
        <w:r w:rsidRPr="0052462E">
          <w:rPr>
            <w:rStyle w:val="Hyperlink"/>
            <w:rFonts w:ascii="Times New Roman" w:hAnsi="Times New Roman" w:cs="Times New Roman"/>
            <w:noProof/>
            <w:sz w:val="28"/>
            <w:szCs w:val="28"/>
            <w:rPrChange w:id="307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76"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77" w:author="Nguyen Toan" w:date="2018-05-05T23:08:00Z">
              <w:rPr>
                <w:rStyle w:val="Hyperlink"/>
                <w:rFonts w:ascii="Times New Roman" w:eastAsia="Times New Roman" w:hAnsi="Times New Roman" w:cs="Times New Roman"/>
                <w:noProof/>
              </w:rPr>
            </w:rPrChange>
          </w:rPr>
          <w:t>Hình 3.9: Cấu hình tùy chỉnh của Jenkins</w:t>
        </w:r>
        <w:r w:rsidRPr="0052462E">
          <w:rPr>
            <w:rFonts w:ascii="Times New Roman" w:hAnsi="Times New Roman" w:cs="Times New Roman"/>
            <w:noProof/>
            <w:webHidden/>
            <w:sz w:val="28"/>
            <w:szCs w:val="28"/>
            <w:rPrChange w:id="3078" w:author="Nguyen Toan" w:date="2018-05-05T23:08:00Z">
              <w:rPr>
                <w:noProof/>
                <w:webHidden/>
              </w:rPr>
            </w:rPrChange>
          </w:rPr>
          <w:tab/>
        </w:r>
        <w:r w:rsidRPr="0052462E">
          <w:rPr>
            <w:rFonts w:ascii="Times New Roman" w:hAnsi="Times New Roman" w:cs="Times New Roman"/>
            <w:noProof/>
            <w:webHidden/>
            <w:sz w:val="28"/>
            <w:szCs w:val="28"/>
            <w:rPrChange w:id="3079" w:author="Nguyen Toan" w:date="2018-05-05T23:08:00Z">
              <w:rPr>
                <w:noProof/>
                <w:webHidden/>
              </w:rPr>
            </w:rPrChange>
          </w:rPr>
          <w:fldChar w:fldCharType="begin"/>
        </w:r>
        <w:r w:rsidRPr="0052462E">
          <w:rPr>
            <w:rFonts w:ascii="Times New Roman" w:hAnsi="Times New Roman" w:cs="Times New Roman"/>
            <w:noProof/>
            <w:webHidden/>
            <w:sz w:val="28"/>
            <w:szCs w:val="28"/>
            <w:rPrChange w:id="3080" w:author="Nguyen Toan" w:date="2018-05-05T23:08:00Z">
              <w:rPr>
                <w:noProof/>
                <w:webHidden/>
              </w:rPr>
            </w:rPrChange>
          </w:rPr>
          <w:instrText xml:space="preserve"> PAGEREF _Toc513325042 \h </w:instrText>
        </w:r>
      </w:ins>
      <w:r w:rsidRPr="0052462E">
        <w:rPr>
          <w:rFonts w:ascii="Times New Roman" w:hAnsi="Times New Roman" w:cs="Times New Roman"/>
          <w:noProof/>
          <w:webHidden/>
          <w:sz w:val="28"/>
          <w:szCs w:val="28"/>
          <w:rPrChange w:id="308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82" w:author="Nguyen Toan" w:date="2018-05-05T23:08:00Z">
            <w:rPr>
              <w:noProof/>
              <w:webHidden/>
            </w:rPr>
          </w:rPrChange>
        </w:rPr>
        <w:fldChar w:fldCharType="separate"/>
      </w:r>
      <w:ins w:id="3083" w:author="Nguyen Toan" w:date="2018-05-05T23:08:00Z">
        <w:r w:rsidRPr="0052462E">
          <w:rPr>
            <w:rFonts w:ascii="Times New Roman" w:hAnsi="Times New Roman" w:cs="Times New Roman"/>
            <w:noProof/>
            <w:webHidden/>
            <w:sz w:val="28"/>
            <w:szCs w:val="28"/>
            <w:rPrChange w:id="3084" w:author="Nguyen Toan" w:date="2018-05-05T23:08:00Z">
              <w:rPr>
                <w:noProof/>
                <w:webHidden/>
              </w:rPr>
            </w:rPrChange>
          </w:rPr>
          <w:t>33</w:t>
        </w:r>
        <w:r w:rsidRPr="0052462E">
          <w:rPr>
            <w:rFonts w:ascii="Times New Roman" w:hAnsi="Times New Roman" w:cs="Times New Roman"/>
            <w:noProof/>
            <w:webHidden/>
            <w:sz w:val="28"/>
            <w:szCs w:val="28"/>
            <w:rPrChange w:id="308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86" w:author="Nguyen Toan" w:date="2018-05-05T23:08:00Z">
              <w:rPr>
                <w:rStyle w:val="Hyperlink"/>
                <w:noProof/>
              </w:rPr>
            </w:rPrChange>
          </w:rPr>
          <w:fldChar w:fldCharType="end"/>
        </w:r>
      </w:ins>
    </w:p>
    <w:p w14:paraId="4A7274E4" w14:textId="77777777" w:rsidR="0052462E" w:rsidRPr="0052462E" w:rsidRDefault="0052462E">
      <w:pPr>
        <w:pStyle w:val="TableofFigures"/>
        <w:tabs>
          <w:tab w:val="right" w:leader="dot" w:pos="9395"/>
        </w:tabs>
        <w:rPr>
          <w:ins w:id="3087" w:author="Nguyen Toan" w:date="2018-05-05T23:08:00Z"/>
          <w:rFonts w:ascii="Times New Roman" w:eastAsiaTheme="minorEastAsia" w:hAnsi="Times New Roman" w:cs="Times New Roman"/>
          <w:noProof/>
          <w:color w:val="auto"/>
          <w:sz w:val="28"/>
          <w:szCs w:val="28"/>
          <w:lang w:val="en-US"/>
          <w:rPrChange w:id="3088" w:author="Nguyen Toan" w:date="2018-05-05T23:08:00Z">
            <w:rPr>
              <w:ins w:id="3089" w:author="Nguyen Toan" w:date="2018-05-05T23:08:00Z"/>
              <w:rFonts w:asciiTheme="minorHAnsi" w:eastAsiaTheme="minorEastAsia" w:hAnsiTheme="minorHAnsi" w:cstheme="minorBidi"/>
              <w:noProof/>
              <w:color w:val="auto"/>
              <w:lang w:val="en-US"/>
            </w:rPr>
          </w:rPrChange>
        </w:rPr>
      </w:pPr>
      <w:ins w:id="3090" w:author="Nguyen Toan" w:date="2018-05-05T23:08:00Z">
        <w:r w:rsidRPr="0052462E">
          <w:rPr>
            <w:rStyle w:val="Hyperlink"/>
            <w:rFonts w:ascii="Times New Roman" w:hAnsi="Times New Roman" w:cs="Times New Roman"/>
            <w:noProof/>
            <w:sz w:val="28"/>
            <w:szCs w:val="28"/>
            <w:rPrChange w:id="309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9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93" w:author="Nguyen Toan" w:date="2018-05-05T23:08:00Z">
              <w:rPr>
                <w:noProof/>
              </w:rPr>
            </w:rPrChange>
          </w:rPr>
          <w:instrText>HYPERLINK \l "_Toc513325043"</w:instrText>
        </w:r>
        <w:r w:rsidRPr="0052462E">
          <w:rPr>
            <w:rStyle w:val="Hyperlink"/>
            <w:rFonts w:ascii="Times New Roman" w:hAnsi="Times New Roman" w:cs="Times New Roman"/>
            <w:noProof/>
            <w:sz w:val="28"/>
            <w:szCs w:val="28"/>
            <w:rPrChange w:id="309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9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96" w:author="Nguyen Toan" w:date="2018-05-05T23:08:00Z">
              <w:rPr>
                <w:rStyle w:val="Hyperlink"/>
                <w:rFonts w:ascii="Times New Roman" w:hAnsi="Times New Roman" w:cs="Times New Roman"/>
                <w:noProof/>
              </w:rPr>
            </w:rPrChange>
          </w:rPr>
          <w:t>Hình 3.10:Quản lý plugins</w:t>
        </w:r>
        <w:r w:rsidRPr="0052462E">
          <w:rPr>
            <w:rFonts w:ascii="Times New Roman" w:hAnsi="Times New Roman" w:cs="Times New Roman"/>
            <w:noProof/>
            <w:webHidden/>
            <w:sz w:val="28"/>
            <w:szCs w:val="28"/>
            <w:rPrChange w:id="3097" w:author="Nguyen Toan" w:date="2018-05-05T23:08:00Z">
              <w:rPr>
                <w:noProof/>
                <w:webHidden/>
              </w:rPr>
            </w:rPrChange>
          </w:rPr>
          <w:tab/>
        </w:r>
        <w:r w:rsidRPr="0052462E">
          <w:rPr>
            <w:rFonts w:ascii="Times New Roman" w:hAnsi="Times New Roman" w:cs="Times New Roman"/>
            <w:noProof/>
            <w:webHidden/>
            <w:sz w:val="28"/>
            <w:szCs w:val="28"/>
            <w:rPrChange w:id="3098" w:author="Nguyen Toan" w:date="2018-05-05T23:08:00Z">
              <w:rPr>
                <w:noProof/>
                <w:webHidden/>
              </w:rPr>
            </w:rPrChange>
          </w:rPr>
          <w:fldChar w:fldCharType="begin"/>
        </w:r>
        <w:r w:rsidRPr="0052462E">
          <w:rPr>
            <w:rFonts w:ascii="Times New Roman" w:hAnsi="Times New Roman" w:cs="Times New Roman"/>
            <w:noProof/>
            <w:webHidden/>
            <w:sz w:val="28"/>
            <w:szCs w:val="28"/>
            <w:rPrChange w:id="3099" w:author="Nguyen Toan" w:date="2018-05-05T23:08:00Z">
              <w:rPr>
                <w:noProof/>
                <w:webHidden/>
              </w:rPr>
            </w:rPrChange>
          </w:rPr>
          <w:instrText xml:space="preserve"> PAGEREF _Toc513325043 \h </w:instrText>
        </w:r>
      </w:ins>
      <w:r w:rsidRPr="0052462E">
        <w:rPr>
          <w:rFonts w:ascii="Times New Roman" w:hAnsi="Times New Roman" w:cs="Times New Roman"/>
          <w:noProof/>
          <w:webHidden/>
          <w:sz w:val="28"/>
          <w:szCs w:val="28"/>
          <w:rPrChange w:id="310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01" w:author="Nguyen Toan" w:date="2018-05-05T23:08:00Z">
            <w:rPr>
              <w:noProof/>
              <w:webHidden/>
            </w:rPr>
          </w:rPrChange>
        </w:rPr>
        <w:fldChar w:fldCharType="separate"/>
      </w:r>
      <w:ins w:id="3102" w:author="Nguyen Toan" w:date="2018-05-05T23:08:00Z">
        <w:r w:rsidRPr="0052462E">
          <w:rPr>
            <w:rFonts w:ascii="Times New Roman" w:hAnsi="Times New Roman" w:cs="Times New Roman"/>
            <w:noProof/>
            <w:webHidden/>
            <w:sz w:val="28"/>
            <w:szCs w:val="28"/>
            <w:rPrChange w:id="3103" w:author="Nguyen Toan" w:date="2018-05-05T23:08:00Z">
              <w:rPr>
                <w:noProof/>
                <w:webHidden/>
              </w:rPr>
            </w:rPrChange>
          </w:rPr>
          <w:t>34</w:t>
        </w:r>
        <w:r w:rsidRPr="0052462E">
          <w:rPr>
            <w:rFonts w:ascii="Times New Roman" w:hAnsi="Times New Roman" w:cs="Times New Roman"/>
            <w:noProof/>
            <w:webHidden/>
            <w:sz w:val="28"/>
            <w:szCs w:val="28"/>
            <w:rPrChange w:id="310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05" w:author="Nguyen Toan" w:date="2018-05-05T23:08:00Z">
              <w:rPr>
                <w:rStyle w:val="Hyperlink"/>
                <w:noProof/>
              </w:rPr>
            </w:rPrChange>
          </w:rPr>
          <w:fldChar w:fldCharType="end"/>
        </w:r>
      </w:ins>
    </w:p>
    <w:p w14:paraId="23FB3EC6" w14:textId="77777777" w:rsidR="0052462E" w:rsidRPr="0052462E" w:rsidRDefault="0052462E">
      <w:pPr>
        <w:pStyle w:val="TableofFigures"/>
        <w:tabs>
          <w:tab w:val="right" w:leader="dot" w:pos="9395"/>
        </w:tabs>
        <w:rPr>
          <w:ins w:id="3106" w:author="Nguyen Toan" w:date="2018-05-05T23:08:00Z"/>
          <w:rFonts w:ascii="Times New Roman" w:eastAsiaTheme="minorEastAsia" w:hAnsi="Times New Roman" w:cs="Times New Roman"/>
          <w:noProof/>
          <w:color w:val="auto"/>
          <w:sz w:val="28"/>
          <w:szCs w:val="28"/>
          <w:lang w:val="en-US"/>
          <w:rPrChange w:id="3107" w:author="Nguyen Toan" w:date="2018-05-05T23:08:00Z">
            <w:rPr>
              <w:ins w:id="3108" w:author="Nguyen Toan" w:date="2018-05-05T23:08:00Z"/>
              <w:rFonts w:asciiTheme="minorHAnsi" w:eastAsiaTheme="minorEastAsia" w:hAnsiTheme="minorHAnsi" w:cstheme="minorBidi"/>
              <w:noProof/>
              <w:color w:val="auto"/>
              <w:lang w:val="en-US"/>
            </w:rPr>
          </w:rPrChange>
        </w:rPr>
      </w:pPr>
      <w:ins w:id="3109" w:author="Nguyen Toan" w:date="2018-05-05T23:08:00Z">
        <w:r w:rsidRPr="0052462E">
          <w:rPr>
            <w:rStyle w:val="Hyperlink"/>
            <w:rFonts w:ascii="Times New Roman" w:hAnsi="Times New Roman" w:cs="Times New Roman"/>
            <w:noProof/>
            <w:sz w:val="28"/>
            <w:szCs w:val="28"/>
            <w:rPrChange w:id="311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1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12" w:author="Nguyen Toan" w:date="2018-05-05T23:08:00Z">
              <w:rPr>
                <w:noProof/>
              </w:rPr>
            </w:rPrChange>
          </w:rPr>
          <w:instrText>HYPERLINK \l "_Toc513325044"</w:instrText>
        </w:r>
        <w:r w:rsidRPr="0052462E">
          <w:rPr>
            <w:rStyle w:val="Hyperlink"/>
            <w:rFonts w:ascii="Times New Roman" w:hAnsi="Times New Roman" w:cs="Times New Roman"/>
            <w:noProof/>
            <w:sz w:val="28"/>
            <w:szCs w:val="28"/>
            <w:rPrChange w:id="311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1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15" w:author="Nguyen Toan" w:date="2018-05-05T23:08:00Z">
              <w:rPr>
                <w:rStyle w:val="Hyperlink"/>
                <w:rFonts w:ascii="Times New Roman" w:hAnsi="Times New Roman" w:cs="Times New Roman"/>
                <w:noProof/>
              </w:rPr>
            </w:rPrChange>
          </w:rPr>
          <w:t>Hình 3.11: Thông tin hệ thống của Jenkins</w:t>
        </w:r>
        <w:r w:rsidRPr="0052462E">
          <w:rPr>
            <w:rFonts w:ascii="Times New Roman" w:hAnsi="Times New Roman" w:cs="Times New Roman"/>
            <w:noProof/>
            <w:webHidden/>
            <w:sz w:val="28"/>
            <w:szCs w:val="28"/>
            <w:rPrChange w:id="3116" w:author="Nguyen Toan" w:date="2018-05-05T23:08:00Z">
              <w:rPr>
                <w:noProof/>
                <w:webHidden/>
              </w:rPr>
            </w:rPrChange>
          </w:rPr>
          <w:tab/>
        </w:r>
        <w:r w:rsidRPr="0052462E">
          <w:rPr>
            <w:rFonts w:ascii="Times New Roman" w:hAnsi="Times New Roman" w:cs="Times New Roman"/>
            <w:noProof/>
            <w:webHidden/>
            <w:sz w:val="28"/>
            <w:szCs w:val="28"/>
            <w:rPrChange w:id="3117" w:author="Nguyen Toan" w:date="2018-05-05T23:08:00Z">
              <w:rPr>
                <w:noProof/>
                <w:webHidden/>
              </w:rPr>
            </w:rPrChange>
          </w:rPr>
          <w:fldChar w:fldCharType="begin"/>
        </w:r>
        <w:r w:rsidRPr="0052462E">
          <w:rPr>
            <w:rFonts w:ascii="Times New Roman" w:hAnsi="Times New Roman" w:cs="Times New Roman"/>
            <w:noProof/>
            <w:webHidden/>
            <w:sz w:val="28"/>
            <w:szCs w:val="28"/>
            <w:rPrChange w:id="3118" w:author="Nguyen Toan" w:date="2018-05-05T23:08:00Z">
              <w:rPr>
                <w:noProof/>
                <w:webHidden/>
              </w:rPr>
            </w:rPrChange>
          </w:rPr>
          <w:instrText xml:space="preserve"> PAGEREF _Toc513325044 \h </w:instrText>
        </w:r>
      </w:ins>
      <w:r w:rsidRPr="0052462E">
        <w:rPr>
          <w:rFonts w:ascii="Times New Roman" w:hAnsi="Times New Roman" w:cs="Times New Roman"/>
          <w:noProof/>
          <w:webHidden/>
          <w:sz w:val="28"/>
          <w:szCs w:val="28"/>
          <w:rPrChange w:id="311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20" w:author="Nguyen Toan" w:date="2018-05-05T23:08:00Z">
            <w:rPr>
              <w:noProof/>
              <w:webHidden/>
            </w:rPr>
          </w:rPrChange>
        </w:rPr>
        <w:fldChar w:fldCharType="separate"/>
      </w:r>
      <w:ins w:id="3121" w:author="Nguyen Toan" w:date="2018-05-05T23:08:00Z">
        <w:r w:rsidRPr="0052462E">
          <w:rPr>
            <w:rFonts w:ascii="Times New Roman" w:hAnsi="Times New Roman" w:cs="Times New Roman"/>
            <w:noProof/>
            <w:webHidden/>
            <w:sz w:val="28"/>
            <w:szCs w:val="28"/>
            <w:rPrChange w:id="3122" w:author="Nguyen Toan" w:date="2018-05-05T23:08:00Z">
              <w:rPr>
                <w:noProof/>
                <w:webHidden/>
              </w:rPr>
            </w:rPrChange>
          </w:rPr>
          <w:t>34</w:t>
        </w:r>
        <w:r w:rsidRPr="0052462E">
          <w:rPr>
            <w:rFonts w:ascii="Times New Roman" w:hAnsi="Times New Roman" w:cs="Times New Roman"/>
            <w:noProof/>
            <w:webHidden/>
            <w:sz w:val="28"/>
            <w:szCs w:val="28"/>
            <w:rPrChange w:id="312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24" w:author="Nguyen Toan" w:date="2018-05-05T23:08:00Z">
              <w:rPr>
                <w:rStyle w:val="Hyperlink"/>
                <w:noProof/>
              </w:rPr>
            </w:rPrChange>
          </w:rPr>
          <w:fldChar w:fldCharType="end"/>
        </w:r>
      </w:ins>
    </w:p>
    <w:p w14:paraId="78A3F3A3" w14:textId="77777777" w:rsidR="0052462E" w:rsidRPr="0052462E" w:rsidRDefault="0052462E">
      <w:pPr>
        <w:pStyle w:val="TableofFigures"/>
        <w:tabs>
          <w:tab w:val="right" w:leader="dot" w:pos="9395"/>
        </w:tabs>
        <w:rPr>
          <w:ins w:id="3125" w:author="Nguyen Toan" w:date="2018-05-05T23:08:00Z"/>
          <w:rFonts w:ascii="Times New Roman" w:eastAsiaTheme="minorEastAsia" w:hAnsi="Times New Roman" w:cs="Times New Roman"/>
          <w:noProof/>
          <w:color w:val="auto"/>
          <w:sz w:val="28"/>
          <w:szCs w:val="28"/>
          <w:lang w:val="en-US"/>
          <w:rPrChange w:id="3126" w:author="Nguyen Toan" w:date="2018-05-05T23:08:00Z">
            <w:rPr>
              <w:ins w:id="3127" w:author="Nguyen Toan" w:date="2018-05-05T23:08:00Z"/>
              <w:rFonts w:asciiTheme="minorHAnsi" w:eastAsiaTheme="minorEastAsia" w:hAnsiTheme="minorHAnsi" w:cstheme="minorBidi"/>
              <w:noProof/>
              <w:color w:val="auto"/>
              <w:lang w:val="en-US"/>
            </w:rPr>
          </w:rPrChange>
        </w:rPr>
      </w:pPr>
      <w:ins w:id="3128" w:author="Nguyen Toan" w:date="2018-05-05T23:08:00Z">
        <w:r w:rsidRPr="0052462E">
          <w:rPr>
            <w:rStyle w:val="Hyperlink"/>
            <w:rFonts w:ascii="Times New Roman" w:hAnsi="Times New Roman" w:cs="Times New Roman"/>
            <w:noProof/>
            <w:sz w:val="28"/>
            <w:szCs w:val="28"/>
            <w:rPrChange w:id="312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3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31" w:author="Nguyen Toan" w:date="2018-05-05T23:08:00Z">
              <w:rPr>
                <w:noProof/>
              </w:rPr>
            </w:rPrChange>
          </w:rPr>
          <w:instrText>HYPERLINK \l "_Toc513325045"</w:instrText>
        </w:r>
        <w:r w:rsidRPr="0052462E">
          <w:rPr>
            <w:rStyle w:val="Hyperlink"/>
            <w:rFonts w:ascii="Times New Roman" w:hAnsi="Times New Roman" w:cs="Times New Roman"/>
            <w:noProof/>
            <w:sz w:val="28"/>
            <w:szCs w:val="28"/>
            <w:rPrChange w:id="313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3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34" w:author="Nguyen Toan" w:date="2018-05-05T23:08:00Z">
              <w:rPr>
                <w:rStyle w:val="Hyperlink"/>
                <w:rFonts w:ascii="Times New Roman" w:hAnsi="Times New Roman" w:cs="Times New Roman"/>
                <w:noProof/>
              </w:rPr>
            </w:rPrChange>
          </w:rPr>
          <w:t>Hình 3.12. Biểu đồ lớp AsenAPIDriver</w:t>
        </w:r>
        <w:r w:rsidRPr="0052462E">
          <w:rPr>
            <w:rFonts w:ascii="Times New Roman" w:hAnsi="Times New Roman" w:cs="Times New Roman"/>
            <w:noProof/>
            <w:webHidden/>
            <w:sz w:val="28"/>
            <w:szCs w:val="28"/>
            <w:rPrChange w:id="3135" w:author="Nguyen Toan" w:date="2018-05-05T23:08:00Z">
              <w:rPr>
                <w:noProof/>
                <w:webHidden/>
              </w:rPr>
            </w:rPrChange>
          </w:rPr>
          <w:tab/>
        </w:r>
        <w:r w:rsidRPr="0052462E">
          <w:rPr>
            <w:rFonts w:ascii="Times New Roman" w:hAnsi="Times New Roman" w:cs="Times New Roman"/>
            <w:noProof/>
            <w:webHidden/>
            <w:sz w:val="28"/>
            <w:szCs w:val="28"/>
            <w:rPrChange w:id="3136" w:author="Nguyen Toan" w:date="2018-05-05T23:08:00Z">
              <w:rPr>
                <w:noProof/>
                <w:webHidden/>
              </w:rPr>
            </w:rPrChange>
          </w:rPr>
          <w:fldChar w:fldCharType="begin"/>
        </w:r>
        <w:r w:rsidRPr="0052462E">
          <w:rPr>
            <w:rFonts w:ascii="Times New Roman" w:hAnsi="Times New Roman" w:cs="Times New Roman"/>
            <w:noProof/>
            <w:webHidden/>
            <w:sz w:val="28"/>
            <w:szCs w:val="28"/>
            <w:rPrChange w:id="3137" w:author="Nguyen Toan" w:date="2018-05-05T23:08:00Z">
              <w:rPr>
                <w:noProof/>
                <w:webHidden/>
              </w:rPr>
            </w:rPrChange>
          </w:rPr>
          <w:instrText xml:space="preserve"> PAGEREF _Toc513325045 \h </w:instrText>
        </w:r>
      </w:ins>
      <w:r w:rsidRPr="0052462E">
        <w:rPr>
          <w:rFonts w:ascii="Times New Roman" w:hAnsi="Times New Roman" w:cs="Times New Roman"/>
          <w:noProof/>
          <w:webHidden/>
          <w:sz w:val="28"/>
          <w:szCs w:val="28"/>
          <w:rPrChange w:id="313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39" w:author="Nguyen Toan" w:date="2018-05-05T23:08:00Z">
            <w:rPr>
              <w:noProof/>
              <w:webHidden/>
            </w:rPr>
          </w:rPrChange>
        </w:rPr>
        <w:fldChar w:fldCharType="separate"/>
      </w:r>
      <w:ins w:id="3140" w:author="Nguyen Toan" w:date="2018-05-05T23:08:00Z">
        <w:r w:rsidRPr="0052462E">
          <w:rPr>
            <w:rFonts w:ascii="Times New Roman" w:hAnsi="Times New Roman" w:cs="Times New Roman"/>
            <w:noProof/>
            <w:webHidden/>
            <w:sz w:val="28"/>
            <w:szCs w:val="28"/>
            <w:rPrChange w:id="3141" w:author="Nguyen Toan" w:date="2018-05-05T23:08:00Z">
              <w:rPr>
                <w:noProof/>
                <w:webHidden/>
              </w:rPr>
            </w:rPrChange>
          </w:rPr>
          <w:t>36</w:t>
        </w:r>
        <w:r w:rsidRPr="0052462E">
          <w:rPr>
            <w:rFonts w:ascii="Times New Roman" w:hAnsi="Times New Roman" w:cs="Times New Roman"/>
            <w:noProof/>
            <w:webHidden/>
            <w:sz w:val="28"/>
            <w:szCs w:val="28"/>
            <w:rPrChange w:id="314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43" w:author="Nguyen Toan" w:date="2018-05-05T23:08:00Z">
              <w:rPr>
                <w:rStyle w:val="Hyperlink"/>
                <w:noProof/>
              </w:rPr>
            </w:rPrChange>
          </w:rPr>
          <w:fldChar w:fldCharType="end"/>
        </w:r>
      </w:ins>
    </w:p>
    <w:p w14:paraId="44C6BFE2" w14:textId="77777777" w:rsidR="0052462E" w:rsidRPr="0052462E" w:rsidRDefault="0052462E">
      <w:pPr>
        <w:pStyle w:val="TableofFigures"/>
        <w:tabs>
          <w:tab w:val="right" w:leader="dot" w:pos="9395"/>
        </w:tabs>
        <w:rPr>
          <w:ins w:id="3144" w:author="Nguyen Toan" w:date="2018-05-05T23:08:00Z"/>
          <w:rFonts w:ascii="Times New Roman" w:eastAsiaTheme="minorEastAsia" w:hAnsi="Times New Roman" w:cs="Times New Roman"/>
          <w:noProof/>
          <w:color w:val="auto"/>
          <w:sz w:val="28"/>
          <w:szCs w:val="28"/>
          <w:lang w:val="en-US"/>
          <w:rPrChange w:id="3145" w:author="Nguyen Toan" w:date="2018-05-05T23:08:00Z">
            <w:rPr>
              <w:ins w:id="3146" w:author="Nguyen Toan" w:date="2018-05-05T23:08:00Z"/>
              <w:rFonts w:asciiTheme="minorHAnsi" w:eastAsiaTheme="minorEastAsia" w:hAnsiTheme="minorHAnsi" w:cstheme="minorBidi"/>
              <w:noProof/>
              <w:color w:val="auto"/>
              <w:lang w:val="en-US"/>
            </w:rPr>
          </w:rPrChange>
        </w:rPr>
      </w:pPr>
      <w:ins w:id="3147" w:author="Nguyen Toan" w:date="2018-05-05T23:08:00Z">
        <w:r w:rsidRPr="0052462E">
          <w:rPr>
            <w:rStyle w:val="Hyperlink"/>
            <w:rFonts w:ascii="Times New Roman" w:hAnsi="Times New Roman" w:cs="Times New Roman"/>
            <w:noProof/>
            <w:sz w:val="28"/>
            <w:szCs w:val="28"/>
            <w:rPrChange w:id="314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4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50" w:author="Nguyen Toan" w:date="2018-05-05T23:08:00Z">
              <w:rPr>
                <w:noProof/>
              </w:rPr>
            </w:rPrChange>
          </w:rPr>
          <w:instrText>HYPERLINK \l "_Toc513325046"</w:instrText>
        </w:r>
        <w:r w:rsidRPr="0052462E">
          <w:rPr>
            <w:rStyle w:val="Hyperlink"/>
            <w:rFonts w:ascii="Times New Roman" w:hAnsi="Times New Roman" w:cs="Times New Roman"/>
            <w:noProof/>
            <w:sz w:val="28"/>
            <w:szCs w:val="28"/>
            <w:rPrChange w:id="315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5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53" w:author="Nguyen Toan" w:date="2018-05-05T23:08:00Z">
              <w:rPr>
                <w:rStyle w:val="Hyperlink"/>
                <w:rFonts w:ascii="Times New Roman" w:hAnsi="Times New Roman" w:cs="Times New Roman"/>
                <w:noProof/>
              </w:rPr>
            </w:rPrChange>
          </w:rPr>
          <w:t>Hình 3.13. Ví dụ tệp XML cấu hình ứng dụng MuleESB</w:t>
        </w:r>
        <w:r w:rsidRPr="0052462E">
          <w:rPr>
            <w:rFonts w:ascii="Times New Roman" w:hAnsi="Times New Roman" w:cs="Times New Roman"/>
            <w:noProof/>
            <w:webHidden/>
            <w:sz w:val="28"/>
            <w:szCs w:val="28"/>
            <w:rPrChange w:id="3154" w:author="Nguyen Toan" w:date="2018-05-05T23:08:00Z">
              <w:rPr>
                <w:noProof/>
                <w:webHidden/>
              </w:rPr>
            </w:rPrChange>
          </w:rPr>
          <w:tab/>
        </w:r>
        <w:r w:rsidRPr="0052462E">
          <w:rPr>
            <w:rFonts w:ascii="Times New Roman" w:hAnsi="Times New Roman" w:cs="Times New Roman"/>
            <w:noProof/>
            <w:webHidden/>
            <w:sz w:val="28"/>
            <w:szCs w:val="28"/>
            <w:rPrChange w:id="3155" w:author="Nguyen Toan" w:date="2018-05-05T23:08:00Z">
              <w:rPr>
                <w:noProof/>
                <w:webHidden/>
              </w:rPr>
            </w:rPrChange>
          </w:rPr>
          <w:fldChar w:fldCharType="begin"/>
        </w:r>
        <w:r w:rsidRPr="0052462E">
          <w:rPr>
            <w:rFonts w:ascii="Times New Roman" w:hAnsi="Times New Roman" w:cs="Times New Roman"/>
            <w:noProof/>
            <w:webHidden/>
            <w:sz w:val="28"/>
            <w:szCs w:val="28"/>
            <w:rPrChange w:id="3156" w:author="Nguyen Toan" w:date="2018-05-05T23:08:00Z">
              <w:rPr>
                <w:noProof/>
                <w:webHidden/>
              </w:rPr>
            </w:rPrChange>
          </w:rPr>
          <w:instrText xml:space="preserve"> PAGEREF _Toc513325046 \h </w:instrText>
        </w:r>
      </w:ins>
      <w:r w:rsidRPr="0052462E">
        <w:rPr>
          <w:rFonts w:ascii="Times New Roman" w:hAnsi="Times New Roman" w:cs="Times New Roman"/>
          <w:noProof/>
          <w:webHidden/>
          <w:sz w:val="28"/>
          <w:szCs w:val="28"/>
          <w:rPrChange w:id="315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58" w:author="Nguyen Toan" w:date="2018-05-05T23:08:00Z">
            <w:rPr>
              <w:noProof/>
              <w:webHidden/>
            </w:rPr>
          </w:rPrChange>
        </w:rPr>
        <w:fldChar w:fldCharType="separate"/>
      </w:r>
      <w:ins w:id="3159" w:author="Nguyen Toan" w:date="2018-05-05T23:08:00Z">
        <w:r w:rsidRPr="0052462E">
          <w:rPr>
            <w:rFonts w:ascii="Times New Roman" w:hAnsi="Times New Roman" w:cs="Times New Roman"/>
            <w:noProof/>
            <w:webHidden/>
            <w:sz w:val="28"/>
            <w:szCs w:val="28"/>
            <w:rPrChange w:id="3160" w:author="Nguyen Toan" w:date="2018-05-05T23:08:00Z">
              <w:rPr>
                <w:noProof/>
                <w:webHidden/>
              </w:rPr>
            </w:rPrChange>
          </w:rPr>
          <w:t>36</w:t>
        </w:r>
        <w:r w:rsidRPr="0052462E">
          <w:rPr>
            <w:rFonts w:ascii="Times New Roman" w:hAnsi="Times New Roman" w:cs="Times New Roman"/>
            <w:noProof/>
            <w:webHidden/>
            <w:sz w:val="28"/>
            <w:szCs w:val="28"/>
            <w:rPrChange w:id="316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62" w:author="Nguyen Toan" w:date="2018-05-05T23:08:00Z">
              <w:rPr>
                <w:rStyle w:val="Hyperlink"/>
                <w:noProof/>
              </w:rPr>
            </w:rPrChange>
          </w:rPr>
          <w:fldChar w:fldCharType="end"/>
        </w:r>
      </w:ins>
    </w:p>
    <w:p w14:paraId="17BC0AC2" w14:textId="77777777" w:rsidR="0052462E" w:rsidRPr="0052462E" w:rsidRDefault="0052462E">
      <w:pPr>
        <w:pStyle w:val="TableofFigures"/>
        <w:tabs>
          <w:tab w:val="right" w:leader="dot" w:pos="9395"/>
        </w:tabs>
        <w:rPr>
          <w:ins w:id="3163" w:author="Nguyen Toan" w:date="2018-05-05T23:08:00Z"/>
          <w:rFonts w:ascii="Times New Roman" w:eastAsiaTheme="minorEastAsia" w:hAnsi="Times New Roman" w:cs="Times New Roman"/>
          <w:noProof/>
          <w:color w:val="auto"/>
          <w:sz w:val="28"/>
          <w:szCs w:val="28"/>
          <w:lang w:val="en-US"/>
          <w:rPrChange w:id="3164" w:author="Nguyen Toan" w:date="2018-05-05T23:08:00Z">
            <w:rPr>
              <w:ins w:id="3165" w:author="Nguyen Toan" w:date="2018-05-05T23:08:00Z"/>
              <w:rFonts w:asciiTheme="minorHAnsi" w:eastAsiaTheme="minorEastAsia" w:hAnsiTheme="minorHAnsi" w:cstheme="minorBidi"/>
              <w:noProof/>
              <w:color w:val="auto"/>
              <w:lang w:val="en-US"/>
            </w:rPr>
          </w:rPrChange>
        </w:rPr>
      </w:pPr>
      <w:ins w:id="3166" w:author="Nguyen Toan" w:date="2018-05-05T23:08:00Z">
        <w:r w:rsidRPr="0052462E">
          <w:rPr>
            <w:rStyle w:val="Hyperlink"/>
            <w:rFonts w:ascii="Times New Roman" w:hAnsi="Times New Roman" w:cs="Times New Roman"/>
            <w:noProof/>
            <w:sz w:val="28"/>
            <w:szCs w:val="28"/>
            <w:rPrChange w:id="316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6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69" w:author="Nguyen Toan" w:date="2018-05-05T23:08:00Z">
              <w:rPr>
                <w:noProof/>
              </w:rPr>
            </w:rPrChange>
          </w:rPr>
          <w:instrText>HYPERLINK \l "_Toc513325047"</w:instrText>
        </w:r>
        <w:r w:rsidRPr="0052462E">
          <w:rPr>
            <w:rStyle w:val="Hyperlink"/>
            <w:rFonts w:ascii="Times New Roman" w:hAnsi="Times New Roman" w:cs="Times New Roman"/>
            <w:noProof/>
            <w:sz w:val="28"/>
            <w:szCs w:val="28"/>
            <w:rPrChange w:id="317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7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72" w:author="Nguyen Toan" w:date="2018-05-05T23:08:00Z">
              <w:rPr>
                <w:rStyle w:val="Hyperlink"/>
                <w:rFonts w:ascii="Times New Roman" w:hAnsi="Times New Roman" w:cs="Times New Roman"/>
                <w:noProof/>
              </w:rPr>
            </w:rPrChange>
          </w:rPr>
          <w:t>Hình 3.14. Các nút trong tệp xml</w:t>
        </w:r>
        <w:r w:rsidRPr="0052462E">
          <w:rPr>
            <w:rFonts w:ascii="Times New Roman" w:hAnsi="Times New Roman" w:cs="Times New Roman"/>
            <w:noProof/>
            <w:webHidden/>
            <w:sz w:val="28"/>
            <w:szCs w:val="28"/>
            <w:rPrChange w:id="3173" w:author="Nguyen Toan" w:date="2018-05-05T23:08:00Z">
              <w:rPr>
                <w:noProof/>
                <w:webHidden/>
              </w:rPr>
            </w:rPrChange>
          </w:rPr>
          <w:tab/>
        </w:r>
        <w:r w:rsidRPr="0052462E">
          <w:rPr>
            <w:rFonts w:ascii="Times New Roman" w:hAnsi="Times New Roman" w:cs="Times New Roman"/>
            <w:noProof/>
            <w:webHidden/>
            <w:sz w:val="28"/>
            <w:szCs w:val="28"/>
            <w:rPrChange w:id="3174" w:author="Nguyen Toan" w:date="2018-05-05T23:08:00Z">
              <w:rPr>
                <w:noProof/>
                <w:webHidden/>
              </w:rPr>
            </w:rPrChange>
          </w:rPr>
          <w:fldChar w:fldCharType="begin"/>
        </w:r>
        <w:r w:rsidRPr="0052462E">
          <w:rPr>
            <w:rFonts w:ascii="Times New Roman" w:hAnsi="Times New Roman" w:cs="Times New Roman"/>
            <w:noProof/>
            <w:webHidden/>
            <w:sz w:val="28"/>
            <w:szCs w:val="28"/>
            <w:rPrChange w:id="3175" w:author="Nguyen Toan" w:date="2018-05-05T23:08:00Z">
              <w:rPr>
                <w:noProof/>
                <w:webHidden/>
              </w:rPr>
            </w:rPrChange>
          </w:rPr>
          <w:instrText xml:space="preserve"> PAGEREF _Toc513325047 \h </w:instrText>
        </w:r>
      </w:ins>
      <w:r w:rsidRPr="0052462E">
        <w:rPr>
          <w:rFonts w:ascii="Times New Roman" w:hAnsi="Times New Roman" w:cs="Times New Roman"/>
          <w:noProof/>
          <w:webHidden/>
          <w:sz w:val="28"/>
          <w:szCs w:val="28"/>
          <w:rPrChange w:id="317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77" w:author="Nguyen Toan" w:date="2018-05-05T23:08:00Z">
            <w:rPr>
              <w:noProof/>
              <w:webHidden/>
            </w:rPr>
          </w:rPrChange>
        </w:rPr>
        <w:fldChar w:fldCharType="separate"/>
      </w:r>
      <w:ins w:id="3178" w:author="Nguyen Toan" w:date="2018-05-05T23:08:00Z">
        <w:r w:rsidRPr="0052462E">
          <w:rPr>
            <w:rFonts w:ascii="Times New Roman" w:hAnsi="Times New Roman" w:cs="Times New Roman"/>
            <w:noProof/>
            <w:webHidden/>
            <w:sz w:val="28"/>
            <w:szCs w:val="28"/>
            <w:rPrChange w:id="3179" w:author="Nguyen Toan" w:date="2018-05-05T23:08:00Z">
              <w:rPr>
                <w:noProof/>
                <w:webHidden/>
              </w:rPr>
            </w:rPrChange>
          </w:rPr>
          <w:t>37</w:t>
        </w:r>
        <w:r w:rsidRPr="0052462E">
          <w:rPr>
            <w:rFonts w:ascii="Times New Roman" w:hAnsi="Times New Roman" w:cs="Times New Roman"/>
            <w:noProof/>
            <w:webHidden/>
            <w:sz w:val="28"/>
            <w:szCs w:val="28"/>
            <w:rPrChange w:id="318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81" w:author="Nguyen Toan" w:date="2018-05-05T23:08:00Z">
              <w:rPr>
                <w:rStyle w:val="Hyperlink"/>
                <w:noProof/>
              </w:rPr>
            </w:rPrChange>
          </w:rPr>
          <w:fldChar w:fldCharType="end"/>
        </w:r>
      </w:ins>
    </w:p>
    <w:p w14:paraId="23F57D29" w14:textId="77777777" w:rsidR="0052462E" w:rsidRPr="0052462E" w:rsidRDefault="0052462E">
      <w:pPr>
        <w:pStyle w:val="TableofFigures"/>
        <w:tabs>
          <w:tab w:val="right" w:leader="dot" w:pos="9395"/>
        </w:tabs>
        <w:rPr>
          <w:ins w:id="3182" w:author="Nguyen Toan" w:date="2018-05-05T23:08:00Z"/>
          <w:rFonts w:ascii="Times New Roman" w:eastAsiaTheme="minorEastAsia" w:hAnsi="Times New Roman" w:cs="Times New Roman"/>
          <w:noProof/>
          <w:color w:val="auto"/>
          <w:sz w:val="28"/>
          <w:szCs w:val="28"/>
          <w:lang w:val="en-US"/>
          <w:rPrChange w:id="3183" w:author="Nguyen Toan" w:date="2018-05-05T23:08:00Z">
            <w:rPr>
              <w:ins w:id="3184" w:author="Nguyen Toan" w:date="2018-05-05T23:08:00Z"/>
              <w:rFonts w:asciiTheme="minorHAnsi" w:eastAsiaTheme="minorEastAsia" w:hAnsiTheme="minorHAnsi" w:cstheme="minorBidi"/>
              <w:noProof/>
              <w:color w:val="auto"/>
              <w:lang w:val="en-US"/>
            </w:rPr>
          </w:rPrChange>
        </w:rPr>
      </w:pPr>
      <w:ins w:id="3185" w:author="Nguyen Toan" w:date="2018-05-05T23:08:00Z">
        <w:r w:rsidRPr="0052462E">
          <w:rPr>
            <w:rStyle w:val="Hyperlink"/>
            <w:rFonts w:ascii="Times New Roman" w:hAnsi="Times New Roman" w:cs="Times New Roman"/>
            <w:noProof/>
            <w:sz w:val="28"/>
            <w:szCs w:val="28"/>
            <w:rPrChange w:id="318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8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88" w:author="Nguyen Toan" w:date="2018-05-05T23:08:00Z">
              <w:rPr>
                <w:noProof/>
              </w:rPr>
            </w:rPrChange>
          </w:rPr>
          <w:instrText>HYPERLINK \l "_Toc513325048"</w:instrText>
        </w:r>
        <w:r w:rsidRPr="0052462E">
          <w:rPr>
            <w:rStyle w:val="Hyperlink"/>
            <w:rFonts w:ascii="Times New Roman" w:hAnsi="Times New Roman" w:cs="Times New Roman"/>
            <w:noProof/>
            <w:sz w:val="28"/>
            <w:szCs w:val="28"/>
            <w:rPrChange w:id="318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9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91" w:author="Nguyen Toan" w:date="2018-05-05T23:08:00Z">
              <w:rPr>
                <w:rStyle w:val="Hyperlink"/>
                <w:rFonts w:ascii="Times New Roman" w:hAnsi="Times New Roman" w:cs="Times New Roman"/>
                <w:noProof/>
              </w:rPr>
            </w:rPrChange>
          </w:rPr>
          <w:t xml:space="preserve">Hình 3.15: </w:t>
        </w:r>
        <w:r w:rsidRPr="0052462E">
          <w:rPr>
            <w:rStyle w:val="Hyperlink"/>
            <w:rFonts w:ascii="Times New Roman" w:hAnsi="Times New Roman" w:cs="Times New Roman"/>
            <w:noProof/>
            <w:sz w:val="28"/>
            <w:szCs w:val="28"/>
            <w:lang w:val="vi-VN"/>
            <w:rPrChange w:id="3192" w:author="Nguyen Toan" w:date="2018-05-05T23:08:00Z">
              <w:rPr>
                <w:rStyle w:val="Hyperlink"/>
                <w:rFonts w:ascii="Times New Roman" w:hAnsi="Times New Roman" w:cs="Times New Roman"/>
                <w:noProof/>
                <w:lang w:val="vi-VN"/>
              </w:rPr>
            </w:rPrChange>
          </w:rPr>
          <w:t>Các bước sinh mã kiểm thử tự động</w:t>
        </w:r>
        <w:r w:rsidRPr="0052462E">
          <w:rPr>
            <w:rFonts w:ascii="Times New Roman" w:hAnsi="Times New Roman" w:cs="Times New Roman"/>
            <w:noProof/>
            <w:webHidden/>
            <w:sz w:val="28"/>
            <w:szCs w:val="28"/>
            <w:rPrChange w:id="3193" w:author="Nguyen Toan" w:date="2018-05-05T23:08:00Z">
              <w:rPr>
                <w:noProof/>
                <w:webHidden/>
              </w:rPr>
            </w:rPrChange>
          </w:rPr>
          <w:tab/>
        </w:r>
        <w:r w:rsidRPr="0052462E">
          <w:rPr>
            <w:rFonts w:ascii="Times New Roman" w:hAnsi="Times New Roman" w:cs="Times New Roman"/>
            <w:noProof/>
            <w:webHidden/>
            <w:sz w:val="28"/>
            <w:szCs w:val="28"/>
            <w:rPrChange w:id="3194" w:author="Nguyen Toan" w:date="2018-05-05T23:08:00Z">
              <w:rPr>
                <w:noProof/>
                <w:webHidden/>
              </w:rPr>
            </w:rPrChange>
          </w:rPr>
          <w:fldChar w:fldCharType="begin"/>
        </w:r>
        <w:r w:rsidRPr="0052462E">
          <w:rPr>
            <w:rFonts w:ascii="Times New Roman" w:hAnsi="Times New Roman" w:cs="Times New Roman"/>
            <w:noProof/>
            <w:webHidden/>
            <w:sz w:val="28"/>
            <w:szCs w:val="28"/>
            <w:rPrChange w:id="3195" w:author="Nguyen Toan" w:date="2018-05-05T23:08:00Z">
              <w:rPr>
                <w:noProof/>
                <w:webHidden/>
              </w:rPr>
            </w:rPrChange>
          </w:rPr>
          <w:instrText xml:space="preserve"> PAGEREF _Toc513325048 \h </w:instrText>
        </w:r>
      </w:ins>
      <w:r w:rsidRPr="0052462E">
        <w:rPr>
          <w:rFonts w:ascii="Times New Roman" w:hAnsi="Times New Roman" w:cs="Times New Roman"/>
          <w:noProof/>
          <w:webHidden/>
          <w:sz w:val="28"/>
          <w:szCs w:val="28"/>
          <w:rPrChange w:id="31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97" w:author="Nguyen Toan" w:date="2018-05-05T23:08:00Z">
            <w:rPr>
              <w:noProof/>
              <w:webHidden/>
            </w:rPr>
          </w:rPrChange>
        </w:rPr>
        <w:fldChar w:fldCharType="separate"/>
      </w:r>
      <w:ins w:id="3198" w:author="Nguyen Toan" w:date="2018-05-05T23:08:00Z">
        <w:r w:rsidRPr="0052462E">
          <w:rPr>
            <w:rFonts w:ascii="Times New Roman" w:hAnsi="Times New Roman" w:cs="Times New Roman"/>
            <w:noProof/>
            <w:webHidden/>
            <w:sz w:val="28"/>
            <w:szCs w:val="28"/>
            <w:rPrChange w:id="3199" w:author="Nguyen Toan" w:date="2018-05-05T23:08:00Z">
              <w:rPr>
                <w:noProof/>
                <w:webHidden/>
              </w:rPr>
            </w:rPrChange>
          </w:rPr>
          <w:t>37</w:t>
        </w:r>
        <w:r w:rsidRPr="0052462E">
          <w:rPr>
            <w:rFonts w:ascii="Times New Roman" w:hAnsi="Times New Roman" w:cs="Times New Roman"/>
            <w:noProof/>
            <w:webHidden/>
            <w:sz w:val="28"/>
            <w:szCs w:val="28"/>
            <w:rPrChange w:id="32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01" w:author="Nguyen Toan" w:date="2018-05-05T23:08:00Z">
              <w:rPr>
                <w:rStyle w:val="Hyperlink"/>
                <w:noProof/>
              </w:rPr>
            </w:rPrChange>
          </w:rPr>
          <w:fldChar w:fldCharType="end"/>
        </w:r>
      </w:ins>
    </w:p>
    <w:p w14:paraId="1BCF48B7" w14:textId="77777777" w:rsidR="0052462E" w:rsidRPr="0052462E" w:rsidRDefault="0052462E">
      <w:pPr>
        <w:pStyle w:val="TableofFigures"/>
        <w:tabs>
          <w:tab w:val="right" w:leader="dot" w:pos="9395"/>
        </w:tabs>
        <w:rPr>
          <w:ins w:id="3202" w:author="Nguyen Toan" w:date="2018-05-05T23:08:00Z"/>
          <w:rFonts w:ascii="Times New Roman" w:eastAsiaTheme="minorEastAsia" w:hAnsi="Times New Roman" w:cs="Times New Roman"/>
          <w:noProof/>
          <w:color w:val="auto"/>
          <w:sz w:val="28"/>
          <w:szCs w:val="28"/>
          <w:lang w:val="en-US"/>
          <w:rPrChange w:id="3203" w:author="Nguyen Toan" w:date="2018-05-05T23:08:00Z">
            <w:rPr>
              <w:ins w:id="3204" w:author="Nguyen Toan" w:date="2018-05-05T23:08:00Z"/>
              <w:rFonts w:asciiTheme="minorHAnsi" w:eastAsiaTheme="minorEastAsia" w:hAnsiTheme="minorHAnsi" w:cstheme="minorBidi"/>
              <w:noProof/>
              <w:color w:val="auto"/>
              <w:lang w:val="en-US"/>
            </w:rPr>
          </w:rPrChange>
        </w:rPr>
      </w:pPr>
      <w:ins w:id="3205" w:author="Nguyen Toan" w:date="2018-05-05T23:08:00Z">
        <w:r w:rsidRPr="0052462E">
          <w:rPr>
            <w:rStyle w:val="Hyperlink"/>
            <w:rFonts w:ascii="Times New Roman" w:hAnsi="Times New Roman" w:cs="Times New Roman"/>
            <w:noProof/>
            <w:sz w:val="28"/>
            <w:szCs w:val="28"/>
            <w:rPrChange w:id="32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08" w:author="Nguyen Toan" w:date="2018-05-05T23:08:00Z">
              <w:rPr>
                <w:noProof/>
              </w:rPr>
            </w:rPrChange>
          </w:rPr>
          <w:instrText>HYPERLINK \l "_Toc513325049"</w:instrText>
        </w:r>
        <w:r w:rsidRPr="0052462E">
          <w:rPr>
            <w:rStyle w:val="Hyperlink"/>
            <w:rFonts w:ascii="Times New Roman" w:hAnsi="Times New Roman" w:cs="Times New Roman"/>
            <w:noProof/>
            <w:sz w:val="28"/>
            <w:szCs w:val="28"/>
            <w:rPrChange w:id="32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11" w:author="Nguyen Toan" w:date="2018-05-05T23:08:00Z">
              <w:rPr>
                <w:rStyle w:val="Hyperlink"/>
                <w:rFonts w:ascii="Times New Roman" w:hAnsi="Times New Roman" w:cs="Times New Roman"/>
                <w:noProof/>
              </w:rPr>
            </w:rPrChange>
          </w:rPr>
          <w:t>Hình 3.16: Cấu hình khởi tạo của ứng dụng</w:t>
        </w:r>
        <w:r w:rsidRPr="0052462E">
          <w:rPr>
            <w:rFonts w:ascii="Times New Roman" w:hAnsi="Times New Roman" w:cs="Times New Roman"/>
            <w:noProof/>
            <w:webHidden/>
            <w:sz w:val="28"/>
            <w:szCs w:val="28"/>
            <w:rPrChange w:id="3212" w:author="Nguyen Toan" w:date="2018-05-05T23:08:00Z">
              <w:rPr>
                <w:noProof/>
                <w:webHidden/>
              </w:rPr>
            </w:rPrChange>
          </w:rPr>
          <w:tab/>
        </w:r>
        <w:r w:rsidRPr="0052462E">
          <w:rPr>
            <w:rFonts w:ascii="Times New Roman" w:hAnsi="Times New Roman" w:cs="Times New Roman"/>
            <w:noProof/>
            <w:webHidden/>
            <w:sz w:val="28"/>
            <w:szCs w:val="28"/>
            <w:rPrChange w:id="3213" w:author="Nguyen Toan" w:date="2018-05-05T23:08:00Z">
              <w:rPr>
                <w:noProof/>
                <w:webHidden/>
              </w:rPr>
            </w:rPrChange>
          </w:rPr>
          <w:fldChar w:fldCharType="begin"/>
        </w:r>
        <w:r w:rsidRPr="0052462E">
          <w:rPr>
            <w:rFonts w:ascii="Times New Roman" w:hAnsi="Times New Roman" w:cs="Times New Roman"/>
            <w:noProof/>
            <w:webHidden/>
            <w:sz w:val="28"/>
            <w:szCs w:val="28"/>
            <w:rPrChange w:id="3214" w:author="Nguyen Toan" w:date="2018-05-05T23:08:00Z">
              <w:rPr>
                <w:noProof/>
                <w:webHidden/>
              </w:rPr>
            </w:rPrChange>
          </w:rPr>
          <w:instrText xml:space="preserve"> PAGEREF _Toc513325049 \h </w:instrText>
        </w:r>
      </w:ins>
      <w:r w:rsidRPr="0052462E">
        <w:rPr>
          <w:rFonts w:ascii="Times New Roman" w:hAnsi="Times New Roman" w:cs="Times New Roman"/>
          <w:noProof/>
          <w:webHidden/>
          <w:sz w:val="28"/>
          <w:szCs w:val="28"/>
          <w:rPrChange w:id="32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16" w:author="Nguyen Toan" w:date="2018-05-05T23:08:00Z">
            <w:rPr>
              <w:noProof/>
              <w:webHidden/>
            </w:rPr>
          </w:rPrChange>
        </w:rPr>
        <w:fldChar w:fldCharType="separate"/>
      </w:r>
      <w:ins w:id="3217" w:author="Nguyen Toan" w:date="2018-05-05T23:08:00Z">
        <w:r w:rsidRPr="0052462E">
          <w:rPr>
            <w:rFonts w:ascii="Times New Roman" w:hAnsi="Times New Roman" w:cs="Times New Roman"/>
            <w:noProof/>
            <w:webHidden/>
            <w:sz w:val="28"/>
            <w:szCs w:val="28"/>
            <w:rPrChange w:id="3218" w:author="Nguyen Toan" w:date="2018-05-05T23:08:00Z">
              <w:rPr>
                <w:noProof/>
                <w:webHidden/>
              </w:rPr>
            </w:rPrChange>
          </w:rPr>
          <w:t>38</w:t>
        </w:r>
        <w:r w:rsidRPr="0052462E">
          <w:rPr>
            <w:rFonts w:ascii="Times New Roman" w:hAnsi="Times New Roman" w:cs="Times New Roman"/>
            <w:noProof/>
            <w:webHidden/>
            <w:sz w:val="28"/>
            <w:szCs w:val="28"/>
            <w:rPrChange w:id="32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20" w:author="Nguyen Toan" w:date="2018-05-05T23:08:00Z">
              <w:rPr>
                <w:rStyle w:val="Hyperlink"/>
                <w:noProof/>
              </w:rPr>
            </w:rPrChange>
          </w:rPr>
          <w:fldChar w:fldCharType="end"/>
        </w:r>
      </w:ins>
    </w:p>
    <w:p w14:paraId="7A255E82" w14:textId="77777777" w:rsidR="0052462E" w:rsidRPr="0052462E" w:rsidRDefault="0052462E">
      <w:pPr>
        <w:pStyle w:val="TableofFigures"/>
        <w:tabs>
          <w:tab w:val="right" w:leader="dot" w:pos="9395"/>
        </w:tabs>
        <w:rPr>
          <w:ins w:id="3221" w:author="Nguyen Toan" w:date="2018-05-05T23:08:00Z"/>
          <w:rFonts w:ascii="Times New Roman" w:eastAsiaTheme="minorEastAsia" w:hAnsi="Times New Roman" w:cs="Times New Roman"/>
          <w:noProof/>
          <w:color w:val="auto"/>
          <w:sz w:val="28"/>
          <w:szCs w:val="28"/>
          <w:lang w:val="en-US"/>
          <w:rPrChange w:id="3222" w:author="Nguyen Toan" w:date="2018-05-05T23:08:00Z">
            <w:rPr>
              <w:ins w:id="3223" w:author="Nguyen Toan" w:date="2018-05-05T23:08:00Z"/>
              <w:rFonts w:asciiTheme="minorHAnsi" w:eastAsiaTheme="minorEastAsia" w:hAnsiTheme="minorHAnsi" w:cstheme="minorBidi"/>
              <w:noProof/>
              <w:color w:val="auto"/>
              <w:lang w:val="en-US"/>
            </w:rPr>
          </w:rPrChange>
        </w:rPr>
      </w:pPr>
      <w:ins w:id="3224" w:author="Nguyen Toan" w:date="2018-05-05T23:08:00Z">
        <w:r w:rsidRPr="0052462E">
          <w:rPr>
            <w:rStyle w:val="Hyperlink"/>
            <w:rFonts w:ascii="Times New Roman" w:hAnsi="Times New Roman" w:cs="Times New Roman"/>
            <w:noProof/>
            <w:sz w:val="28"/>
            <w:szCs w:val="28"/>
            <w:rPrChange w:id="32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27" w:author="Nguyen Toan" w:date="2018-05-05T23:08:00Z">
              <w:rPr>
                <w:noProof/>
              </w:rPr>
            </w:rPrChange>
          </w:rPr>
          <w:instrText>HYPERLINK \l "_Toc513325050"</w:instrText>
        </w:r>
        <w:r w:rsidRPr="0052462E">
          <w:rPr>
            <w:rStyle w:val="Hyperlink"/>
            <w:rFonts w:ascii="Times New Roman" w:hAnsi="Times New Roman" w:cs="Times New Roman"/>
            <w:noProof/>
            <w:sz w:val="28"/>
            <w:szCs w:val="28"/>
            <w:rPrChange w:id="32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30" w:author="Nguyen Toan" w:date="2018-05-05T23:08:00Z">
              <w:rPr>
                <w:rStyle w:val="Hyperlink"/>
                <w:rFonts w:ascii="Times New Roman" w:hAnsi="Times New Roman" w:cs="Times New Roman"/>
                <w:noProof/>
              </w:rPr>
            </w:rPrChange>
          </w:rPr>
          <w:t>Hình 3.17: M</w:t>
        </w:r>
        <w:r w:rsidRPr="0052462E">
          <w:rPr>
            <w:rStyle w:val="Hyperlink"/>
            <w:rFonts w:ascii="Times New Roman" w:hAnsi="Times New Roman" w:cs="Times New Roman"/>
            <w:noProof/>
            <w:sz w:val="28"/>
            <w:szCs w:val="28"/>
            <w:lang w:val="vi-VN"/>
            <w:rPrChange w:id="3231" w:author="Nguyen Toan" w:date="2018-05-05T23:08:00Z">
              <w:rPr>
                <w:rStyle w:val="Hyperlink"/>
                <w:rFonts w:ascii="Times New Roman" w:hAnsi="Times New Roman" w:cs="Times New Roman"/>
                <w:noProof/>
                <w:lang w:val="vi-VN"/>
              </w:rPr>
            </w:rPrChange>
          </w:rPr>
          <w:t>ã nguồn kiểm thử bằng phương pháp sinh tự động</w:t>
        </w:r>
        <w:r w:rsidRPr="0052462E">
          <w:rPr>
            <w:rFonts w:ascii="Times New Roman" w:hAnsi="Times New Roman" w:cs="Times New Roman"/>
            <w:noProof/>
            <w:webHidden/>
            <w:sz w:val="28"/>
            <w:szCs w:val="28"/>
            <w:rPrChange w:id="3232" w:author="Nguyen Toan" w:date="2018-05-05T23:08:00Z">
              <w:rPr>
                <w:noProof/>
                <w:webHidden/>
              </w:rPr>
            </w:rPrChange>
          </w:rPr>
          <w:tab/>
        </w:r>
        <w:r w:rsidRPr="0052462E">
          <w:rPr>
            <w:rFonts w:ascii="Times New Roman" w:hAnsi="Times New Roman" w:cs="Times New Roman"/>
            <w:noProof/>
            <w:webHidden/>
            <w:sz w:val="28"/>
            <w:szCs w:val="28"/>
            <w:rPrChange w:id="3233" w:author="Nguyen Toan" w:date="2018-05-05T23:08:00Z">
              <w:rPr>
                <w:noProof/>
                <w:webHidden/>
              </w:rPr>
            </w:rPrChange>
          </w:rPr>
          <w:fldChar w:fldCharType="begin"/>
        </w:r>
        <w:r w:rsidRPr="0052462E">
          <w:rPr>
            <w:rFonts w:ascii="Times New Roman" w:hAnsi="Times New Roman" w:cs="Times New Roman"/>
            <w:noProof/>
            <w:webHidden/>
            <w:sz w:val="28"/>
            <w:szCs w:val="28"/>
            <w:rPrChange w:id="3234" w:author="Nguyen Toan" w:date="2018-05-05T23:08:00Z">
              <w:rPr>
                <w:noProof/>
                <w:webHidden/>
              </w:rPr>
            </w:rPrChange>
          </w:rPr>
          <w:instrText xml:space="preserve"> PAGEREF _Toc513325050 \h </w:instrText>
        </w:r>
      </w:ins>
      <w:r w:rsidRPr="0052462E">
        <w:rPr>
          <w:rFonts w:ascii="Times New Roman" w:hAnsi="Times New Roman" w:cs="Times New Roman"/>
          <w:noProof/>
          <w:webHidden/>
          <w:sz w:val="28"/>
          <w:szCs w:val="28"/>
          <w:rPrChange w:id="323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36" w:author="Nguyen Toan" w:date="2018-05-05T23:08:00Z">
            <w:rPr>
              <w:noProof/>
              <w:webHidden/>
            </w:rPr>
          </w:rPrChange>
        </w:rPr>
        <w:fldChar w:fldCharType="separate"/>
      </w:r>
      <w:ins w:id="3237" w:author="Nguyen Toan" w:date="2018-05-05T23:08:00Z">
        <w:r w:rsidRPr="0052462E">
          <w:rPr>
            <w:rFonts w:ascii="Times New Roman" w:hAnsi="Times New Roman" w:cs="Times New Roman"/>
            <w:noProof/>
            <w:webHidden/>
            <w:sz w:val="28"/>
            <w:szCs w:val="28"/>
            <w:rPrChange w:id="3238" w:author="Nguyen Toan" w:date="2018-05-05T23:08:00Z">
              <w:rPr>
                <w:noProof/>
                <w:webHidden/>
              </w:rPr>
            </w:rPrChange>
          </w:rPr>
          <w:t>39</w:t>
        </w:r>
        <w:r w:rsidRPr="0052462E">
          <w:rPr>
            <w:rFonts w:ascii="Times New Roman" w:hAnsi="Times New Roman" w:cs="Times New Roman"/>
            <w:noProof/>
            <w:webHidden/>
            <w:sz w:val="28"/>
            <w:szCs w:val="28"/>
            <w:rPrChange w:id="323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40" w:author="Nguyen Toan" w:date="2018-05-05T23:08:00Z">
              <w:rPr>
                <w:rStyle w:val="Hyperlink"/>
                <w:noProof/>
              </w:rPr>
            </w:rPrChange>
          </w:rPr>
          <w:fldChar w:fldCharType="end"/>
        </w:r>
      </w:ins>
    </w:p>
    <w:p w14:paraId="06A78CC1" w14:textId="77777777" w:rsidR="0052462E" w:rsidRPr="0052462E" w:rsidRDefault="0052462E">
      <w:pPr>
        <w:pStyle w:val="TableofFigures"/>
        <w:tabs>
          <w:tab w:val="right" w:leader="dot" w:pos="9395"/>
        </w:tabs>
        <w:rPr>
          <w:ins w:id="3241" w:author="Nguyen Toan" w:date="2018-05-05T23:08:00Z"/>
          <w:rFonts w:ascii="Times New Roman" w:eastAsiaTheme="minorEastAsia" w:hAnsi="Times New Roman" w:cs="Times New Roman"/>
          <w:noProof/>
          <w:color w:val="auto"/>
          <w:sz w:val="28"/>
          <w:szCs w:val="28"/>
          <w:lang w:val="en-US"/>
          <w:rPrChange w:id="3242" w:author="Nguyen Toan" w:date="2018-05-05T23:08:00Z">
            <w:rPr>
              <w:ins w:id="3243" w:author="Nguyen Toan" w:date="2018-05-05T23:08:00Z"/>
              <w:rFonts w:asciiTheme="minorHAnsi" w:eastAsiaTheme="minorEastAsia" w:hAnsiTheme="minorHAnsi" w:cstheme="minorBidi"/>
              <w:noProof/>
              <w:color w:val="auto"/>
              <w:lang w:val="en-US"/>
            </w:rPr>
          </w:rPrChange>
        </w:rPr>
      </w:pPr>
      <w:ins w:id="3244" w:author="Nguyen Toan" w:date="2018-05-05T23:08:00Z">
        <w:r w:rsidRPr="0052462E">
          <w:rPr>
            <w:rStyle w:val="Hyperlink"/>
            <w:rFonts w:ascii="Times New Roman" w:hAnsi="Times New Roman" w:cs="Times New Roman"/>
            <w:noProof/>
            <w:sz w:val="28"/>
            <w:szCs w:val="28"/>
            <w:rPrChange w:id="324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4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47" w:author="Nguyen Toan" w:date="2018-05-05T23:08:00Z">
              <w:rPr>
                <w:noProof/>
              </w:rPr>
            </w:rPrChange>
          </w:rPr>
          <w:instrText>HYPERLINK \l "_Toc513325051"</w:instrText>
        </w:r>
        <w:r w:rsidRPr="0052462E">
          <w:rPr>
            <w:rStyle w:val="Hyperlink"/>
            <w:rFonts w:ascii="Times New Roman" w:hAnsi="Times New Roman" w:cs="Times New Roman"/>
            <w:noProof/>
            <w:sz w:val="28"/>
            <w:szCs w:val="28"/>
            <w:rPrChange w:id="324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4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50" w:author="Nguyen Toan" w:date="2018-05-05T23:08:00Z">
              <w:rPr>
                <w:rStyle w:val="Hyperlink"/>
                <w:rFonts w:ascii="Times New Roman" w:hAnsi="Times New Roman" w:cs="Times New Roman"/>
                <w:noProof/>
              </w:rPr>
            </w:rPrChange>
          </w:rPr>
          <w:t>Hình 3.18. Kiểm thử sử dụng JUnit</w:t>
        </w:r>
        <w:r w:rsidRPr="0052462E">
          <w:rPr>
            <w:rFonts w:ascii="Times New Roman" w:hAnsi="Times New Roman" w:cs="Times New Roman"/>
            <w:noProof/>
            <w:webHidden/>
            <w:sz w:val="28"/>
            <w:szCs w:val="28"/>
            <w:rPrChange w:id="3251" w:author="Nguyen Toan" w:date="2018-05-05T23:08:00Z">
              <w:rPr>
                <w:noProof/>
                <w:webHidden/>
              </w:rPr>
            </w:rPrChange>
          </w:rPr>
          <w:tab/>
        </w:r>
        <w:r w:rsidRPr="0052462E">
          <w:rPr>
            <w:rFonts w:ascii="Times New Roman" w:hAnsi="Times New Roman" w:cs="Times New Roman"/>
            <w:noProof/>
            <w:webHidden/>
            <w:sz w:val="28"/>
            <w:szCs w:val="28"/>
            <w:rPrChange w:id="3252" w:author="Nguyen Toan" w:date="2018-05-05T23:08:00Z">
              <w:rPr>
                <w:noProof/>
                <w:webHidden/>
              </w:rPr>
            </w:rPrChange>
          </w:rPr>
          <w:fldChar w:fldCharType="begin"/>
        </w:r>
        <w:r w:rsidRPr="0052462E">
          <w:rPr>
            <w:rFonts w:ascii="Times New Roman" w:hAnsi="Times New Roman" w:cs="Times New Roman"/>
            <w:noProof/>
            <w:webHidden/>
            <w:sz w:val="28"/>
            <w:szCs w:val="28"/>
            <w:rPrChange w:id="3253" w:author="Nguyen Toan" w:date="2018-05-05T23:08:00Z">
              <w:rPr>
                <w:noProof/>
                <w:webHidden/>
              </w:rPr>
            </w:rPrChange>
          </w:rPr>
          <w:instrText xml:space="preserve"> PAGEREF _Toc513325051 \h </w:instrText>
        </w:r>
      </w:ins>
      <w:r w:rsidRPr="0052462E">
        <w:rPr>
          <w:rFonts w:ascii="Times New Roman" w:hAnsi="Times New Roman" w:cs="Times New Roman"/>
          <w:noProof/>
          <w:webHidden/>
          <w:sz w:val="28"/>
          <w:szCs w:val="28"/>
          <w:rPrChange w:id="325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55" w:author="Nguyen Toan" w:date="2018-05-05T23:08:00Z">
            <w:rPr>
              <w:noProof/>
              <w:webHidden/>
            </w:rPr>
          </w:rPrChange>
        </w:rPr>
        <w:fldChar w:fldCharType="separate"/>
      </w:r>
      <w:ins w:id="3256" w:author="Nguyen Toan" w:date="2018-05-05T23:08:00Z">
        <w:r w:rsidRPr="0052462E">
          <w:rPr>
            <w:rFonts w:ascii="Times New Roman" w:hAnsi="Times New Roman" w:cs="Times New Roman"/>
            <w:noProof/>
            <w:webHidden/>
            <w:sz w:val="28"/>
            <w:szCs w:val="28"/>
            <w:rPrChange w:id="3257" w:author="Nguyen Toan" w:date="2018-05-05T23:08:00Z">
              <w:rPr>
                <w:noProof/>
                <w:webHidden/>
              </w:rPr>
            </w:rPrChange>
          </w:rPr>
          <w:t>39</w:t>
        </w:r>
        <w:r w:rsidRPr="0052462E">
          <w:rPr>
            <w:rFonts w:ascii="Times New Roman" w:hAnsi="Times New Roman" w:cs="Times New Roman"/>
            <w:noProof/>
            <w:webHidden/>
            <w:sz w:val="28"/>
            <w:szCs w:val="28"/>
            <w:rPrChange w:id="325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59" w:author="Nguyen Toan" w:date="2018-05-05T23:08:00Z">
              <w:rPr>
                <w:rStyle w:val="Hyperlink"/>
                <w:noProof/>
              </w:rPr>
            </w:rPrChange>
          </w:rPr>
          <w:fldChar w:fldCharType="end"/>
        </w:r>
      </w:ins>
    </w:p>
    <w:p w14:paraId="64CF6E66" w14:textId="77777777" w:rsidR="0052462E" w:rsidRPr="0052462E" w:rsidRDefault="0052462E">
      <w:pPr>
        <w:pStyle w:val="TableofFigures"/>
        <w:tabs>
          <w:tab w:val="right" w:leader="dot" w:pos="9395"/>
        </w:tabs>
        <w:rPr>
          <w:ins w:id="3260" w:author="Nguyen Toan" w:date="2018-05-05T23:08:00Z"/>
          <w:rFonts w:ascii="Times New Roman" w:eastAsiaTheme="minorEastAsia" w:hAnsi="Times New Roman" w:cs="Times New Roman"/>
          <w:noProof/>
          <w:color w:val="auto"/>
          <w:sz w:val="28"/>
          <w:szCs w:val="28"/>
          <w:lang w:val="en-US"/>
          <w:rPrChange w:id="3261" w:author="Nguyen Toan" w:date="2018-05-05T23:08:00Z">
            <w:rPr>
              <w:ins w:id="3262" w:author="Nguyen Toan" w:date="2018-05-05T23:08:00Z"/>
              <w:rFonts w:asciiTheme="minorHAnsi" w:eastAsiaTheme="minorEastAsia" w:hAnsiTheme="minorHAnsi" w:cstheme="minorBidi"/>
              <w:noProof/>
              <w:color w:val="auto"/>
              <w:lang w:val="en-US"/>
            </w:rPr>
          </w:rPrChange>
        </w:rPr>
      </w:pPr>
      <w:ins w:id="3263" w:author="Nguyen Toan" w:date="2018-05-05T23:08:00Z">
        <w:r w:rsidRPr="0052462E">
          <w:rPr>
            <w:rStyle w:val="Hyperlink"/>
            <w:rFonts w:ascii="Times New Roman" w:hAnsi="Times New Roman" w:cs="Times New Roman"/>
            <w:noProof/>
            <w:sz w:val="28"/>
            <w:szCs w:val="28"/>
            <w:rPrChange w:id="326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6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66" w:author="Nguyen Toan" w:date="2018-05-05T23:08:00Z">
              <w:rPr>
                <w:noProof/>
              </w:rPr>
            </w:rPrChange>
          </w:rPr>
          <w:instrText>HYPERLINK \l "_Toc513325052"</w:instrText>
        </w:r>
        <w:r w:rsidRPr="0052462E">
          <w:rPr>
            <w:rStyle w:val="Hyperlink"/>
            <w:rFonts w:ascii="Times New Roman" w:hAnsi="Times New Roman" w:cs="Times New Roman"/>
            <w:noProof/>
            <w:sz w:val="28"/>
            <w:szCs w:val="28"/>
            <w:rPrChange w:id="326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6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69" w:author="Nguyen Toan" w:date="2018-05-05T23:08:00Z">
              <w:rPr>
                <w:rStyle w:val="Hyperlink"/>
                <w:rFonts w:ascii="Times New Roman" w:hAnsi="Times New Roman" w:cs="Times New Roman"/>
                <w:noProof/>
              </w:rPr>
            </w:rPrChange>
          </w:rPr>
          <w:t>Hình 3.19. Kiểm thử MUnit</w:t>
        </w:r>
        <w:r w:rsidRPr="0052462E">
          <w:rPr>
            <w:rFonts w:ascii="Times New Roman" w:hAnsi="Times New Roman" w:cs="Times New Roman"/>
            <w:noProof/>
            <w:webHidden/>
            <w:sz w:val="28"/>
            <w:szCs w:val="28"/>
            <w:rPrChange w:id="3270" w:author="Nguyen Toan" w:date="2018-05-05T23:08:00Z">
              <w:rPr>
                <w:noProof/>
                <w:webHidden/>
              </w:rPr>
            </w:rPrChange>
          </w:rPr>
          <w:tab/>
        </w:r>
        <w:r w:rsidRPr="0052462E">
          <w:rPr>
            <w:rFonts w:ascii="Times New Roman" w:hAnsi="Times New Roman" w:cs="Times New Roman"/>
            <w:noProof/>
            <w:webHidden/>
            <w:sz w:val="28"/>
            <w:szCs w:val="28"/>
            <w:rPrChange w:id="3271" w:author="Nguyen Toan" w:date="2018-05-05T23:08:00Z">
              <w:rPr>
                <w:noProof/>
                <w:webHidden/>
              </w:rPr>
            </w:rPrChange>
          </w:rPr>
          <w:fldChar w:fldCharType="begin"/>
        </w:r>
        <w:r w:rsidRPr="0052462E">
          <w:rPr>
            <w:rFonts w:ascii="Times New Roman" w:hAnsi="Times New Roman" w:cs="Times New Roman"/>
            <w:noProof/>
            <w:webHidden/>
            <w:sz w:val="28"/>
            <w:szCs w:val="28"/>
            <w:rPrChange w:id="3272" w:author="Nguyen Toan" w:date="2018-05-05T23:08:00Z">
              <w:rPr>
                <w:noProof/>
                <w:webHidden/>
              </w:rPr>
            </w:rPrChange>
          </w:rPr>
          <w:instrText xml:space="preserve"> PAGEREF _Toc513325052 \h </w:instrText>
        </w:r>
      </w:ins>
      <w:r w:rsidRPr="0052462E">
        <w:rPr>
          <w:rFonts w:ascii="Times New Roman" w:hAnsi="Times New Roman" w:cs="Times New Roman"/>
          <w:noProof/>
          <w:webHidden/>
          <w:sz w:val="28"/>
          <w:szCs w:val="28"/>
          <w:rPrChange w:id="327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74" w:author="Nguyen Toan" w:date="2018-05-05T23:08:00Z">
            <w:rPr>
              <w:noProof/>
              <w:webHidden/>
            </w:rPr>
          </w:rPrChange>
        </w:rPr>
        <w:fldChar w:fldCharType="separate"/>
      </w:r>
      <w:ins w:id="3275" w:author="Nguyen Toan" w:date="2018-05-05T23:08:00Z">
        <w:r w:rsidRPr="0052462E">
          <w:rPr>
            <w:rFonts w:ascii="Times New Roman" w:hAnsi="Times New Roman" w:cs="Times New Roman"/>
            <w:noProof/>
            <w:webHidden/>
            <w:sz w:val="28"/>
            <w:szCs w:val="28"/>
            <w:rPrChange w:id="3276" w:author="Nguyen Toan" w:date="2018-05-05T23:08:00Z">
              <w:rPr>
                <w:noProof/>
                <w:webHidden/>
              </w:rPr>
            </w:rPrChange>
          </w:rPr>
          <w:t>40</w:t>
        </w:r>
        <w:r w:rsidRPr="0052462E">
          <w:rPr>
            <w:rFonts w:ascii="Times New Roman" w:hAnsi="Times New Roman" w:cs="Times New Roman"/>
            <w:noProof/>
            <w:webHidden/>
            <w:sz w:val="28"/>
            <w:szCs w:val="28"/>
            <w:rPrChange w:id="327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78" w:author="Nguyen Toan" w:date="2018-05-05T23:08:00Z">
              <w:rPr>
                <w:rStyle w:val="Hyperlink"/>
                <w:noProof/>
              </w:rPr>
            </w:rPrChange>
          </w:rPr>
          <w:fldChar w:fldCharType="end"/>
        </w:r>
      </w:ins>
    </w:p>
    <w:p w14:paraId="04CB384B" w14:textId="77777777" w:rsidR="0052462E" w:rsidRPr="0052462E" w:rsidRDefault="0052462E">
      <w:pPr>
        <w:pStyle w:val="TableofFigures"/>
        <w:tabs>
          <w:tab w:val="right" w:leader="dot" w:pos="9395"/>
        </w:tabs>
        <w:rPr>
          <w:ins w:id="3279" w:author="Nguyen Toan" w:date="2018-05-05T23:08:00Z"/>
          <w:rFonts w:ascii="Times New Roman" w:eastAsiaTheme="minorEastAsia" w:hAnsi="Times New Roman" w:cs="Times New Roman"/>
          <w:noProof/>
          <w:color w:val="auto"/>
          <w:sz w:val="28"/>
          <w:szCs w:val="28"/>
          <w:lang w:val="en-US"/>
          <w:rPrChange w:id="3280" w:author="Nguyen Toan" w:date="2018-05-05T23:08:00Z">
            <w:rPr>
              <w:ins w:id="3281" w:author="Nguyen Toan" w:date="2018-05-05T23:08:00Z"/>
              <w:rFonts w:asciiTheme="minorHAnsi" w:eastAsiaTheme="minorEastAsia" w:hAnsiTheme="minorHAnsi" w:cstheme="minorBidi"/>
              <w:noProof/>
              <w:color w:val="auto"/>
              <w:lang w:val="en-US"/>
            </w:rPr>
          </w:rPrChange>
        </w:rPr>
      </w:pPr>
      <w:ins w:id="3282" w:author="Nguyen Toan" w:date="2018-05-05T23:08:00Z">
        <w:r w:rsidRPr="0052462E">
          <w:rPr>
            <w:rStyle w:val="Hyperlink"/>
            <w:rFonts w:ascii="Times New Roman" w:hAnsi="Times New Roman" w:cs="Times New Roman"/>
            <w:noProof/>
            <w:sz w:val="28"/>
            <w:szCs w:val="28"/>
            <w:rPrChange w:id="328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8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85" w:author="Nguyen Toan" w:date="2018-05-05T23:08:00Z">
              <w:rPr>
                <w:noProof/>
              </w:rPr>
            </w:rPrChange>
          </w:rPr>
          <w:instrText>HYPERLINK \l "_Toc513325053"</w:instrText>
        </w:r>
        <w:r w:rsidRPr="0052462E">
          <w:rPr>
            <w:rStyle w:val="Hyperlink"/>
            <w:rFonts w:ascii="Times New Roman" w:hAnsi="Times New Roman" w:cs="Times New Roman"/>
            <w:noProof/>
            <w:sz w:val="28"/>
            <w:szCs w:val="28"/>
            <w:rPrChange w:id="328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8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88" w:author="Nguyen Toan" w:date="2018-05-05T23:08:00Z">
              <w:rPr>
                <w:rStyle w:val="Hyperlink"/>
                <w:rFonts w:ascii="Times New Roman" w:hAnsi="Times New Roman" w:cs="Times New Roman"/>
                <w:noProof/>
              </w:rPr>
            </w:rPrChange>
          </w:rPr>
          <w:t>Hình 3.20. Ca kiểm thử đầu vào</w:t>
        </w:r>
        <w:r w:rsidRPr="0052462E">
          <w:rPr>
            <w:rFonts w:ascii="Times New Roman" w:hAnsi="Times New Roman" w:cs="Times New Roman"/>
            <w:noProof/>
            <w:webHidden/>
            <w:sz w:val="28"/>
            <w:szCs w:val="28"/>
            <w:rPrChange w:id="3289" w:author="Nguyen Toan" w:date="2018-05-05T23:08:00Z">
              <w:rPr>
                <w:noProof/>
                <w:webHidden/>
              </w:rPr>
            </w:rPrChange>
          </w:rPr>
          <w:tab/>
        </w:r>
        <w:r w:rsidRPr="0052462E">
          <w:rPr>
            <w:rFonts w:ascii="Times New Roman" w:hAnsi="Times New Roman" w:cs="Times New Roman"/>
            <w:noProof/>
            <w:webHidden/>
            <w:sz w:val="28"/>
            <w:szCs w:val="28"/>
            <w:rPrChange w:id="3290" w:author="Nguyen Toan" w:date="2018-05-05T23:08:00Z">
              <w:rPr>
                <w:noProof/>
                <w:webHidden/>
              </w:rPr>
            </w:rPrChange>
          </w:rPr>
          <w:fldChar w:fldCharType="begin"/>
        </w:r>
        <w:r w:rsidRPr="0052462E">
          <w:rPr>
            <w:rFonts w:ascii="Times New Roman" w:hAnsi="Times New Roman" w:cs="Times New Roman"/>
            <w:noProof/>
            <w:webHidden/>
            <w:sz w:val="28"/>
            <w:szCs w:val="28"/>
            <w:rPrChange w:id="3291" w:author="Nguyen Toan" w:date="2018-05-05T23:08:00Z">
              <w:rPr>
                <w:noProof/>
                <w:webHidden/>
              </w:rPr>
            </w:rPrChange>
          </w:rPr>
          <w:instrText xml:space="preserve"> PAGEREF _Toc513325053 \h </w:instrText>
        </w:r>
      </w:ins>
      <w:r w:rsidRPr="0052462E">
        <w:rPr>
          <w:rFonts w:ascii="Times New Roman" w:hAnsi="Times New Roman" w:cs="Times New Roman"/>
          <w:noProof/>
          <w:webHidden/>
          <w:sz w:val="28"/>
          <w:szCs w:val="28"/>
          <w:rPrChange w:id="329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93" w:author="Nguyen Toan" w:date="2018-05-05T23:08:00Z">
            <w:rPr>
              <w:noProof/>
              <w:webHidden/>
            </w:rPr>
          </w:rPrChange>
        </w:rPr>
        <w:fldChar w:fldCharType="separate"/>
      </w:r>
      <w:ins w:id="3294" w:author="Nguyen Toan" w:date="2018-05-05T23:08:00Z">
        <w:r w:rsidRPr="0052462E">
          <w:rPr>
            <w:rFonts w:ascii="Times New Roman" w:hAnsi="Times New Roman" w:cs="Times New Roman"/>
            <w:noProof/>
            <w:webHidden/>
            <w:sz w:val="28"/>
            <w:szCs w:val="28"/>
            <w:rPrChange w:id="3295" w:author="Nguyen Toan" w:date="2018-05-05T23:08:00Z">
              <w:rPr>
                <w:noProof/>
                <w:webHidden/>
              </w:rPr>
            </w:rPrChange>
          </w:rPr>
          <w:t>40</w:t>
        </w:r>
        <w:r w:rsidRPr="0052462E">
          <w:rPr>
            <w:rFonts w:ascii="Times New Roman" w:hAnsi="Times New Roman" w:cs="Times New Roman"/>
            <w:noProof/>
            <w:webHidden/>
            <w:sz w:val="28"/>
            <w:szCs w:val="28"/>
            <w:rPrChange w:id="329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97" w:author="Nguyen Toan" w:date="2018-05-05T23:08:00Z">
              <w:rPr>
                <w:rStyle w:val="Hyperlink"/>
                <w:noProof/>
              </w:rPr>
            </w:rPrChange>
          </w:rPr>
          <w:fldChar w:fldCharType="end"/>
        </w:r>
      </w:ins>
    </w:p>
    <w:p w14:paraId="033B44AE" w14:textId="77777777" w:rsidR="0052462E" w:rsidRPr="0052462E" w:rsidRDefault="0052462E">
      <w:pPr>
        <w:pStyle w:val="TableofFigures"/>
        <w:tabs>
          <w:tab w:val="right" w:leader="dot" w:pos="9395"/>
        </w:tabs>
        <w:rPr>
          <w:ins w:id="3298" w:author="Nguyen Toan" w:date="2018-05-05T23:08:00Z"/>
          <w:rFonts w:ascii="Times New Roman" w:eastAsiaTheme="minorEastAsia" w:hAnsi="Times New Roman" w:cs="Times New Roman"/>
          <w:noProof/>
          <w:color w:val="auto"/>
          <w:sz w:val="28"/>
          <w:szCs w:val="28"/>
          <w:lang w:val="en-US"/>
          <w:rPrChange w:id="3299" w:author="Nguyen Toan" w:date="2018-05-05T23:08:00Z">
            <w:rPr>
              <w:ins w:id="3300" w:author="Nguyen Toan" w:date="2018-05-05T23:08:00Z"/>
              <w:rFonts w:asciiTheme="minorHAnsi" w:eastAsiaTheme="minorEastAsia" w:hAnsiTheme="minorHAnsi" w:cstheme="minorBidi"/>
              <w:noProof/>
              <w:color w:val="auto"/>
              <w:lang w:val="en-US"/>
            </w:rPr>
          </w:rPrChange>
        </w:rPr>
      </w:pPr>
      <w:ins w:id="3301" w:author="Nguyen Toan" w:date="2018-05-05T23:08:00Z">
        <w:r w:rsidRPr="0052462E">
          <w:rPr>
            <w:rStyle w:val="Hyperlink"/>
            <w:rFonts w:ascii="Times New Roman" w:hAnsi="Times New Roman" w:cs="Times New Roman"/>
            <w:noProof/>
            <w:sz w:val="28"/>
            <w:szCs w:val="28"/>
            <w:rPrChange w:id="330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0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04" w:author="Nguyen Toan" w:date="2018-05-05T23:08:00Z">
              <w:rPr>
                <w:noProof/>
              </w:rPr>
            </w:rPrChange>
          </w:rPr>
          <w:instrText>HYPERLINK \l "_Toc513325054"</w:instrText>
        </w:r>
        <w:r w:rsidRPr="0052462E">
          <w:rPr>
            <w:rStyle w:val="Hyperlink"/>
            <w:rFonts w:ascii="Times New Roman" w:hAnsi="Times New Roman" w:cs="Times New Roman"/>
            <w:noProof/>
            <w:sz w:val="28"/>
            <w:szCs w:val="28"/>
            <w:rPrChange w:id="330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0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07" w:author="Nguyen Toan" w:date="2018-05-05T23:08:00Z">
              <w:rPr>
                <w:rStyle w:val="Hyperlink"/>
                <w:rFonts w:ascii="Times New Roman" w:hAnsi="Times New Roman" w:cs="Times New Roman"/>
                <w:noProof/>
              </w:rPr>
            </w:rPrChange>
          </w:rPr>
          <w:t>Hình 3.21. Mã nguồn kiểm thử được tự động sinh ra từ công cụ AsenAPIDriver</w:t>
        </w:r>
        <w:r w:rsidRPr="0052462E">
          <w:rPr>
            <w:rFonts w:ascii="Times New Roman" w:hAnsi="Times New Roman" w:cs="Times New Roman"/>
            <w:noProof/>
            <w:webHidden/>
            <w:sz w:val="28"/>
            <w:szCs w:val="28"/>
            <w:rPrChange w:id="3308" w:author="Nguyen Toan" w:date="2018-05-05T23:08:00Z">
              <w:rPr>
                <w:noProof/>
                <w:webHidden/>
              </w:rPr>
            </w:rPrChange>
          </w:rPr>
          <w:tab/>
        </w:r>
        <w:r w:rsidRPr="0052462E">
          <w:rPr>
            <w:rFonts w:ascii="Times New Roman" w:hAnsi="Times New Roman" w:cs="Times New Roman"/>
            <w:noProof/>
            <w:webHidden/>
            <w:sz w:val="28"/>
            <w:szCs w:val="28"/>
            <w:rPrChange w:id="3309" w:author="Nguyen Toan" w:date="2018-05-05T23:08:00Z">
              <w:rPr>
                <w:noProof/>
                <w:webHidden/>
              </w:rPr>
            </w:rPrChange>
          </w:rPr>
          <w:fldChar w:fldCharType="begin"/>
        </w:r>
        <w:r w:rsidRPr="0052462E">
          <w:rPr>
            <w:rFonts w:ascii="Times New Roman" w:hAnsi="Times New Roman" w:cs="Times New Roman"/>
            <w:noProof/>
            <w:webHidden/>
            <w:sz w:val="28"/>
            <w:szCs w:val="28"/>
            <w:rPrChange w:id="3310" w:author="Nguyen Toan" w:date="2018-05-05T23:08:00Z">
              <w:rPr>
                <w:noProof/>
                <w:webHidden/>
              </w:rPr>
            </w:rPrChange>
          </w:rPr>
          <w:instrText xml:space="preserve"> PAGEREF _Toc513325054 \h </w:instrText>
        </w:r>
      </w:ins>
      <w:r w:rsidRPr="0052462E">
        <w:rPr>
          <w:rFonts w:ascii="Times New Roman" w:hAnsi="Times New Roman" w:cs="Times New Roman"/>
          <w:noProof/>
          <w:webHidden/>
          <w:sz w:val="28"/>
          <w:szCs w:val="28"/>
          <w:rPrChange w:id="331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12" w:author="Nguyen Toan" w:date="2018-05-05T23:08:00Z">
            <w:rPr>
              <w:noProof/>
              <w:webHidden/>
            </w:rPr>
          </w:rPrChange>
        </w:rPr>
        <w:fldChar w:fldCharType="separate"/>
      </w:r>
      <w:ins w:id="3313" w:author="Nguyen Toan" w:date="2018-05-05T23:08:00Z">
        <w:r w:rsidRPr="0052462E">
          <w:rPr>
            <w:rFonts w:ascii="Times New Roman" w:hAnsi="Times New Roman" w:cs="Times New Roman"/>
            <w:noProof/>
            <w:webHidden/>
            <w:sz w:val="28"/>
            <w:szCs w:val="28"/>
            <w:rPrChange w:id="3314" w:author="Nguyen Toan" w:date="2018-05-05T23:08:00Z">
              <w:rPr>
                <w:noProof/>
                <w:webHidden/>
              </w:rPr>
            </w:rPrChange>
          </w:rPr>
          <w:t>41</w:t>
        </w:r>
        <w:r w:rsidRPr="0052462E">
          <w:rPr>
            <w:rFonts w:ascii="Times New Roman" w:hAnsi="Times New Roman" w:cs="Times New Roman"/>
            <w:noProof/>
            <w:webHidden/>
            <w:sz w:val="28"/>
            <w:szCs w:val="28"/>
            <w:rPrChange w:id="331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16" w:author="Nguyen Toan" w:date="2018-05-05T23:08:00Z">
              <w:rPr>
                <w:rStyle w:val="Hyperlink"/>
                <w:noProof/>
              </w:rPr>
            </w:rPrChange>
          </w:rPr>
          <w:fldChar w:fldCharType="end"/>
        </w:r>
      </w:ins>
    </w:p>
    <w:p w14:paraId="13C679DE" w14:textId="77777777" w:rsidR="0052462E" w:rsidRPr="0052462E" w:rsidRDefault="0052462E">
      <w:pPr>
        <w:pStyle w:val="TableofFigures"/>
        <w:tabs>
          <w:tab w:val="right" w:leader="dot" w:pos="9395"/>
        </w:tabs>
        <w:rPr>
          <w:ins w:id="3317" w:author="Nguyen Toan" w:date="2018-05-05T23:08:00Z"/>
          <w:rFonts w:ascii="Times New Roman" w:eastAsiaTheme="minorEastAsia" w:hAnsi="Times New Roman" w:cs="Times New Roman"/>
          <w:noProof/>
          <w:color w:val="auto"/>
          <w:sz w:val="28"/>
          <w:szCs w:val="28"/>
          <w:lang w:val="en-US"/>
          <w:rPrChange w:id="3318" w:author="Nguyen Toan" w:date="2018-05-05T23:08:00Z">
            <w:rPr>
              <w:ins w:id="3319" w:author="Nguyen Toan" w:date="2018-05-05T23:08:00Z"/>
              <w:rFonts w:asciiTheme="minorHAnsi" w:eastAsiaTheme="minorEastAsia" w:hAnsiTheme="minorHAnsi" w:cstheme="minorBidi"/>
              <w:noProof/>
              <w:color w:val="auto"/>
              <w:lang w:val="en-US"/>
            </w:rPr>
          </w:rPrChange>
        </w:rPr>
      </w:pPr>
      <w:ins w:id="3320" w:author="Nguyen Toan" w:date="2018-05-05T23:08:00Z">
        <w:r w:rsidRPr="0052462E">
          <w:rPr>
            <w:rStyle w:val="Hyperlink"/>
            <w:rFonts w:ascii="Times New Roman" w:hAnsi="Times New Roman" w:cs="Times New Roman"/>
            <w:noProof/>
            <w:sz w:val="28"/>
            <w:szCs w:val="28"/>
            <w:rPrChange w:id="332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2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23" w:author="Nguyen Toan" w:date="2018-05-05T23:08:00Z">
              <w:rPr>
                <w:noProof/>
              </w:rPr>
            </w:rPrChange>
          </w:rPr>
          <w:instrText>HYPERLINK \l "_Toc513325055"</w:instrText>
        </w:r>
        <w:r w:rsidRPr="0052462E">
          <w:rPr>
            <w:rStyle w:val="Hyperlink"/>
            <w:rFonts w:ascii="Times New Roman" w:hAnsi="Times New Roman" w:cs="Times New Roman"/>
            <w:noProof/>
            <w:sz w:val="28"/>
            <w:szCs w:val="28"/>
            <w:rPrChange w:id="332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2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26" w:author="Nguyen Toan" w:date="2018-05-05T23:08:00Z">
              <w:rPr>
                <w:rStyle w:val="Hyperlink"/>
                <w:rFonts w:ascii="Times New Roman" w:hAnsi="Times New Roman" w:cs="Times New Roman"/>
                <w:noProof/>
              </w:rPr>
            </w:rPrChange>
          </w:rPr>
          <w:t xml:space="preserve">Hình 3.22. Chèn các ký pháp </w:t>
        </w:r>
        <w:r w:rsidRPr="0052462E">
          <w:rPr>
            <w:rStyle w:val="Hyperlink"/>
            <w:rFonts w:ascii="Times New Roman" w:hAnsi="Times New Roman" w:cs="Times New Roman"/>
            <w:noProof/>
            <w:sz w:val="28"/>
            <w:szCs w:val="28"/>
            <w:lang w:val="en-US"/>
            <w:rPrChange w:id="3327" w:author="Nguyen Toan" w:date="2018-05-05T23:08:00Z">
              <w:rPr>
                <w:rStyle w:val="Hyperlink"/>
                <w:rFonts w:ascii="Times New Roman" w:hAnsi="Times New Roman" w:cs="Times New Roman"/>
                <w:noProof/>
                <w:lang w:val="en-US"/>
              </w:rPr>
            </w:rPrChange>
          </w:rPr>
          <w:t xml:space="preserve">JUnit </w:t>
        </w:r>
        <w:r w:rsidRPr="0052462E">
          <w:rPr>
            <w:rStyle w:val="Hyperlink"/>
            <w:rFonts w:ascii="Times New Roman" w:hAnsi="Times New Roman" w:cs="Times New Roman"/>
            <w:noProof/>
            <w:sz w:val="28"/>
            <w:szCs w:val="28"/>
            <w:rPrChange w:id="3328" w:author="Nguyen Toan" w:date="2018-05-05T23:08:00Z">
              <w:rPr>
                <w:rStyle w:val="Hyperlink"/>
                <w:rFonts w:ascii="Times New Roman" w:hAnsi="Times New Roman" w:cs="Times New Roman"/>
                <w:noProof/>
              </w:rPr>
            </w:rPrChange>
          </w:rPr>
          <w:t>trong mã nguồn kiểm th</w:t>
        </w:r>
        <w:r w:rsidRPr="0052462E">
          <w:rPr>
            <w:rStyle w:val="Hyperlink"/>
            <w:rFonts w:ascii="Times New Roman" w:hAnsi="Times New Roman" w:cs="Times New Roman"/>
            <w:noProof/>
            <w:sz w:val="28"/>
            <w:szCs w:val="28"/>
            <w:lang w:val="vi-VN"/>
            <w:rPrChange w:id="3329" w:author="Nguyen Toan" w:date="2018-05-05T23:08:00Z">
              <w:rPr>
                <w:rStyle w:val="Hyperlink"/>
                <w:rFonts w:ascii="Times New Roman" w:hAnsi="Times New Roman" w:cs="Times New Roman"/>
                <w:noProof/>
                <w:lang w:val="vi-VN"/>
              </w:rPr>
            </w:rPrChange>
          </w:rPr>
          <w:t>ử</w:t>
        </w:r>
        <w:r w:rsidRPr="0052462E">
          <w:rPr>
            <w:rFonts w:ascii="Times New Roman" w:hAnsi="Times New Roman" w:cs="Times New Roman"/>
            <w:noProof/>
            <w:webHidden/>
            <w:sz w:val="28"/>
            <w:szCs w:val="28"/>
            <w:rPrChange w:id="3330" w:author="Nguyen Toan" w:date="2018-05-05T23:08:00Z">
              <w:rPr>
                <w:noProof/>
                <w:webHidden/>
              </w:rPr>
            </w:rPrChange>
          </w:rPr>
          <w:tab/>
        </w:r>
        <w:r w:rsidRPr="0052462E">
          <w:rPr>
            <w:rFonts w:ascii="Times New Roman" w:hAnsi="Times New Roman" w:cs="Times New Roman"/>
            <w:noProof/>
            <w:webHidden/>
            <w:sz w:val="28"/>
            <w:szCs w:val="28"/>
            <w:rPrChange w:id="3331" w:author="Nguyen Toan" w:date="2018-05-05T23:08:00Z">
              <w:rPr>
                <w:noProof/>
                <w:webHidden/>
              </w:rPr>
            </w:rPrChange>
          </w:rPr>
          <w:fldChar w:fldCharType="begin"/>
        </w:r>
        <w:r w:rsidRPr="0052462E">
          <w:rPr>
            <w:rFonts w:ascii="Times New Roman" w:hAnsi="Times New Roman" w:cs="Times New Roman"/>
            <w:noProof/>
            <w:webHidden/>
            <w:sz w:val="28"/>
            <w:szCs w:val="28"/>
            <w:rPrChange w:id="3332" w:author="Nguyen Toan" w:date="2018-05-05T23:08:00Z">
              <w:rPr>
                <w:noProof/>
                <w:webHidden/>
              </w:rPr>
            </w:rPrChange>
          </w:rPr>
          <w:instrText xml:space="preserve"> PAGEREF _Toc513325055 \h </w:instrText>
        </w:r>
      </w:ins>
      <w:r w:rsidRPr="0052462E">
        <w:rPr>
          <w:rFonts w:ascii="Times New Roman" w:hAnsi="Times New Roman" w:cs="Times New Roman"/>
          <w:noProof/>
          <w:webHidden/>
          <w:sz w:val="28"/>
          <w:szCs w:val="28"/>
          <w:rPrChange w:id="333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34" w:author="Nguyen Toan" w:date="2018-05-05T23:08:00Z">
            <w:rPr>
              <w:noProof/>
              <w:webHidden/>
            </w:rPr>
          </w:rPrChange>
        </w:rPr>
        <w:fldChar w:fldCharType="separate"/>
      </w:r>
      <w:ins w:id="3335" w:author="Nguyen Toan" w:date="2018-05-05T23:08:00Z">
        <w:r w:rsidRPr="0052462E">
          <w:rPr>
            <w:rFonts w:ascii="Times New Roman" w:hAnsi="Times New Roman" w:cs="Times New Roman"/>
            <w:noProof/>
            <w:webHidden/>
            <w:sz w:val="28"/>
            <w:szCs w:val="28"/>
            <w:rPrChange w:id="3336" w:author="Nguyen Toan" w:date="2018-05-05T23:08:00Z">
              <w:rPr>
                <w:noProof/>
                <w:webHidden/>
              </w:rPr>
            </w:rPrChange>
          </w:rPr>
          <w:t>41</w:t>
        </w:r>
        <w:r w:rsidRPr="0052462E">
          <w:rPr>
            <w:rFonts w:ascii="Times New Roman" w:hAnsi="Times New Roman" w:cs="Times New Roman"/>
            <w:noProof/>
            <w:webHidden/>
            <w:sz w:val="28"/>
            <w:szCs w:val="28"/>
            <w:rPrChange w:id="333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38" w:author="Nguyen Toan" w:date="2018-05-05T23:08:00Z">
              <w:rPr>
                <w:rStyle w:val="Hyperlink"/>
                <w:noProof/>
              </w:rPr>
            </w:rPrChange>
          </w:rPr>
          <w:fldChar w:fldCharType="end"/>
        </w:r>
      </w:ins>
    </w:p>
    <w:p w14:paraId="403DE509" w14:textId="77777777" w:rsidR="0052462E" w:rsidRPr="0052462E" w:rsidRDefault="0052462E">
      <w:pPr>
        <w:pStyle w:val="TableofFigures"/>
        <w:tabs>
          <w:tab w:val="right" w:leader="dot" w:pos="9395"/>
        </w:tabs>
        <w:rPr>
          <w:ins w:id="3339" w:author="Nguyen Toan" w:date="2018-05-05T23:08:00Z"/>
          <w:rFonts w:ascii="Times New Roman" w:eastAsiaTheme="minorEastAsia" w:hAnsi="Times New Roman" w:cs="Times New Roman"/>
          <w:noProof/>
          <w:color w:val="auto"/>
          <w:sz w:val="28"/>
          <w:szCs w:val="28"/>
          <w:lang w:val="en-US"/>
          <w:rPrChange w:id="3340" w:author="Nguyen Toan" w:date="2018-05-05T23:08:00Z">
            <w:rPr>
              <w:ins w:id="3341" w:author="Nguyen Toan" w:date="2018-05-05T23:08:00Z"/>
              <w:rFonts w:asciiTheme="minorHAnsi" w:eastAsiaTheme="minorEastAsia" w:hAnsiTheme="minorHAnsi" w:cstheme="minorBidi"/>
              <w:noProof/>
              <w:color w:val="auto"/>
              <w:lang w:val="en-US"/>
            </w:rPr>
          </w:rPrChange>
        </w:rPr>
      </w:pPr>
      <w:ins w:id="3342" w:author="Nguyen Toan" w:date="2018-05-05T23:08:00Z">
        <w:r w:rsidRPr="0052462E">
          <w:rPr>
            <w:rStyle w:val="Hyperlink"/>
            <w:rFonts w:ascii="Times New Roman" w:hAnsi="Times New Roman" w:cs="Times New Roman"/>
            <w:noProof/>
            <w:sz w:val="28"/>
            <w:szCs w:val="28"/>
            <w:rPrChange w:id="3343" w:author="Nguyen Toan" w:date="2018-05-05T23:08:00Z">
              <w:rPr>
                <w:rStyle w:val="Hyperlink"/>
                <w:noProof/>
              </w:rPr>
            </w:rPrChange>
          </w:rPr>
          <w:lastRenderedPageBreak/>
          <w:fldChar w:fldCharType="begin"/>
        </w:r>
        <w:r w:rsidRPr="0052462E">
          <w:rPr>
            <w:rStyle w:val="Hyperlink"/>
            <w:rFonts w:ascii="Times New Roman" w:hAnsi="Times New Roman" w:cs="Times New Roman"/>
            <w:noProof/>
            <w:sz w:val="28"/>
            <w:szCs w:val="28"/>
            <w:rPrChange w:id="334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45" w:author="Nguyen Toan" w:date="2018-05-05T23:08:00Z">
              <w:rPr>
                <w:noProof/>
              </w:rPr>
            </w:rPrChange>
          </w:rPr>
          <w:instrText>HYPERLINK \l "_Toc513325056"</w:instrText>
        </w:r>
        <w:r w:rsidRPr="0052462E">
          <w:rPr>
            <w:rStyle w:val="Hyperlink"/>
            <w:rFonts w:ascii="Times New Roman" w:hAnsi="Times New Roman" w:cs="Times New Roman"/>
            <w:noProof/>
            <w:sz w:val="28"/>
            <w:szCs w:val="28"/>
            <w:rPrChange w:id="334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4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48" w:author="Nguyen Toan" w:date="2018-05-05T23:08:00Z">
              <w:rPr>
                <w:rStyle w:val="Hyperlink"/>
                <w:rFonts w:ascii="Times New Roman" w:hAnsi="Times New Roman" w:cs="Times New Roman"/>
                <w:noProof/>
              </w:rPr>
            </w:rPrChange>
          </w:rPr>
          <w:t>Hình 3.23. Quản lý mã nguồn sử dụng Maven</w:t>
        </w:r>
        <w:r w:rsidRPr="0052462E">
          <w:rPr>
            <w:rFonts w:ascii="Times New Roman" w:hAnsi="Times New Roman" w:cs="Times New Roman"/>
            <w:noProof/>
            <w:webHidden/>
            <w:sz w:val="28"/>
            <w:szCs w:val="28"/>
            <w:rPrChange w:id="3349" w:author="Nguyen Toan" w:date="2018-05-05T23:08:00Z">
              <w:rPr>
                <w:noProof/>
                <w:webHidden/>
              </w:rPr>
            </w:rPrChange>
          </w:rPr>
          <w:tab/>
        </w:r>
        <w:r w:rsidRPr="0052462E">
          <w:rPr>
            <w:rFonts w:ascii="Times New Roman" w:hAnsi="Times New Roman" w:cs="Times New Roman"/>
            <w:noProof/>
            <w:webHidden/>
            <w:sz w:val="28"/>
            <w:szCs w:val="28"/>
            <w:rPrChange w:id="3350" w:author="Nguyen Toan" w:date="2018-05-05T23:08:00Z">
              <w:rPr>
                <w:noProof/>
                <w:webHidden/>
              </w:rPr>
            </w:rPrChange>
          </w:rPr>
          <w:fldChar w:fldCharType="begin"/>
        </w:r>
        <w:r w:rsidRPr="0052462E">
          <w:rPr>
            <w:rFonts w:ascii="Times New Roman" w:hAnsi="Times New Roman" w:cs="Times New Roman"/>
            <w:noProof/>
            <w:webHidden/>
            <w:sz w:val="28"/>
            <w:szCs w:val="28"/>
            <w:rPrChange w:id="3351" w:author="Nguyen Toan" w:date="2018-05-05T23:08:00Z">
              <w:rPr>
                <w:noProof/>
                <w:webHidden/>
              </w:rPr>
            </w:rPrChange>
          </w:rPr>
          <w:instrText xml:space="preserve"> PAGEREF _Toc513325056 \h </w:instrText>
        </w:r>
      </w:ins>
      <w:r w:rsidRPr="0052462E">
        <w:rPr>
          <w:rFonts w:ascii="Times New Roman" w:hAnsi="Times New Roman" w:cs="Times New Roman"/>
          <w:noProof/>
          <w:webHidden/>
          <w:sz w:val="28"/>
          <w:szCs w:val="28"/>
          <w:rPrChange w:id="335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53" w:author="Nguyen Toan" w:date="2018-05-05T23:08:00Z">
            <w:rPr>
              <w:noProof/>
              <w:webHidden/>
            </w:rPr>
          </w:rPrChange>
        </w:rPr>
        <w:fldChar w:fldCharType="separate"/>
      </w:r>
      <w:ins w:id="3354" w:author="Nguyen Toan" w:date="2018-05-05T23:08:00Z">
        <w:r w:rsidRPr="0052462E">
          <w:rPr>
            <w:rFonts w:ascii="Times New Roman" w:hAnsi="Times New Roman" w:cs="Times New Roman"/>
            <w:noProof/>
            <w:webHidden/>
            <w:sz w:val="28"/>
            <w:szCs w:val="28"/>
            <w:rPrChange w:id="3355" w:author="Nguyen Toan" w:date="2018-05-05T23:08:00Z">
              <w:rPr>
                <w:noProof/>
                <w:webHidden/>
              </w:rPr>
            </w:rPrChange>
          </w:rPr>
          <w:t>42</w:t>
        </w:r>
        <w:r w:rsidRPr="0052462E">
          <w:rPr>
            <w:rFonts w:ascii="Times New Roman" w:hAnsi="Times New Roman" w:cs="Times New Roman"/>
            <w:noProof/>
            <w:webHidden/>
            <w:sz w:val="28"/>
            <w:szCs w:val="28"/>
            <w:rPrChange w:id="335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57" w:author="Nguyen Toan" w:date="2018-05-05T23:08:00Z">
              <w:rPr>
                <w:rStyle w:val="Hyperlink"/>
                <w:noProof/>
              </w:rPr>
            </w:rPrChange>
          </w:rPr>
          <w:fldChar w:fldCharType="end"/>
        </w:r>
      </w:ins>
    </w:p>
    <w:p w14:paraId="21885B45" w14:textId="77777777" w:rsidR="0052462E" w:rsidRPr="0052462E" w:rsidRDefault="0052462E">
      <w:pPr>
        <w:pStyle w:val="TableofFigures"/>
        <w:tabs>
          <w:tab w:val="right" w:leader="dot" w:pos="9395"/>
        </w:tabs>
        <w:rPr>
          <w:ins w:id="3358" w:author="Nguyen Toan" w:date="2018-05-05T23:08:00Z"/>
          <w:rFonts w:ascii="Times New Roman" w:eastAsiaTheme="minorEastAsia" w:hAnsi="Times New Roman" w:cs="Times New Roman"/>
          <w:noProof/>
          <w:color w:val="auto"/>
          <w:sz w:val="28"/>
          <w:szCs w:val="28"/>
          <w:lang w:val="en-US"/>
          <w:rPrChange w:id="3359" w:author="Nguyen Toan" w:date="2018-05-05T23:08:00Z">
            <w:rPr>
              <w:ins w:id="3360" w:author="Nguyen Toan" w:date="2018-05-05T23:08:00Z"/>
              <w:rFonts w:asciiTheme="minorHAnsi" w:eastAsiaTheme="minorEastAsia" w:hAnsiTheme="minorHAnsi" w:cstheme="minorBidi"/>
              <w:noProof/>
              <w:color w:val="auto"/>
              <w:lang w:val="en-US"/>
            </w:rPr>
          </w:rPrChange>
        </w:rPr>
      </w:pPr>
      <w:ins w:id="3361" w:author="Nguyen Toan" w:date="2018-05-05T23:08:00Z">
        <w:r w:rsidRPr="0052462E">
          <w:rPr>
            <w:rStyle w:val="Hyperlink"/>
            <w:rFonts w:ascii="Times New Roman" w:hAnsi="Times New Roman" w:cs="Times New Roman"/>
            <w:noProof/>
            <w:sz w:val="28"/>
            <w:szCs w:val="28"/>
            <w:rPrChange w:id="336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6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64" w:author="Nguyen Toan" w:date="2018-05-05T23:08:00Z">
              <w:rPr>
                <w:noProof/>
              </w:rPr>
            </w:rPrChange>
          </w:rPr>
          <w:instrText>HYPERLINK \l "_Toc513325057"</w:instrText>
        </w:r>
        <w:r w:rsidRPr="0052462E">
          <w:rPr>
            <w:rStyle w:val="Hyperlink"/>
            <w:rFonts w:ascii="Times New Roman" w:hAnsi="Times New Roman" w:cs="Times New Roman"/>
            <w:noProof/>
            <w:sz w:val="28"/>
            <w:szCs w:val="28"/>
            <w:rPrChange w:id="336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6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67" w:author="Nguyen Toan" w:date="2018-05-05T23:08:00Z">
              <w:rPr>
                <w:rStyle w:val="Hyperlink"/>
                <w:rFonts w:ascii="Times New Roman" w:hAnsi="Times New Roman" w:cs="Times New Roman"/>
                <w:noProof/>
              </w:rPr>
            </w:rPrChange>
          </w:rPr>
          <w:t>Hình 3.24: Màn hình quản lý của Jenkins</w:t>
        </w:r>
        <w:r w:rsidRPr="0052462E">
          <w:rPr>
            <w:rFonts w:ascii="Times New Roman" w:hAnsi="Times New Roman" w:cs="Times New Roman"/>
            <w:noProof/>
            <w:webHidden/>
            <w:sz w:val="28"/>
            <w:szCs w:val="28"/>
            <w:rPrChange w:id="3368" w:author="Nguyen Toan" w:date="2018-05-05T23:08:00Z">
              <w:rPr>
                <w:noProof/>
                <w:webHidden/>
              </w:rPr>
            </w:rPrChange>
          </w:rPr>
          <w:tab/>
        </w:r>
        <w:r w:rsidRPr="0052462E">
          <w:rPr>
            <w:rFonts w:ascii="Times New Roman" w:hAnsi="Times New Roman" w:cs="Times New Roman"/>
            <w:noProof/>
            <w:webHidden/>
            <w:sz w:val="28"/>
            <w:szCs w:val="28"/>
            <w:rPrChange w:id="3369" w:author="Nguyen Toan" w:date="2018-05-05T23:08:00Z">
              <w:rPr>
                <w:noProof/>
                <w:webHidden/>
              </w:rPr>
            </w:rPrChange>
          </w:rPr>
          <w:fldChar w:fldCharType="begin"/>
        </w:r>
        <w:r w:rsidRPr="0052462E">
          <w:rPr>
            <w:rFonts w:ascii="Times New Roman" w:hAnsi="Times New Roman" w:cs="Times New Roman"/>
            <w:noProof/>
            <w:webHidden/>
            <w:sz w:val="28"/>
            <w:szCs w:val="28"/>
            <w:rPrChange w:id="3370" w:author="Nguyen Toan" w:date="2018-05-05T23:08:00Z">
              <w:rPr>
                <w:noProof/>
                <w:webHidden/>
              </w:rPr>
            </w:rPrChange>
          </w:rPr>
          <w:instrText xml:space="preserve"> PAGEREF _Toc513325057 \h </w:instrText>
        </w:r>
      </w:ins>
      <w:r w:rsidRPr="0052462E">
        <w:rPr>
          <w:rFonts w:ascii="Times New Roman" w:hAnsi="Times New Roman" w:cs="Times New Roman"/>
          <w:noProof/>
          <w:webHidden/>
          <w:sz w:val="28"/>
          <w:szCs w:val="28"/>
          <w:rPrChange w:id="337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72" w:author="Nguyen Toan" w:date="2018-05-05T23:08:00Z">
            <w:rPr>
              <w:noProof/>
              <w:webHidden/>
            </w:rPr>
          </w:rPrChange>
        </w:rPr>
        <w:fldChar w:fldCharType="separate"/>
      </w:r>
      <w:ins w:id="3373" w:author="Nguyen Toan" w:date="2018-05-05T23:08:00Z">
        <w:r w:rsidRPr="0052462E">
          <w:rPr>
            <w:rFonts w:ascii="Times New Roman" w:hAnsi="Times New Roman" w:cs="Times New Roman"/>
            <w:noProof/>
            <w:webHidden/>
            <w:sz w:val="28"/>
            <w:szCs w:val="28"/>
            <w:rPrChange w:id="3374" w:author="Nguyen Toan" w:date="2018-05-05T23:08:00Z">
              <w:rPr>
                <w:noProof/>
                <w:webHidden/>
              </w:rPr>
            </w:rPrChange>
          </w:rPr>
          <w:t>42</w:t>
        </w:r>
        <w:r w:rsidRPr="0052462E">
          <w:rPr>
            <w:rFonts w:ascii="Times New Roman" w:hAnsi="Times New Roman" w:cs="Times New Roman"/>
            <w:noProof/>
            <w:webHidden/>
            <w:sz w:val="28"/>
            <w:szCs w:val="28"/>
            <w:rPrChange w:id="337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76" w:author="Nguyen Toan" w:date="2018-05-05T23:08:00Z">
              <w:rPr>
                <w:rStyle w:val="Hyperlink"/>
                <w:noProof/>
              </w:rPr>
            </w:rPrChange>
          </w:rPr>
          <w:fldChar w:fldCharType="end"/>
        </w:r>
      </w:ins>
    </w:p>
    <w:p w14:paraId="0722271C" w14:textId="77777777" w:rsidR="0052462E" w:rsidRPr="0052462E" w:rsidRDefault="0052462E">
      <w:pPr>
        <w:pStyle w:val="TableofFigures"/>
        <w:tabs>
          <w:tab w:val="right" w:leader="dot" w:pos="9395"/>
        </w:tabs>
        <w:rPr>
          <w:ins w:id="3377" w:author="Nguyen Toan" w:date="2018-05-05T23:08:00Z"/>
          <w:rFonts w:ascii="Times New Roman" w:eastAsiaTheme="minorEastAsia" w:hAnsi="Times New Roman" w:cs="Times New Roman"/>
          <w:noProof/>
          <w:color w:val="auto"/>
          <w:sz w:val="28"/>
          <w:szCs w:val="28"/>
          <w:lang w:val="en-US"/>
          <w:rPrChange w:id="3378" w:author="Nguyen Toan" w:date="2018-05-05T23:08:00Z">
            <w:rPr>
              <w:ins w:id="3379" w:author="Nguyen Toan" w:date="2018-05-05T23:08:00Z"/>
              <w:rFonts w:asciiTheme="minorHAnsi" w:eastAsiaTheme="minorEastAsia" w:hAnsiTheme="minorHAnsi" w:cstheme="minorBidi"/>
              <w:noProof/>
              <w:color w:val="auto"/>
              <w:lang w:val="en-US"/>
            </w:rPr>
          </w:rPrChange>
        </w:rPr>
      </w:pPr>
      <w:ins w:id="3380" w:author="Nguyen Toan" w:date="2018-05-05T23:08:00Z">
        <w:r w:rsidRPr="0052462E">
          <w:rPr>
            <w:rStyle w:val="Hyperlink"/>
            <w:rFonts w:ascii="Times New Roman" w:hAnsi="Times New Roman" w:cs="Times New Roman"/>
            <w:noProof/>
            <w:sz w:val="28"/>
            <w:szCs w:val="28"/>
            <w:rPrChange w:id="338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8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83" w:author="Nguyen Toan" w:date="2018-05-05T23:08:00Z">
              <w:rPr>
                <w:noProof/>
              </w:rPr>
            </w:rPrChange>
          </w:rPr>
          <w:instrText>HYPERLINK \l "_Toc513325058"</w:instrText>
        </w:r>
        <w:r w:rsidRPr="0052462E">
          <w:rPr>
            <w:rStyle w:val="Hyperlink"/>
            <w:rFonts w:ascii="Times New Roman" w:hAnsi="Times New Roman" w:cs="Times New Roman"/>
            <w:noProof/>
            <w:sz w:val="28"/>
            <w:szCs w:val="28"/>
            <w:rPrChange w:id="338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8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86" w:author="Nguyen Toan" w:date="2018-05-05T23:08:00Z">
              <w:rPr>
                <w:rStyle w:val="Hyperlink"/>
                <w:rFonts w:ascii="Times New Roman" w:hAnsi="Times New Roman" w:cs="Times New Roman"/>
                <w:noProof/>
              </w:rPr>
            </w:rPrChange>
          </w:rPr>
          <w:t>Hình 3.25: Tạo một tác vụ trên Jenkins</w:t>
        </w:r>
        <w:r w:rsidRPr="0052462E">
          <w:rPr>
            <w:rFonts w:ascii="Times New Roman" w:hAnsi="Times New Roman" w:cs="Times New Roman"/>
            <w:noProof/>
            <w:webHidden/>
            <w:sz w:val="28"/>
            <w:szCs w:val="28"/>
            <w:rPrChange w:id="3387" w:author="Nguyen Toan" w:date="2018-05-05T23:08:00Z">
              <w:rPr>
                <w:noProof/>
                <w:webHidden/>
              </w:rPr>
            </w:rPrChange>
          </w:rPr>
          <w:tab/>
        </w:r>
        <w:r w:rsidRPr="0052462E">
          <w:rPr>
            <w:rFonts w:ascii="Times New Roman" w:hAnsi="Times New Roman" w:cs="Times New Roman"/>
            <w:noProof/>
            <w:webHidden/>
            <w:sz w:val="28"/>
            <w:szCs w:val="28"/>
            <w:rPrChange w:id="3388" w:author="Nguyen Toan" w:date="2018-05-05T23:08:00Z">
              <w:rPr>
                <w:noProof/>
                <w:webHidden/>
              </w:rPr>
            </w:rPrChange>
          </w:rPr>
          <w:fldChar w:fldCharType="begin"/>
        </w:r>
        <w:r w:rsidRPr="0052462E">
          <w:rPr>
            <w:rFonts w:ascii="Times New Roman" w:hAnsi="Times New Roman" w:cs="Times New Roman"/>
            <w:noProof/>
            <w:webHidden/>
            <w:sz w:val="28"/>
            <w:szCs w:val="28"/>
            <w:rPrChange w:id="3389" w:author="Nguyen Toan" w:date="2018-05-05T23:08:00Z">
              <w:rPr>
                <w:noProof/>
                <w:webHidden/>
              </w:rPr>
            </w:rPrChange>
          </w:rPr>
          <w:instrText xml:space="preserve"> PAGEREF _Toc513325058 \h </w:instrText>
        </w:r>
      </w:ins>
      <w:r w:rsidRPr="0052462E">
        <w:rPr>
          <w:rFonts w:ascii="Times New Roman" w:hAnsi="Times New Roman" w:cs="Times New Roman"/>
          <w:noProof/>
          <w:webHidden/>
          <w:sz w:val="28"/>
          <w:szCs w:val="28"/>
          <w:rPrChange w:id="339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91" w:author="Nguyen Toan" w:date="2018-05-05T23:08:00Z">
            <w:rPr>
              <w:noProof/>
              <w:webHidden/>
            </w:rPr>
          </w:rPrChange>
        </w:rPr>
        <w:fldChar w:fldCharType="separate"/>
      </w:r>
      <w:ins w:id="3392" w:author="Nguyen Toan" w:date="2018-05-05T23:08:00Z">
        <w:r w:rsidRPr="0052462E">
          <w:rPr>
            <w:rFonts w:ascii="Times New Roman" w:hAnsi="Times New Roman" w:cs="Times New Roman"/>
            <w:noProof/>
            <w:webHidden/>
            <w:sz w:val="28"/>
            <w:szCs w:val="28"/>
            <w:rPrChange w:id="3393" w:author="Nguyen Toan" w:date="2018-05-05T23:08:00Z">
              <w:rPr>
                <w:noProof/>
                <w:webHidden/>
              </w:rPr>
            </w:rPrChange>
          </w:rPr>
          <w:t>43</w:t>
        </w:r>
        <w:r w:rsidRPr="0052462E">
          <w:rPr>
            <w:rFonts w:ascii="Times New Roman" w:hAnsi="Times New Roman" w:cs="Times New Roman"/>
            <w:noProof/>
            <w:webHidden/>
            <w:sz w:val="28"/>
            <w:szCs w:val="28"/>
            <w:rPrChange w:id="339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95" w:author="Nguyen Toan" w:date="2018-05-05T23:08:00Z">
              <w:rPr>
                <w:rStyle w:val="Hyperlink"/>
                <w:noProof/>
              </w:rPr>
            </w:rPrChange>
          </w:rPr>
          <w:fldChar w:fldCharType="end"/>
        </w:r>
      </w:ins>
    </w:p>
    <w:p w14:paraId="444303C3" w14:textId="77777777" w:rsidR="0052462E" w:rsidRPr="0052462E" w:rsidRDefault="0052462E">
      <w:pPr>
        <w:pStyle w:val="TableofFigures"/>
        <w:tabs>
          <w:tab w:val="right" w:leader="dot" w:pos="9395"/>
        </w:tabs>
        <w:rPr>
          <w:ins w:id="3396" w:author="Nguyen Toan" w:date="2018-05-05T23:08:00Z"/>
          <w:rFonts w:ascii="Times New Roman" w:eastAsiaTheme="minorEastAsia" w:hAnsi="Times New Roman" w:cs="Times New Roman"/>
          <w:noProof/>
          <w:color w:val="auto"/>
          <w:sz w:val="28"/>
          <w:szCs w:val="28"/>
          <w:lang w:val="en-US"/>
          <w:rPrChange w:id="3397" w:author="Nguyen Toan" w:date="2018-05-05T23:08:00Z">
            <w:rPr>
              <w:ins w:id="3398" w:author="Nguyen Toan" w:date="2018-05-05T23:08:00Z"/>
              <w:rFonts w:asciiTheme="minorHAnsi" w:eastAsiaTheme="minorEastAsia" w:hAnsiTheme="minorHAnsi" w:cstheme="minorBidi"/>
              <w:noProof/>
              <w:color w:val="auto"/>
              <w:lang w:val="en-US"/>
            </w:rPr>
          </w:rPrChange>
        </w:rPr>
      </w:pPr>
      <w:ins w:id="3399" w:author="Nguyen Toan" w:date="2018-05-05T23:08:00Z">
        <w:r w:rsidRPr="0052462E">
          <w:rPr>
            <w:rStyle w:val="Hyperlink"/>
            <w:rFonts w:ascii="Times New Roman" w:hAnsi="Times New Roman" w:cs="Times New Roman"/>
            <w:noProof/>
            <w:sz w:val="28"/>
            <w:szCs w:val="28"/>
            <w:rPrChange w:id="340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0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02" w:author="Nguyen Toan" w:date="2018-05-05T23:08:00Z">
              <w:rPr>
                <w:noProof/>
              </w:rPr>
            </w:rPrChange>
          </w:rPr>
          <w:instrText>HYPERLINK \l "_Toc513325059"</w:instrText>
        </w:r>
        <w:r w:rsidRPr="0052462E">
          <w:rPr>
            <w:rStyle w:val="Hyperlink"/>
            <w:rFonts w:ascii="Times New Roman" w:hAnsi="Times New Roman" w:cs="Times New Roman"/>
            <w:noProof/>
            <w:sz w:val="28"/>
            <w:szCs w:val="28"/>
            <w:rPrChange w:id="340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0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05" w:author="Nguyen Toan" w:date="2018-05-05T23:08:00Z">
              <w:rPr>
                <w:rStyle w:val="Hyperlink"/>
                <w:rFonts w:ascii="Times New Roman" w:hAnsi="Times New Roman" w:cs="Times New Roman"/>
                <w:noProof/>
              </w:rPr>
            </w:rPrChange>
          </w:rPr>
          <w:t>Hình 3.26: Thông tin chi tiết cấu hình tác vụ</w:t>
        </w:r>
        <w:r w:rsidRPr="0052462E">
          <w:rPr>
            <w:rFonts w:ascii="Times New Roman" w:hAnsi="Times New Roman" w:cs="Times New Roman"/>
            <w:noProof/>
            <w:webHidden/>
            <w:sz w:val="28"/>
            <w:szCs w:val="28"/>
            <w:rPrChange w:id="3406" w:author="Nguyen Toan" w:date="2018-05-05T23:08:00Z">
              <w:rPr>
                <w:noProof/>
                <w:webHidden/>
              </w:rPr>
            </w:rPrChange>
          </w:rPr>
          <w:tab/>
        </w:r>
        <w:r w:rsidRPr="0052462E">
          <w:rPr>
            <w:rFonts w:ascii="Times New Roman" w:hAnsi="Times New Roman" w:cs="Times New Roman"/>
            <w:noProof/>
            <w:webHidden/>
            <w:sz w:val="28"/>
            <w:szCs w:val="28"/>
            <w:rPrChange w:id="3407" w:author="Nguyen Toan" w:date="2018-05-05T23:08:00Z">
              <w:rPr>
                <w:noProof/>
                <w:webHidden/>
              </w:rPr>
            </w:rPrChange>
          </w:rPr>
          <w:fldChar w:fldCharType="begin"/>
        </w:r>
        <w:r w:rsidRPr="0052462E">
          <w:rPr>
            <w:rFonts w:ascii="Times New Roman" w:hAnsi="Times New Roman" w:cs="Times New Roman"/>
            <w:noProof/>
            <w:webHidden/>
            <w:sz w:val="28"/>
            <w:szCs w:val="28"/>
            <w:rPrChange w:id="3408" w:author="Nguyen Toan" w:date="2018-05-05T23:08:00Z">
              <w:rPr>
                <w:noProof/>
                <w:webHidden/>
              </w:rPr>
            </w:rPrChange>
          </w:rPr>
          <w:instrText xml:space="preserve"> PAGEREF _Toc513325059 \h </w:instrText>
        </w:r>
      </w:ins>
      <w:r w:rsidRPr="0052462E">
        <w:rPr>
          <w:rFonts w:ascii="Times New Roman" w:hAnsi="Times New Roman" w:cs="Times New Roman"/>
          <w:noProof/>
          <w:webHidden/>
          <w:sz w:val="28"/>
          <w:szCs w:val="28"/>
          <w:rPrChange w:id="340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10" w:author="Nguyen Toan" w:date="2018-05-05T23:08:00Z">
            <w:rPr>
              <w:noProof/>
              <w:webHidden/>
            </w:rPr>
          </w:rPrChange>
        </w:rPr>
        <w:fldChar w:fldCharType="separate"/>
      </w:r>
      <w:ins w:id="3411" w:author="Nguyen Toan" w:date="2018-05-05T23:08:00Z">
        <w:r w:rsidRPr="0052462E">
          <w:rPr>
            <w:rFonts w:ascii="Times New Roman" w:hAnsi="Times New Roman" w:cs="Times New Roman"/>
            <w:noProof/>
            <w:webHidden/>
            <w:sz w:val="28"/>
            <w:szCs w:val="28"/>
            <w:rPrChange w:id="3412" w:author="Nguyen Toan" w:date="2018-05-05T23:08:00Z">
              <w:rPr>
                <w:noProof/>
                <w:webHidden/>
              </w:rPr>
            </w:rPrChange>
          </w:rPr>
          <w:t>43</w:t>
        </w:r>
        <w:r w:rsidRPr="0052462E">
          <w:rPr>
            <w:rFonts w:ascii="Times New Roman" w:hAnsi="Times New Roman" w:cs="Times New Roman"/>
            <w:noProof/>
            <w:webHidden/>
            <w:sz w:val="28"/>
            <w:szCs w:val="28"/>
            <w:rPrChange w:id="341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14" w:author="Nguyen Toan" w:date="2018-05-05T23:08:00Z">
              <w:rPr>
                <w:rStyle w:val="Hyperlink"/>
                <w:noProof/>
              </w:rPr>
            </w:rPrChange>
          </w:rPr>
          <w:fldChar w:fldCharType="end"/>
        </w:r>
      </w:ins>
    </w:p>
    <w:p w14:paraId="59F41838" w14:textId="77777777" w:rsidR="0052462E" w:rsidRPr="0052462E" w:rsidRDefault="0052462E">
      <w:pPr>
        <w:pStyle w:val="TableofFigures"/>
        <w:tabs>
          <w:tab w:val="right" w:leader="dot" w:pos="9395"/>
        </w:tabs>
        <w:rPr>
          <w:ins w:id="3415" w:author="Nguyen Toan" w:date="2018-05-05T23:08:00Z"/>
          <w:rFonts w:ascii="Times New Roman" w:eastAsiaTheme="minorEastAsia" w:hAnsi="Times New Roman" w:cs="Times New Roman"/>
          <w:noProof/>
          <w:color w:val="auto"/>
          <w:sz w:val="28"/>
          <w:szCs w:val="28"/>
          <w:lang w:val="en-US"/>
          <w:rPrChange w:id="3416" w:author="Nguyen Toan" w:date="2018-05-05T23:08:00Z">
            <w:rPr>
              <w:ins w:id="3417" w:author="Nguyen Toan" w:date="2018-05-05T23:08:00Z"/>
              <w:rFonts w:asciiTheme="minorHAnsi" w:eastAsiaTheme="minorEastAsia" w:hAnsiTheme="minorHAnsi" w:cstheme="minorBidi"/>
              <w:noProof/>
              <w:color w:val="auto"/>
              <w:lang w:val="en-US"/>
            </w:rPr>
          </w:rPrChange>
        </w:rPr>
      </w:pPr>
      <w:ins w:id="3418" w:author="Nguyen Toan" w:date="2018-05-05T23:08:00Z">
        <w:r w:rsidRPr="0052462E">
          <w:rPr>
            <w:rStyle w:val="Hyperlink"/>
            <w:rFonts w:ascii="Times New Roman" w:hAnsi="Times New Roman" w:cs="Times New Roman"/>
            <w:noProof/>
            <w:sz w:val="28"/>
            <w:szCs w:val="28"/>
            <w:rPrChange w:id="341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2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21" w:author="Nguyen Toan" w:date="2018-05-05T23:08:00Z">
              <w:rPr>
                <w:noProof/>
              </w:rPr>
            </w:rPrChange>
          </w:rPr>
          <w:instrText>HYPERLINK "D:\\LOANDT\\luanvan\\Loandt_LuanVan.docx" \l "_Toc513325060"</w:instrText>
        </w:r>
        <w:r w:rsidRPr="0052462E">
          <w:rPr>
            <w:rStyle w:val="Hyperlink"/>
            <w:rFonts w:ascii="Times New Roman" w:hAnsi="Times New Roman" w:cs="Times New Roman"/>
            <w:noProof/>
            <w:sz w:val="28"/>
            <w:szCs w:val="28"/>
            <w:rPrChange w:id="342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2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24" w:author="Nguyen Toan" w:date="2018-05-05T23:08:00Z">
              <w:rPr>
                <w:rStyle w:val="Hyperlink"/>
                <w:rFonts w:ascii="Times New Roman" w:hAnsi="Times New Roman" w:cs="Times New Roman"/>
                <w:noProof/>
              </w:rPr>
            </w:rPrChange>
          </w:rPr>
          <w:t>Hình 3.27:</w:t>
        </w:r>
        <w:r w:rsidRPr="0052462E">
          <w:rPr>
            <w:rFonts w:ascii="Times New Roman" w:hAnsi="Times New Roman" w:cs="Times New Roman"/>
            <w:noProof/>
            <w:webHidden/>
            <w:sz w:val="28"/>
            <w:szCs w:val="28"/>
            <w:rPrChange w:id="3425" w:author="Nguyen Toan" w:date="2018-05-05T23:08:00Z">
              <w:rPr>
                <w:noProof/>
                <w:webHidden/>
              </w:rPr>
            </w:rPrChange>
          </w:rPr>
          <w:tab/>
        </w:r>
        <w:r w:rsidRPr="0052462E">
          <w:rPr>
            <w:rFonts w:ascii="Times New Roman" w:hAnsi="Times New Roman" w:cs="Times New Roman"/>
            <w:noProof/>
            <w:webHidden/>
            <w:sz w:val="28"/>
            <w:szCs w:val="28"/>
            <w:rPrChange w:id="3426" w:author="Nguyen Toan" w:date="2018-05-05T23:08:00Z">
              <w:rPr>
                <w:noProof/>
                <w:webHidden/>
              </w:rPr>
            </w:rPrChange>
          </w:rPr>
          <w:fldChar w:fldCharType="begin"/>
        </w:r>
        <w:r w:rsidRPr="0052462E">
          <w:rPr>
            <w:rFonts w:ascii="Times New Roman" w:hAnsi="Times New Roman" w:cs="Times New Roman"/>
            <w:noProof/>
            <w:webHidden/>
            <w:sz w:val="28"/>
            <w:szCs w:val="28"/>
            <w:rPrChange w:id="3427" w:author="Nguyen Toan" w:date="2018-05-05T23:08:00Z">
              <w:rPr>
                <w:noProof/>
                <w:webHidden/>
              </w:rPr>
            </w:rPrChange>
          </w:rPr>
          <w:instrText xml:space="preserve"> PAGEREF _Toc513325060 \h </w:instrText>
        </w:r>
      </w:ins>
      <w:r w:rsidRPr="0052462E">
        <w:rPr>
          <w:rFonts w:ascii="Times New Roman" w:hAnsi="Times New Roman" w:cs="Times New Roman"/>
          <w:noProof/>
          <w:webHidden/>
          <w:sz w:val="28"/>
          <w:szCs w:val="28"/>
          <w:rPrChange w:id="342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29" w:author="Nguyen Toan" w:date="2018-05-05T23:08:00Z">
            <w:rPr>
              <w:noProof/>
              <w:webHidden/>
            </w:rPr>
          </w:rPrChange>
        </w:rPr>
        <w:fldChar w:fldCharType="separate"/>
      </w:r>
      <w:ins w:id="3430" w:author="Nguyen Toan" w:date="2018-05-05T23:08:00Z">
        <w:r w:rsidRPr="0052462E">
          <w:rPr>
            <w:rFonts w:ascii="Times New Roman" w:hAnsi="Times New Roman" w:cs="Times New Roman"/>
            <w:noProof/>
            <w:webHidden/>
            <w:sz w:val="28"/>
            <w:szCs w:val="28"/>
            <w:rPrChange w:id="3431" w:author="Nguyen Toan" w:date="2018-05-05T23:08:00Z">
              <w:rPr>
                <w:noProof/>
                <w:webHidden/>
              </w:rPr>
            </w:rPrChange>
          </w:rPr>
          <w:t>44</w:t>
        </w:r>
        <w:r w:rsidRPr="0052462E">
          <w:rPr>
            <w:rFonts w:ascii="Times New Roman" w:hAnsi="Times New Roman" w:cs="Times New Roman"/>
            <w:noProof/>
            <w:webHidden/>
            <w:sz w:val="28"/>
            <w:szCs w:val="28"/>
            <w:rPrChange w:id="343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33" w:author="Nguyen Toan" w:date="2018-05-05T23:08:00Z">
              <w:rPr>
                <w:rStyle w:val="Hyperlink"/>
                <w:noProof/>
              </w:rPr>
            </w:rPrChange>
          </w:rPr>
          <w:fldChar w:fldCharType="end"/>
        </w:r>
      </w:ins>
    </w:p>
    <w:p w14:paraId="04520805" w14:textId="77777777" w:rsidR="0052462E" w:rsidRPr="0052462E" w:rsidRDefault="0052462E">
      <w:pPr>
        <w:pStyle w:val="TableofFigures"/>
        <w:tabs>
          <w:tab w:val="right" w:leader="dot" w:pos="9395"/>
        </w:tabs>
        <w:rPr>
          <w:ins w:id="3434" w:author="Nguyen Toan" w:date="2018-05-05T23:08:00Z"/>
          <w:rFonts w:ascii="Times New Roman" w:eastAsiaTheme="minorEastAsia" w:hAnsi="Times New Roman" w:cs="Times New Roman"/>
          <w:noProof/>
          <w:color w:val="auto"/>
          <w:sz w:val="28"/>
          <w:szCs w:val="28"/>
          <w:lang w:val="en-US"/>
          <w:rPrChange w:id="3435" w:author="Nguyen Toan" w:date="2018-05-05T23:08:00Z">
            <w:rPr>
              <w:ins w:id="3436" w:author="Nguyen Toan" w:date="2018-05-05T23:08:00Z"/>
              <w:rFonts w:asciiTheme="minorHAnsi" w:eastAsiaTheme="minorEastAsia" w:hAnsiTheme="minorHAnsi" w:cstheme="minorBidi"/>
              <w:noProof/>
              <w:color w:val="auto"/>
              <w:lang w:val="en-US"/>
            </w:rPr>
          </w:rPrChange>
        </w:rPr>
      </w:pPr>
      <w:ins w:id="3437" w:author="Nguyen Toan" w:date="2018-05-05T23:08:00Z">
        <w:r w:rsidRPr="0052462E">
          <w:rPr>
            <w:rStyle w:val="Hyperlink"/>
            <w:rFonts w:ascii="Times New Roman" w:hAnsi="Times New Roman" w:cs="Times New Roman"/>
            <w:noProof/>
            <w:sz w:val="28"/>
            <w:szCs w:val="28"/>
            <w:rPrChange w:id="343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3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40" w:author="Nguyen Toan" w:date="2018-05-05T23:08:00Z">
              <w:rPr>
                <w:noProof/>
              </w:rPr>
            </w:rPrChange>
          </w:rPr>
          <w:instrText>HYPERLINK \l "_Toc513325061"</w:instrText>
        </w:r>
        <w:r w:rsidRPr="0052462E">
          <w:rPr>
            <w:rStyle w:val="Hyperlink"/>
            <w:rFonts w:ascii="Times New Roman" w:hAnsi="Times New Roman" w:cs="Times New Roman"/>
            <w:noProof/>
            <w:sz w:val="28"/>
            <w:szCs w:val="28"/>
            <w:rPrChange w:id="344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4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43" w:author="Nguyen Toan" w:date="2018-05-05T23:08:00Z">
              <w:rPr>
                <w:rStyle w:val="Hyperlink"/>
                <w:rFonts w:ascii="Times New Roman" w:hAnsi="Times New Roman" w:cs="Times New Roman"/>
                <w:noProof/>
              </w:rPr>
            </w:rPrChange>
          </w:rPr>
          <w:t>Hình 3.28: Tùy chọn tác vụ xử lý qua shell</w:t>
        </w:r>
        <w:r w:rsidRPr="0052462E">
          <w:rPr>
            <w:rFonts w:ascii="Times New Roman" w:hAnsi="Times New Roman" w:cs="Times New Roman"/>
            <w:noProof/>
            <w:webHidden/>
            <w:sz w:val="28"/>
            <w:szCs w:val="28"/>
            <w:rPrChange w:id="3444" w:author="Nguyen Toan" w:date="2018-05-05T23:08:00Z">
              <w:rPr>
                <w:noProof/>
                <w:webHidden/>
              </w:rPr>
            </w:rPrChange>
          </w:rPr>
          <w:tab/>
        </w:r>
        <w:r w:rsidRPr="0052462E">
          <w:rPr>
            <w:rFonts w:ascii="Times New Roman" w:hAnsi="Times New Roman" w:cs="Times New Roman"/>
            <w:noProof/>
            <w:webHidden/>
            <w:sz w:val="28"/>
            <w:szCs w:val="28"/>
            <w:rPrChange w:id="3445" w:author="Nguyen Toan" w:date="2018-05-05T23:08:00Z">
              <w:rPr>
                <w:noProof/>
                <w:webHidden/>
              </w:rPr>
            </w:rPrChange>
          </w:rPr>
          <w:fldChar w:fldCharType="begin"/>
        </w:r>
        <w:r w:rsidRPr="0052462E">
          <w:rPr>
            <w:rFonts w:ascii="Times New Roman" w:hAnsi="Times New Roman" w:cs="Times New Roman"/>
            <w:noProof/>
            <w:webHidden/>
            <w:sz w:val="28"/>
            <w:szCs w:val="28"/>
            <w:rPrChange w:id="3446" w:author="Nguyen Toan" w:date="2018-05-05T23:08:00Z">
              <w:rPr>
                <w:noProof/>
                <w:webHidden/>
              </w:rPr>
            </w:rPrChange>
          </w:rPr>
          <w:instrText xml:space="preserve"> PAGEREF _Toc513325061 \h </w:instrText>
        </w:r>
      </w:ins>
      <w:r w:rsidRPr="0052462E">
        <w:rPr>
          <w:rFonts w:ascii="Times New Roman" w:hAnsi="Times New Roman" w:cs="Times New Roman"/>
          <w:noProof/>
          <w:webHidden/>
          <w:sz w:val="28"/>
          <w:szCs w:val="28"/>
          <w:rPrChange w:id="344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48" w:author="Nguyen Toan" w:date="2018-05-05T23:08:00Z">
            <w:rPr>
              <w:noProof/>
              <w:webHidden/>
            </w:rPr>
          </w:rPrChange>
        </w:rPr>
        <w:fldChar w:fldCharType="separate"/>
      </w:r>
      <w:ins w:id="3449" w:author="Nguyen Toan" w:date="2018-05-05T23:08:00Z">
        <w:r w:rsidRPr="0052462E">
          <w:rPr>
            <w:rFonts w:ascii="Times New Roman" w:hAnsi="Times New Roman" w:cs="Times New Roman"/>
            <w:noProof/>
            <w:webHidden/>
            <w:sz w:val="28"/>
            <w:szCs w:val="28"/>
            <w:rPrChange w:id="3450" w:author="Nguyen Toan" w:date="2018-05-05T23:08:00Z">
              <w:rPr>
                <w:noProof/>
                <w:webHidden/>
              </w:rPr>
            </w:rPrChange>
          </w:rPr>
          <w:t>44</w:t>
        </w:r>
        <w:r w:rsidRPr="0052462E">
          <w:rPr>
            <w:rFonts w:ascii="Times New Roman" w:hAnsi="Times New Roman" w:cs="Times New Roman"/>
            <w:noProof/>
            <w:webHidden/>
            <w:sz w:val="28"/>
            <w:szCs w:val="28"/>
            <w:rPrChange w:id="345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52" w:author="Nguyen Toan" w:date="2018-05-05T23:08:00Z">
              <w:rPr>
                <w:rStyle w:val="Hyperlink"/>
                <w:noProof/>
              </w:rPr>
            </w:rPrChange>
          </w:rPr>
          <w:fldChar w:fldCharType="end"/>
        </w:r>
      </w:ins>
    </w:p>
    <w:p w14:paraId="5A0A5BF7" w14:textId="77777777" w:rsidR="0052462E" w:rsidRPr="0052462E" w:rsidRDefault="0052462E">
      <w:pPr>
        <w:pStyle w:val="TableofFigures"/>
        <w:tabs>
          <w:tab w:val="right" w:leader="dot" w:pos="9395"/>
        </w:tabs>
        <w:rPr>
          <w:ins w:id="3453" w:author="Nguyen Toan" w:date="2018-05-05T23:08:00Z"/>
          <w:rFonts w:ascii="Times New Roman" w:eastAsiaTheme="minorEastAsia" w:hAnsi="Times New Roman" w:cs="Times New Roman"/>
          <w:noProof/>
          <w:color w:val="auto"/>
          <w:sz w:val="28"/>
          <w:szCs w:val="28"/>
          <w:lang w:val="en-US"/>
          <w:rPrChange w:id="3454" w:author="Nguyen Toan" w:date="2018-05-05T23:08:00Z">
            <w:rPr>
              <w:ins w:id="3455" w:author="Nguyen Toan" w:date="2018-05-05T23:08:00Z"/>
              <w:rFonts w:asciiTheme="minorHAnsi" w:eastAsiaTheme="minorEastAsia" w:hAnsiTheme="minorHAnsi" w:cstheme="minorBidi"/>
              <w:noProof/>
              <w:color w:val="auto"/>
              <w:lang w:val="en-US"/>
            </w:rPr>
          </w:rPrChange>
        </w:rPr>
      </w:pPr>
      <w:ins w:id="3456" w:author="Nguyen Toan" w:date="2018-05-05T23:08:00Z">
        <w:r w:rsidRPr="0052462E">
          <w:rPr>
            <w:rStyle w:val="Hyperlink"/>
            <w:rFonts w:ascii="Times New Roman" w:hAnsi="Times New Roman" w:cs="Times New Roman"/>
            <w:noProof/>
            <w:sz w:val="28"/>
            <w:szCs w:val="28"/>
            <w:rPrChange w:id="345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5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59" w:author="Nguyen Toan" w:date="2018-05-05T23:08:00Z">
              <w:rPr>
                <w:noProof/>
              </w:rPr>
            </w:rPrChange>
          </w:rPr>
          <w:instrText>HYPERLINK \l "_Toc513325062"</w:instrText>
        </w:r>
        <w:r w:rsidRPr="0052462E">
          <w:rPr>
            <w:rStyle w:val="Hyperlink"/>
            <w:rFonts w:ascii="Times New Roman" w:hAnsi="Times New Roman" w:cs="Times New Roman"/>
            <w:noProof/>
            <w:sz w:val="28"/>
            <w:szCs w:val="28"/>
            <w:rPrChange w:id="346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6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62" w:author="Nguyen Toan" w:date="2018-05-05T23:08:00Z">
              <w:rPr>
                <w:rStyle w:val="Hyperlink"/>
                <w:rFonts w:ascii="Times New Roman" w:hAnsi="Times New Roman" w:cs="Times New Roman"/>
                <w:noProof/>
              </w:rPr>
            </w:rPrChange>
          </w:rPr>
          <w:t>Hình 3.29:Thêm cấu hình gọi AsenAPIDriver</w:t>
        </w:r>
        <w:r w:rsidRPr="0052462E">
          <w:rPr>
            <w:rFonts w:ascii="Times New Roman" w:hAnsi="Times New Roman" w:cs="Times New Roman"/>
            <w:noProof/>
            <w:webHidden/>
            <w:sz w:val="28"/>
            <w:szCs w:val="28"/>
            <w:rPrChange w:id="3463" w:author="Nguyen Toan" w:date="2018-05-05T23:08:00Z">
              <w:rPr>
                <w:noProof/>
                <w:webHidden/>
              </w:rPr>
            </w:rPrChange>
          </w:rPr>
          <w:tab/>
        </w:r>
        <w:r w:rsidRPr="0052462E">
          <w:rPr>
            <w:rFonts w:ascii="Times New Roman" w:hAnsi="Times New Roman" w:cs="Times New Roman"/>
            <w:noProof/>
            <w:webHidden/>
            <w:sz w:val="28"/>
            <w:szCs w:val="28"/>
            <w:rPrChange w:id="3464" w:author="Nguyen Toan" w:date="2018-05-05T23:08:00Z">
              <w:rPr>
                <w:noProof/>
                <w:webHidden/>
              </w:rPr>
            </w:rPrChange>
          </w:rPr>
          <w:fldChar w:fldCharType="begin"/>
        </w:r>
        <w:r w:rsidRPr="0052462E">
          <w:rPr>
            <w:rFonts w:ascii="Times New Roman" w:hAnsi="Times New Roman" w:cs="Times New Roman"/>
            <w:noProof/>
            <w:webHidden/>
            <w:sz w:val="28"/>
            <w:szCs w:val="28"/>
            <w:rPrChange w:id="3465" w:author="Nguyen Toan" w:date="2018-05-05T23:08:00Z">
              <w:rPr>
                <w:noProof/>
                <w:webHidden/>
              </w:rPr>
            </w:rPrChange>
          </w:rPr>
          <w:instrText xml:space="preserve"> PAGEREF _Toc513325062 \h </w:instrText>
        </w:r>
      </w:ins>
      <w:r w:rsidRPr="0052462E">
        <w:rPr>
          <w:rFonts w:ascii="Times New Roman" w:hAnsi="Times New Roman" w:cs="Times New Roman"/>
          <w:noProof/>
          <w:webHidden/>
          <w:sz w:val="28"/>
          <w:szCs w:val="28"/>
          <w:rPrChange w:id="346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67" w:author="Nguyen Toan" w:date="2018-05-05T23:08:00Z">
            <w:rPr>
              <w:noProof/>
              <w:webHidden/>
            </w:rPr>
          </w:rPrChange>
        </w:rPr>
        <w:fldChar w:fldCharType="separate"/>
      </w:r>
      <w:ins w:id="3468" w:author="Nguyen Toan" w:date="2018-05-05T23:08:00Z">
        <w:r w:rsidRPr="0052462E">
          <w:rPr>
            <w:rFonts w:ascii="Times New Roman" w:hAnsi="Times New Roman" w:cs="Times New Roman"/>
            <w:noProof/>
            <w:webHidden/>
            <w:sz w:val="28"/>
            <w:szCs w:val="28"/>
            <w:rPrChange w:id="3469" w:author="Nguyen Toan" w:date="2018-05-05T23:08:00Z">
              <w:rPr>
                <w:noProof/>
                <w:webHidden/>
              </w:rPr>
            </w:rPrChange>
          </w:rPr>
          <w:t>44</w:t>
        </w:r>
        <w:r w:rsidRPr="0052462E">
          <w:rPr>
            <w:rFonts w:ascii="Times New Roman" w:hAnsi="Times New Roman" w:cs="Times New Roman"/>
            <w:noProof/>
            <w:webHidden/>
            <w:sz w:val="28"/>
            <w:szCs w:val="28"/>
            <w:rPrChange w:id="347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71" w:author="Nguyen Toan" w:date="2018-05-05T23:08:00Z">
              <w:rPr>
                <w:rStyle w:val="Hyperlink"/>
                <w:noProof/>
              </w:rPr>
            </w:rPrChange>
          </w:rPr>
          <w:fldChar w:fldCharType="end"/>
        </w:r>
      </w:ins>
    </w:p>
    <w:p w14:paraId="5A76FCC1" w14:textId="77777777" w:rsidR="0052462E" w:rsidRPr="0052462E" w:rsidRDefault="0052462E">
      <w:pPr>
        <w:pStyle w:val="TableofFigures"/>
        <w:tabs>
          <w:tab w:val="right" w:leader="dot" w:pos="9395"/>
        </w:tabs>
        <w:rPr>
          <w:ins w:id="3472" w:author="Nguyen Toan" w:date="2018-05-05T23:08:00Z"/>
          <w:rFonts w:ascii="Times New Roman" w:eastAsiaTheme="minorEastAsia" w:hAnsi="Times New Roman" w:cs="Times New Roman"/>
          <w:noProof/>
          <w:color w:val="auto"/>
          <w:sz w:val="28"/>
          <w:szCs w:val="28"/>
          <w:lang w:val="en-US"/>
          <w:rPrChange w:id="3473" w:author="Nguyen Toan" w:date="2018-05-05T23:08:00Z">
            <w:rPr>
              <w:ins w:id="3474" w:author="Nguyen Toan" w:date="2018-05-05T23:08:00Z"/>
              <w:rFonts w:asciiTheme="minorHAnsi" w:eastAsiaTheme="minorEastAsia" w:hAnsiTheme="minorHAnsi" w:cstheme="minorBidi"/>
              <w:noProof/>
              <w:color w:val="auto"/>
              <w:lang w:val="en-US"/>
            </w:rPr>
          </w:rPrChange>
        </w:rPr>
      </w:pPr>
      <w:ins w:id="3475" w:author="Nguyen Toan" w:date="2018-05-05T23:08:00Z">
        <w:r w:rsidRPr="0052462E">
          <w:rPr>
            <w:rStyle w:val="Hyperlink"/>
            <w:rFonts w:ascii="Times New Roman" w:hAnsi="Times New Roman" w:cs="Times New Roman"/>
            <w:noProof/>
            <w:sz w:val="28"/>
            <w:szCs w:val="28"/>
            <w:rPrChange w:id="347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7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78" w:author="Nguyen Toan" w:date="2018-05-05T23:08:00Z">
              <w:rPr>
                <w:noProof/>
              </w:rPr>
            </w:rPrChange>
          </w:rPr>
          <w:instrText>HYPERLINK \l "_Toc513325063"</w:instrText>
        </w:r>
        <w:r w:rsidRPr="0052462E">
          <w:rPr>
            <w:rStyle w:val="Hyperlink"/>
            <w:rFonts w:ascii="Times New Roman" w:hAnsi="Times New Roman" w:cs="Times New Roman"/>
            <w:noProof/>
            <w:sz w:val="28"/>
            <w:szCs w:val="28"/>
            <w:rPrChange w:id="347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80"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lang w:val="en-US"/>
            <w:rPrChange w:id="3481" w:author="Nguyen Toan" w:date="2018-05-05T23:08:00Z">
              <w:rPr>
                <w:rStyle w:val="Hyperlink"/>
                <w:rFonts w:ascii="Times New Roman" w:eastAsia="Times New Roman" w:hAnsi="Times New Roman" w:cs="Times New Roman"/>
                <w:noProof/>
                <w:lang w:val="en-US"/>
              </w:rPr>
            </w:rPrChange>
          </w:rPr>
          <w:t>Hình 3.30: Quá trình chạy tác vụ</w:t>
        </w:r>
        <w:r w:rsidRPr="0052462E">
          <w:rPr>
            <w:rFonts w:ascii="Times New Roman" w:hAnsi="Times New Roman" w:cs="Times New Roman"/>
            <w:noProof/>
            <w:webHidden/>
            <w:sz w:val="28"/>
            <w:szCs w:val="28"/>
            <w:rPrChange w:id="3482" w:author="Nguyen Toan" w:date="2018-05-05T23:08:00Z">
              <w:rPr>
                <w:noProof/>
                <w:webHidden/>
              </w:rPr>
            </w:rPrChange>
          </w:rPr>
          <w:tab/>
        </w:r>
        <w:r w:rsidRPr="0052462E">
          <w:rPr>
            <w:rFonts w:ascii="Times New Roman" w:hAnsi="Times New Roman" w:cs="Times New Roman"/>
            <w:noProof/>
            <w:webHidden/>
            <w:sz w:val="28"/>
            <w:szCs w:val="28"/>
            <w:rPrChange w:id="3483" w:author="Nguyen Toan" w:date="2018-05-05T23:08:00Z">
              <w:rPr>
                <w:noProof/>
                <w:webHidden/>
              </w:rPr>
            </w:rPrChange>
          </w:rPr>
          <w:fldChar w:fldCharType="begin"/>
        </w:r>
        <w:r w:rsidRPr="0052462E">
          <w:rPr>
            <w:rFonts w:ascii="Times New Roman" w:hAnsi="Times New Roman" w:cs="Times New Roman"/>
            <w:noProof/>
            <w:webHidden/>
            <w:sz w:val="28"/>
            <w:szCs w:val="28"/>
            <w:rPrChange w:id="3484" w:author="Nguyen Toan" w:date="2018-05-05T23:08:00Z">
              <w:rPr>
                <w:noProof/>
                <w:webHidden/>
              </w:rPr>
            </w:rPrChange>
          </w:rPr>
          <w:instrText xml:space="preserve"> PAGEREF _Toc513325063 \h </w:instrText>
        </w:r>
      </w:ins>
      <w:r w:rsidRPr="0052462E">
        <w:rPr>
          <w:rFonts w:ascii="Times New Roman" w:hAnsi="Times New Roman" w:cs="Times New Roman"/>
          <w:noProof/>
          <w:webHidden/>
          <w:sz w:val="28"/>
          <w:szCs w:val="28"/>
          <w:rPrChange w:id="348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86" w:author="Nguyen Toan" w:date="2018-05-05T23:08:00Z">
            <w:rPr>
              <w:noProof/>
              <w:webHidden/>
            </w:rPr>
          </w:rPrChange>
        </w:rPr>
        <w:fldChar w:fldCharType="separate"/>
      </w:r>
      <w:ins w:id="3487" w:author="Nguyen Toan" w:date="2018-05-05T23:08:00Z">
        <w:r w:rsidRPr="0052462E">
          <w:rPr>
            <w:rFonts w:ascii="Times New Roman" w:hAnsi="Times New Roman" w:cs="Times New Roman"/>
            <w:noProof/>
            <w:webHidden/>
            <w:sz w:val="28"/>
            <w:szCs w:val="28"/>
            <w:rPrChange w:id="3488" w:author="Nguyen Toan" w:date="2018-05-05T23:08:00Z">
              <w:rPr>
                <w:noProof/>
                <w:webHidden/>
              </w:rPr>
            </w:rPrChange>
          </w:rPr>
          <w:t>45</w:t>
        </w:r>
        <w:r w:rsidRPr="0052462E">
          <w:rPr>
            <w:rFonts w:ascii="Times New Roman" w:hAnsi="Times New Roman" w:cs="Times New Roman"/>
            <w:noProof/>
            <w:webHidden/>
            <w:sz w:val="28"/>
            <w:szCs w:val="28"/>
            <w:rPrChange w:id="348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90" w:author="Nguyen Toan" w:date="2018-05-05T23:08:00Z">
              <w:rPr>
                <w:rStyle w:val="Hyperlink"/>
                <w:noProof/>
              </w:rPr>
            </w:rPrChange>
          </w:rPr>
          <w:fldChar w:fldCharType="end"/>
        </w:r>
      </w:ins>
    </w:p>
    <w:p w14:paraId="21CB52C7" w14:textId="77777777" w:rsidR="0052462E" w:rsidRPr="0052462E" w:rsidRDefault="0052462E">
      <w:pPr>
        <w:pStyle w:val="TableofFigures"/>
        <w:tabs>
          <w:tab w:val="right" w:leader="dot" w:pos="9395"/>
        </w:tabs>
        <w:rPr>
          <w:ins w:id="3491" w:author="Nguyen Toan" w:date="2018-05-05T23:08:00Z"/>
          <w:rFonts w:ascii="Times New Roman" w:eastAsiaTheme="minorEastAsia" w:hAnsi="Times New Roman" w:cs="Times New Roman"/>
          <w:noProof/>
          <w:color w:val="auto"/>
          <w:sz w:val="28"/>
          <w:szCs w:val="28"/>
          <w:lang w:val="en-US"/>
          <w:rPrChange w:id="3492" w:author="Nguyen Toan" w:date="2018-05-05T23:08:00Z">
            <w:rPr>
              <w:ins w:id="3493" w:author="Nguyen Toan" w:date="2018-05-05T23:08:00Z"/>
              <w:rFonts w:asciiTheme="minorHAnsi" w:eastAsiaTheme="minorEastAsia" w:hAnsiTheme="minorHAnsi" w:cstheme="minorBidi"/>
              <w:noProof/>
              <w:color w:val="auto"/>
              <w:lang w:val="en-US"/>
            </w:rPr>
          </w:rPrChange>
        </w:rPr>
      </w:pPr>
      <w:ins w:id="3494" w:author="Nguyen Toan" w:date="2018-05-05T23:08:00Z">
        <w:r w:rsidRPr="0052462E">
          <w:rPr>
            <w:rStyle w:val="Hyperlink"/>
            <w:rFonts w:ascii="Times New Roman" w:hAnsi="Times New Roman" w:cs="Times New Roman"/>
            <w:noProof/>
            <w:sz w:val="28"/>
            <w:szCs w:val="28"/>
            <w:rPrChange w:id="349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9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97" w:author="Nguyen Toan" w:date="2018-05-05T23:08:00Z">
              <w:rPr>
                <w:noProof/>
              </w:rPr>
            </w:rPrChange>
          </w:rPr>
          <w:instrText>HYPERLINK \l "_Toc513325064"</w:instrText>
        </w:r>
        <w:r w:rsidRPr="0052462E">
          <w:rPr>
            <w:rStyle w:val="Hyperlink"/>
            <w:rFonts w:ascii="Times New Roman" w:hAnsi="Times New Roman" w:cs="Times New Roman"/>
            <w:noProof/>
            <w:sz w:val="28"/>
            <w:szCs w:val="28"/>
            <w:rPrChange w:id="349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99"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500" w:author="Nguyen Toan" w:date="2018-05-05T23:08:00Z">
              <w:rPr>
                <w:rStyle w:val="Hyperlink"/>
                <w:rFonts w:ascii="Times New Roman" w:eastAsia="Times New Roman" w:hAnsi="Times New Roman" w:cs="Times New Roman"/>
                <w:noProof/>
              </w:rPr>
            </w:rPrChange>
          </w:rPr>
          <w:t>Hình 3.31: Lịch sử chạy tác vụ</w:t>
        </w:r>
        <w:r w:rsidRPr="0052462E">
          <w:rPr>
            <w:rFonts w:ascii="Times New Roman" w:hAnsi="Times New Roman" w:cs="Times New Roman"/>
            <w:noProof/>
            <w:webHidden/>
            <w:sz w:val="28"/>
            <w:szCs w:val="28"/>
            <w:rPrChange w:id="3501" w:author="Nguyen Toan" w:date="2018-05-05T23:08:00Z">
              <w:rPr>
                <w:noProof/>
                <w:webHidden/>
              </w:rPr>
            </w:rPrChange>
          </w:rPr>
          <w:tab/>
        </w:r>
        <w:r w:rsidRPr="0052462E">
          <w:rPr>
            <w:rFonts w:ascii="Times New Roman" w:hAnsi="Times New Roman" w:cs="Times New Roman"/>
            <w:noProof/>
            <w:webHidden/>
            <w:sz w:val="28"/>
            <w:szCs w:val="28"/>
            <w:rPrChange w:id="3502" w:author="Nguyen Toan" w:date="2018-05-05T23:08:00Z">
              <w:rPr>
                <w:noProof/>
                <w:webHidden/>
              </w:rPr>
            </w:rPrChange>
          </w:rPr>
          <w:fldChar w:fldCharType="begin"/>
        </w:r>
        <w:r w:rsidRPr="0052462E">
          <w:rPr>
            <w:rFonts w:ascii="Times New Roman" w:hAnsi="Times New Roman" w:cs="Times New Roman"/>
            <w:noProof/>
            <w:webHidden/>
            <w:sz w:val="28"/>
            <w:szCs w:val="28"/>
            <w:rPrChange w:id="3503" w:author="Nguyen Toan" w:date="2018-05-05T23:08:00Z">
              <w:rPr>
                <w:noProof/>
                <w:webHidden/>
              </w:rPr>
            </w:rPrChange>
          </w:rPr>
          <w:instrText xml:space="preserve"> PAGEREF _Toc513325064 \h </w:instrText>
        </w:r>
      </w:ins>
      <w:r w:rsidRPr="0052462E">
        <w:rPr>
          <w:rFonts w:ascii="Times New Roman" w:hAnsi="Times New Roman" w:cs="Times New Roman"/>
          <w:noProof/>
          <w:webHidden/>
          <w:sz w:val="28"/>
          <w:szCs w:val="28"/>
          <w:rPrChange w:id="350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05" w:author="Nguyen Toan" w:date="2018-05-05T23:08:00Z">
            <w:rPr>
              <w:noProof/>
              <w:webHidden/>
            </w:rPr>
          </w:rPrChange>
        </w:rPr>
        <w:fldChar w:fldCharType="separate"/>
      </w:r>
      <w:ins w:id="3506" w:author="Nguyen Toan" w:date="2018-05-05T23:08:00Z">
        <w:r w:rsidRPr="0052462E">
          <w:rPr>
            <w:rFonts w:ascii="Times New Roman" w:hAnsi="Times New Roman" w:cs="Times New Roman"/>
            <w:noProof/>
            <w:webHidden/>
            <w:sz w:val="28"/>
            <w:szCs w:val="28"/>
            <w:rPrChange w:id="3507" w:author="Nguyen Toan" w:date="2018-05-05T23:08:00Z">
              <w:rPr>
                <w:noProof/>
                <w:webHidden/>
              </w:rPr>
            </w:rPrChange>
          </w:rPr>
          <w:t>45</w:t>
        </w:r>
        <w:r w:rsidRPr="0052462E">
          <w:rPr>
            <w:rFonts w:ascii="Times New Roman" w:hAnsi="Times New Roman" w:cs="Times New Roman"/>
            <w:noProof/>
            <w:webHidden/>
            <w:sz w:val="28"/>
            <w:szCs w:val="28"/>
            <w:rPrChange w:id="350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09" w:author="Nguyen Toan" w:date="2018-05-05T23:08:00Z">
              <w:rPr>
                <w:rStyle w:val="Hyperlink"/>
                <w:noProof/>
              </w:rPr>
            </w:rPrChange>
          </w:rPr>
          <w:fldChar w:fldCharType="end"/>
        </w:r>
      </w:ins>
    </w:p>
    <w:p w14:paraId="10336DE5" w14:textId="77777777" w:rsidR="0052462E" w:rsidRPr="0052462E" w:rsidRDefault="0052462E">
      <w:pPr>
        <w:pStyle w:val="TableofFigures"/>
        <w:tabs>
          <w:tab w:val="right" w:leader="dot" w:pos="9395"/>
        </w:tabs>
        <w:rPr>
          <w:ins w:id="3510" w:author="Nguyen Toan" w:date="2018-05-05T23:08:00Z"/>
          <w:rFonts w:ascii="Times New Roman" w:eastAsiaTheme="minorEastAsia" w:hAnsi="Times New Roman" w:cs="Times New Roman"/>
          <w:noProof/>
          <w:color w:val="auto"/>
          <w:sz w:val="28"/>
          <w:szCs w:val="28"/>
          <w:lang w:val="en-US"/>
          <w:rPrChange w:id="3511" w:author="Nguyen Toan" w:date="2018-05-05T23:08:00Z">
            <w:rPr>
              <w:ins w:id="3512" w:author="Nguyen Toan" w:date="2018-05-05T23:08:00Z"/>
              <w:rFonts w:asciiTheme="minorHAnsi" w:eastAsiaTheme="minorEastAsia" w:hAnsiTheme="minorHAnsi" w:cstheme="minorBidi"/>
              <w:noProof/>
              <w:color w:val="auto"/>
              <w:lang w:val="en-US"/>
            </w:rPr>
          </w:rPrChange>
        </w:rPr>
      </w:pPr>
      <w:ins w:id="3513" w:author="Nguyen Toan" w:date="2018-05-05T23:08:00Z">
        <w:r w:rsidRPr="0052462E">
          <w:rPr>
            <w:rStyle w:val="Hyperlink"/>
            <w:rFonts w:ascii="Times New Roman" w:hAnsi="Times New Roman" w:cs="Times New Roman"/>
            <w:noProof/>
            <w:sz w:val="28"/>
            <w:szCs w:val="28"/>
            <w:rPrChange w:id="351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51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516" w:author="Nguyen Toan" w:date="2018-05-05T23:08:00Z">
              <w:rPr>
                <w:noProof/>
              </w:rPr>
            </w:rPrChange>
          </w:rPr>
          <w:instrText>HYPERLINK \l "_Toc513325065"</w:instrText>
        </w:r>
        <w:r w:rsidRPr="0052462E">
          <w:rPr>
            <w:rStyle w:val="Hyperlink"/>
            <w:rFonts w:ascii="Times New Roman" w:hAnsi="Times New Roman" w:cs="Times New Roman"/>
            <w:noProof/>
            <w:sz w:val="28"/>
            <w:szCs w:val="28"/>
            <w:rPrChange w:id="351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51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519" w:author="Nguyen Toan" w:date="2018-05-05T23:08:00Z">
              <w:rPr>
                <w:rStyle w:val="Hyperlink"/>
                <w:rFonts w:ascii="Times New Roman" w:hAnsi="Times New Roman" w:cs="Times New Roman"/>
                <w:noProof/>
              </w:rPr>
            </w:rPrChange>
          </w:rPr>
          <w:t>Hình 3.32. Kết quả thực hiện chạy mã nguồn kiểm thử tự sinh</w:t>
        </w:r>
        <w:r w:rsidRPr="0052462E">
          <w:rPr>
            <w:rFonts w:ascii="Times New Roman" w:hAnsi="Times New Roman" w:cs="Times New Roman"/>
            <w:noProof/>
            <w:webHidden/>
            <w:sz w:val="28"/>
            <w:szCs w:val="28"/>
            <w:rPrChange w:id="3520" w:author="Nguyen Toan" w:date="2018-05-05T23:08:00Z">
              <w:rPr>
                <w:noProof/>
                <w:webHidden/>
              </w:rPr>
            </w:rPrChange>
          </w:rPr>
          <w:tab/>
        </w:r>
        <w:r w:rsidRPr="0052462E">
          <w:rPr>
            <w:rFonts w:ascii="Times New Roman" w:hAnsi="Times New Roman" w:cs="Times New Roman"/>
            <w:noProof/>
            <w:webHidden/>
            <w:sz w:val="28"/>
            <w:szCs w:val="28"/>
            <w:rPrChange w:id="3521" w:author="Nguyen Toan" w:date="2018-05-05T23:08:00Z">
              <w:rPr>
                <w:noProof/>
                <w:webHidden/>
              </w:rPr>
            </w:rPrChange>
          </w:rPr>
          <w:fldChar w:fldCharType="begin"/>
        </w:r>
        <w:r w:rsidRPr="0052462E">
          <w:rPr>
            <w:rFonts w:ascii="Times New Roman" w:hAnsi="Times New Roman" w:cs="Times New Roman"/>
            <w:noProof/>
            <w:webHidden/>
            <w:sz w:val="28"/>
            <w:szCs w:val="28"/>
            <w:rPrChange w:id="3522" w:author="Nguyen Toan" w:date="2018-05-05T23:08:00Z">
              <w:rPr>
                <w:noProof/>
                <w:webHidden/>
              </w:rPr>
            </w:rPrChange>
          </w:rPr>
          <w:instrText xml:space="preserve"> PAGEREF _Toc513325065 \h </w:instrText>
        </w:r>
      </w:ins>
      <w:r w:rsidRPr="0052462E">
        <w:rPr>
          <w:rFonts w:ascii="Times New Roman" w:hAnsi="Times New Roman" w:cs="Times New Roman"/>
          <w:noProof/>
          <w:webHidden/>
          <w:sz w:val="28"/>
          <w:szCs w:val="28"/>
          <w:rPrChange w:id="352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24" w:author="Nguyen Toan" w:date="2018-05-05T23:08:00Z">
            <w:rPr>
              <w:noProof/>
              <w:webHidden/>
            </w:rPr>
          </w:rPrChange>
        </w:rPr>
        <w:fldChar w:fldCharType="separate"/>
      </w:r>
      <w:ins w:id="3525" w:author="Nguyen Toan" w:date="2018-05-05T23:08:00Z">
        <w:r w:rsidRPr="0052462E">
          <w:rPr>
            <w:rFonts w:ascii="Times New Roman" w:hAnsi="Times New Roman" w:cs="Times New Roman"/>
            <w:noProof/>
            <w:webHidden/>
            <w:sz w:val="28"/>
            <w:szCs w:val="28"/>
            <w:rPrChange w:id="3526" w:author="Nguyen Toan" w:date="2018-05-05T23:08:00Z">
              <w:rPr>
                <w:noProof/>
                <w:webHidden/>
              </w:rPr>
            </w:rPrChange>
          </w:rPr>
          <w:t>45</w:t>
        </w:r>
        <w:r w:rsidRPr="0052462E">
          <w:rPr>
            <w:rFonts w:ascii="Times New Roman" w:hAnsi="Times New Roman" w:cs="Times New Roman"/>
            <w:noProof/>
            <w:webHidden/>
            <w:sz w:val="28"/>
            <w:szCs w:val="28"/>
            <w:rPrChange w:id="352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28" w:author="Nguyen Toan" w:date="2018-05-05T23:08:00Z">
              <w:rPr>
                <w:rStyle w:val="Hyperlink"/>
                <w:noProof/>
              </w:rPr>
            </w:rPrChange>
          </w:rPr>
          <w:fldChar w:fldCharType="end"/>
        </w:r>
      </w:ins>
    </w:p>
    <w:p w14:paraId="6C3F3A3F" w14:textId="77777777" w:rsidR="00630F8F" w:rsidRPr="0052462E" w:rsidDel="005F4D4B" w:rsidRDefault="00630F8F">
      <w:pPr>
        <w:pStyle w:val="TableofFigures"/>
        <w:tabs>
          <w:tab w:val="right" w:leader="dot" w:pos="9395"/>
        </w:tabs>
        <w:rPr>
          <w:del w:id="3529" w:author="Nguyen Toan" w:date="2018-05-05T22:57:00Z"/>
          <w:rFonts w:ascii="Times New Roman" w:eastAsiaTheme="minorEastAsia" w:hAnsi="Times New Roman" w:cs="Times New Roman"/>
          <w:noProof/>
          <w:color w:val="auto"/>
          <w:sz w:val="28"/>
          <w:szCs w:val="28"/>
          <w:lang w:val="en-US"/>
        </w:rPr>
      </w:pPr>
      <w:del w:id="3530" w:author="Nguyen Toan" w:date="2018-05-05T22:57:00Z">
        <w:r w:rsidRPr="0052462E" w:rsidDel="005F4D4B">
          <w:rPr>
            <w:rStyle w:val="Hyperlink"/>
            <w:rFonts w:ascii="Times New Roman" w:hAnsi="Times New Roman" w:cs="Times New Roman"/>
            <w:noProof/>
            <w:sz w:val="28"/>
            <w:szCs w:val="28"/>
          </w:rPr>
          <w:delText>H</w:delText>
        </w:r>
        <w:r w:rsidRPr="0052462E" w:rsidDel="005F4D4B">
          <w:rPr>
            <w:rStyle w:val="Hyperlink"/>
            <w:rFonts w:ascii="Times New Roman" w:eastAsia="Calibri" w:hAnsi="Times New Roman" w:cs="Times New Roman"/>
            <w:noProof/>
            <w:sz w:val="28"/>
            <w:szCs w:val="28"/>
          </w:rPr>
          <w:delText>ình 1.1.</w:delText>
        </w:r>
        <w:r w:rsidRPr="0052462E" w:rsidDel="005F4D4B">
          <w:rPr>
            <w:rStyle w:val="Hyperlink"/>
            <w:rFonts w:ascii="Times New Roman" w:hAnsi="Times New Roman" w:cs="Times New Roman"/>
            <w:noProof/>
            <w:sz w:val="28"/>
            <w:szCs w:val="28"/>
          </w:rPr>
          <w:delText xml:space="preserve"> C</w:delText>
        </w:r>
        <w:r w:rsidRPr="0052462E" w:rsidDel="005F4D4B">
          <w:rPr>
            <w:rStyle w:val="Hyperlink"/>
            <w:rFonts w:ascii="Times New Roman" w:eastAsia="Calibri" w:hAnsi="Times New Roman" w:cs="Times New Roman"/>
            <w:noProof/>
            <w:sz w:val="28"/>
            <w:szCs w:val="28"/>
          </w:rPr>
          <w:delText>ác công nghệ</w:delText>
        </w:r>
        <w:r w:rsidRPr="0052462E" w:rsidDel="005F4D4B">
          <w:rPr>
            <w:rStyle w:val="Hyperlink"/>
            <w:rFonts w:ascii="Times New Roman" w:hAnsi="Times New Roman" w:cs="Times New Roman"/>
            <w:noProof/>
            <w:sz w:val="28"/>
            <w:szCs w:val="28"/>
          </w:rPr>
          <w:delText xml:space="preserve"> trong h</w:delText>
        </w:r>
        <w:r w:rsidRPr="0052462E" w:rsidDel="005F4D4B">
          <w:rPr>
            <w:rStyle w:val="Hyperlink"/>
            <w:rFonts w:ascii="Times New Roman" w:eastAsia="Calibri" w:hAnsi="Times New Roman" w:cs="Times New Roman"/>
            <w:noProof/>
            <w:sz w:val="28"/>
            <w:szCs w:val="28"/>
          </w:rPr>
          <w:delText>ệ</w:delText>
        </w:r>
        <w:r w:rsidRPr="0052462E" w:rsidDel="005F4D4B">
          <w:rPr>
            <w:rStyle w:val="Hyperlink"/>
            <w:rFonts w:ascii="Times New Roman" w:hAnsi="Times New Roman" w:cs="Times New Roman"/>
            <w:noProof/>
            <w:sz w:val="28"/>
            <w:szCs w:val="28"/>
          </w:rPr>
          <w:delText xml:space="preserve"> th</w:delText>
        </w:r>
        <w:r w:rsidRPr="0052462E" w:rsidDel="005F4D4B">
          <w:rPr>
            <w:rStyle w:val="Hyperlink"/>
            <w:rFonts w:ascii="Times New Roman" w:eastAsia="Calibri" w:hAnsi="Times New Roman" w:cs="Times New Roman"/>
            <w:noProof/>
            <w:sz w:val="28"/>
            <w:szCs w:val="28"/>
          </w:rPr>
          <w:delText>ố</w:delText>
        </w:r>
        <w:r w:rsidRPr="0052462E" w:rsidDel="005F4D4B">
          <w:rPr>
            <w:rStyle w:val="Hyperlink"/>
            <w:rFonts w:ascii="Times New Roman" w:hAnsi="Times New Roman" w:cs="Times New Roman"/>
            <w:noProof/>
            <w:sz w:val="28"/>
            <w:szCs w:val="28"/>
          </w:rPr>
          <w:delText>ng SOA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w:delText>
        </w:r>
      </w:del>
    </w:p>
    <w:p w14:paraId="50AA8197" w14:textId="77777777" w:rsidR="00630F8F" w:rsidRPr="0052462E" w:rsidDel="005F4D4B" w:rsidRDefault="00630F8F">
      <w:pPr>
        <w:pStyle w:val="TableofFigures"/>
        <w:tabs>
          <w:tab w:val="right" w:leader="dot" w:pos="9395"/>
        </w:tabs>
        <w:rPr>
          <w:del w:id="3531" w:author="Nguyen Toan" w:date="2018-05-05T22:57:00Z"/>
          <w:rFonts w:ascii="Times New Roman" w:eastAsiaTheme="minorEastAsia" w:hAnsi="Times New Roman" w:cs="Times New Roman"/>
          <w:noProof/>
          <w:color w:val="auto"/>
          <w:sz w:val="28"/>
          <w:szCs w:val="28"/>
          <w:lang w:val="en-US"/>
        </w:rPr>
      </w:pPr>
      <w:del w:id="3532" w:author="Nguyen Toan" w:date="2018-05-05T22:57:00Z">
        <w:r w:rsidRPr="0052462E" w:rsidDel="005F4D4B">
          <w:rPr>
            <w:rStyle w:val="Hyperlink"/>
            <w:rFonts w:ascii="Times New Roman" w:hAnsi="Times New Roman" w:cs="Times New Roman"/>
            <w:noProof/>
            <w:sz w:val="28"/>
            <w:szCs w:val="28"/>
          </w:rPr>
          <w:delText>Hình 1.2: Kiến trúc COBRA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7</w:delText>
        </w:r>
      </w:del>
    </w:p>
    <w:p w14:paraId="383A5DB1" w14:textId="77777777" w:rsidR="00630F8F" w:rsidRPr="0052462E" w:rsidDel="005F4D4B" w:rsidRDefault="00630F8F">
      <w:pPr>
        <w:pStyle w:val="TableofFigures"/>
        <w:tabs>
          <w:tab w:val="right" w:leader="dot" w:pos="9395"/>
        </w:tabs>
        <w:rPr>
          <w:del w:id="3533" w:author="Nguyen Toan" w:date="2018-05-05T22:57:00Z"/>
          <w:rFonts w:ascii="Times New Roman" w:eastAsiaTheme="minorEastAsia" w:hAnsi="Times New Roman" w:cs="Times New Roman"/>
          <w:noProof/>
          <w:color w:val="auto"/>
          <w:sz w:val="28"/>
          <w:szCs w:val="28"/>
          <w:lang w:val="en-US"/>
        </w:rPr>
      </w:pPr>
      <w:del w:id="3534" w:author="Nguyen Toan" w:date="2018-05-05T22:57:00Z">
        <w:r w:rsidRPr="0052462E" w:rsidDel="005F4D4B">
          <w:rPr>
            <w:rStyle w:val="Hyperlink"/>
            <w:rFonts w:ascii="Times New Roman" w:hAnsi="Times New Roman" w:cs="Times New Roman"/>
            <w:noProof/>
            <w:sz w:val="28"/>
            <w:szCs w:val="28"/>
          </w:rPr>
          <w:delText>Hình 1.3. Kiến trúc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8</w:delText>
        </w:r>
      </w:del>
    </w:p>
    <w:p w14:paraId="32290EFE" w14:textId="77777777" w:rsidR="00630F8F" w:rsidRPr="0052462E" w:rsidDel="005F4D4B" w:rsidRDefault="00630F8F">
      <w:pPr>
        <w:pStyle w:val="TableofFigures"/>
        <w:tabs>
          <w:tab w:val="right" w:leader="dot" w:pos="9395"/>
        </w:tabs>
        <w:rPr>
          <w:del w:id="3535" w:author="Nguyen Toan" w:date="2018-05-05T22:57:00Z"/>
          <w:rFonts w:ascii="Times New Roman" w:eastAsiaTheme="minorEastAsia" w:hAnsi="Times New Roman" w:cs="Times New Roman"/>
          <w:noProof/>
          <w:color w:val="auto"/>
          <w:sz w:val="28"/>
          <w:szCs w:val="28"/>
          <w:lang w:val="en-US"/>
        </w:rPr>
      </w:pPr>
      <w:del w:id="3536" w:author="Nguyen Toan" w:date="2018-05-05T22:57:00Z">
        <w:r w:rsidRPr="0052462E" w:rsidDel="005F4D4B">
          <w:rPr>
            <w:rStyle w:val="Hyperlink"/>
            <w:rFonts w:ascii="Times New Roman" w:hAnsi="Times New Roman" w:cs="Times New Roman"/>
            <w:noProof/>
            <w:sz w:val="28"/>
            <w:szCs w:val="28"/>
          </w:rPr>
          <w:delText>Hình 1.4: Quy trình tích hợp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11</w:delText>
        </w:r>
      </w:del>
    </w:p>
    <w:p w14:paraId="6C30E8E2" w14:textId="77777777" w:rsidR="00630F8F" w:rsidRPr="0052462E" w:rsidDel="005F4D4B" w:rsidRDefault="00630F8F">
      <w:pPr>
        <w:pStyle w:val="TableofFigures"/>
        <w:tabs>
          <w:tab w:val="right" w:leader="dot" w:pos="9395"/>
        </w:tabs>
        <w:rPr>
          <w:del w:id="3537" w:author="Nguyen Toan" w:date="2018-05-05T22:57:00Z"/>
          <w:rFonts w:ascii="Times New Roman" w:eastAsiaTheme="minorEastAsia" w:hAnsi="Times New Roman" w:cs="Times New Roman"/>
          <w:noProof/>
          <w:color w:val="auto"/>
          <w:sz w:val="28"/>
          <w:szCs w:val="28"/>
          <w:lang w:val="en-US"/>
        </w:rPr>
      </w:pPr>
      <w:del w:id="3538" w:author="Nguyen Toan" w:date="2018-05-05T22:57:00Z">
        <w:r w:rsidRPr="0052462E" w:rsidDel="005F4D4B">
          <w:rPr>
            <w:rStyle w:val="Hyperlink"/>
            <w:rFonts w:ascii="Times New Roman" w:hAnsi="Times New Roman" w:cs="Times New Roman"/>
            <w:noProof/>
            <w:sz w:val="28"/>
            <w:szCs w:val="28"/>
          </w:rPr>
          <w:delText>Hình 1.5: Quy trình chuyển giao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12</w:delText>
        </w:r>
      </w:del>
    </w:p>
    <w:p w14:paraId="2B63124D" w14:textId="77777777" w:rsidR="00630F8F" w:rsidRPr="0052462E" w:rsidDel="005F4D4B" w:rsidRDefault="00630F8F">
      <w:pPr>
        <w:pStyle w:val="TableofFigures"/>
        <w:tabs>
          <w:tab w:val="right" w:leader="dot" w:pos="9395"/>
        </w:tabs>
        <w:rPr>
          <w:del w:id="3539" w:author="Nguyen Toan" w:date="2018-05-05T22:57:00Z"/>
          <w:rFonts w:ascii="Times New Roman" w:eastAsiaTheme="minorEastAsia" w:hAnsi="Times New Roman" w:cs="Times New Roman"/>
          <w:noProof/>
          <w:color w:val="auto"/>
          <w:sz w:val="28"/>
          <w:szCs w:val="28"/>
          <w:lang w:val="en-US"/>
        </w:rPr>
      </w:pPr>
      <w:del w:id="3540" w:author="Nguyen Toan" w:date="2018-05-05T22:57:00Z">
        <w:r w:rsidRPr="0052462E" w:rsidDel="005F4D4B">
          <w:rPr>
            <w:rStyle w:val="Hyperlink"/>
            <w:rFonts w:ascii="Times New Roman" w:hAnsi="Times New Roman" w:cs="Times New Roman"/>
            <w:noProof/>
            <w:sz w:val="28"/>
            <w:szCs w:val="28"/>
          </w:rPr>
          <w:delText>Hình 1.6: Dòng triển khai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13</w:delText>
        </w:r>
      </w:del>
    </w:p>
    <w:p w14:paraId="12C1D28A" w14:textId="77777777" w:rsidR="00630F8F" w:rsidRPr="0052462E" w:rsidDel="005F4D4B" w:rsidRDefault="00630F8F">
      <w:pPr>
        <w:pStyle w:val="TableofFigures"/>
        <w:tabs>
          <w:tab w:val="right" w:leader="dot" w:pos="9395"/>
        </w:tabs>
        <w:rPr>
          <w:del w:id="3541" w:author="Nguyen Toan" w:date="2018-05-05T22:57:00Z"/>
          <w:rFonts w:ascii="Times New Roman" w:eastAsiaTheme="minorEastAsia" w:hAnsi="Times New Roman" w:cs="Times New Roman"/>
          <w:noProof/>
          <w:color w:val="auto"/>
          <w:sz w:val="28"/>
          <w:szCs w:val="28"/>
          <w:lang w:val="en-US"/>
        </w:rPr>
      </w:pPr>
      <w:del w:id="3542" w:author="Nguyen Toan" w:date="2018-05-05T22:57:00Z">
        <w:r w:rsidRPr="0052462E" w:rsidDel="005F4D4B">
          <w:rPr>
            <w:rStyle w:val="Hyperlink"/>
            <w:rFonts w:ascii="Times New Roman" w:hAnsi="Times New Roman" w:cs="Times New Roman"/>
            <w:noProof/>
            <w:sz w:val="28"/>
            <w:szCs w:val="28"/>
          </w:rPr>
          <w:delText>Hình 1.7: Nền tảng tích hợp cho doanh nghiệp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14</w:delText>
        </w:r>
      </w:del>
    </w:p>
    <w:p w14:paraId="30B6C54F" w14:textId="77777777" w:rsidR="00630F8F" w:rsidRPr="0052462E" w:rsidDel="005F4D4B" w:rsidRDefault="00630F8F">
      <w:pPr>
        <w:pStyle w:val="TableofFigures"/>
        <w:tabs>
          <w:tab w:val="right" w:leader="dot" w:pos="9395"/>
        </w:tabs>
        <w:rPr>
          <w:del w:id="3543" w:author="Nguyen Toan" w:date="2018-05-05T22:57:00Z"/>
          <w:rFonts w:ascii="Times New Roman" w:eastAsiaTheme="minorEastAsia" w:hAnsi="Times New Roman" w:cs="Times New Roman"/>
          <w:noProof/>
          <w:color w:val="auto"/>
          <w:sz w:val="28"/>
          <w:szCs w:val="28"/>
          <w:lang w:val="en-US"/>
        </w:rPr>
      </w:pPr>
      <w:del w:id="3544" w:author="Nguyen Toan" w:date="2018-05-05T22:57:00Z">
        <w:r w:rsidRPr="0052462E" w:rsidDel="005F4D4B">
          <w:rPr>
            <w:rStyle w:val="Hyperlink"/>
            <w:rFonts w:ascii="Times New Roman" w:hAnsi="Times New Roman" w:cs="Times New Roman"/>
            <w:noProof/>
            <w:sz w:val="28"/>
            <w:szCs w:val="28"/>
          </w:rPr>
          <w:delText>Hình 1.8. Mô hình luồng xử lý trên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16</w:delText>
        </w:r>
      </w:del>
    </w:p>
    <w:p w14:paraId="6EBC44FB" w14:textId="77777777" w:rsidR="00630F8F" w:rsidRPr="0052462E" w:rsidDel="005F4D4B" w:rsidRDefault="00630F8F">
      <w:pPr>
        <w:pStyle w:val="TableofFigures"/>
        <w:tabs>
          <w:tab w:val="right" w:leader="dot" w:pos="9395"/>
        </w:tabs>
        <w:rPr>
          <w:del w:id="3545" w:author="Nguyen Toan" w:date="2018-05-05T22:57:00Z"/>
          <w:rFonts w:ascii="Times New Roman" w:eastAsiaTheme="minorEastAsia" w:hAnsi="Times New Roman" w:cs="Times New Roman"/>
          <w:noProof/>
          <w:color w:val="auto"/>
          <w:sz w:val="28"/>
          <w:szCs w:val="28"/>
          <w:lang w:val="en-US"/>
        </w:rPr>
      </w:pPr>
      <w:del w:id="3546" w:author="Nguyen Toan" w:date="2018-05-05T22:57:00Z">
        <w:r w:rsidRPr="0052462E" w:rsidDel="005F4D4B">
          <w:rPr>
            <w:rStyle w:val="Hyperlink"/>
            <w:rFonts w:ascii="Times New Roman" w:hAnsi="Times New Roman" w:cs="Times New Roman"/>
            <w:noProof/>
            <w:sz w:val="28"/>
            <w:szCs w:val="28"/>
          </w:rPr>
          <w:delText>Hình 1.9. Kiến trúc hệ thống IB cũ</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17</w:delText>
        </w:r>
      </w:del>
    </w:p>
    <w:p w14:paraId="47AF56DB" w14:textId="77777777" w:rsidR="00630F8F" w:rsidRPr="0052462E" w:rsidDel="005F4D4B" w:rsidRDefault="00630F8F">
      <w:pPr>
        <w:pStyle w:val="TableofFigures"/>
        <w:tabs>
          <w:tab w:val="right" w:leader="dot" w:pos="9395"/>
        </w:tabs>
        <w:rPr>
          <w:del w:id="3547" w:author="Nguyen Toan" w:date="2018-05-05T22:57:00Z"/>
          <w:rFonts w:ascii="Times New Roman" w:eastAsiaTheme="minorEastAsia" w:hAnsi="Times New Roman" w:cs="Times New Roman"/>
          <w:noProof/>
          <w:color w:val="auto"/>
          <w:sz w:val="28"/>
          <w:szCs w:val="28"/>
          <w:lang w:val="en-US"/>
        </w:rPr>
      </w:pPr>
      <w:del w:id="3548" w:author="Nguyen Toan" w:date="2018-05-05T22:57:00Z">
        <w:r w:rsidRPr="0052462E" w:rsidDel="005F4D4B">
          <w:rPr>
            <w:rStyle w:val="Hyperlink"/>
            <w:rFonts w:ascii="Times New Roman" w:hAnsi="Times New Roman" w:cs="Times New Roman"/>
            <w:noProof/>
            <w:sz w:val="28"/>
            <w:szCs w:val="28"/>
          </w:rPr>
          <w:delText>Hình 1.10. Kiến trúc hệ thống IB mới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18</w:delText>
        </w:r>
      </w:del>
    </w:p>
    <w:p w14:paraId="2CA3EB33" w14:textId="77777777" w:rsidR="00630F8F" w:rsidRPr="0052462E" w:rsidDel="005F4D4B" w:rsidRDefault="00630F8F">
      <w:pPr>
        <w:pStyle w:val="TableofFigures"/>
        <w:tabs>
          <w:tab w:val="right" w:leader="dot" w:pos="9395"/>
        </w:tabs>
        <w:rPr>
          <w:del w:id="3549" w:author="Nguyen Toan" w:date="2018-05-05T22:57:00Z"/>
          <w:rFonts w:ascii="Times New Roman" w:eastAsiaTheme="minorEastAsia" w:hAnsi="Times New Roman" w:cs="Times New Roman"/>
          <w:noProof/>
          <w:color w:val="auto"/>
          <w:sz w:val="28"/>
          <w:szCs w:val="28"/>
          <w:lang w:val="en-US"/>
        </w:rPr>
      </w:pPr>
      <w:del w:id="3550" w:author="Nguyen Toan" w:date="2018-05-05T22:57:00Z">
        <w:r w:rsidRPr="0052462E" w:rsidDel="005F4D4B">
          <w:rPr>
            <w:rStyle w:val="Hyperlink"/>
            <w:rFonts w:ascii="Times New Roman" w:hAnsi="Times New Roman" w:cs="Times New Roman"/>
            <w:noProof/>
            <w:sz w:val="28"/>
            <w:szCs w:val="28"/>
          </w:rPr>
          <w:delText>Hình 1.11: Sơ đồ các cấp độ kiểm thử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21</w:delText>
        </w:r>
      </w:del>
    </w:p>
    <w:p w14:paraId="2782BCA0" w14:textId="77777777" w:rsidR="00630F8F" w:rsidRPr="0052462E" w:rsidDel="005F4D4B" w:rsidRDefault="00630F8F">
      <w:pPr>
        <w:pStyle w:val="TableofFigures"/>
        <w:tabs>
          <w:tab w:val="right" w:leader="dot" w:pos="9395"/>
        </w:tabs>
        <w:rPr>
          <w:del w:id="3551" w:author="Nguyen Toan" w:date="2018-05-05T22:57:00Z"/>
          <w:rFonts w:ascii="Times New Roman" w:eastAsiaTheme="minorEastAsia" w:hAnsi="Times New Roman" w:cs="Times New Roman"/>
          <w:noProof/>
          <w:color w:val="auto"/>
          <w:sz w:val="28"/>
          <w:szCs w:val="28"/>
          <w:lang w:val="en-US"/>
        </w:rPr>
      </w:pPr>
      <w:del w:id="3552" w:author="Nguyen Toan" w:date="2018-05-05T22:57:00Z">
        <w:r w:rsidRPr="0052462E" w:rsidDel="005F4D4B">
          <w:rPr>
            <w:rStyle w:val="Hyperlink"/>
            <w:rFonts w:ascii="Times New Roman" w:hAnsi="Times New Roman" w:cs="Times New Roman"/>
            <w:noProof/>
            <w:sz w:val="28"/>
            <w:szCs w:val="28"/>
          </w:rPr>
          <w:delText>Hình 2.1. Kiểm thử đơn vị theo lớp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5D8B0956" w14:textId="77777777" w:rsidR="00630F8F" w:rsidRPr="0052462E" w:rsidDel="005F4D4B" w:rsidRDefault="00630F8F">
      <w:pPr>
        <w:pStyle w:val="TableofFigures"/>
        <w:tabs>
          <w:tab w:val="right" w:leader="dot" w:pos="9395"/>
        </w:tabs>
        <w:rPr>
          <w:del w:id="3553" w:author="Nguyen Toan" w:date="2018-05-05T22:57:00Z"/>
          <w:rFonts w:ascii="Times New Roman" w:eastAsiaTheme="minorEastAsia" w:hAnsi="Times New Roman" w:cs="Times New Roman"/>
          <w:noProof/>
          <w:color w:val="auto"/>
          <w:sz w:val="28"/>
          <w:szCs w:val="28"/>
          <w:lang w:val="en-US"/>
        </w:rPr>
      </w:pPr>
      <w:del w:id="3554" w:author="Nguyen Toan" w:date="2018-05-05T22:57:00Z">
        <w:r w:rsidRPr="0052462E" w:rsidDel="005F4D4B">
          <w:rPr>
            <w:rStyle w:val="Hyperlink"/>
            <w:rFonts w:ascii="Times New Roman" w:hAnsi="Times New Roman" w:cs="Times New Roman"/>
            <w:noProof/>
            <w:sz w:val="28"/>
            <w:szCs w:val="28"/>
          </w:rPr>
          <w:delText>Hình 2.2. Kiểm thử tích hợp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39F1FF76" w14:textId="77777777" w:rsidR="00630F8F" w:rsidRPr="0052462E" w:rsidDel="005F4D4B" w:rsidRDefault="00630F8F">
      <w:pPr>
        <w:pStyle w:val="TableofFigures"/>
        <w:tabs>
          <w:tab w:val="right" w:leader="dot" w:pos="9395"/>
        </w:tabs>
        <w:rPr>
          <w:del w:id="3555" w:author="Nguyen Toan" w:date="2018-05-05T22:57:00Z"/>
          <w:rFonts w:ascii="Times New Roman" w:eastAsiaTheme="minorEastAsia" w:hAnsi="Times New Roman" w:cs="Times New Roman"/>
          <w:noProof/>
          <w:color w:val="auto"/>
          <w:sz w:val="28"/>
          <w:szCs w:val="28"/>
          <w:lang w:val="en-US"/>
        </w:rPr>
      </w:pPr>
      <w:del w:id="3556" w:author="Nguyen Toan" w:date="2018-05-05T22:57:00Z">
        <w:r w:rsidRPr="0052462E" w:rsidDel="005F4D4B">
          <w:rPr>
            <w:rStyle w:val="Hyperlink"/>
            <w:rFonts w:ascii="Times New Roman" w:hAnsi="Times New Roman" w:cs="Times New Roman"/>
            <w:noProof/>
            <w:sz w:val="28"/>
            <w:szCs w:val="28"/>
          </w:rPr>
          <w:delText>Hình 3.1. Quy trình kiểm thử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28</w:delText>
        </w:r>
      </w:del>
    </w:p>
    <w:p w14:paraId="13E215D5" w14:textId="77777777" w:rsidR="00630F8F" w:rsidRPr="0052462E" w:rsidDel="005F4D4B" w:rsidRDefault="00630F8F">
      <w:pPr>
        <w:pStyle w:val="TableofFigures"/>
        <w:tabs>
          <w:tab w:val="right" w:leader="dot" w:pos="9395"/>
        </w:tabs>
        <w:rPr>
          <w:del w:id="3557" w:author="Nguyen Toan" w:date="2018-05-05T22:57:00Z"/>
          <w:rFonts w:ascii="Times New Roman" w:eastAsiaTheme="minorEastAsia" w:hAnsi="Times New Roman" w:cs="Times New Roman"/>
          <w:noProof/>
          <w:color w:val="auto"/>
          <w:sz w:val="28"/>
          <w:szCs w:val="28"/>
          <w:lang w:val="en-US"/>
        </w:rPr>
      </w:pPr>
      <w:del w:id="3558" w:author="Nguyen Toan" w:date="2018-05-05T22:57:00Z">
        <w:r w:rsidRPr="0052462E" w:rsidDel="005F4D4B">
          <w:rPr>
            <w:rStyle w:val="Hyperlink"/>
            <w:rFonts w:ascii="Times New Roman" w:hAnsi="Times New Roman" w:cs="Times New Roman"/>
            <w:noProof/>
            <w:sz w:val="28"/>
            <w:szCs w:val="28"/>
          </w:rPr>
          <w:delText>Hình 3.2: Kiến trúc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30</w:delText>
        </w:r>
      </w:del>
    </w:p>
    <w:p w14:paraId="636C3630" w14:textId="77777777" w:rsidR="00630F8F" w:rsidRPr="0052462E" w:rsidDel="005F4D4B" w:rsidRDefault="00630F8F">
      <w:pPr>
        <w:pStyle w:val="TableofFigures"/>
        <w:tabs>
          <w:tab w:val="right" w:leader="dot" w:pos="9395"/>
        </w:tabs>
        <w:rPr>
          <w:del w:id="3559" w:author="Nguyen Toan" w:date="2018-05-05T22:57:00Z"/>
          <w:rFonts w:ascii="Times New Roman" w:eastAsiaTheme="minorEastAsia" w:hAnsi="Times New Roman" w:cs="Times New Roman"/>
          <w:noProof/>
          <w:color w:val="auto"/>
          <w:sz w:val="28"/>
          <w:szCs w:val="28"/>
          <w:lang w:val="en-US"/>
        </w:rPr>
      </w:pPr>
      <w:del w:id="3560" w:author="Nguyen Toan" w:date="2018-05-05T22:57:00Z">
        <w:r w:rsidRPr="0052462E" w:rsidDel="005F4D4B">
          <w:rPr>
            <w:rStyle w:val="Hyperlink"/>
            <w:rFonts w:ascii="Times New Roman" w:hAnsi="Times New Roman" w:cs="Times New Roman"/>
            <w:noProof/>
            <w:sz w:val="28"/>
            <w:szCs w:val="28"/>
          </w:rPr>
          <w:delText>Hình 3.3: MUnit Code</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4967B6EA" w14:textId="77777777" w:rsidR="00630F8F" w:rsidRPr="0052462E" w:rsidDel="005F4D4B" w:rsidRDefault="00630F8F">
      <w:pPr>
        <w:pStyle w:val="TableofFigures"/>
        <w:tabs>
          <w:tab w:val="right" w:leader="dot" w:pos="9395"/>
        </w:tabs>
        <w:rPr>
          <w:del w:id="3561" w:author="Nguyen Toan" w:date="2018-05-05T22:57:00Z"/>
          <w:rFonts w:ascii="Times New Roman" w:eastAsiaTheme="minorEastAsia" w:hAnsi="Times New Roman" w:cs="Times New Roman"/>
          <w:noProof/>
          <w:color w:val="auto"/>
          <w:sz w:val="28"/>
          <w:szCs w:val="28"/>
          <w:lang w:val="en-US"/>
        </w:rPr>
      </w:pPr>
      <w:del w:id="3562" w:author="Nguyen Toan" w:date="2018-05-05T22:57:00Z">
        <w:r w:rsidRPr="0052462E" w:rsidDel="005F4D4B">
          <w:rPr>
            <w:rStyle w:val="Hyperlink"/>
            <w:rFonts w:ascii="Times New Roman" w:hAnsi="Times New Roman" w:cs="Times New Roman"/>
            <w:noProof/>
            <w:sz w:val="28"/>
            <w:szCs w:val="28"/>
          </w:rPr>
          <w:delText>Hình 3.4: MUnit viết trên Java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2AE102EE" w14:textId="77777777" w:rsidR="00630F8F" w:rsidRPr="0052462E" w:rsidDel="005F4D4B" w:rsidRDefault="00630F8F">
      <w:pPr>
        <w:pStyle w:val="TableofFigures"/>
        <w:tabs>
          <w:tab w:val="right" w:leader="dot" w:pos="9395"/>
        </w:tabs>
        <w:rPr>
          <w:del w:id="3563" w:author="Nguyen Toan" w:date="2018-05-05T22:57:00Z"/>
          <w:rFonts w:ascii="Times New Roman" w:eastAsiaTheme="minorEastAsia" w:hAnsi="Times New Roman" w:cs="Times New Roman"/>
          <w:noProof/>
          <w:color w:val="auto"/>
          <w:sz w:val="28"/>
          <w:szCs w:val="28"/>
          <w:lang w:val="en-US"/>
        </w:rPr>
      </w:pPr>
      <w:del w:id="3564" w:author="Nguyen Toan" w:date="2018-05-05T22:57:00Z">
        <w:r w:rsidRPr="0052462E" w:rsidDel="005F4D4B">
          <w:rPr>
            <w:rStyle w:val="Hyperlink"/>
            <w:rFonts w:ascii="Times New Roman" w:eastAsia="Times New Roman" w:hAnsi="Times New Roman" w:cs="Times New Roman"/>
            <w:noProof/>
            <w:sz w:val="28"/>
            <w:szCs w:val="28"/>
          </w:rPr>
          <w:delText>Hình 3.13: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32</w:delText>
        </w:r>
      </w:del>
    </w:p>
    <w:p w14:paraId="153A28B9" w14:textId="77777777" w:rsidR="00630F8F" w:rsidRPr="0052462E" w:rsidDel="005F4D4B" w:rsidRDefault="00630F8F">
      <w:pPr>
        <w:pStyle w:val="TableofFigures"/>
        <w:tabs>
          <w:tab w:val="right" w:leader="dot" w:pos="9395"/>
        </w:tabs>
        <w:rPr>
          <w:del w:id="3565" w:author="Nguyen Toan" w:date="2018-05-05T22:57:00Z"/>
          <w:rFonts w:ascii="Times New Roman" w:eastAsiaTheme="minorEastAsia" w:hAnsi="Times New Roman" w:cs="Times New Roman"/>
          <w:noProof/>
          <w:color w:val="auto"/>
          <w:sz w:val="28"/>
          <w:szCs w:val="28"/>
          <w:lang w:val="en-US"/>
        </w:rPr>
      </w:pPr>
      <w:del w:id="3566" w:author="Nguyen Toan" w:date="2018-05-05T22:57:00Z">
        <w:r w:rsidRPr="0052462E" w:rsidDel="005F4D4B">
          <w:rPr>
            <w:rStyle w:val="Hyperlink"/>
            <w:rFonts w:ascii="Times New Roman" w:eastAsia="Times New Roman" w:hAnsi="Times New Roman" w:cs="Times New Roman"/>
            <w:noProof/>
            <w:sz w:val="28"/>
            <w:szCs w:val="28"/>
          </w:rPr>
          <w:delText>Hình 3.14: Màn hình chính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34</w:delText>
        </w:r>
      </w:del>
    </w:p>
    <w:p w14:paraId="733906E3" w14:textId="77777777" w:rsidR="00630F8F" w:rsidRPr="0052462E" w:rsidDel="005F4D4B" w:rsidRDefault="00630F8F">
      <w:pPr>
        <w:pStyle w:val="TableofFigures"/>
        <w:tabs>
          <w:tab w:val="right" w:leader="dot" w:pos="9395"/>
        </w:tabs>
        <w:rPr>
          <w:del w:id="3567" w:author="Nguyen Toan" w:date="2018-05-05T22:57:00Z"/>
          <w:rFonts w:ascii="Times New Roman" w:eastAsiaTheme="minorEastAsia" w:hAnsi="Times New Roman" w:cs="Times New Roman"/>
          <w:noProof/>
          <w:color w:val="auto"/>
          <w:sz w:val="28"/>
          <w:szCs w:val="28"/>
          <w:lang w:val="en-US"/>
        </w:rPr>
      </w:pPr>
      <w:del w:id="3568" w:author="Nguyen Toan" w:date="2018-05-05T22:57:00Z">
        <w:r w:rsidRPr="0052462E" w:rsidDel="005F4D4B">
          <w:rPr>
            <w:rStyle w:val="Hyperlink"/>
            <w:rFonts w:ascii="Times New Roman" w:eastAsia="Times New Roman" w:hAnsi="Times New Roman" w:cs="Times New Roman"/>
            <w:noProof/>
            <w:sz w:val="28"/>
            <w:szCs w:val="28"/>
          </w:rPr>
          <w:delText>Hình 3.15: Cấu hình tùy chỉnh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35</w:delText>
        </w:r>
      </w:del>
    </w:p>
    <w:p w14:paraId="6DCA2FD1" w14:textId="77777777" w:rsidR="00630F8F" w:rsidRPr="0052462E" w:rsidDel="005F4D4B" w:rsidRDefault="00630F8F">
      <w:pPr>
        <w:pStyle w:val="TableofFigures"/>
        <w:tabs>
          <w:tab w:val="right" w:leader="dot" w:pos="9395"/>
        </w:tabs>
        <w:rPr>
          <w:del w:id="3569" w:author="Nguyen Toan" w:date="2018-05-05T22:57:00Z"/>
          <w:rFonts w:ascii="Times New Roman" w:eastAsiaTheme="minorEastAsia" w:hAnsi="Times New Roman" w:cs="Times New Roman"/>
          <w:noProof/>
          <w:color w:val="auto"/>
          <w:sz w:val="28"/>
          <w:szCs w:val="28"/>
          <w:lang w:val="en-US"/>
        </w:rPr>
      </w:pPr>
      <w:del w:id="3570" w:author="Nguyen Toan" w:date="2018-05-05T22:57:00Z">
        <w:r w:rsidRPr="0052462E" w:rsidDel="005F4D4B">
          <w:rPr>
            <w:rStyle w:val="Hyperlink"/>
            <w:rFonts w:ascii="Times New Roman" w:hAnsi="Times New Roman" w:cs="Times New Roman"/>
            <w:noProof/>
            <w:sz w:val="28"/>
            <w:szCs w:val="28"/>
          </w:rPr>
          <w:delText>Hình 3.16:Quản lý plugins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36</w:delText>
        </w:r>
      </w:del>
    </w:p>
    <w:p w14:paraId="009960C9" w14:textId="77777777" w:rsidR="00630F8F" w:rsidRPr="0052462E" w:rsidDel="005F4D4B" w:rsidRDefault="00630F8F">
      <w:pPr>
        <w:pStyle w:val="TableofFigures"/>
        <w:tabs>
          <w:tab w:val="right" w:leader="dot" w:pos="9395"/>
        </w:tabs>
        <w:rPr>
          <w:del w:id="3571" w:author="Nguyen Toan" w:date="2018-05-05T22:57:00Z"/>
          <w:rFonts w:ascii="Times New Roman" w:eastAsiaTheme="minorEastAsia" w:hAnsi="Times New Roman" w:cs="Times New Roman"/>
          <w:noProof/>
          <w:color w:val="auto"/>
          <w:sz w:val="28"/>
          <w:szCs w:val="28"/>
          <w:lang w:val="en-US"/>
        </w:rPr>
      </w:pPr>
      <w:del w:id="3572" w:author="Nguyen Toan" w:date="2018-05-05T22:57:00Z">
        <w:r w:rsidRPr="0052462E" w:rsidDel="005F4D4B">
          <w:rPr>
            <w:rStyle w:val="Hyperlink"/>
            <w:rFonts w:ascii="Times New Roman" w:hAnsi="Times New Roman" w:cs="Times New Roman"/>
            <w:noProof/>
            <w:sz w:val="28"/>
            <w:szCs w:val="28"/>
          </w:rPr>
          <w:delText>Hình 3.17: Thông tin hệ thống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37</w:delText>
        </w:r>
      </w:del>
    </w:p>
    <w:p w14:paraId="1722BC3D" w14:textId="77777777" w:rsidR="00630F8F" w:rsidRPr="0052462E" w:rsidDel="005F4D4B" w:rsidRDefault="00630F8F">
      <w:pPr>
        <w:pStyle w:val="TableofFigures"/>
        <w:tabs>
          <w:tab w:val="right" w:leader="dot" w:pos="9395"/>
        </w:tabs>
        <w:rPr>
          <w:del w:id="3573" w:author="Nguyen Toan" w:date="2018-05-05T22:57:00Z"/>
          <w:rFonts w:ascii="Times New Roman" w:eastAsiaTheme="minorEastAsia" w:hAnsi="Times New Roman" w:cs="Times New Roman"/>
          <w:noProof/>
          <w:color w:val="auto"/>
          <w:sz w:val="28"/>
          <w:szCs w:val="28"/>
          <w:lang w:val="en-US"/>
        </w:rPr>
      </w:pPr>
      <w:del w:id="3574" w:author="Nguyen Toan" w:date="2018-05-05T22:57:00Z">
        <w:r w:rsidRPr="0052462E" w:rsidDel="005F4D4B">
          <w:rPr>
            <w:rStyle w:val="Hyperlink"/>
            <w:rFonts w:ascii="Times New Roman" w:hAnsi="Times New Roman" w:cs="Times New Roman"/>
            <w:noProof/>
            <w:sz w:val="28"/>
            <w:szCs w:val="28"/>
          </w:rPr>
          <w:delText>Hình 3.5. Biểu đồ lớp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2A9C3300" w14:textId="77777777" w:rsidR="00630F8F" w:rsidRPr="0052462E" w:rsidDel="005F4D4B" w:rsidRDefault="00630F8F">
      <w:pPr>
        <w:pStyle w:val="TableofFigures"/>
        <w:tabs>
          <w:tab w:val="right" w:leader="dot" w:pos="9395"/>
        </w:tabs>
        <w:rPr>
          <w:del w:id="3575" w:author="Nguyen Toan" w:date="2018-05-05T22:57:00Z"/>
          <w:rFonts w:ascii="Times New Roman" w:eastAsiaTheme="minorEastAsia" w:hAnsi="Times New Roman" w:cs="Times New Roman"/>
          <w:noProof/>
          <w:color w:val="auto"/>
          <w:sz w:val="28"/>
          <w:szCs w:val="28"/>
          <w:lang w:val="en-US"/>
        </w:rPr>
      </w:pPr>
      <w:del w:id="3576" w:author="Nguyen Toan" w:date="2018-05-05T22:57:00Z">
        <w:r w:rsidRPr="0052462E" w:rsidDel="005F4D4B">
          <w:rPr>
            <w:rStyle w:val="Hyperlink"/>
            <w:rFonts w:ascii="Times New Roman" w:hAnsi="Times New Roman" w:cs="Times New Roman"/>
            <w:noProof/>
            <w:sz w:val="28"/>
            <w:szCs w:val="28"/>
          </w:rPr>
          <w:delText>Hình 3.6. Ví dụ tệp XML cấu hình ứng dụng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455D46E0" w14:textId="77777777" w:rsidR="00630F8F" w:rsidRPr="0052462E" w:rsidDel="005F4D4B" w:rsidRDefault="00630F8F">
      <w:pPr>
        <w:pStyle w:val="TableofFigures"/>
        <w:tabs>
          <w:tab w:val="right" w:leader="dot" w:pos="9395"/>
        </w:tabs>
        <w:rPr>
          <w:del w:id="3577" w:author="Nguyen Toan" w:date="2018-05-05T22:57:00Z"/>
          <w:rFonts w:ascii="Times New Roman" w:eastAsiaTheme="minorEastAsia" w:hAnsi="Times New Roman" w:cs="Times New Roman"/>
          <w:noProof/>
          <w:color w:val="auto"/>
          <w:sz w:val="28"/>
          <w:szCs w:val="28"/>
          <w:lang w:val="en-US"/>
        </w:rPr>
      </w:pPr>
      <w:del w:id="3578" w:author="Nguyen Toan" w:date="2018-05-05T22:57:00Z">
        <w:r w:rsidRPr="0052462E" w:rsidDel="005F4D4B">
          <w:rPr>
            <w:rStyle w:val="Hyperlink"/>
            <w:rFonts w:ascii="Times New Roman" w:hAnsi="Times New Roman" w:cs="Times New Roman"/>
            <w:noProof/>
            <w:sz w:val="28"/>
            <w:szCs w:val="28"/>
          </w:rPr>
          <w:delText>Hình 3.7. Các nút trong tệp xml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2674E697" w14:textId="77777777" w:rsidR="00630F8F" w:rsidRPr="0052462E" w:rsidDel="005F4D4B" w:rsidRDefault="00630F8F">
      <w:pPr>
        <w:pStyle w:val="TableofFigures"/>
        <w:tabs>
          <w:tab w:val="right" w:leader="dot" w:pos="9395"/>
        </w:tabs>
        <w:rPr>
          <w:del w:id="3579" w:author="Nguyen Toan" w:date="2018-05-05T22:57:00Z"/>
          <w:rFonts w:ascii="Times New Roman" w:eastAsiaTheme="minorEastAsia" w:hAnsi="Times New Roman" w:cs="Times New Roman"/>
          <w:noProof/>
          <w:color w:val="auto"/>
          <w:sz w:val="28"/>
          <w:szCs w:val="28"/>
          <w:lang w:val="en-US"/>
        </w:rPr>
      </w:pPr>
      <w:del w:id="3580" w:author="Nguyen Toan" w:date="2018-05-05T22:57:00Z">
        <w:r w:rsidRPr="0052462E" w:rsidDel="005F4D4B">
          <w:rPr>
            <w:rStyle w:val="Hyperlink"/>
            <w:rFonts w:ascii="Times New Roman" w:hAnsi="Times New Roman" w:cs="Times New Roman"/>
            <w:noProof/>
            <w:sz w:val="28"/>
            <w:szCs w:val="28"/>
          </w:rPr>
          <w:delText xml:space="preserve">Hình 3.8: </w:delText>
        </w:r>
        <w:r w:rsidRPr="0052462E" w:rsidDel="005F4D4B">
          <w:rPr>
            <w:rStyle w:val="Hyperlink"/>
            <w:rFonts w:ascii="Times New Roman" w:hAnsi="Times New Roman" w:cs="Times New Roman"/>
            <w:noProof/>
            <w:sz w:val="28"/>
            <w:szCs w:val="28"/>
            <w:lang w:val="vi-VN"/>
          </w:rPr>
          <w:delText>Các bước sinh mã kiểm thử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6DBEFD87" w14:textId="77777777" w:rsidR="00630F8F" w:rsidRPr="0052462E" w:rsidDel="005F4D4B" w:rsidRDefault="00630F8F">
      <w:pPr>
        <w:pStyle w:val="TableofFigures"/>
        <w:tabs>
          <w:tab w:val="right" w:leader="dot" w:pos="9395"/>
        </w:tabs>
        <w:rPr>
          <w:del w:id="3581" w:author="Nguyen Toan" w:date="2018-05-05T22:57:00Z"/>
          <w:rFonts w:ascii="Times New Roman" w:eastAsiaTheme="minorEastAsia" w:hAnsi="Times New Roman" w:cs="Times New Roman"/>
          <w:noProof/>
          <w:color w:val="auto"/>
          <w:sz w:val="28"/>
          <w:szCs w:val="28"/>
          <w:lang w:val="en-US"/>
        </w:rPr>
      </w:pPr>
      <w:del w:id="3582" w:author="Nguyen Toan" w:date="2018-05-05T22:57:00Z">
        <w:r w:rsidRPr="0052462E" w:rsidDel="005F4D4B">
          <w:rPr>
            <w:rStyle w:val="Hyperlink"/>
            <w:rFonts w:ascii="Times New Roman" w:hAnsi="Times New Roman" w:cs="Times New Roman"/>
            <w:noProof/>
            <w:sz w:val="28"/>
            <w:szCs w:val="28"/>
          </w:rPr>
          <w:delText>Hình 3.9: Cấu hình khởi tạo của ứng dụng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41</w:delText>
        </w:r>
      </w:del>
    </w:p>
    <w:p w14:paraId="5311199B" w14:textId="77777777" w:rsidR="00630F8F" w:rsidRPr="0052462E" w:rsidDel="005F4D4B" w:rsidRDefault="00630F8F">
      <w:pPr>
        <w:pStyle w:val="TableofFigures"/>
        <w:tabs>
          <w:tab w:val="right" w:leader="dot" w:pos="9395"/>
        </w:tabs>
        <w:rPr>
          <w:del w:id="3583" w:author="Nguyen Toan" w:date="2018-05-05T22:57:00Z"/>
          <w:rFonts w:ascii="Times New Roman" w:eastAsiaTheme="minorEastAsia" w:hAnsi="Times New Roman" w:cs="Times New Roman"/>
          <w:noProof/>
          <w:color w:val="auto"/>
          <w:sz w:val="28"/>
          <w:szCs w:val="28"/>
          <w:lang w:val="en-US"/>
        </w:rPr>
      </w:pPr>
      <w:del w:id="3584" w:author="Nguyen Toan" w:date="2018-05-05T22:57:00Z">
        <w:r w:rsidRPr="0052462E" w:rsidDel="005F4D4B">
          <w:rPr>
            <w:rStyle w:val="Hyperlink"/>
            <w:rFonts w:ascii="Times New Roman" w:hAnsi="Times New Roman" w:cs="Times New Roman"/>
            <w:noProof/>
            <w:sz w:val="28"/>
            <w:szCs w:val="28"/>
          </w:rPr>
          <w:delText>Hình 3.10: M</w:delText>
        </w:r>
        <w:r w:rsidRPr="0052462E" w:rsidDel="005F4D4B">
          <w:rPr>
            <w:rStyle w:val="Hyperlink"/>
            <w:rFonts w:ascii="Times New Roman" w:hAnsi="Times New Roman" w:cs="Times New Roman"/>
            <w:noProof/>
            <w:sz w:val="28"/>
            <w:szCs w:val="28"/>
            <w:lang w:val="vi-VN"/>
          </w:rPr>
          <w:delText>ã nguồn kiểm thử bằng phương pháp sinh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21028FF" w14:textId="77777777" w:rsidR="00630F8F" w:rsidRPr="0052462E" w:rsidDel="005F4D4B" w:rsidRDefault="00630F8F">
      <w:pPr>
        <w:pStyle w:val="TableofFigures"/>
        <w:tabs>
          <w:tab w:val="right" w:leader="dot" w:pos="9395"/>
        </w:tabs>
        <w:rPr>
          <w:del w:id="3585" w:author="Nguyen Toan" w:date="2018-05-05T22:57:00Z"/>
          <w:rFonts w:ascii="Times New Roman" w:eastAsiaTheme="minorEastAsia" w:hAnsi="Times New Roman" w:cs="Times New Roman"/>
          <w:noProof/>
          <w:color w:val="auto"/>
          <w:sz w:val="28"/>
          <w:szCs w:val="28"/>
          <w:lang w:val="en-US"/>
        </w:rPr>
      </w:pPr>
      <w:del w:id="3586" w:author="Nguyen Toan" w:date="2018-05-05T22:57:00Z">
        <w:r w:rsidRPr="0052462E" w:rsidDel="005F4D4B">
          <w:rPr>
            <w:rStyle w:val="Hyperlink"/>
            <w:rFonts w:ascii="Times New Roman" w:hAnsi="Times New Roman" w:cs="Times New Roman"/>
            <w:noProof/>
            <w:sz w:val="28"/>
            <w:szCs w:val="28"/>
          </w:rPr>
          <w:delText>Hình 3.24. Kiểm thử sử dụng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101A8BC" w14:textId="77777777" w:rsidR="00630F8F" w:rsidRPr="0052462E" w:rsidDel="005F4D4B" w:rsidRDefault="00630F8F">
      <w:pPr>
        <w:pStyle w:val="TableofFigures"/>
        <w:tabs>
          <w:tab w:val="right" w:leader="dot" w:pos="9395"/>
        </w:tabs>
        <w:rPr>
          <w:del w:id="3587" w:author="Nguyen Toan" w:date="2018-05-05T22:57:00Z"/>
          <w:rFonts w:ascii="Times New Roman" w:eastAsiaTheme="minorEastAsia" w:hAnsi="Times New Roman" w:cs="Times New Roman"/>
          <w:noProof/>
          <w:color w:val="auto"/>
          <w:sz w:val="28"/>
          <w:szCs w:val="28"/>
          <w:lang w:val="en-US"/>
        </w:rPr>
      </w:pPr>
      <w:del w:id="3588" w:author="Nguyen Toan" w:date="2018-05-05T22:57:00Z">
        <w:r w:rsidRPr="0052462E" w:rsidDel="005F4D4B">
          <w:rPr>
            <w:rStyle w:val="Hyperlink"/>
            <w:rFonts w:ascii="Times New Roman" w:hAnsi="Times New Roman" w:cs="Times New Roman"/>
            <w:noProof/>
            <w:sz w:val="28"/>
            <w:szCs w:val="28"/>
          </w:rPr>
          <w:delText>Hình 3.25. Kiểm thử MUnit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47B315EE" w14:textId="77777777" w:rsidR="00630F8F" w:rsidRPr="0052462E" w:rsidDel="005F4D4B" w:rsidRDefault="00630F8F">
      <w:pPr>
        <w:pStyle w:val="TableofFigures"/>
        <w:tabs>
          <w:tab w:val="right" w:leader="dot" w:pos="9395"/>
        </w:tabs>
        <w:rPr>
          <w:del w:id="3589" w:author="Nguyen Toan" w:date="2018-05-05T22:57:00Z"/>
          <w:rFonts w:ascii="Times New Roman" w:eastAsiaTheme="minorEastAsia" w:hAnsi="Times New Roman" w:cs="Times New Roman"/>
          <w:noProof/>
          <w:color w:val="auto"/>
          <w:sz w:val="28"/>
          <w:szCs w:val="28"/>
          <w:lang w:val="en-US"/>
        </w:rPr>
      </w:pPr>
      <w:del w:id="3590" w:author="Nguyen Toan" w:date="2018-05-05T22:57:00Z">
        <w:r w:rsidRPr="0052462E" w:rsidDel="005F4D4B">
          <w:rPr>
            <w:rStyle w:val="Hyperlink"/>
            <w:rFonts w:ascii="Times New Roman" w:hAnsi="Times New Roman" w:cs="Times New Roman"/>
            <w:noProof/>
            <w:sz w:val="28"/>
            <w:szCs w:val="28"/>
          </w:rPr>
          <w:delText>Hình 3.26. Ca kiểm thử đầu vào</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3C5D18F0" w14:textId="77777777" w:rsidR="00630F8F" w:rsidRPr="0052462E" w:rsidDel="005F4D4B" w:rsidRDefault="00630F8F">
      <w:pPr>
        <w:pStyle w:val="TableofFigures"/>
        <w:tabs>
          <w:tab w:val="right" w:leader="dot" w:pos="9395"/>
        </w:tabs>
        <w:rPr>
          <w:del w:id="3591" w:author="Nguyen Toan" w:date="2018-05-05T22:57:00Z"/>
          <w:rFonts w:ascii="Times New Roman" w:eastAsiaTheme="minorEastAsia" w:hAnsi="Times New Roman" w:cs="Times New Roman"/>
          <w:noProof/>
          <w:color w:val="auto"/>
          <w:sz w:val="28"/>
          <w:szCs w:val="28"/>
          <w:lang w:val="en-US"/>
        </w:rPr>
      </w:pPr>
      <w:del w:id="3592" w:author="Nguyen Toan" w:date="2018-05-05T22:57:00Z">
        <w:r w:rsidRPr="0052462E" w:rsidDel="005F4D4B">
          <w:rPr>
            <w:rStyle w:val="Hyperlink"/>
            <w:rFonts w:ascii="Times New Roman" w:hAnsi="Times New Roman" w:cs="Times New Roman"/>
            <w:noProof/>
            <w:sz w:val="28"/>
            <w:szCs w:val="28"/>
          </w:rPr>
          <w:delText>Hình 3.27. Mã nguồn kiểm thử được tự động sinh ra từ công cụ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5A9281FB" w14:textId="77777777" w:rsidR="00630F8F" w:rsidRPr="0052462E" w:rsidDel="005F4D4B" w:rsidRDefault="00630F8F">
      <w:pPr>
        <w:pStyle w:val="TableofFigures"/>
        <w:tabs>
          <w:tab w:val="right" w:leader="dot" w:pos="9395"/>
        </w:tabs>
        <w:rPr>
          <w:del w:id="3593" w:author="Nguyen Toan" w:date="2018-05-05T22:57:00Z"/>
          <w:rFonts w:ascii="Times New Roman" w:eastAsiaTheme="minorEastAsia" w:hAnsi="Times New Roman" w:cs="Times New Roman"/>
          <w:noProof/>
          <w:color w:val="auto"/>
          <w:sz w:val="28"/>
          <w:szCs w:val="28"/>
          <w:lang w:val="en-US"/>
        </w:rPr>
      </w:pPr>
      <w:del w:id="3594" w:author="Nguyen Toan" w:date="2018-05-05T22:57:00Z">
        <w:r w:rsidRPr="0052462E" w:rsidDel="005F4D4B">
          <w:rPr>
            <w:rStyle w:val="Hyperlink"/>
            <w:rFonts w:ascii="Times New Roman" w:hAnsi="Times New Roman" w:cs="Times New Roman"/>
            <w:noProof/>
            <w:sz w:val="28"/>
            <w:szCs w:val="28"/>
          </w:rPr>
          <w:delText xml:space="preserve">Hình 3.28. Chèn các ký pháp </w:delText>
        </w:r>
        <w:r w:rsidRPr="0052462E" w:rsidDel="005F4D4B">
          <w:rPr>
            <w:rStyle w:val="Hyperlink"/>
            <w:rFonts w:ascii="Times New Roman" w:hAnsi="Times New Roman" w:cs="Times New Roman"/>
            <w:noProof/>
            <w:sz w:val="28"/>
            <w:szCs w:val="28"/>
            <w:lang w:val="en-US"/>
          </w:rPr>
          <w:delText xml:space="preserve">JUnit </w:delText>
        </w:r>
        <w:r w:rsidRPr="0052462E" w:rsidDel="005F4D4B">
          <w:rPr>
            <w:rStyle w:val="Hyperlink"/>
            <w:rFonts w:ascii="Times New Roman" w:hAnsi="Times New Roman" w:cs="Times New Roman"/>
            <w:noProof/>
            <w:sz w:val="28"/>
            <w:szCs w:val="28"/>
          </w:rPr>
          <w:delText>trong mã nguồn kiểm th</w:delText>
        </w:r>
        <w:r w:rsidRPr="0052462E" w:rsidDel="005F4D4B">
          <w:rPr>
            <w:rStyle w:val="Hyperlink"/>
            <w:rFonts w:ascii="Times New Roman" w:hAnsi="Times New Roman" w:cs="Times New Roman"/>
            <w:noProof/>
            <w:sz w:val="28"/>
            <w:szCs w:val="28"/>
            <w:lang w:val="vi-VN"/>
          </w:rPr>
          <w:delText>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41916F5F" w14:textId="77777777" w:rsidR="00630F8F" w:rsidRPr="0052462E" w:rsidDel="005F4D4B" w:rsidRDefault="00630F8F">
      <w:pPr>
        <w:pStyle w:val="TableofFigures"/>
        <w:tabs>
          <w:tab w:val="right" w:leader="dot" w:pos="9395"/>
        </w:tabs>
        <w:rPr>
          <w:del w:id="3595" w:author="Nguyen Toan" w:date="2018-05-05T22:57:00Z"/>
          <w:rFonts w:ascii="Times New Roman" w:eastAsiaTheme="minorEastAsia" w:hAnsi="Times New Roman" w:cs="Times New Roman"/>
          <w:noProof/>
          <w:color w:val="auto"/>
          <w:sz w:val="28"/>
          <w:szCs w:val="28"/>
          <w:lang w:val="en-US"/>
        </w:rPr>
      </w:pPr>
      <w:del w:id="3596" w:author="Nguyen Toan" w:date="2018-05-05T22:57:00Z">
        <w:r w:rsidRPr="0052462E" w:rsidDel="005F4D4B">
          <w:rPr>
            <w:rStyle w:val="Hyperlink"/>
            <w:rFonts w:ascii="Times New Roman" w:hAnsi="Times New Roman" w:cs="Times New Roman"/>
            <w:noProof/>
            <w:sz w:val="28"/>
            <w:szCs w:val="28"/>
          </w:rPr>
          <w:delText>Hình 3.31.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45</w:delText>
        </w:r>
      </w:del>
    </w:p>
    <w:p w14:paraId="036A6CA7" w14:textId="77777777" w:rsidR="00630F8F" w:rsidRPr="0052462E" w:rsidDel="005F4D4B" w:rsidRDefault="00630F8F">
      <w:pPr>
        <w:pStyle w:val="TableofFigures"/>
        <w:tabs>
          <w:tab w:val="right" w:leader="dot" w:pos="9395"/>
        </w:tabs>
        <w:rPr>
          <w:del w:id="3597" w:author="Nguyen Toan" w:date="2018-05-05T22:57:00Z"/>
          <w:rFonts w:ascii="Times New Roman" w:eastAsiaTheme="minorEastAsia" w:hAnsi="Times New Roman" w:cs="Times New Roman"/>
          <w:noProof/>
          <w:color w:val="auto"/>
          <w:sz w:val="28"/>
          <w:szCs w:val="28"/>
          <w:lang w:val="en-US"/>
        </w:rPr>
      </w:pPr>
      <w:del w:id="3598" w:author="Nguyen Toan" w:date="2018-05-05T22:57:00Z">
        <w:r w:rsidRPr="0052462E" w:rsidDel="005F4D4B">
          <w:rPr>
            <w:rStyle w:val="Hyperlink"/>
            <w:rFonts w:ascii="Times New Roman" w:hAnsi="Times New Roman" w:cs="Times New Roman"/>
            <w:noProof/>
            <w:sz w:val="28"/>
            <w:szCs w:val="28"/>
          </w:rPr>
          <w:delText>Hình 3.32: Màn hình quản lý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46</w:delText>
        </w:r>
      </w:del>
    </w:p>
    <w:p w14:paraId="24D6EDAE" w14:textId="77777777" w:rsidR="00630F8F" w:rsidRPr="0052462E" w:rsidDel="005F4D4B" w:rsidRDefault="00630F8F">
      <w:pPr>
        <w:pStyle w:val="TableofFigures"/>
        <w:tabs>
          <w:tab w:val="right" w:leader="dot" w:pos="9395"/>
        </w:tabs>
        <w:rPr>
          <w:del w:id="3599" w:author="Nguyen Toan" w:date="2018-05-05T22:57:00Z"/>
          <w:rFonts w:ascii="Times New Roman" w:eastAsiaTheme="minorEastAsia" w:hAnsi="Times New Roman" w:cs="Times New Roman"/>
          <w:noProof/>
          <w:color w:val="auto"/>
          <w:sz w:val="28"/>
          <w:szCs w:val="28"/>
          <w:lang w:val="en-US"/>
        </w:rPr>
      </w:pPr>
      <w:del w:id="3600" w:author="Nguyen Toan" w:date="2018-05-05T22:57:00Z">
        <w:r w:rsidRPr="0052462E" w:rsidDel="005F4D4B">
          <w:rPr>
            <w:rStyle w:val="Hyperlink"/>
            <w:rFonts w:ascii="Times New Roman" w:hAnsi="Times New Roman" w:cs="Times New Roman"/>
            <w:noProof/>
            <w:sz w:val="28"/>
            <w:szCs w:val="28"/>
          </w:rPr>
          <w:delText>Hình 3.33: Tạo một tác vụ trên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47</w:delText>
        </w:r>
      </w:del>
    </w:p>
    <w:p w14:paraId="6468E9BA" w14:textId="77777777" w:rsidR="00630F8F" w:rsidRPr="0052462E" w:rsidDel="005F4D4B" w:rsidRDefault="00630F8F">
      <w:pPr>
        <w:pStyle w:val="TableofFigures"/>
        <w:tabs>
          <w:tab w:val="right" w:leader="dot" w:pos="9395"/>
        </w:tabs>
        <w:rPr>
          <w:del w:id="3601" w:author="Nguyen Toan" w:date="2018-05-05T22:57:00Z"/>
          <w:rFonts w:ascii="Times New Roman" w:eastAsiaTheme="minorEastAsia" w:hAnsi="Times New Roman" w:cs="Times New Roman"/>
          <w:noProof/>
          <w:color w:val="auto"/>
          <w:sz w:val="28"/>
          <w:szCs w:val="28"/>
          <w:lang w:val="en-US"/>
        </w:rPr>
      </w:pPr>
      <w:del w:id="3602" w:author="Nguyen Toan" w:date="2018-05-05T22:57:00Z">
        <w:r w:rsidRPr="0052462E" w:rsidDel="005F4D4B">
          <w:rPr>
            <w:rStyle w:val="Hyperlink"/>
            <w:rFonts w:ascii="Times New Roman" w:hAnsi="Times New Roman" w:cs="Times New Roman"/>
            <w:noProof/>
            <w:sz w:val="28"/>
            <w:szCs w:val="28"/>
          </w:rPr>
          <w:delText>Hình 3.34: Thông tin chi tiết cấu hình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48</w:delText>
        </w:r>
      </w:del>
    </w:p>
    <w:p w14:paraId="27DB6348" w14:textId="77777777" w:rsidR="00630F8F" w:rsidRPr="0052462E" w:rsidDel="005F4D4B" w:rsidRDefault="00630F8F">
      <w:pPr>
        <w:pStyle w:val="TableofFigures"/>
        <w:tabs>
          <w:tab w:val="right" w:leader="dot" w:pos="9395"/>
        </w:tabs>
        <w:rPr>
          <w:del w:id="3603" w:author="Nguyen Toan" w:date="2018-05-05T22:57:00Z"/>
          <w:rFonts w:ascii="Times New Roman" w:eastAsiaTheme="minorEastAsia" w:hAnsi="Times New Roman" w:cs="Times New Roman"/>
          <w:noProof/>
          <w:color w:val="auto"/>
          <w:sz w:val="28"/>
          <w:szCs w:val="28"/>
          <w:lang w:val="en-US"/>
        </w:rPr>
      </w:pPr>
      <w:del w:id="3604" w:author="Nguyen Toan" w:date="2018-05-05T22:57:00Z">
        <w:r w:rsidRPr="0052462E" w:rsidDel="005F4D4B">
          <w:rPr>
            <w:rStyle w:val="Hyperlink"/>
            <w:rFonts w:ascii="Times New Roman" w:hAnsi="Times New Roman" w:cs="Times New Roman"/>
            <w:noProof/>
            <w:sz w:val="28"/>
            <w:szCs w:val="28"/>
          </w:rPr>
          <w:delText>Hình 3.30: Tùy chọn tác vụ xử lý qua shell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49</w:delText>
        </w:r>
      </w:del>
    </w:p>
    <w:p w14:paraId="267C8B69" w14:textId="77777777" w:rsidR="00630F8F" w:rsidRPr="0052462E" w:rsidDel="005F4D4B" w:rsidRDefault="00630F8F">
      <w:pPr>
        <w:pStyle w:val="TableofFigures"/>
        <w:tabs>
          <w:tab w:val="right" w:leader="dot" w:pos="9395"/>
        </w:tabs>
        <w:rPr>
          <w:del w:id="3605" w:author="Nguyen Toan" w:date="2018-05-05T22:57:00Z"/>
          <w:rFonts w:ascii="Times New Roman" w:eastAsiaTheme="minorEastAsia" w:hAnsi="Times New Roman" w:cs="Times New Roman"/>
          <w:noProof/>
          <w:color w:val="auto"/>
          <w:sz w:val="28"/>
          <w:szCs w:val="28"/>
          <w:lang w:val="en-US"/>
        </w:rPr>
      </w:pPr>
      <w:del w:id="3606" w:author="Nguyen Toan" w:date="2018-05-05T22:57:00Z">
        <w:r w:rsidRPr="0052462E" w:rsidDel="005F4D4B">
          <w:rPr>
            <w:rStyle w:val="Hyperlink"/>
            <w:rFonts w:ascii="Times New Roman" w:hAnsi="Times New Roman" w:cs="Times New Roman"/>
            <w:noProof/>
            <w:sz w:val="28"/>
            <w:szCs w:val="28"/>
          </w:rPr>
          <w:delText>Hình 3.36:Thêm cấu hình gọi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FD1536" w14:textId="77777777" w:rsidR="00630F8F" w:rsidRPr="0052462E" w:rsidDel="005F4D4B" w:rsidRDefault="00630F8F">
      <w:pPr>
        <w:pStyle w:val="TableofFigures"/>
        <w:tabs>
          <w:tab w:val="right" w:leader="dot" w:pos="9395"/>
        </w:tabs>
        <w:rPr>
          <w:del w:id="3607" w:author="Nguyen Toan" w:date="2018-05-05T22:57:00Z"/>
          <w:rFonts w:ascii="Times New Roman" w:eastAsiaTheme="minorEastAsia" w:hAnsi="Times New Roman" w:cs="Times New Roman"/>
          <w:noProof/>
          <w:color w:val="auto"/>
          <w:sz w:val="28"/>
          <w:szCs w:val="28"/>
          <w:lang w:val="en-US"/>
        </w:rPr>
      </w:pPr>
      <w:del w:id="3608" w:author="Nguyen Toan" w:date="2018-05-05T22:57:00Z">
        <w:r w:rsidRPr="0052462E" w:rsidDel="005F4D4B">
          <w:rPr>
            <w:rStyle w:val="Hyperlink"/>
            <w:rFonts w:ascii="Times New Roman" w:eastAsia="Times New Roman" w:hAnsi="Times New Roman" w:cs="Times New Roman"/>
            <w:noProof/>
            <w:sz w:val="28"/>
            <w:szCs w:val="28"/>
            <w:lang w:val="en-US"/>
          </w:rPr>
          <w:delText>Hình 3.37: Quá trình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2378D5" w14:textId="77777777" w:rsidR="00630F8F" w:rsidRPr="0052462E" w:rsidDel="005F4D4B" w:rsidRDefault="00630F8F">
      <w:pPr>
        <w:pStyle w:val="TableofFigures"/>
        <w:tabs>
          <w:tab w:val="right" w:leader="dot" w:pos="9395"/>
        </w:tabs>
        <w:rPr>
          <w:del w:id="3609" w:author="Nguyen Toan" w:date="2018-05-05T22:57:00Z"/>
          <w:rFonts w:ascii="Times New Roman" w:eastAsiaTheme="minorEastAsia" w:hAnsi="Times New Roman" w:cs="Times New Roman"/>
          <w:noProof/>
          <w:color w:val="auto"/>
          <w:sz w:val="28"/>
          <w:szCs w:val="28"/>
          <w:lang w:val="en-US"/>
        </w:rPr>
      </w:pPr>
      <w:del w:id="3610" w:author="Nguyen Toan" w:date="2018-05-05T22:57:00Z">
        <w:r w:rsidRPr="0052462E" w:rsidDel="005F4D4B">
          <w:rPr>
            <w:rStyle w:val="Hyperlink"/>
            <w:rFonts w:ascii="Times New Roman" w:eastAsia="Times New Roman" w:hAnsi="Times New Roman" w:cs="Times New Roman"/>
            <w:noProof/>
            <w:sz w:val="28"/>
            <w:szCs w:val="28"/>
          </w:rPr>
          <w:delText>Hình 3.38: Lịch sử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75DF5067" w14:textId="77777777" w:rsidR="00630F8F" w:rsidRPr="0052462E" w:rsidDel="005F4D4B" w:rsidRDefault="00630F8F">
      <w:pPr>
        <w:pStyle w:val="TableofFigures"/>
        <w:tabs>
          <w:tab w:val="right" w:leader="dot" w:pos="9395"/>
        </w:tabs>
        <w:rPr>
          <w:del w:id="3611" w:author="Nguyen Toan" w:date="2018-05-05T22:57:00Z"/>
          <w:rFonts w:ascii="Times New Roman" w:eastAsiaTheme="minorEastAsia" w:hAnsi="Times New Roman" w:cs="Times New Roman"/>
          <w:noProof/>
          <w:color w:val="auto"/>
          <w:sz w:val="28"/>
          <w:szCs w:val="28"/>
          <w:lang w:val="en-US"/>
        </w:rPr>
      </w:pPr>
      <w:del w:id="3612" w:author="Nguyen Toan" w:date="2018-05-05T22:57:00Z">
        <w:r w:rsidRPr="0052462E" w:rsidDel="005F4D4B">
          <w:rPr>
            <w:rStyle w:val="Hyperlink"/>
            <w:rFonts w:ascii="Times New Roman" w:hAnsi="Times New Roman" w:cs="Times New Roman"/>
            <w:noProof/>
            <w:sz w:val="28"/>
            <w:szCs w:val="28"/>
          </w:rPr>
          <w:delText>Hình 3.39. Kết quả thực hiện chạy mã nguồn kiểm thử tự sinh</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140C203D" w14:textId="71F9C7B0" w:rsidR="007F0E4B" w:rsidRPr="0052462E" w:rsidRDefault="007F0E4B" w:rsidP="007F129F">
      <w:pPr>
        <w:pStyle w:val="NoSpacing"/>
        <w:rPr>
          <w:rFonts w:ascii="Times New Roman" w:hAnsi="Times New Roman" w:cs="Times New Roman"/>
          <w:sz w:val="28"/>
          <w:szCs w:val="28"/>
        </w:rPr>
      </w:pPr>
      <w:r w:rsidRPr="00E7321A">
        <w:rPr>
          <w:rFonts w:ascii="Times New Roman" w:hAnsi="Times New Roman" w:cs="Times New Roman"/>
          <w:sz w:val="28"/>
          <w:szCs w:val="28"/>
        </w:rPr>
        <w:fldChar w:fldCharType="end"/>
      </w:r>
    </w:p>
    <w:p w14:paraId="0863A691" w14:textId="087EF327" w:rsidR="006F117B" w:rsidRPr="005C62A6" w:rsidRDefault="007F0E4B" w:rsidP="00992FC2">
      <w:pPr>
        <w:rPr>
          <w:rFonts w:ascii="Times New Roman" w:eastAsia="Times New Roman" w:hAnsi="Times New Roman" w:cs="Times New Roman"/>
          <w:b/>
          <w:sz w:val="28"/>
          <w:szCs w:val="28"/>
        </w:rPr>
        <w:sectPr w:rsidR="006F117B" w:rsidRPr="005C62A6" w:rsidSect="00F02794">
          <w:pgSz w:w="12240" w:h="15840"/>
          <w:pgMar w:top="1134" w:right="1134" w:bottom="1134" w:left="1701" w:header="0" w:footer="720" w:gutter="0"/>
          <w:cols w:space="720"/>
        </w:sectPr>
      </w:pPr>
      <w:r w:rsidRPr="005C62A6">
        <w:rPr>
          <w:rFonts w:ascii="Times New Roman" w:eastAsia="Times New Roman" w:hAnsi="Times New Roman" w:cs="Times New Roman"/>
          <w:b/>
          <w:sz w:val="28"/>
          <w:szCs w:val="28"/>
        </w:rPr>
        <w:br w:type="page"/>
      </w:r>
    </w:p>
    <w:p w14:paraId="303D7012" w14:textId="65E23B3B" w:rsidR="006F117B" w:rsidRPr="00966627" w:rsidRDefault="00994B39" w:rsidP="004C417A">
      <w:pPr>
        <w:pStyle w:val="Heading1"/>
        <w:tabs>
          <w:tab w:val="left" w:pos="1350"/>
        </w:tabs>
        <w:spacing w:line="288" w:lineRule="auto"/>
        <w:jc w:val="center"/>
        <w:rPr>
          <w:rFonts w:ascii="Times New Roman" w:eastAsia="Times New Roman" w:hAnsi="Times New Roman" w:cs="Times New Roman"/>
          <w:b/>
          <w:sz w:val="28"/>
          <w:szCs w:val="28"/>
        </w:rPr>
      </w:pPr>
      <w:bookmarkStart w:id="3613" w:name="_Toc513613682"/>
      <w:r w:rsidRPr="00966627">
        <w:rPr>
          <w:rFonts w:ascii="Times New Roman" w:eastAsia="Times New Roman" w:hAnsi="Times New Roman" w:cs="Times New Roman"/>
          <w:b/>
          <w:sz w:val="28"/>
          <w:szCs w:val="28"/>
        </w:rPr>
        <w:lastRenderedPageBreak/>
        <w:t>MỞ ĐẦU</w:t>
      </w:r>
      <w:bookmarkEnd w:id="3613"/>
    </w:p>
    <w:p w14:paraId="400126F3" w14:textId="2D66567E"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Pr>
          <w:rFonts w:ascii="Times New Roman" w:eastAsia="Times New Roman" w:hAnsi="Times New Roman" w:cs="Times New Roman"/>
          <w:sz w:val="28"/>
          <w:szCs w:val="28"/>
        </w:rPr>
        <w:t>Áp</w:t>
      </w:r>
      <w:r w:rsidR="00C92A25">
        <w:rPr>
          <w:rFonts w:ascii="Times New Roman" w:eastAsia="Times New Roman" w:hAnsi="Times New Roman" w:cs="Times New Roman"/>
          <w:sz w:val="28"/>
          <w:szCs w:val="28"/>
        </w:rPr>
        <w:t xml:space="preserve"> dụng kiến trúc</w:t>
      </w:r>
      <w:r w:rsidRPr="005A5BC4">
        <w:rPr>
          <w:rFonts w:ascii="Times New Roman" w:eastAsia="Times New Roman" w:hAnsi="Times New Roman" w:cs="Times New Roman"/>
          <w:sz w:val="28"/>
          <w:szCs w:val="28"/>
        </w:rPr>
        <w:t xml:space="preserve"> ESB </w:t>
      </w:r>
      <w:r w:rsidR="00295F97">
        <w:rPr>
          <w:rFonts w:ascii="Times New Roman" w:eastAsia="Times New Roman" w:hAnsi="Times New Roman" w:cs="Times New Roman"/>
          <w:sz w:val="28"/>
          <w:szCs w:val="28"/>
        </w:rPr>
        <w:t xml:space="preserve">giúp cho các thành phần trong hệ thống </w:t>
      </w:r>
      <w:r w:rsidRPr="005A5BC4">
        <w:rPr>
          <w:rFonts w:ascii="Times New Roman" w:eastAsia="Times New Roman" w:hAnsi="Times New Roman" w:cs="Times New Roman"/>
          <w:sz w:val="28"/>
          <w:szCs w:val="28"/>
        </w:rPr>
        <w:t>có tính tái sử dụng cao, chi phí cho việc phát triển và tích hợp các ứng dụng ngoài hay ứng dụng của bên thứ ba thấp.</w:t>
      </w:r>
    </w:p>
    <w:p w14:paraId="2E109781" w14:textId="4CC25D5F" w:rsidR="006F117B" w:rsidRDefault="00006E12">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tích hợp nhiều ứng dụng khác nhau trên cùng một hệ thống cũng làm cho quá trình kiểm thử trở nên khó khăn, phức tạp hơn</w:t>
      </w:r>
      <w:r w:rsidR="007C541D">
        <w:rPr>
          <w:rFonts w:ascii="Times New Roman" w:eastAsia="Times New Roman" w:hAnsi="Times New Roman" w:cs="Times New Roman"/>
          <w:sz w:val="28"/>
          <w:szCs w:val="28"/>
        </w:rPr>
        <w:t xml:space="preserve"> và yêu cầu cũng trở nên khắt khe hơn</w:t>
      </w:r>
      <w:r>
        <w:rPr>
          <w:rFonts w:ascii="Times New Roman" w:eastAsia="Times New Roman" w:hAnsi="Times New Roman" w:cs="Times New Roman"/>
          <w:sz w:val="28"/>
          <w:szCs w:val="28"/>
        </w:rPr>
        <w:t>.</w:t>
      </w:r>
      <w:r w:rsidR="00085A02">
        <w:rPr>
          <w:rFonts w:ascii="Times New Roman" w:eastAsia="Times New Roman" w:hAnsi="Times New Roman" w:cs="Times New Roman"/>
          <w:sz w:val="28"/>
          <w:szCs w:val="28"/>
        </w:rPr>
        <w:t xml:space="preserve"> </w:t>
      </w:r>
      <w:r w:rsidR="005631AB">
        <w:rPr>
          <w:rFonts w:ascii="Times New Roman" w:eastAsia="Times New Roman" w:hAnsi="Times New Roman" w:cs="Times New Roman"/>
          <w:sz w:val="28"/>
          <w:szCs w:val="28"/>
        </w:rPr>
        <w:t>Kiến trúc</w:t>
      </w:r>
      <w:r w:rsidR="001F6469" w:rsidRPr="005A5BC4">
        <w:rPr>
          <w:rFonts w:ascii="Times New Roman" w:eastAsia="Times New Roman" w:hAnsi="Times New Roman" w:cs="Times New Roman"/>
          <w:sz w:val="28"/>
          <w:szCs w:val="28"/>
        </w:rPr>
        <w:t xml:space="preserve"> ESB </w:t>
      </w:r>
      <w:r w:rsidR="005631AB">
        <w:rPr>
          <w:rFonts w:ascii="Times New Roman" w:eastAsia="Times New Roman" w:hAnsi="Times New Roman" w:cs="Times New Roman"/>
          <w:sz w:val="28"/>
          <w:szCs w:val="28"/>
        </w:rPr>
        <w:t>có thể</w:t>
      </w:r>
      <w:r w:rsidR="001F6469" w:rsidRPr="005A5BC4">
        <w:rPr>
          <w:rFonts w:ascii="Times New Roman" w:eastAsia="Times New Roman" w:hAnsi="Times New Roman" w:cs="Times New Roman"/>
          <w:sz w:val="28"/>
          <w:szCs w:val="28"/>
        </w:rPr>
        <w:t xml:space="preserve"> kết nối </w:t>
      </w:r>
      <w:r w:rsidR="005631AB">
        <w:rPr>
          <w:rFonts w:ascii="Times New Roman" w:eastAsia="Times New Roman" w:hAnsi="Times New Roman" w:cs="Times New Roman"/>
          <w:sz w:val="28"/>
          <w:szCs w:val="28"/>
        </w:rPr>
        <w:t xml:space="preserve">nhiều ứng dụng </w:t>
      </w:r>
      <w:r w:rsidR="001F6469" w:rsidRPr="005A5BC4">
        <w:rPr>
          <w:rFonts w:ascii="Times New Roman" w:eastAsia="Times New Roman" w:hAnsi="Times New Roman" w:cs="Times New Roman"/>
          <w:sz w:val="28"/>
          <w:szCs w:val="28"/>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Pr>
          <w:rFonts w:ascii="Times New Roman" w:eastAsia="Times New Roman" w:hAnsi="Times New Roman" w:cs="Times New Roman"/>
          <w:sz w:val="28"/>
          <w:szCs w:val="28"/>
        </w:rPr>
        <w:t>.</w:t>
      </w:r>
    </w:p>
    <w:p w14:paraId="4D91055B" w14:textId="5BB60BF8" w:rsidR="006F117B" w:rsidRPr="005A5BC4" w:rsidRDefault="00A519A6" w:rsidP="00353E9D">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hệ thống sử dụng kiến trúc ESB tập trung vào giao tiếp giữa các thành phần</w:t>
      </w:r>
      <w:r w:rsidR="00726851">
        <w:rPr>
          <w:rFonts w:ascii="Times New Roman" w:eastAsia="Times New Roman" w:hAnsi="Times New Roman" w:cs="Times New Roman"/>
          <w:sz w:val="28"/>
          <w:szCs w:val="28"/>
        </w:rPr>
        <w:t xml:space="preserve"> và </w:t>
      </w:r>
      <w:r>
        <w:rPr>
          <w:rFonts w:ascii="Times New Roman" w:eastAsia="Times New Roman" w:hAnsi="Times New Roman" w:cs="Times New Roman"/>
          <w:sz w:val="28"/>
          <w:szCs w:val="28"/>
        </w:rPr>
        <w:t>các tính năng có sự trao đổi tích hợp thông tin</w:t>
      </w:r>
      <w:r w:rsidR="005E658E">
        <w:rPr>
          <w:rFonts w:ascii="Times New Roman" w:eastAsia="Times New Roman" w:hAnsi="Times New Roman" w:cs="Times New Roman"/>
          <w:sz w:val="28"/>
          <w:szCs w:val="28"/>
        </w:rPr>
        <w:t>, hay nói cách khác là các API</w:t>
      </w:r>
      <w:r>
        <w:rPr>
          <w:rFonts w:ascii="Times New Roman" w:eastAsia="Times New Roman" w:hAnsi="Times New Roman" w:cs="Times New Roman"/>
          <w:sz w:val="28"/>
          <w:szCs w:val="28"/>
        </w:rPr>
        <w:t xml:space="preserve">. Vì vậy, </w:t>
      </w:r>
      <w:r w:rsidR="00726851">
        <w:rPr>
          <w:rFonts w:ascii="Times New Roman" w:eastAsia="Times New Roman" w:hAnsi="Times New Roman" w:cs="Times New Roman"/>
          <w:sz w:val="28"/>
          <w:szCs w:val="28"/>
        </w:rPr>
        <w:t xml:space="preserve">phần kiểm thử trên giao diện người dùng không </w:t>
      </w:r>
      <w:r w:rsidR="00086118">
        <w:rPr>
          <w:rFonts w:ascii="Times New Roman" w:eastAsia="Times New Roman" w:hAnsi="Times New Roman" w:cs="Times New Roman"/>
          <w:sz w:val="28"/>
          <w:szCs w:val="28"/>
        </w:rPr>
        <w:t>cần</w:t>
      </w:r>
      <w:r w:rsidR="00726851">
        <w:rPr>
          <w:rFonts w:ascii="Times New Roman" w:eastAsia="Times New Roman" w:hAnsi="Times New Roman" w:cs="Times New Roman"/>
          <w:sz w:val="28"/>
          <w:szCs w:val="28"/>
        </w:rPr>
        <w:t xml:space="preserve"> </w:t>
      </w:r>
      <w:r w:rsidR="00692A3B">
        <w:rPr>
          <w:rFonts w:ascii="Times New Roman" w:eastAsia="Times New Roman" w:hAnsi="Times New Roman" w:cs="Times New Roman"/>
          <w:sz w:val="28"/>
          <w:szCs w:val="28"/>
        </w:rPr>
        <w:t>tập trung chú trọng</w:t>
      </w:r>
      <w:r w:rsidR="00726851">
        <w:rPr>
          <w:rFonts w:ascii="Times New Roman" w:eastAsia="Times New Roman" w:hAnsi="Times New Roman" w:cs="Times New Roman"/>
          <w:sz w:val="28"/>
          <w:szCs w:val="28"/>
        </w:rPr>
        <w:t xml:space="preserve">. </w:t>
      </w:r>
      <w:r w:rsidR="00381BA7">
        <w:rPr>
          <w:rFonts w:ascii="Times New Roman" w:eastAsia="Times New Roman" w:hAnsi="Times New Roman" w:cs="Times New Roman"/>
          <w:sz w:val="28"/>
          <w:szCs w:val="28"/>
        </w:rPr>
        <w:t>Ngoài ra, quá trình kiểm thử cần được thực hiện song song</w:t>
      </w:r>
      <w:r w:rsidR="00604D70">
        <w:rPr>
          <w:rFonts w:ascii="Times New Roman" w:eastAsia="Times New Roman" w:hAnsi="Times New Roman" w:cs="Times New Roman"/>
          <w:sz w:val="28"/>
          <w:szCs w:val="28"/>
        </w:rPr>
        <w:t>, tự động hóa</w:t>
      </w:r>
      <w:r w:rsidR="00381BA7">
        <w:rPr>
          <w:rFonts w:ascii="Times New Roman" w:eastAsia="Times New Roman" w:hAnsi="Times New Roman" w:cs="Times New Roman"/>
          <w:sz w:val="28"/>
          <w:szCs w:val="28"/>
        </w:rPr>
        <w:t xml:space="preserve"> với quá trình phát triển, khi tích hợp một thành phần mới vào hệ thống, giúp rút ngắn thời gian cũng như tiết kiệm chi phí.</w:t>
      </w:r>
      <w:r>
        <w:rPr>
          <w:rFonts w:ascii="Times New Roman" w:eastAsia="Times New Roman" w:hAnsi="Times New Roman" w:cs="Times New Roman"/>
          <w:sz w:val="28"/>
          <w:szCs w:val="28"/>
        </w:rPr>
        <w:t xml:space="preserve"> </w:t>
      </w:r>
    </w:p>
    <w:p w14:paraId="4F875790" w14:textId="4293DADD" w:rsidR="006F117B" w:rsidRPr="005A5BC4" w:rsidRDefault="00D64856" w:rsidP="00844F4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Hiện nay, quá trình kiểm thử các hệ thống </w:t>
      </w:r>
      <w:r w:rsidR="002E7155">
        <w:rPr>
          <w:rFonts w:ascii="Times New Roman" w:eastAsia="Times New Roman" w:hAnsi="Times New Roman" w:cs="Times New Roman"/>
          <w:sz w:val="28"/>
          <w:szCs w:val="28"/>
        </w:rPr>
        <w:t>sử dụng kiến trúc ESB</w:t>
      </w:r>
      <w:r>
        <w:rPr>
          <w:rFonts w:ascii="Times New Roman" w:eastAsia="Times New Roman" w:hAnsi="Times New Roman" w:cs="Times New Roman"/>
          <w:sz w:val="28"/>
          <w:szCs w:val="28"/>
        </w:rPr>
        <w:t xml:space="preserve"> gặp phải những khó khăn về xây dựng môi trường kiểm thử, sức ép về thời gian phát triển ngắn, các công cụ hỗ trợ chưa nhiều hoặc phải mất phí.</w:t>
      </w:r>
      <w:r w:rsidRPr="00D64856">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Việc này dẫn tới </w:t>
      </w:r>
      <w:r>
        <w:rPr>
          <w:rFonts w:ascii="Times New Roman" w:eastAsia="Times New Roman" w:hAnsi="Times New Roman" w:cs="Times New Roman"/>
          <w:sz w:val="28"/>
          <w:szCs w:val="28"/>
        </w:rPr>
        <w:t>quy trình kiểm thử chưa được tự động hóa,</w:t>
      </w:r>
      <w:r w:rsidR="00EE16AD">
        <w:rPr>
          <w:rFonts w:ascii="Times New Roman" w:eastAsia="Times New Roman" w:hAnsi="Times New Roman" w:cs="Times New Roman"/>
          <w:sz w:val="28"/>
          <w:szCs w:val="28"/>
        </w:rPr>
        <w:t xml:space="preserve"> quy trình bị rút ngắn hoặc bỏ qua</w:t>
      </w:r>
      <w:r w:rsidR="008518C1">
        <w:rPr>
          <w:rFonts w:ascii="Times New Roman" w:eastAsia="Times New Roman" w:hAnsi="Times New Roman" w:cs="Times New Roman"/>
          <w:sz w:val="28"/>
          <w:szCs w:val="28"/>
        </w:rPr>
        <w:t>,</w:t>
      </w:r>
      <w:r w:rsidR="00EE16AD">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khi xảy ra lỗi tại một ứng dụng trong hệ thống sẽ đòi hỏi việc tìm lỗi và sửa đổi nhiều ứng dụng cùng lúc, gây mất thời gian và tốn kém tài nguyên, các lỗi không được kiểm soát chặt chẽ</w:t>
      </w:r>
      <w:r>
        <w:rPr>
          <w:rFonts w:ascii="Times New Roman" w:eastAsia="Times New Roman" w:hAnsi="Times New Roman" w:cs="Times New Roman"/>
          <w:sz w:val="28"/>
          <w:szCs w:val="28"/>
        </w:rPr>
        <w:t>.</w:t>
      </w:r>
    </w:p>
    <w:p w14:paraId="1637118C" w14:textId="38B1F44C"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Vì vậy, </w:t>
      </w:r>
      <w:r w:rsidR="00BC74E2">
        <w:rPr>
          <w:rFonts w:ascii="Times New Roman" w:eastAsia="Times New Roman" w:hAnsi="Times New Roman" w:cs="Times New Roman"/>
          <w:sz w:val="28"/>
          <w:szCs w:val="28"/>
        </w:rPr>
        <w:t>luận văn này</w:t>
      </w:r>
      <w:r w:rsidRPr="005A5BC4">
        <w:rPr>
          <w:rFonts w:ascii="Times New Roman" w:eastAsia="Times New Roman" w:hAnsi="Times New Roman" w:cs="Times New Roman"/>
          <w:sz w:val="28"/>
          <w:szCs w:val="28"/>
        </w:rPr>
        <w:t xml:space="preserve"> nghiên cứu, tìm hiểu</w:t>
      </w:r>
      <w:r w:rsidR="00F86F3A">
        <w:rPr>
          <w:rFonts w:ascii="Times New Roman" w:eastAsia="Times New Roman" w:hAnsi="Times New Roman" w:cs="Times New Roman"/>
          <w:sz w:val="28"/>
          <w:szCs w:val="28"/>
        </w:rPr>
        <w:t>,</w:t>
      </w:r>
      <w:r w:rsidRPr="005A5BC4">
        <w:rPr>
          <w:rFonts w:ascii="Times New Roman" w:eastAsia="Times New Roman" w:hAnsi="Times New Roman" w:cs="Times New Roman"/>
          <w:sz w:val="28"/>
          <w:szCs w:val="28"/>
        </w:rPr>
        <w:t xml:space="preserve"> </w:t>
      </w:r>
      <w:r w:rsidR="00F86F3A">
        <w:rPr>
          <w:rFonts w:ascii="Times New Roman" w:eastAsia="Times New Roman" w:hAnsi="Times New Roman" w:cs="Times New Roman"/>
          <w:sz w:val="28"/>
          <w:szCs w:val="28"/>
        </w:rPr>
        <w:t>đưa ra</w:t>
      </w:r>
      <w:r w:rsidR="00781CCD">
        <w:rPr>
          <w:rFonts w:ascii="Times New Roman" w:eastAsia="Times New Roman" w:hAnsi="Times New Roman" w:cs="Times New Roman"/>
          <w:sz w:val="28"/>
          <w:szCs w:val="28"/>
        </w:rPr>
        <w:t xml:space="preserve"> đề xuất </w:t>
      </w:r>
      <w:r w:rsidR="00F86F3A">
        <w:rPr>
          <w:rFonts w:ascii="Times New Roman" w:eastAsia="Times New Roman" w:hAnsi="Times New Roman" w:cs="Times New Roman"/>
          <w:sz w:val="28"/>
          <w:szCs w:val="28"/>
        </w:rPr>
        <w:t xml:space="preserve">về </w:t>
      </w:r>
      <w:r w:rsidR="00781CCD">
        <w:rPr>
          <w:rFonts w:ascii="Times New Roman" w:eastAsia="Times New Roman" w:hAnsi="Times New Roman" w:cs="Times New Roman"/>
          <w:sz w:val="28"/>
          <w:szCs w:val="28"/>
        </w:rPr>
        <w:t>quy trình</w:t>
      </w:r>
      <w:r w:rsidRPr="005A5BC4">
        <w:rPr>
          <w:rFonts w:ascii="Times New Roman" w:eastAsia="Times New Roman" w:hAnsi="Times New Roman" w:cs="Times New Roman"/>
          <w:sz w:val="28"/>
          <w:szCs w:val="28"/>
        </w:rPr>
        <w:t xml:space="preserve"> kiểm thử </w:t>
      </w:r>
      <w:r w:rsidR="002A5457">
        <w:rPr>
          <w:rFonts w:ascii="Times New Roman" w:eastAsia="Times New Roman" w:hAnsi="Times New Roman" w:cs="Times New Roman"/>
          <w:sz w:val="28"/>
          <w:szCs w:val="28"/>
        </w:rPr>
        <w:t xml:space="preserve">tự động </w:t>
      </w:r>
      <w:del w:id="3614" w:author="LoanDT" w:date="2018-05-09T22:35:00Z">
        <w:r w:rsidRPr="005A5BC4" w:rsidDel="00C92BCE">
          <w:rPr>
            <w:rFonts w:ascii="Times New Roman" w:eastAsia="Times New Roman" w:hAnsi="Times New Roman" w:cs="Times New Roman"/>
            <w:sz w:val="28"/>
            <w:szCs w:val="28"/>
          </w:rPr>
          <w:delText xml:space="preserve">hệ thống </w:delText>
        </w:r>
        <w:r w:rsidR="00BC7367" w:rsidDel="00C92BCE">
          <w:rPr>
            <w:rFonts w:ascii="Times New Roman" w:eastAsia="Times New Roman" w:hAnsi="Times New Roman" w:cs="Times New Roman"/>
            <w:sz w:val="28"/>
            <w:szCs w:val="28"/>
          </w:rPr>
          <w:delText>sử dụng kiến trúc</w:delText>
        </w:r>
      </w:del>
      <w:ins w:id="3615" w:author="LoanDT" w:date="2018-05-09T22:35:00Z">
        <w:r w:rsidR="00C92BCE">
          <w:rPr>
            <w:rFonts w:ascii="Times New Roman" w:eastAsia="Times New Roman" w:hAnsi="Times New Roman" w:cs="Times New Roman"/>
            <w:sz w:val="28"/>
            <w:szCs w:val="28"/>
          </w:rPr>
          <w:t>ứng dụng</w:t>
        </w:r>
      </w:ins>
      <w:r w:rsidR="00BC7367">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ESB</w:t>
      </w:r>
      <w:ins w:id="3616" w:author="LoanDT" w:date="2018-05-09T22:35:00Z">
        <w:r w:rsidR="00762DC3">
          <w:rPr>
            <w:rFonts w:ascii="Times New Roman" w:eastAsia="Times New Roman" w:hAnsi="Times New Roman" w:cs="Times New Roman"/>
            <w:sz w:val="28"/>
            <w:szCs w:val="28"/>
          </w:rPr>
          <w:t xml:space="preserve"> </w:t>
        </w:r>
        <w:r w:rsidR="00C92BCE">
          <w:rPr>
            <w:rFonts w:ascii="Times New Roman" w:eastAsia="Times New Roman" w:hAnsi="Times New Roman" w:cs="Times New Roman"/>
            <w:sz w:val="28"/>
            <w:szCs w:val="28"/>
          </w:rPr>
          <w:t>xây dựng trên</w:t>
        </w:r>
      </w:ins>
      <w:ins w:id="3617" w:author="LoanDT" w:date="2018-05-09T22:36:00Z">
        <w:r w:rsidR="00CA27FB">
          <w:rPr>
            <w:rFonts w:ascii="Times New Roman" w:eastAsia="Times New Roman" w:hAnsi="Times New Roman" w:cs="Times New Roman"/>
            <w:sz w:val="28"/>
            <w:szCs w:val="28"/>
          </w:rPr>
          <w:t xml:space="preserve"> nền tảng</w:t>
        </w:r>
      </w:ins>
      <w:ins w:id="3618" w:author="LoanDT" w:date="2018-05-09T22:35:00Z">
        <w:r w:rsidR="00C92BCE">
          <w:rPr>
            <w:rFonts w:ascii="Times New Roman" w:eastAsia="Times New Roman" w:hAnsi="Times New Roman" w:cs="Times New Roman"/>
            <w:sz w:val="28"/>
            <w:szCs w:val="28"/>
          </w:rPr>
          <w:t xml:space="preserve"> </w:t>
        </w:r>
        <w:r w:rsidR="00762DC3">
          <w:rPr>
            <w:rFonts w:ascii="Times New Roman" w:eastAsia="Times New Roman" w:hAnsi="Times New Roman" w:cs="Times New Roman"/>
            <w:sz w:val="28"/>
            <w:szCs w:val="28"/>
          </w:rPr>
          <w:t>MuleESB</w:t>
        </w:r>
      </w:ins>
      <w:r w:rsidRPr="005A5BC4">
        <w:rPr>
          <w:rFonts w:ascii="Times New Roman" w:eastAsia="Times New Roman" w:hAnsi="Times New Roman" w:cs="Times New Roman"/>
          <w:sz w:val="28"/>
          <w:szCs w:val="28"/>
        </w:rPr>
        <w:t xml:space="preserve"> </w:t>
      </w:r>
      <w:ins w:id="3619" w:author="Nguyen Toan" w:date="2018-05-07T22:12:00Z">
        <w:del w:id="3620" w:author="LoanDT" w:date="2018-05-09T22:35:00Z">
          <w:r w:rsidR="00732753" w:rsidDel="00032804">
            <w:rPr>
              <w:rFonts w:ascii="Times New Roman" w:eastAsia="Times New Roman" w:hAnsi="Times New Roman" w:cs="Times New Roman"/>
              <w:sz w:val="28"/>
              <w:szCs w:val="28"/>
            </w:rPr>
            <w:delText>dựa trên</w:delText>
          </w:r>
        </w:del>
      </w:ins>
      <w:ins w:id="3621" w:author="LoanDT" w:date="2018-05-09T22:35:00Z">
        <w:r w:rsidR="00032804">
          <w:rPr>
            <w:rFonts w:ascii="Times New Roman" w:eastAsia="Times New Roman" w:hAnsi="Times New Roman" w:cs="Times New Roman"/>
            <w:sz w:val="28"/>
            <w:szCs w:val="28"/>
          </w:rPr>
          <w:t>áp dụng</w:t>
        </w:r>
      </w:ins>
      <w:ins w:id="3622" w:author="Nguyen Toan" w:date="2018-05-07T22:12:00Z">
        <w:r w:rsidR="00732753">
          <w:rPr>
            <w:rFonts w:ascii="Times New Roman" w:eastAsia="Times New Roman" w:hAnsi="Times New Roman" w:cs="Times New Roman"/>
            <w:sz w:val="28"/>
            <w:szCs w:val="28"/>
          </w:rPr>
          <w:t xml:space="preserve"> quy trình tích hợp liên tục và chuyển giao liên tục. </w:t>
        </w:r>
      </w:ins>
      <w:del w:id="3623" w:author="Nguyen Toan" w:date="2018-05-07T22:12:00Z">
        <w:r w:rsidR="00F86F3A" w:rsidDel="00732753">
          <w:rPr>
            <w:rFonts w:ascii="Times New Roman" w:eastAsia="Times New Roman" w:hAnsi="Times New Roman" w:cs="Times New Roman"/>
            <w:sz w:val="28"/>
            <w:szCs w:val="28"/>
          </w:rPr>
          <w:delText xml:space="preserve">và </w:delText>
        </w:r>
      </w:del>
      <w:ins w:id="3624" w:author="Nguyen Toan" w:date="2018-05-07T22:12:00Z">
        <w:r w:rsidR="00732753">
          <w:rPr>
            <w:rFonts w:ascii="Times New Roman" w:eastAsia="Times New Roman" w:hAnsi="Times New Roman" w:cs="Times New Roman"/>
            <w:sz w:val="28"/>
            <w:szCs w:val="28"/>
          </w:rPr>
          <w:t xml:space="preserve">Đồng thời luận văn cũng đưa ra </w:t>
        </w:r>
      </w:ins>
      <w:del w:id="3625" w:author="Nguyen Toan" w:date="2018-05-07T22:13:00Z">
        <w:r w:rsidR="00F86F3A" w:rsidDel="00732753">
          <w:rPr>
            <w:rFonts w:ascii="Times New Roman" w:eastAsia="Times New Roman" w:hAnsi="Times New Roman" w:cs="Times New Roman"/>
            <w:sz w:val="28"/>
            <w:szCs w:val="28"/>
          </w:rPr>
          <w:delText xml:space="preserve">xây dựng </w:delText>
        </w:r>
      </w:del>
      <w:r w:rsidR="00F86F3A">
        <w:rPr>
          <w:rFonts w:ascii="Times New Roman" w:eastAsia="Times New Roman" w:hAnsi="Times New Roman" w:cs="Times New Roman"/>
          <w:sz w:val="28"/>
          <w:szCs w:val="28"/>
        </w:rPr>
        <w:t>công cụ hỗ trợ cho quy trình</w:t>
      </w:r>
      <w:ins w:id="3626" w:author="Nguyen Toan" w:date="2018-05-07T22:14:00Z">
        <w:r w:rsidR="0070002C">
          <w:rPr>
            <w:rFonts w:ascii="Times New Roman" w:eastAsia="Times New Roman" w:hAnsi="Times New Roman" w:cs="Times New Roman"/>
            <w:sz w:val="28"/>
            <w:szCs w:val="28"/>
          </w:rPr>
          <w:t>,</w:t>
        </w:r>
      </w:ins>
      <w:r w:rsidR="00F86F3A">
        <w:rPr>
          <w:rFonts w:ascii="Times New Roman" w:eastAsia="Times New Roman" w:hAnsi="Times New Roman" w:cs="Times New Roman"/>
          <w:sz w:val="28"/>
          <w:szCs w:val="28"/>
        </w:rPr>
        <w:t xml:space="preserve"> </w:t>
      </w:r>
      <w:del w:id="3627" w:author="Nguyen Toan" w:date="2018-05-07T22:13:00Z">
        <w:r w:rsidR="00F86F3A" w:rsidDel="00180936">
          <w:rPr>
            <w:rFonts w:ascii="Times New Roman" w:eastAsia="Times New Roman" w:hAnsi="Times New Roman" w:cs="Times New Roman"/>
            <w:sz w:val="28"/>
            <w:szCs w:val="28"/>
          </w:rPr>
          <w:delText>này</w:delText>
        </w:r>
        <w:r w:rsidR="00B47478" w:rsidDel="00180936">
          <w:rPr>
            <w:rFonts w:ascii="Times New Roman" w:eastAsia="Times New Roman" w:hAnsi="Times New Roman" w:cs="Times New Roman"/>
            <w:sz w:val="28"/>
            <w:szCs w:val="28"/>
          </w:rPr>
          <w:delText xml:space="preserve"> </w:delText>
        </w:r>
      </w:del>
      <w:r w:rsidR="00B47478">
        <w:rPr>
          <w:rFonts w:ascii="Times New Roman" w:eastAsia="Times New Roman" w:hAnsi="Times New Roman" w:cs="Times New Roman"/>
          <w:sz w:val="28"/>
          <w:szCs w:val="28"/>
        </w:rPr>
        <w:t xml:space="preserve">giải quyết vấn đề tự động hóa </w:t>
      </w:r>
      <w:del w:id="3628" w:author="Nguyen Toan" w:date="2018-05-07T22:13:00Z">
        <w:r w:rsidR="00B47478" w:rsidDel="00636673">
          <w:rPr>
            <w:rFonts w:ascii="Times New Roman" w:eastAsia="Times New Roman" w:hAnsi="Times New Roman" w:cs="Times New Roman"/>
            <w:sz w:val="28"/>
            <w:szCs w:val="28"/>
          </w:rPr>
          <w:delText>quy trình</w:delText>
        </w:r>
      </w:del>
      <w:ins w:id="3629" w:author="Nguyen Toan" w:date="2018-05-07T22:13:00Z">
        <w:r w:rsidR="00636673">
          <w:rPr>
            <w:rFonts w:ascii="Times New Roman" w:eastAsia="Times New Roman" w:hAnsi="Times New Roman" w:cs="Times New Roman"/>
            <w:sz w:val="28"/>
            <w:szCs w:val="28"/>
          </w:rPr>
          <w:t>sinh ra các ca</w:t>
        </w:r>
      </w:ins>
      <w:r w:rsidR="00B47478">
        <w:rPr>
          <w:rFonts w:ascii="Times New Roman" w:eastAsia="Times New Roman" w:hAnsi="Times New Roman" w:cs="Times New Roman"/>
          <w:sz w:val="28"/>
          <w:szCs w:val="28"/>
        </w:rPr>
        <w:t xml:space="preserve"> kiểm thử, giúp </w:t>
      </w:r>
      <w:del w:id="3630" w:author="Nguyen Toan" w:date="2018-05-07T22:13:00Z">
        <w:r w:rsidR="00B47478" w:rsidDel="008C1AF7">
          <w:rPr>
            <w:rFonts w:ascii="Times New Roman" w:eastAsia="Times New Roman" w:hAnsi="Times New Roman" w:cs="Times New Roman"/>
            <w:sz w:val="28"/>
            <w:szCs w:val="28"/>
          </w:rPr>
          <w:delText>đảm bảo</w:delText>
        </w:r>
      </w:del>
      <w:ins w:id="3631" w:author="Nguyen Toan" w:date="2018-05-07T22:13:00Z">
        <w:r w:rsidR="008C1AF7">
          <w:rPr>
            <w:rFonts w:ascii="Times New Roman" w:eastAsia="Times New Roman" w:hAnsi="Times New Roman" w:cs="Times New Roman"/>
            <w:sz w:val="28"/>
            <w:szCs w:val="28"/>
          </w:rPr>
          <w:t>rút ngắn</w:t>
        </w:r>
      </w:ins>
      <w:r w:rsidR="00B47478">
        <w:rPr>
          <w:rFonts w:ascii="Times New Roman" w:eastAsia="Times New Roman" w:hAnsi="Times New Roman" w:cs="Times New Roman"/>
          <w:sz w:val="28"/>
          <w:szCs w:val="28"/>
        </w:rPr>
        <w:t xml:space="preserve"> thời gian </w:t>
      </w:r>
      <w:del w:id="3632" w:author="Nguyen Toan" w:date="2018-05-07T22:13:00Z">
        <w:r w:rsidR="00B47478" w:rsidDel="008C1AF7">
          <w:rPr>
            <w:rFonts w:ascii="Times New Roman" w:eastAsia="Times New Roman" w:hAnsi="Times New Roman" w:cs="Times New Roman"/>
            <w:sz w:val="28"/>
            <w:szCs w:val="28"/>
          </w:rPr>
          <w:delText>phát triển</w:delText>
        </w:r>
      </w:del>
      <w:ins w:id="3633" w:author="Nguyen Toan" w:date="2018-05-07T22:13:00Z">
        <w:r w:rsidR="008C1AF7">
          <w:rPr>
            <w:rFonts w:ascii="Times New Roman" w:eastAsia="Times New Roman" w:hAnsi="Times New Roman" w:cs="Times New Roman"/>
            <w:sz w:val="28"/>
            <w:szCs w:val="28"/>
          </w:rPr>
          <w:t>quy trình kiểm thử</w:t>
        </w:r>
      </w:ins>
      <w:r w:rsidRPr="005A5BC4">
        <w:rPr>
          <w:rFonts w:ascii="Times New Roman" w:eastAsia="Times New Roman" w:hAnsi="Times New Roman" w:cs="Times New Roman"/>
          <w:sz w:val="28"/>
          <w:szCs w:val="28"/>
        </w:rPr>
        <w:t>.</w:t>
      </w:r>
    </w:p>
    <w:p w14:paraId="59A8E05B" w14:textId="30B9E1B1" w:rsidR="006F117B" w:rsidRPr="005A5BC4" w:rsidDel="00EA7683" w:rsidRDefault="00994B39" w:rsidP="00826EDC">
      <w:pPr>
        <w:spacing w:before="60" w:after="60" w:line="288" w:lineRule="auto"/>
        <w:ind w:firstLine="720"/>
        <w:jc w:val="both"/>
        <w:rPr>
          <w:del w:id="3634" w:author="Nguyen Toan" w:date="2018-05-05T22:1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Ngoài phần mở đầu và kết luận, luận văn được tổ chức thành các chương như sau</w:t>
      </w:r>
      <w:ins w:id="3635" w:author="Nguyen Toan" w:date="2018-05-05T22:19:00Z">
        <w:r w:rsidR="00EA7683">
          <w:rPr>
            <w:rFonts w:ascii="Times New Roman" w:eastAsia="Times New Roman" w:hAnsi="Times New Roman" w:cs="Times New Roman"/>
            <w:sz w:val="28"/>
            <w:szCs w:val="28"/>
          </w:rPr>
          <w:t>.</w:t>
        </w:r>
      </w:ins>
      <w:del w:id="3636" w:author="Nguyen Toan" w:date="2018-05-05T22:19:00Z">
        <w:r w:rsidRPr="005A5BC4" w:rsidDel="00EA7683">
          <w:rPr>
            <w:rFonts w:ascii="Times New Roman" w:eastAsia="Times New Roman" w:hAnsi="Times New Roman" w:cs="Times New Roman"/>
            <w:sz w:val="28"/>
            <w:szCs w:val="28"/>
          </w:rPr>
          <w:delText>:</w:delText>
        </w:r>
      </w:del>
      <w:ins w:id="3637" w:author="Nguyen Toan" w:date="2018-05-05T22:19:00Z">
        <w:r w:rsidR="00EA7683" w:rsidRPr="005A5BC4" w:rsidDel="00EA7683">
          <w:rPr>
            <w:rFonts w:ascii="Times New Roman" w:eastAsia="Times New Roman" w:hAnsi="Times New Roman" w:cs="Times New Roman"/>
            <w:sz w:val="28"/>
            <w:szCs w:val="28"/>
          </w:rPr>
          <w:t xml:space="preserve"> </w:t>
        </w:r>
      </w:ins>
    </w:p>
    <w:p w14:paraId="3EB3DB40" w14:textId="09A94D6D" w:rsidR="006F117B" w:rsidRPr="005A5BC4" w:rsidDel="000D2315" w:rsidRDefault="00994B39" w:rsidP="00826EDC">
      <w:pPr>
        <w:spacing w:before="60" w:after="60" w:line="288" w:lineRule="auto"/>
        <w:ind w:firstLine="720"/>
        <w:jc w:val="both"/>
        <w:rPr>
          <w:del w:id="3638"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1</w:t>
      </w:r>
      <w:del w:id="3639" w:author="Nguyen Toan" w:date="2018-05-05T22:19:00Z">
        <w:r w:rsidRPr="005A5BC4" w:rsidDel="000D2315">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khái quát khái niệm SOA, ESB. Lợi ích của việc sử dụng kiến trúc ESB trong việc phát triển ứng dụng doanh nghiệp. Một số khái niệm liên quan đến việc kiểm thử ứng dụng.</w:t>
      </w:r>
      <w:ins w:id="3640" w:author="Nguyen Toan" w:date="2018-05-05T22:20:00Z">
        <w:r w:rsidR="000D2315">
          <w:rPr>
            <w:rFonts w:ascii="Times New Roman" w:eastAsia="Times New Roman" w:hAnsi="Times New Roman" w:cs="Times New Roman"/>
            <w:sz w:val="28"/>
            <w:szCs w:val="28"/>
          </w:rPr>
          <w:t xml:space="preserve"> </w:t>
        </w:r>
      </w:ins>
    </w:p>
    <w:p w14:paraId="14EEF813" w14:textId="1ECE5315" w:rsidR="006F117B" w:rsidRPr="005A5BC4" w:rsidDel="000D2315" w:rsidRDefault="00994B39" w:rsidP="000D2315">
      <w:pPr>
        <w:spacing w:before="60" w:after="60" w:line="288" w:lineRule="auto"/>
        <w:ind w:firstLine="720"/>
        <w:jc w:val="both"/>
        <w:rPr>
          <w:del w:id="3641"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2</w:t>
      </w:r>
      <w:del w:id="3642" w:author="Nguyen Toan" w:date="2018-05-05T22:20:00Z">
        <w:r w:rsidRPr="005A5BC4" w:rsidDel="000D2315">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 xml:space="preserve"> đưa ra thực trạng, khó khăn của việc kiểm thử </w:t>
      </w:r>
      <w:r w:rsidRPr="005A5BC4">
        <w:rPr>
          <w:rFonts w:ascii="Times New Roman" w:eastAsia="Times New Roman" w:hAnsi="Times New Roman" w:cs="Times New Roman"/>
          <w:sz w:val="28"/>
          <w:szCs w:val="28"/>
        </w:rPr>
        <w:lastRenderedPageBreak/>
        <w:t xml:space="preserve">trên hệ thống ESB, </w:t>
      </w:r>
      <w:r w:rsidR="00C46A21">
        <w:rPr>
          <w:rFonts w:ascii="Times New Roman" w:eastAsia="Times New Roman" w:hAnsi="Times New Roman" w:cs="Times New Roman"/>
          <w:sz w:val="28"/>
          <w:szCs w:val="28"/>
        </w:rPr>
        <w:t>phân tích các vấn đề cần giải quyết</w:t>
      </w:r>
      <w:del w:id="3643" w:author="Nguyen Toan" w:date="2018-05-05T22:20:00Z">
        <w:r w:rsidR="003D07CA" w:rsidDel="00252195">
          <w:rPr>
            <w:rFonts w:ascii="Times New Roman" w:eastAsia="Times New Roman" w:hAnsi="Times New Roman" w:cs="Times New Roman"/>
            <w:sz w:val="28"/>
            <w:szCs w:val="28"/>
          </w:rPr>
          <w:delText>.</w:delText>
        </w:r>
      </w:del>
    </w:p>
    <w:p w14:paraId="2EAFB1DE" w14:textId="7327E4AD" w:rsidR="006F117B" w:rsidRPr="005A5BC4" w:rsidDel="000D2315" w:rsidRDefault="00B1695E" w:rsidP="00351C8D">
      <w:pPr>
        <w:spacing w:before="60" w:after="60" w:line="288" w:lineRule="auto"/>
        <w:ind w:firstLine="720"/>
        <w:jc w:val="both"/>
        <w:rPr>
          <w:del w:id="3644" w:author="Nguyen Toan" w:date="2018-05-05T22:20:00Z"/>
          <w:rFonts w:ascii="Times New Roman" w:eastAsia="Times New Roman" w:hAnsi="Times New Roman" w:cs="Times New Roman"/>
          <w:sz w:val="28"/>
          <w:szCs w:val="28"/>
        </w:rPr>
      </w:pPr>
      <w:del w:id="3645" w:author="Nguyen Toan" w:date="2018-05-05T22:20:00Z">
        <w:r w:rsidDel="00252195">
          <w:rPr>
            <w:rFonts w:ascii="Times New Roman" w:eastAsia="Times New Roman" w:hAnsi="Times New Roman" w:cs="Times New Roman"/>
            <w:sz w:val="28"/>
            <w:szCs w:val="28"/>
          </w:rPr>
          <w:delText>Chương 3</w:delText>
        </w:r>
        <w:r w:rsidR="00994B39" w:rsidRPr="005A5BC4" w:rsidDel="000D2315">
          <w:rPr>
            <w:rFonts w:ascii="Times New Roman" w:eastAsia="Times New Roman" w:hAnsi="Times New Roman" w:cs="Times New Roman"/>
            <w:sz w:val="28"/>
            <w:szCs w:val="28"/>
          </w:rPr>
          <w:delText>:</w:delText>
        </w:r>
        <w:r w:rsidR="00994B39" w:rsidRPr="005A5BC4" w:rsidDel="00252195">
          <w:rPr>
            <w:rFonts w:ascii="Times New Roman" w:eastAsia="Times New Roman" w:hAnsi="Times New Roman" w:cs="Times New Roman"/>
            <w:sz w:val="28"/>
            <w:szCs w:val="28"/>
          </w:rPr>
          <w:delText xml:space="preserve"> </w:delText>
        </w:r>
        <w:r w:rsidR="00EE2A69" w:rsidDel="00252195">
          <w:rPr>
            <w:rFonts w:ascii="Times New Roman" w:eastAsia="Times New Roman" w:hAnsi="Times New Roman" w:cs="Times New Roman"/>
            <w:sz w:val="28"/>
            <w:szCs w:val="28"/>
          </w:rPr>
          <w:delText>đưa ra</w:delText>
        </w:r>
      </w:del>
      <w:ins w:id="3646" w:author="Nguyen Toan" w:date="2018-05-05T22:20:00Z">
        <w:r w:rsidR="00252195">
          <w:rPr>
            <w:rFonts w:ascii="Times New Roman" w:eastAsia="Times New Roman" w:hAnsi="Times New Roman" w:cs="Times New Roman"/>
            <w:sz w:val="28"/>
            <w:szCs w:val="28"/>
          </w:rPr>
          <w:t>.</w:t>
        </w:r>
      </w:ins>
      <w:r w:rsidR="00EE2A69">
        <w:rPr>
          <w:rFonts w:ascii="Times New Roman" w:eastAsia="Times New Roman" w:hAnsi="Times New Roman" w:cs="Times New Roman"/>
          <w:sz w:val="28"/>
          <w:szCs w:val="28"/>
        </w:rPr>
        <w:t xml:space="preserve"> </w:t>
      </w:r>
      <w:del w:id="3647" w:author="Nguyen Toan" w:date="2018-05-05T22:20:00Z">
        <w:r w:rsidR="00EE2A69" w:rsidDel="00D95096">
          <w:rPr>
            <w:rFonts w:ascii="Times New Roman" w:eastAsia="Times New Roman" w:hAnsi="Times New Roman" w:cs="Times New Roman"/>
            <w:sz w:val="28"/>
            <w:szCs w:val="28"/>
          </w:rPr>
          <w:delText xml:space="preserve">chiến </w:delText>
        </w:r>
      </w:del>
      <w:ins w:id="3648" w:author="Nguyen Toan" w:date="2018-05-05T22:20:00Z">
        <w:r w:rsidR="00D95096">
          <w:rPr>
            <w:rFonts w:ascii="Times New Roman" w:eastAsia="Times New Roman" w:hAnsi="Times New Roman" w:cs="Times New Roman"/>
            <w:sz w:val="28"/>
            <w:szCs w:val="28"/>
          </w:rPr>
          <w:t xml:space="preserve">Chiến </w:t>
        </w:r>
      </w:ins>
      <w:r w:rsidR="00EE2A69">
        <w:rPr>
          <w:rFonts w:ascii="Times New Roman" w:eastAsia="Times New Roman" w:hAnsi="Times New Roman" w:cs="Times New Roman"/>
          <w:sz w:val="28"/>
          <w:szCs w:val="28"/>
        </w:rPr>
        <w:t xml:space="preserve">lược kiểm thử, </w:t>
      </w:r>
      <w:r w:rsidR="00994B39" w:rsidRPr="005A5BC4">
        <w:rPr>
          <w:rFonts w:ascii="Times New Roman" w:eastAsia="Times New Roman" w:hAnsi="Times New Roman" w:cs="Times New Roman"/>
          <w:sz w:val="28"/>
          <w:szCs w:val="28"/>
        </w:rPr>
        <w:t xml:space="preserve">đề xuất </w:t>
      </w:r>
      <w:r w:rsidR="005D134A">
        <w:rPr>
          <w:rFonts w:ascii="Times New Roman" w:eastAsia="Times New Roman" w:hAnsi="Times New Roman" w:cs="Times New Roman"/>
          <w:sz w:val="28"/>
          <w:szCs w:val="28"/>
        </w:rPr>
        <w:t xml:space="preserve">giải pháp, </w:t>
      </w:r>
      <w:r w:rsidR="00994B39" w:rsidRPr="005A5BC4">
        <w:rPr>
          <w:rFonts w:ascii="Times New Roman" w:eastAsia="Times New Roman" w:hAnsi="Times New Roman" w:cs="Times New Roman"/>
          <w:sz w:val="28"/>
          <w:szCs w:val="28"/>
        </w:rPr>
        <w:t>quy trình kiểm thử hệ thống</w:t>
      </w:r>
      <w:r w:rsidR="00EE2A69">
        <w:rPr>
          <w:rFonts w:ascii="Times New Roman" w:eastAsia="Times New Roman" w:hAnsi="Times New Roman" w:cs="Times New Roman"/>
          <w:sz w:val="28"/>
          <w:szCs w:val="28"/>
        </w:rPr>
        <w:t xml:space="preserve"> và trình bày về công cụ</w:t>
      </w:r>
      <w:r w:rsidR="00D518BA">
        <w:rPr>
          <w:rFonts w:ascii="Times New Roman" w:eastAsia="Times New Roman" w:hAnsi="Times New Roman" w:cs="Times New Roman"/>
          <w:sz w:val="28"/>
          <w:szCs w:val="28"/>
        </w:rPr>
        <w:t xml:space="preserve"> tự</w:t>
      </w:r>
      <w:r w:rsidR="00EE2A69">
        <w:rPr>
          <w:rFonts w:ascii="Times New Roman" w:eastAsia="Times New Roman" w:hAnsi="Times New Roman" w:cs="Times New Roman"/>
          <w:sz w:val="28"/>
          <w:szCs w:val="28"/>
        </w:rPr>
        <w:t xml:space="preserve"> phát triển hỗ trợ quy trình</w:t>
      </w:r>
      <w:ins w:id="3649" w:author="Nguyen Toan" w:date="2018-05-05T22:20:00Z">
        <w:r w:rsidR="00252195">
          <w:rPr>
            <w:rFonts w:ascii="Times New Roman" w:eastAsia="Times New Roman" w:hAnsi="Times New Roman" w:cs="Times New Roman"/>
            <w:sz w:val="28"/>
            <w:szCs w:val="28"/>
          </w:rPr>
          <w:t xml:space="preserve"> được trình bày ở chương 3</w:t>
        </w:r>
      </w:ins>
      <w:r w:rsidR="00994B39" w:rsidRPr="005A5BC4">
        <w:rPr>
          <w:rFonts w:ascii="Times New Roman" w:eastAsia="Times New Roman" w:hAnsi="Times New Roman" w:cs="Times New Roman"/>
          <w:sz w:val="28"/>
          <w:szCs w:val="28"/>
        </w:rPr>
        <w:t>.</w:t>
      </w:r>
      <w:ins w:id="3650" w:author="Nguyen Toan" w:date="2018-05-05T22:20:00Z">
        <w:r w:rsidR="000D2315">
          <w:rPr>
            <w:rFonts w:ascii="Times New Roman" w:eastAsia="Times New Roman" w:hAnsi="Times New Roman" w:cs="Times New Roman"/>
            <w:sz w:val="28"/>
            <w:szCs w:val="28"/>
          </w:rPr>
          <w:t xml:space="preserve"> </w:t>
        </w:r>
      </w:ins>
    </w:p>
    <w:p w14:paraId="254757A2" w14:textId="77777777" w:rsidR="006F117B" w:rsidRPr="005A5BC4" w:rsidRDefault="00B1695E" w:rsidP="0040449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4</w:t>
      </w:r>
      <w:del w:id="3651" w:author="Nguyen Toan" w:date="2018-05-05T22:20:00Z">
        <w:r w:rsidR="00994B39" w:rsidRPr="005A5BC4" w:rsidDel="000D2315">
          <w:rPr>
            <w:rFonts w:ascii="Times New Roman" w:eastAsia="Times New Roman" w:hAnsi="Times New Roman" w:cs="Times New Roman"/>
            <w:sz w:val="28"/>
            <w:szCs w:val="28"/>
          </w:rPr>
          <w:delText>:</w:delText>
        </w:r>
      </w:del>
      <w:r w:rsidR="00994B39" w:rsidRPr="005A5BC4">
        <w:rPr>
          <w:rFonts w:ascii="Times New Roman" w:eastAsia="Times New Roman" w:hAnsi="Times New Roman" w:cs="Times New Roman"/>
          <w:sz w:val="28"/>
          <w:szCs w:val="28"/>
        </w:rPr>
        <w:t xml:space="preserve"> tổng kết kết quả đạt được, các điểm hạn chế và định hướng phát triển trong tương lai.</w:t>
      </w:r>
      <w:r w:rsidR="00994B39" w:rsidRPr="005A5BC4">
        <w:rPr>
          <w:rFonts w:ascii="Times New Roman" w:hAnsi="Times New Roman" w:cs="Times New Roman"/>
          <w:sz w:val="28"/>
          <w:szCs w:val="28"/>
        </w:rPr>
        <w:br w:type="page"/>
      </w:r>
    </w:p>
    <w:p w14:paraId="3CF9AE5B" w14:textId="77777777" w:rsidR="006F117B" w:rsidRPr="005A5BC4" w:rsidRDefault="006F117B" w:rsidP="00A54A30">
      <w:pPr>
        <w:spacing w:before="60" w:after="60" w:line="288" w:lineRule="auto"/>
        <w:ind w:firstLine="284"/>
        <w:jc w:val="both"/>
        <w:rPr>
          <w:rFonts w:ascii="Times New Roman" w:eastAsia="Times New Roman" w:hAnsi="Times New Roman" w:cs="Times New Roman"/>
          <w:sz w:val="28"/>
          <w:szCs w:val="28"/>
        </w:rPr>
      </w:pPr>
    </w:p>
    <w:p w14:paraId="51A29DFE" w14:textId="6BC0BD09" w:rsidR="006F117B" w:rsidRPr="00966627"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8"/>
          <w:szCs w:val="28"/>
        </w:rPr>
      </w:pPr>
      <w:bookmarkStart w:id="3652" w:name="_Toc513613683"/>
      <w:r w:rsidRPr="00966627">
        <w:rPr>
          <w:rFonts w:ascii="Times New Roman" w:eastAsia="Times New Roman" w:hAnsi="Times New Roman" w:cs="Times New Roman"/>
          <w:b/>
          <w:sz w:val="28"/>
          <w:szCs w:val="28"/>
        </w:rPr>
        <w:t>CƠ SỞ LÝ THUYẾT VÀ CÁC KHÁI NIỆM LIÊN QUAN</w:t>
      </w:r>
      <w:bookmarkEnd w:id="3652"/>
    </w:p>
    <w:p w14:paraId="2C53B806" w14:textId="7E27E519" w:rsidR="00450D75" w:rsidDel="00A1445E" w:rsidRDefault="005E1AE2" w:rsidP="00560CBB">
      <w:pPr>
        <w:spacing w:after="120"/>
        <w:ind w:firstLine="567"/>
        <w:jc w:val="both"/>
        <w:rPr>
          <w:del w:id="3653" w:author="Nguyen Toan" w:date="2018-05-07T23:14:00Z"/>
          <w:rFonts w:ascii="Times New Roman" w:eastAsia="Times New Roman" w:hAnsi="Times New Roman" w:cs="Times New Roman"/>
          <w:sz w:val="28"/>
          <w:szCs w:val="28"/>
        </w:rPr>
      </w:pPr>
      <w:r>
        <w:rPr>
          <w:rFonts w:ascii="Times New Roman" w:eastAsia="Times New Roman" w:hAnsi="Times New Roman" w:cs="Times New Roman"/>
          <w:sz w:val="28"/>
          <w:szCs w:val="28"/>
        </w:rPr>
        <w:t>Ngày nay, việc phát triển phần mềm càng trở nên phức tạp và khó kiểm soát do sự xuất hiện của nhiều công</w:t>
      </w:r>
      <w:del w:id="3654" w:author="Nguyen Toan" w:date="2018-05-05T22:21:00Z">
        <w:r w:rsidDel="004B086C">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 nghệ mới </w:t>
      </w:r>
      <w:del w:id="3655" w:author="Nguyen Toan" w:date="2018-05-07T23:14:00Z">
        <w:r w:rsidDel="009A4160">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tạo nên môi trường phát triển và nền tảng không đồng nhất, trong khi nhu cầu trao đổi, chia sẻ và tương tác giữa các ứng dụng ngày càng tăng.</w:t>
      </w:r>
      <w:del w:id="3656" w:author="Nguyen Toan" w:date="2018-05-07T23:14:00Z">
        <w:r w:rsidDel="00A1445E">
          <w:rPr>
            <w:rFonts w:ascii="Times New Roman" w:eastAsia="Times New Roman" w:hAnsi="Times New Roman" w:cs="Times New Roman"/>
            <w:sz w:val="28"/>
            <w:szCs w:val="28"/>
          </w:rPr>
          <w:delText xml:space="preserve"> </w:delText>
        </w:r>
        <w:commentRangeStart w:id="3657"/>
        <w:r w:rsidDel="00A1445E">
          <w:rPr>
            <w:rFonts w:ascii="Times New Roman" w:eastAsia="Times New Roman" w:hAnsi="Times New Roman" w:cs="Times New Roman"/>
            <w:sz w:val="28"/>
            <w:szCs w:val="28"/>
          </w:rPr>
          <w:delText>Ngoài ra, vấn đề lập trình dư thừa và không thể tái sử dụng được dẫn đến việc khó kiểm soát được hệ</w:delText>
        </w:r>
        <w:r w:rsidR="00BF1F46" w:rsidDel="00A1445E">
          <w:rPr>
            <w:rFonts w:ascii="Times New Roman" w:eastAsia="Times New Roman" w:hAnsi="Times New Roman" w:cs="Times New Roman"/>
            <w:sz w:val="28"/>
            <w:szCs w:val="28"/>
          </w:rPr>
          <w:delText xml:space="preserve"> thống phần mềm</w:delText>
        </w:r>
        <w:r w:rsidR="003B2C3A" w:rsidRPr="00780A1E" w:rsidDel="00A1445E">
          <w:rPr>
            <w:rFonts w:ascii="Times New Roman" w:eastAsia="Times New Roman" w:hAnsi="Times New Roman" w:cs="Times New Roman"/>
            <w:sz w:val="28"/>
            <w:szCs w:val="28"/>
          </w:rPr>
          <w:delText>.</w:delText>
        </w:r>
      </w:del>
      <w:commentRangeEnd w:id="3657"/>
      <w:r w:rsidR="00493A45">
        <w:rPr>
          <w:rStyle w:val="CommentReference"/>
        </w:rPr>
        <w:commentReference w:id="3657"/>
      </w:r>
      <w:ins w:id="3658" w:author="Nguyen Toan" w:date="2018-05-07T23:14:00Z">
        <w:r w:rsidR="00A1445E">
          <w:rPr>
            <w:rFonts w:ascii="Times New Roman" w:eastAsia="Times New Roman" w:hAnsi="Times New Roman" w:cs="Times New Roman"/>
            <w:sz w:val="28"/>
            <w:szCs w:val="28"/>
          </w:rPr>
          <w:t xml:space="preserve"> </w:t>
        </w:r>
      </w:ins>
    </w:p>
    <w:p w14:paraId="37D5E378" w14:textId="0CD116C7" w:rsidR="00AA6C1D" w:rsidDel="00B41BE9" w:rsidRDefault="007D21B1" w:rsidP="00560CBB">
      <w:pPr>
        <w:spacing w:after="120"/>
        <w:ind w:firstLine="567"/>
        <w:jc w:val="both"/>
        <w:rPr>
          <w:del w:id="3659" w:author="Nguyen Toan" w:date="2018-05-05T22:51:00Z"/>
          <w:rFonts w:ascii="Times New Roman" w:eastAsia="Times New Roman" w:hAnsi="Times New Roman" w:cs="Times New Roman"/>
          <w:sz w:val="28"/>
          <w:szCs w:val="28"/>
        </w:rPr>
      </w:pPr>
      <w:r>
        <w:rPr>
          <w:rFonts w:ascii="Times New Roman" w:eastAsia="Times New Roman" w:hAnsi="Times New Roman" w:cs="Times New Roman"/>
          <w:sz w:val="28"/>
          <w:szCs w:val="28"/>
        </w:rPr>
        <w:t>Trong những năm gần đây, việc phát triển hệ thống phần mềm đang dần chuyển sang xu thế hướng dịch vụ (Service-oriented Architecture)</w:t>
      </w:r>
      <w:r w:rsidR="002D2E7C">
        <w:rPr>
          <w:rFonts w:ascii="Times New Roman" w:eastAsia="Times New Roman" w:hAnsi="Times New Roman" w:cs="Times New Roman"/>
          <w:sz w:val="28"/>
          <w:szCs w:val="28"/>
        </w:rPr>
        <w:t xml:space="preserve">. Trong đó, ESB là kiến trúc được ứng dụng mang lại </w:t>
      </w:r>
      <w:r w:rsidR="001D3183">
        <w:rPr>
          <w:rFonts w:ascii="Times New Roman" w:eastAsia="Times New Roman" w:hAnsi="Times New Roman" w:cs="Times New Roman"/>
          <w:sz w:val="28"/>
          <w:szCs w:val="28"/>
        </w:rPr>
        <w:t>nhiều lợi ích cho doanh nghiệp</w:t>
      </w:r>
      <w:r w:rsidR="006269BA">
        <w:rPr>
          <w:rFonts w:ascii="Times New Roman" w:eastAsia="Times New Roman" w:hAnsi="Times New Roman" w:cs="Times New Roman"/>
          <w:sz w:val="28"/>
          <w:szCs w:val="28"/>
        </w:rPr>
        <w:t xml:space="preserve">. </w:t>
      </w:r>
      <w:ins w:id="3660" w:author="Nguyen Toan" w:date="2018-05-07T23:19:00Z">
        <w:r w:rsidR="00BF187A">
          <w:rPr>
            <w:rFonts w:ascii="Times New Roman" w:eastAsia="Times New Roman" w:hAnsi="Times New Roman" w:cs="Times New Roman"/>
            <w:sz w:val="28"/>
            <w:szCs w:val="28"/>
          </w:rPr>
          <w:t>Kiến trúc ESB có khả năng kết nối nhiều thành phần trên nhiều nền tảng khác nhau, hỗ trợ việc trao đổi thông tin qua lại trong hệ thống.</w:t>
        </w:r>
      </w:ins>
      <w:ins w:id="3661" w:author="Nguyen Toan" w:date="2018-05-07T23:21:00Z">
        <w:r w:rsidR="00882F68">
          <w:rPr>
            <w:rFonts w:ascii="Times New Roman" w:eastAsia="Times New Roman" w:hAnsi="Times New Roman" w:cs="Times New Roman"/>
            <w:sz w:val="28"/>
            <w:szCs w:val="28"/>
          </w:rPr>
          <w:t xml:space="preserve"> </w:t>
        </w:r>
      </w:ins>
      <w:ins w:id="3662" w:author="Nguyen Toan" w:date="2018-05-07T23:22:00Z">
        <w:r w:rsidR="00A736BB">
          <w:rPr>
            <w:rFonts w:ascii="Times New Roman" w:eastAsia="Times New Roman" w:hAnsi="Times New Roman" w:cs="Times New Roman"/>
            <w:sz w:val="28"/>
            <w:szCs w:val="28"/>
          </w:rPr>
          <w:t>MuleSoft là một trong những công ty cung cấp giải pháp ESB đầu tiên</w:t>
        </w:r>
      </w:ins>
      <w:ins w:id="3663" w:author="Nguyen Toan" w:date="2018-05-07T23:24:00Z">
        <w:r w:rsidR="006831AA">
          <w:rPr>
            <w:rFonts w:ascii="Times New Roman" w:eastAsia="Times New Roman" w:hAnsi="Times New Roman" w:cs="Times New Roman"/>
            <w:sz w:val="28"/>
            <w:szCs w:val="28"/>
          </w:rPr>
          <w:t xml:space="preserve"> với sản phẩm là nền tảng MuleESB</w:t>
        </w:r>
        <w:r w:rsidR="00BE6480">
          <w:rPr>
            <w:rFonts w:ascii="Times New Roman" w:eastAsia="Times New Roman" w:hAnsi="Times New Roman" w:cs="Times New Roman"/>
            <w:sz w:val="28"/>
            <w:szCs w:val="28"/>
          </w:rPr>
          <w:t xml:space="preserve"> được đánh giá rất cao</w:t>
        </w:r>
      </w:ins>
      <w:ins w:id="3664" w:author="Nguyen Toan" w:date="2018-05-07T23:22:00Z">
        <w:r w:rsidR="00A736BB">
          <w:rPr>
            <w:rFonts w:ascii="Times New Roman" w:eastAsia="Times New Roman" w:hAnsi="Times New Roman" w:cs="Times New Roman"/>
            <w:sz w:val="28"/>
            <w:szCs w:val="28"/>
          </w:rPr>
          <w:t xml:space="preserve">. </w:t>
        </w:r>
      </w:ins>
      <w:r w:rsidR="006269BA">
        <w:rPr>
          <w:rFonts w:ascii="Times New Roman" w:eastAsia="Times New Roman" w:hAnsi="Times New Roman" w:cs="Times New Roman"/>
          <w:sz w:val="28"/>
          <w:szCs w:val="28"/>
        </w:rPr>
        <w:t>Tuy nhiên</w:t>
      </w:r>
      <w:ins w:id="3665" w:author="Nguyen Toan" w:date="2018-05-07T23:21:00Z">
        <w:r w:rsidR="00882F68">
          <w:rPr>
            <w:rFonts w:ascii="Times New Roman" w:eastAsia="Times New Roman" w:hAnsi="Times New Roman" w:cs="Times New Roman"/>
            <w:sz w:val="28"/>
            <w:szCs w:val="28"/>
          </w:rPr>
          <w:t xml:space="preserve"> </w:t>
        </w:r>
      </w:ins>
      <w:del w:id="3666" w:author="Nguyen Toan" w:date="2018-05-07T23:21:00Z">
        <w:r w:rsidR="006269BA" w:rsidDel="00882F68">
          <w:rPr>
            <w:rFonts w:ascii="Times New Roman" w:eastAsia="Times New Roman" w:hAnsi="Times New Roman" w:cs="Times New Roman"/>
            <w:sz w:val="28"/>
            <w:szCs w:val="28"/>
          </w:rPr>
          <w:delText xml:space="preserve">, </w:delText>
        </w:r>
      </w:del>
      <w:r w:rsidR="006269BA">
        <w:rPr>
          <w:rFonts w:ascii="Times New Roman" w:eastAsia="Times New Roman" w:hAnsi="Times New Roman" w:cs="Times New Roman"/>
          <w:sz w:val="28"/>
          <w:szCs w:val="28"/>
        </w:rPr>
        <w:t>vấn đề</w:t>
      </w:r>
      <w:ins w:id="3667" w:author="Nguyen Toan" w:date="2018-05-07T23:32:00Z">
        <w:r w:rsidR="005025A9">
          <w:rPr>
            <w:rFonts w:ascii="Times New Roman" w:eastAsia="Times New Roman" w:hAnsi="Times New Roman" w:cs="Times New Roman"/>
            <w:sz w:val="28"/>
            <w:szCs w:val="28"/>
          </w:rPr>
          <w:t xml:space="preserve"> mới</w:t>
        </w:r>
      </w:ins>
      <w:r w:rsidR="006269BA">
        <w:rPr>
          <w:rFonts w:ascii="Times New Roman" w:eastAsia="Times New Roman" w:hAnsi="Times New Roman" w:cs="Times New Roman"/>
          <w:sz w:val="28"/>
          <w:szCs w:val="28"/>
        </w:rPr>
        <w:t xml:space="preserve"> đ</w:t>
      </w:r>
      <w:ins w:id="3668" w:author="Nguyen Toan" w:date="2018-05-07T23:17:00Z">
        <w:r w:rsidR="00C25B84">
          <w:rPr>
            <w:rFonts w:ascii="Times New Roman" w:eastAsia="Times New Roman" w:hAnsi="Times New Roman" w:cs="Times New Roman"/>
            <w:sz w:val="28"/>
            <w:szCs w:val="28"/>
          </w:rPr>
          <w:t>ặt</w:t>
        </w:r>
      </w:ins>
      <w:del w:id="3669" w:author="Nguyen Toan" w:date="2018-05-07T23:17:00Z">
        <w:r w:rsidR="006269BA" w:rsidDel="00C25B84">
          <w:rPr>
            <w:rFonts w:ascii="Times New Roman" w:eastAsia="Times New Roman" w:hAnsi="Times New Roman" w:cs="Times New Roman"/>
            <w:sz w:val="28"/>
            <w:szCs w:val="28"/>
          </w:rPr>
          <w:delText>ạt</w:delText>
        </w:r>
      </w:del>
      <w:r w:rsidR="006269BA">
        <w:rPr>
          <w:rFonts w:ascii="Times New Roman" w:eastAsia="Times New Roman" w:hAnsi="Times New Roman" w:cs="Times New Roman"/>
          <w:sz w:val="28"/>
          <w:szCs w:val="28"/>
        </w:rPr>
        <w:t xml:space="preserve"> ra là </w:t>
      </w:r>
      <w:ins w:id="3670" w:author="Nguyen Toan" w:date="2018-05-07T23:21:00Z">
        <w:r w:rsidR="00882F68">
          <w:rPr>
            <w:rFonts w:ascii="Times New Roman" w:eastAsia="Times New Roman" w:hAnsi="Times New Roman" w:cs="Times New Roman"/>
            <w:sz w:val="28"/>
            <w:szCs w:val="28"/>
          </w:rPr>
          <w:t xml:space="preserve">cần </w:t>
        </w:r>
      </w:ins>
      <w:ins w:id="3671" w:author="Nguyen Toan" w:date="2018-05-07T23:32:00Z">
        <w:r w:rsidR="005025A9">
          <w:rPr>
            <w:rFonts w:ascii="Times New Roman" w:eastAsia="Times New Roman" w:hAnsi="Times New Roman" w:cs="Times New Roman"/>
            <w:sz w:val="28"/>
            <w:szCs w:val="28"/>
          </w:rPr>
          <w:t xml:space="preserve">đảm bảo được </w:t>
        </w:r>
      </w:ins>
      <w:del w:id="3672" w:author="Nguyen Toan" w:date="2018-05-07T23:22:00Z">
        <w:r w:rsidR="006269BA" w:rsidDel="00882F68">
          <w:rPr>
            <w:rFonts w:ascii="Times New Roman" w:eastAsia="Times New Roman" w:hAnsi="Times New Roman" w:cs="Times New Roman"/>
            <w:sz w:val="28"/>
            <w:szCs w:val="28"/>
          </w:rPr>
          <w:delText xml:space="preserve">làm sao </w:delText>
        </w:r>
      </w:del>
      <w:del w:id="3673" w:author="Nguyen Toan" w:date="2018-05-07T23:32:00Z">
        <w:r w:rsidR="006269BA" w:rsidDel="005025A9">
          <w:rPr>
            <w:rFonts w:ascii="Times New Roman" w:eastAsia="Times New Roman" w:hAnsi="Times New Roman" w:cs="Times New Roman"/>
            <w:sz w:val="28"/>
            <w:szCs w:val="28"/>
          </w:rPr>
          <w:delText xml:space="preserve">để việc phát triển đạt </w:delText>
        </w:r>
      </w:del>
      <w:del w:id="3674" w:author="Nguyen Toan" w:date="2018-05-07T23:18:00Z">
        <w:r w:rsidR="006269BA" w:rsidDel="00B218ED">
          <w:rPr>
            <w:rFonts w:ascii="Times New Roman" w:eastAsia="Times New Roman" w:hAnsi="Times New Roman" w:cs="Times New Roman"/>
            <w:sz w:val="28"/>
            <w:szCs w:val="28"/>
          </w:rPr>
          <w:delText>hiệu quả</w:delText>
        </w:r>
      </w:del>
      <w:del w:id="3675" w:author="Nguyen Toan" w:date="2018-05-07T23:32:00Z">
        <w:r w:rsidR="006269BA" w:rsidDel="005025A9">
          <w:rPr>
            <w:rFonts w:ascii="Times New Roman" w:eastAsia="Times New Roman" w:hAnsi="Times New Roman" w:cs="Times New Roman"/>
            <w:sz w:val="28"/>
            <w:szCs w:val="28"/>
          </w:rPr>
          <w:delText xml:space="preserve"> cao, </w:delText>
        </w:r>
      </w:del>
      <w:r w:rsidR="006269BA">
        <w:rPr>
          <w:rFonts w:ascii="Times New Roman" w:eastAsia="Times New Roman" w:hAnsi="Times New Roman" w:cs="Times New Roman"/>
          <w:sz w:val="28"/>
          <w:szCs w:val="28"/>
        </w:rPr>
        <w:t>khả năng kiểm soát lỗi tốt</w:t>
      </w:r>
      <w:ins w:id="3676" w:author="Nguyen Toan" w:date="2018-05-07T23:17:00Z">
        <w:r w:rsidR="00931D05">
          <w:rPr>
            <w:rFonts w:ascii="Times New Roman" w:eastAsia="Times New Roman" w:hAnsi="Times New Roman" w:cs="Times New Roman"/>
            <w:sz w:val="28"/>
            <w:szCs w:val="28"/>
          </w:rPr>
          <w:t xml:space="preserve"> </w:t>
        </w:r>
      </w:ins>
      <w:ins w:id="3677" w:author="Nguyen Toan" w:date="2018-05-07T23:33:00Z">
        <w:r w:rsidR="005025A9">
          <w:rPr>
            <w:rFonts w:ascii="Times New Roman" w:eastAsia="Times New Roman" w:hAnsi="Times New Roman" w:cs="Times New Roman"/>
            <w:sz w:val="28"/>
            <w:szCs w:val="28"/>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w:t>
        </w:r>
      </w:ins>
      <w:del w:id="3678" w:author="Nguyen Toan" w:date="2018-05-07T23:33:00Z">
        <w:r w:rsidR="006269BA" w:rsidDel="005025A9">
          <w:rPr>
            <w:rFonts w:ascii="Times New Roman" w:eastAsia="Times New Roman" w:hAnsi="Times New Roman" w:cs="Times New Roman"/>
            <w:sz w:val="28"/>
            <w:szCs w:val="28"/>
          </w:rPr>
          <w:delText>.</w:delText>
        </w:r>
      </w:del>
      <w:del w:id="3679" w:author="Nguyen Toan" w:date="2018-05-07T23:21:00Z">
        <w:r w:rsidR="006269BA" w:rsidDel="00882F68">
          <w:rPr>
            <w:rFonts w:ascii="Times New Roman" w:eastAsia="Times New Roman" w:hAnsi="Times New Roman" w:cs="Times New Roman"/>
            <w:sz w:val="28"/>
            <w:szCs w:val="28"/>
          </w:rPr>
          <w:delText xml:space="preserve"> Hệ thống</w:delText>
        </w:r>
        <w:r w:rsidR="00042E32" w:rsidDel="00882F68">
          <w:rPr>
            <w:rFonts w:ascii="Times New Roman" w:eastAsia="Times New Roman" w:hAnsi="Times New Roman" w:cs="Times New Roman"/>
            <w:sz w:val="28"/>
            <w:szCs w:val="28"/>
          </w:rPr>
          <w:delText xml:space="preserve"> sử dụng kiến trúc</w:delText>
        </w:r>
        <w:r w:rsidR="006269BA" w:rsidDel="00882F68">
          <w:rPr>
            <w:rFonts w:ascii="Times New Roman" w:eastAsia="Times New Roman" w:hAnsi="Times New Roman" w:cs="Times New Roman"/>
            <w:sz w:val="28"/>
            <w:szCs w:val="28"/>
          </w:rPr>
          <w:delText xml:space="preserve"> ESB có đặc điểm đóng gói (black-box) </w:delText>
        </w:r>
        <w:r w:rsidR="00467423" w:rsidDel="00882F68">
          <w:rPr>
            <w:rFonts w:ascii="Times New Roman" w:eastAsia="Times New Roman" w:hAnsi="Times New Roman" w:cs="Times New Roman"/>
            <w:sz w:val="28"/>
            <w:szCs w:val="28"/>
          </w:rPr>
          <w:delText>n</w:delText>
        </w:r>
        <w:r w:rsidR="00B13018" w:rsidDel="00882F68">
          <w:rPr>
            <w:rFonts w:ascii="Times New Roman" w:eastAsia="Times New Roman" w:hAnsi="Times New Roman" w:cs="Times New Roman"/>
            <w:sz w:val="28"/>
            <w:szCs w:val="28"/>
          </w:rPr>
          <w:delText>ên việc kiểm soát lỗi khó khăn</w:delText>
        </w:r>
      </w:del>
      <w:del w:id="3680" w:author="Nguyen Toan" w:date="2018-05-07T23:33:00Z">
        <w:r w:rsidR="00B13018" w:rsidDel="005025A9">
          <w:rPr>
            <w:rFonts w:ascii="Times New Roman" w:eastAsia="Times New Roman" w:hAnsi="Times New Roman" w:cs="Times New Roman"/>
            <w:sz w:val="28"/>
            <w:szCs w:val="28"/>
          </w:rPr>
          <w:delText>.</w:delText>
        </w:r>
      </w:del>
    </w:p>
    <w:p w14:paraId="7B9797E4" w14:textId="460039C6" w:rsidR="00E962D3" w:rsidRPr="00AA6C1D" w:rsidRDefault="005025A9" w:rsidP="00560CBB">
      <w:pPr>
        <w:spacing w:after="120"/>
        <w:ind w:firstLine="567"/>
        <w:jc w:val="both"/>
        <w:rPr>
          <w:ins w:id="3681" w:author="Nguyen Toan" w:date="2018-05-07T23:27:00Z"/>
          <w:rFonts w:ascii="Times New Roman" w:eastAsia="Times New Roman" w:hAnsi="Times New Roman" w:cs="Times New Roman"/>
          <w:sz w:val="28"/>
          <w:szCs w:val="28"/>
        </w:rPr>
      </w:pPr>
      <w:ins w:id="3682" w:author="Nguyen Toan" w:date="2018-05-07T23:28:00Z">
        <w:r>
          <w:rPr>
            <w:rFonts w:ascii="Times New Roman" w:eastAsia="Times New Roman" w:hAnsi="Times New Roman" w:cs="Times New Roman"/>
            <w:sz w:val="28"/>
            <w:szCs w:val="28"/>
          </w:rPr>
          <w:t xml:space="preserve"> c</w:t>
        </w:r>
        <w:r w:rsidR="00B41BE9" w:rsidRPr="00B41BE9">
          <w:rPr>
            <w:rFonts w:ascii="Times New Roman" w:eastAsia="Times New Roman" w:hAnsi="Times New Roman" w:cs="Times New Roman"/>
            <w:sz w:val="28"/>
            <w:szCs w:val="28"/>
          </w:rPr>
          <w:t xml:space="preserve">ác </w:t>
        </w:r>
      </w:ins>
      <w:ins w:id="3683" w:author="Nguyen Toan" w:date="2018-05-07T23:35:00Z">
        <w:r>
          <w:rPr>
            <w:rFonts w:ascii="Times New Roman" w:eastAsia="Times New Roman" w:hAnsi="Times New Roman" w:cs="Times New Roman"/>
            <w:sz w:val="28"/>
            <w:szCs w:val="28"/>
          </w:rPr>
          <w:t>quy trình</w:t>
        </w:r>
      </w:ins>
      <w:ins w:id="3684" w:author="Nguyen Toan" w:date="2018-05-07T23:28:00Z">
        <w:r w:rsidR="00B41BE9" w:rsidRPr="00B41BE9">
          <w:rPr>
            <w:rFonts w:ascii="Times New Roman" w:eastAsia="Times New Roman" w:hAnsi="Times New Roman" w:cs="Times New Roman"/>
            <w:sz w:val="28"/>
            <w:szCs w:val="28"/>
          </w:rPr>
          <w:t xml:space="preserve"> tích hợp, chuyển giao và triển kh</w:t>
        </w:r>
        <w:r w:rsidR="00B41BE9">
          <w:rPr>
            <w:rFonts w:ascii="Times New Roman" w:eastAsia="Times New Roman" w:hAnsi="Times New Roman" w:cs="Times New Roman"/>
            <w:sz w:val="28"/>
            <w:szCs w:val="28"/>
          </w:rPr>
          <w:t xml:space="preserve">ai </w:t>
        </w:r>
      </w:ins>
      <w:ins w:id="3685" w:author="Nguyen Toan" w:date="2018-05-07T23:35:00Z">
        <w:r>
          <w:rPr>
            <w:rFonts w:ascii="Times New Roman" w:eastAsia="Times New Roman" w:hAnsi="Times New Roman" w:cs="Times New Roman"/>
            <w:sz w:val="28"/>
            <w:szCs w:val="28"/>
          </w:rPr>
          <w:t>liên tục cũng cần được áp dụng để hỗ trợ quy trình kiểm thử.</w:t>
        </w:r>
      </w:ins>
    </w:p>
    <w:p w14:paraId="23844804" w14:textId="77553F31" w:rsidR="00AA6C1D" w:rsidRPr="00AA6C1D" w:rsidDel="004B669C" w:rsidRDefault="00E962D3">
      <w:pPr>
        <w:spacing w:after="120"/>
        <w:jc w:val="both"/>
        <w:rPr>
          <w:del w:id="3686" w:author="Nguyen Toan" w:date="2018-05-05T22:51:00Z"/>
          <w:rFonts w:ascii="Times New Roman" w:eastAsia="Times New Roman" w:hAnsi="Times New Roman" w:cs="Times New Roman"/>
          <w:sz w:val="28"/>
          <w:szCs w:val="28"/>
        </w:rPr>
        <w:pPrChange w:id="3687" w:author="Nguyen Toan" w:date="2018-05-07T23:14:00Z">
          <w:pPr>
            <w:spacing w:after="120"/>
            <w:ind w:firstLine="567"/>
            <w:jc w:val="both"/>
          </w:pPr>
        </w:pPrChange>
      </w:pPr>
      <w:ins w:id="3688" w:author="Nguyen Toan" w:date="2018-05-07T23:27:00Z">
        <w:r>
          <w:rPr>
            <w:rFonts w:ascii="Times New Roman" w:eastAsia="Times New Roman" w:hAnsi="Times New Roman" w:cs="Times New Roman"/>
            <w:sz w:val="28"/>
            <w:szCs w:val="28"/>
          </w:rPr>
          <w:t>Để giúp làm rõ hơn những nội dung trong các chương tiếp theo, chương này sẽ giới thiệu các khái niệm cơ bản nêu trên một cách chi tiết hơn.</w:t>
        </w:r>
      </w:ins>
      <w:del w:id="3689" w:author="Nguyen Toan" w:date="2018-05-05T22:51:00Z">
        <w:r w:rsidR="00AA6C1D" w:rsidRPr="00AA6C1D" w:rsidDel="004B669C">
          <w:rPr>
            <w:rFonts w:ascii="Times New Roman" w:eastAsia="Times New Roman" w:hAnsi="Times New Roman" w:cs="Times New Roman"/>
            <w:sz w:val="28"/>
            <w:szCs w:val="28"/>
          </w:rPr>
          <w:delText>Mule, công cụ runtime của Anypoint Platform, là một nền tảng tích hợp dựa trên Java</w:delText>
        </w:r>
        <w:r w:rsidR="00122506" w:rsidDel="004B669C">
          <w:rPr>
            <w:rFonts w:ascii="Times New Roman" w:eastAsia="Times New Roman" w:hAnsi="Times New Roman" w:cs="Times New Roman"/>
            <w:sz w:val="28"/>
            <w:szCs w:val="28"/>
          </w:rPr>
          <w:delText>,</w:delText>
        </w:r>
        <w:r w:rsidR="00AA6C1D" w:rsidRPr="00AA6C1D" w:rsidDel="004B669C">
          <w:rPr>
            <w:rFonts w:ascii="Times New Roman" w:eastAsia="Times New Roman" w:hAnsi="Times New Roman" w:cs="Times New Roman"/>
            <w:sz w:val="28"/>
            <w:szCs w:val="28"/>
          </w:rPr>
          <w:delText xml:space="preserve"> cho phép các nhà phát triển kết nối các ứng dụng với nhau một cách nhanh chóng và dễ dàng,</w:delText>
        </w:r>
        <w:r w:rsidR="00196763" w:rsidDel="004B669C">
          <w:rPr>
            <w:rFonts w:ascii="Times New Roman" w:eastAsia="Times New Roman" w:hAnsi="Times New Roman" w:cs="Times New Roman"/>
            <w:sz w:val="28"/>
            <w:szCs w:val="28"/>
          </w:rPr>
          <w:delText xml:space="preserve"> giúp </w:delText>
        </w:r>
        <w:r w:rsidR="00F8772D" w:rsidDel="004B669C">
          <w:rPr>
            <w:rFonts w:ascii="Times New Roman" w:eastAsia="Times New Roman" w:hAnsi="Times New Roman" w:cs="Times New Roman"/>
            <w:sz w:val="28"/>
            <w:szCs w:val="28"/>
          </w:rPr>
          <w:delText>các ứng dụng</w:delText>
        </w:r>
        <w:r w:rsidR="00F8772D" w:rsidRPr="00AA6C1D" w:rsidDel="004B669C">
          <w:rPr>
            <w:rFonts w:ascii="Times New Roman" w:eastAsia="Times New Roman" w:hAnsi="Times New Roman" w:cs="Times New Roman"/>
            <w:sz w:val="28"/>
            <w:szCs w:val="28"/>
          </w:rPr>
          <w:delText xml:space="preserve"> </w:delText>
        </w:r>
        <w:r w:rsidR="00AA6C1D" w:rsidRPr="00AA6C1D" w:rsidDel="004B669C">
          <w:rPr>
            <w:rFonts w:ascii="Times New Roman" w:eastAsia="Times New Roman" w:hAnsi="Times New Roman" w:cs="Times New Roman"/>
            <w:sz w:val="28"/>
            <w:szCs w:val="28"/>
          </w:rPr>
          <w:delText>trao đổi dữ liệu</w:delText>
        </w:r>
        <w:r w:rsidR="00A360CA" w:rsidDel="004B669C">
          <w:rPr>
            <w:rFonts w:ascii="Times New Roman" w:eastAsia="Times New Roman" w:hAnsi="Times New Roman" w:cs="Times New Roman"/>
            <w:sz w:val="28"/>
            <w:szCs w:val="28"/>
          </w:rPr>
          <w:delText xml:space="preserve"> với nhau</w:delText>
        </w:r>
        <w:r w:rsidR="00AA6C1D" w:rsidRPr="00AA6C1D" w:rsidDel="004B669C">
          <w:rPr>
            <w:rFonts w:ascii="Times New Roman" w:eastAsia="Times New Roman" w:hAnsi="Times New Roman" w:cs="Times New Roman"/>
            <w:sz w:val="28"/>
            <w:szCs w:val="28"/>
          </w:rPr>
          <w:delText xml:space="preserve">. </w:delText>
        </w:r>
      </w:del>
      <w:del w:id="3690" w:author="Nguyen Toan" w:date="2018-05-05T22:21:00Z">
        <w:r w:rsidR="00AA6C1D" w:rsidRPr="00AA6C1D" w:rsidDel="00E83D0F">
          <w:rPr>
            <w:rFonts w:ascii="Times New Roman" w:eastAsia="Times New Roman" w:hAnsi="Times New Roman" w:cs="Times New Roman"/>
            <w:sz w:val="28"/>
            <w:szCs w:val="28"/>
          </w:rPr>
          <w:delText xml:space="preserve">Nó </w:delText>
        </w:r>
      </w:del>
      <w:del w:id="3691" w:author="Nguyen Toan" w:date="2018-05-05T22:51:00Z">
        <w:r w:rsidR="00AA6C1D" w:rsidRPr="00AA6C1D" w:rsidDel="004B669C">
          <w:rPr>
            <w:rFonts w:ascii="Times New Roman" w:eastAsia="Times New Roman" w:hAnsi="Times New Roman" w:cs="Times New Roman"/>
            <w:sz w:val="28"/>
            <w:szCs w:val="28"/>
          </w:rPr>
          <w:delText xml:space="preserve">cho phép tích hợp các hệ thống hiện có, bất kể các công nghệ khác nhau mà các ứng dụng sử dụng, bao gồm JMS, Dịch vụ Web, JDBC, HTTP, và nhiều hơn nữa. </w:delText>
        </w:r>
        <w:r w:rsidR="00BB3625" w:rsidDel="004B669C">
          <w:rPr>
            <w:rFonts w:ascii="Times New Roman" w:eastAsia="Times New Roman" w:hAnsi="Times New Roman" w:cs="Times New Roman"/>
            <w:sz w:val="28"/>
            <w:szCs w:val="28"/>
          </w:rPr>
          <w:delText xml:space="preserve">Kiến trúc </w:delText>
        </w:r>
        <w:r w:rsidR="00AA6C1D" w:rsidRPr="00AA6C1D" w:rsidDel="004B669C">
          <w:rPr>
            <w:rFonts w:ascii="Times New Roman" w:eastAsia="Times New Roman" w:hAnsi="Times New Roman" w:cs="Times New Roman"/>
            <w:sz w:val="28"/>
            <w:szCs w:val="28"/>
          </w:rPr>
          <w:delText>ESB có thể được triển khai ở mọi nơi, có thể tích hợp và sắp xếp các sự kiện theo thời gian thực hoặc theo lô và có kết nối chung.</w:delText>
        </w:r>
      </w:del>
    </w:p>
    <w:p w14:paraId="24CB77A1" w14:textId="0730F969" w:rsidR="00AA6C1D" w:rsidRPr="00AA6C1D" w:rsidDel="00E875E9" w:rsidRDefault="00AA6C1D" w:rsidP="00A1445E">
      <w:pPr>
        <w:spacing w:after="120"/>
        <w:ind w:firstLine="567"/>
        <w:jc w:val="both"/>
        <w:rPr>
          <w:del w:id="3692" w:author="Nguyen Toan" w:date="2018-05-07T23:22:00Z"/>
          <w:rFonts w:ascii="Times New Roman" w:eastAsia="Times New Roman" w:hAnsi="Times New Roman" w:cs="Times New Roman"/>
          <w:sz w:val="28"/>
          <w:szCs w:val="28"/>
        </w:rPr>
      </w:pPr>
      <w:del w:id="3693" w:author="Nguyen Toan" w:date="2018-05-05T22:51:00Z">
        <w:r w:rsidRPr="00AA6C1D" w:rsidDel="004B669C">
          <w:rPr>
            <w:rFonts w:ascii="Times New Roman" w:eastAsia="Times New Roman" w:hAnsi="Times New Roman" w:cs="Times New Roman"/>
            <w:sz w:val="28"/>
            <w:szCs w:val="28"/>
          </w:rPr>
          <w:delText xml:space="preserve">Mule nhẹ nhưng có khả năng mở rộng cao, cho phép </w:delText>
        </w:r>
        <w:r w:rsidR="00654806" w:rsidDel="004B669C">
          <w:rPr>
            <w:rFonts w:ascii="Times New Roman" w:eastAsia="Times New Roman" w:hAnsi="Times New Roman" w:cs="Times New Roman"/>
            <w:sz w:val="28"/>
            <w:szCs w:val="28"/>
          </w:rPr>
          <w:delText>người dùng</w:delText>
        </w:r>
        <w:r w:rsidR="0065480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bắt đầu </w:delText>
        </w:r>
        <w:r w:rsidR="00FE56E8" w:rsidDel="004B669C">
          <w:rPr>
            <w:rFonts w:ascii="Times New Roman" w:eastAsia="Times New Roman" w:hAnsi="Times New Roman" w:cs="Times New Roman"/>
            <w:sz w:val="28"/>
            <w:szCs w:val="28"/>
          </w:rPr>
          <w:delText xml:space="preserve">từ việc kết nối một vài ứng dụng và </w:delText>
        </w:r>
        <w:r w:rsidR="007D4933" w:rsidDel="004B669C">
          <w:rPr>
            <w:rFonts w:ascii="Times New Roman" w:eastAsia="Times New Roman" w:hAnsi="Times New Roman" w:cs="Times New Roman"/>
            <w:sz w:val="28"/>
            <w:szCs w:val="28"/>
          </w:rPr>
          <w:delText>tăng số lượng</w:delText>
        </w:r>
        <w:r w:rsidRPr="00AA6C1D" w:rsidDel="004B669C">
          <w:rPr>
            <w:rFonts w:ascii="Times New Roman" w:eastAsia="Times New Roman" w:hAnsi="Times New Roman" w:cs="Times New Roman"/>
            <w:sz w:val="28"/>
            <w:szCs w:val="28"/>
          </w:rPr>
          <w:delText xml:space="preserve"> ứng dụng </w:delText>
        </w:r>
        <w:r w:rsidR="006C2DDD" w:rsidDel="004B669C">
          <w:rPr>
            <w:rFonts w:ascii="Times New Roman" w:eastAsia="Times New Roman" w:hAnsi="Times New Roman" w:cs="Times New Roman"/>
            <w:sz w:val="28"/>
            <w:szCs w:val="28"/>
          </w:rPr>
          <w:delText>tham gia vào hệ thống</w:delText>
        </w:r>
        <w:r w:rsidR="006C2DDD"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theo thời gian. </w:delText>
        </w:r>
        <w:r w:rsidR="00537DDB" w:rsidDel="004B669C">
          <w:rPr>
            <w:rFonts w:ascii="Times New Roman" w:eastAsia="Times New Roman" w:hAnsi="Times New Roman" w:cs="Times New Roman"/>
            <w:sz w:val="28"/>
            <w:szCs w:val="28"/>
          </w:rPr>
          <w:delText xml:space="preserve">Một hệ thống theo kiến trúc </w:delText>
        </w:r>
        <w:r w:rsidRPr="00AA6C1D" w:rsidDel="004B669C">
          <w:rPr>
            <w:rFonts w:ascii="Times New Roman" w:eastAsia="Times New Roman" w:hAnsi="Times New Roman" w:cs="Times New Roman"/>
            <w:sz w:val="28"/>
            <w:szCs w:val="28"/>
          </w:rPr>
          <w:delText xml:space="preserve">ESB quản lý tất cả các tương tác giữa các ứng dụng và các thành phần một cách minh bạch, bất kể chúng tồn tại trong cùng một máy ảo hay trên Internet, và bất kể giao thức truyền tải cơ bản </w:delText>
        </w:r>
        <w:r w:rsidR="00520796" w:rsidDel="004B669C">
          <w:rPr>
            <w:rFonts w:ascii="Times New Roman" w:eastAsia="Times New Roman" w:hAnsi="Times New Roman" w:cs="Times New Roman"/>
            <w:sz w:val="28"/>
            <w:szCs w:val="28"/>
          </w:rPr>
          <w:delText>mà chúng</w:delText>
        </w:r>
        <w:r w:rsidR="0052079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sử dụng.</w:delText>
        </w:r>
      </w:del>
    </w:p>
    <w:p w14:paraId="2CB91B7B" w14:textId="30931162" w:rsidR="00AA6C1D" w:rsidRPr="00AA6C1D" w:rsidDel="005C4CD0" w:rsidRDefault="00AA6C1D">
      <w:pPr>
        <w:spacing w:after="120"/>
        <w:jc w:val="both"/>
        <w:rPr>
          <w:del w:id="3694" w:author="Nguyen Toan" w:date="2018-05-05T22:51:00Z"/>
          <w:rFonts w:ascii="Times New Roman" w:eastAsia="Times New Roman" w:hAnsi="Times New Roman" w:cs="Times New Roman"/>
          <w:sz w:val="28"/>
          <w:szCs w:val="28"/>
        </w:rPr>
        <w:pPrChange w:id="3695" w:author="Nguyen Toan" w:date="2018-05-07T23:22:00Z">
          <w:pPr>
            <w:spacing w:after="120"/>
            <w:ind w:firstLine="567"/>
            <w:jc w:val="both"/>
          </w:pPr>
        </w:pPrChange>
      </w:pPr>
      <w:del w:id="3696" w:author="Nguyen Toan" w:date="2018-05-07T23:22:00Z">
        <w:r w:rsidRPr="00AA6C1D" w:rsidDel="00E875E9">
          <w:rPr>
            <w:rFonts w:ascii="Times New Roman" w:eastAsia="Times New Roman" w:hAnsi="Times New Roman" w:cs="Times New Roman"/>
            <w:sz w:val="28"/>
            <w:szCs w:val="28"/>
          </w:rPr>
          <w:delText xml:space="preserve">Hiện tại có nhiều triển khai ESB thương mại trên thị trường. Tuy nhiên, </w:delText>
        </w:r>
        <w:r w:rsidR="005E0D55" w:rsidDel="00E875E9">
          <w:rPr>
            <w:rFonts w:ascii="Times New Roman" w:eastAsia="Times New Roman" w:hAnsi="Times New Roman" w:cs="Times New Roman"/>
            <w:sz w:val="28"/>
            <w:szCs w:val="28"/>
          </w:rPr>
          <w:delText xml:space="preserve">phần </w:delText>
        </w:r>
        <w:r w:rsidRPr="00AA6C1D" w:rsidDel="00E875E9">
          <w:rPr>
            <w:rFonts w:ascii="Times New Roman" w:eastAsia="Times New Roman" w:hAnsi="Times New Roman" w:cs="Times New Roman"/>
            <w:sz w:val="28"/>
            <w:szCs w:val="28"/>
          </w:rPr>
          <w:delText xml:space="preserve">nhiều trong số này cung cấp chức năng giới hạn hoặc được xây dựng trên máy chủ ứng dụng </w:delText>
        </w:r>
        <w:r w:rsidR="000E39EA" w:rsidDel="00E875E9">
          <w:rPr>
            <w:rFonts w:ascii="Times New Roman" w:eastAsia="Times New Roman" w:hAnsi="Times New Roman" w:cs="Times New Roman"/>
            <w:sz w:val="28"/>
            <w:szCs w:val="28"/>
          </w:rPr>
          <w:delText>đặc thù</w:delText>
        </w:r>
        <w:r w:rsidR="00F07351" w:rsidDel="00E875E9">
          <w:rPr>
            <w:rFonts w:ascii="Times New Roman" w:eastAsia="Times New Roman" w:hAnsi="Times New Roman" w:cs="Times New Roman"/>
            <w:sz w:val="28"/>
            <w:szCs w:val="28"/>
          </w:rPr>
          <w:delText>, nguyên tắc tích hợp có nhiều ràng buộc phức tạp</w:delText>
        </w:r>
        <w:r w:rsidRPr="00AA6C1D" w:rsidDel="00E875E9">
          <w:rPr>
            <w:rFonts w:ascii="Times New Roman" w:eastAsia="Times New Roman" w:hAnsi="Times New Roman" w:cs="Times New Roman"/>
            <w:sz w:val="28"/>
            <w:szCs w:val="28"/>
          </w:rPr>
          <w:delText xml:space="preserve">. Mule là nhà cung cấp trung lập, do đó, các triển khai nhà cung cấp khác nhau có thể </w:delText>
        </w:r>
        <w:r w:rsidR="00945E9C" w:rsidDel="00E875E9">
          <w:rPr>
            <w:rFonts w:ascii="Times New Roman" w:eastAsia="Times New Roman" w:hAnsi="Times New Roman" w:cs="Times New Roman"/>
            <w:sz w:val="28"/>
            <w:szCs w:val="28"/>
          </w:rPr>
          <w:delText>tích hợp</w:delText>
        </w:r>
        <w:r w:rsidR="00945E9C" w:rsidRPr="00AA6C1D" w:rsidDel="00E875E9">
          <w:rPr>
            <w:rFonts w:ascii="Times New Roman" w:eastAsia="Times New Roman" w:hAnsi="Times New Roman" w:cs="Times New Roman"/>
            <w:sz w:val="28"/>
            <w:szCs w:val="28"/>
          </w:rPr>
          <w:delText xml:space="preserve"> </w:delText>
        </w:r>
        <w:r w:rsidRPr="00AA6C1D" w:rsidDel="00E875E9">
          <w:rPr>
            <w:rFonts w:ascii="Times New Roman" w:eastAsia="Times New Roman" w:hAnsi="Times New Roman" w:cs="Times New Roman"/>
            <w:sz w:val="28"/>
            <w:szCs w:val="28"/>
          </w:rPr>
          <w:delText xml:space="preserve">vào nó. </w:delText>
        </w:r>
        <w:r w:rsidR="005473F7" w:rsidDel="00E875E9">
          <w:rPr>
            <w:rFonts w:ascii="Times New Roman" w:eastAsia="Times New Roman" w:hAnsi="Times New Roman" w:cs="Times New Roman"/>
            <w:sz w:val="28"/>
            <w:szCs w:val="28"/>
          </w:rPr>
          <w:delText xml:space="preserve">Nhà phát triển </w:delText>
        </w:r>
        <w:r w:rsidRPr="00AA6C1D" w:rsidDel="00E875E9">
          <w:rPr>
            <w:rFonts w:ascii="Times New Roman" w:eastAsia="Times New Roman" w:hAnsi="Times New Roman" w:cs="Times New Roman"/>
            <w:sz w:val="28"/>
            <w:szCs w:val="28"/>
          </w:rPr>
          <w:delText xml:space="preserve">không bị </w:delText>
        </w:r>
        <w:r w:rsidR="00E97A75" w:rsidDel="00E875E9">
          <w:rPr>
            <w:rFonts w:ascii="Times New Roman" w:eastAsia="Times New Roman" w:hAnsi="Times New Roman" w:cs="Times New Roman"/>
            <w:sz w:val="28"/>
            <w:szCs w:val="28"/>
          </w:rPr>
          <w:delText>hạn chế truy cập vào</w:delText>
        </w:r>
        <w:r w:rsidRPr="00AA6C1D" w:rsidDel="00E875E9">
          <w:rPr>
            <w:rFonts w:ascii="Times New Roman" w:eastAsia="Times New Roman" w:hAnsi="Times New Roman" w:cs="Times New Roman"/>
            <w:sz w:val="28"/>
            <w:szCs w:val="28"/>
          </w:rPr>
          <w:delText xml:space="preserve"> một nhà cung cấp cụ thể</w:delText>
        </w:r>
        <w:r w:rsidR="00CA3F28" w:rsidDel="00E875E9">
          <w:rPr>
            <w:rFonts w:ascii="Times New Roman" w:eastAsia="Times New Roman" w:hAnsi="Times New Roman" w:cs="Times New Roman"/>
            <w:sz w:val="28"/>
            <w:szCs w:val="28"/>
          </w:rPr>
          <w:delText xml:space="preserve"> khác</w:delText>
        </w:r>
        <w:r w:rsidRPr="00AA6C1D" w:rsidDel="00E875E9">
          <w:rPr>
            <w:rFonts w:ascii="Times New Roman" w:eastAsia="Times New Roman" w:hAnsi="Times New Roman" w:cs="Times New Roman"/>
            <w:sz w:val="28"/>
            <w:szCs w:val="28"/>
          </w:rPr>
          <w:delText xml:space="preserve"> khi sử dụng Mule.</w:delText>
        </w:r>
      </w:del>
    </w:p>
    <w:p w14:paraId="003AC5AD" w14:textId="63BA554D" w:rsidR="00C34A85" w:rsidRPr="00D2583D" w:rsidRDefault="00AA6C1D" w:rsidP="00E875E9">
      <w:pPr>
        <w:spacing w:after="120"/>
        <w:ind w:firstLine="567"/>
        <w:jc w:val="both"/>
      </w:pPr>
      <w:del w:id="3697" w:author="Nguyen Toan" w:date="2018-05-05T22:51:00Z">
        <w:r w:rsidRPr="00AA6C1D" w:rsidDel="004B669C">
          <w:rPr>
            <w:rFonts w:ascii="Times New Roman" w:eastAsia="Times New Roman" w:hAnsi="Times New Roman" w:cs="Times New Roman"/>
            <w:sz w:val="28"/>
            <w:szCs w:val="28"/>
          </w:rPr>
          <w:delText>MuleSoft là nhà cung cấp duy nhất</w:delText>
        </w:r>
        <w:r w:rsidR="00C218DA" w:rsidDel="004B669C">
          <w:rPr>
            <w:rFonts w:ascii="Times New Roman" w:eastAsia="Times New Roman" w:hAnsi="Times New Roman" w:cs="Times New Roman"/>
            <w:sz w:val="28"/>
            <w:szCs w:val="28"/>
          </w:rPr>
          <w:delText xml:space="preserve"> được</w:delText>
        </w:r>
        <w:r w:rsidRPr="00AA6C1D" w:rsidDel="004B669C">
          <w:rPr>
            <w:rFonts w:ascii="Times New Roman" w:eastAsia="Times New Roman" w:hAnsi="Times New Roman" w:cs="Times New Roman"/>
            <w:sz w:val="28"/>
            <w:szCs w:val="28"/>
          </w:rPr>
          <w:delText xml:space="preserve"> Gartner </w:delText>
        </w:r>
        <w:r w:rsidR="00C364AB" w:rsidDel="004B669C">
          <w:rPr>
            <w:rFonts w:ascii="Times New Roman" w:eastAsia="Times New Roman" w:hAnsi="Times New Roman" w:cs="Times New Roman"/>
            <w:sz w:val="28"/>
            <w:szCs w:val="28"/>
          </w:rPr>
          <w:delText>đánh giá là công cụ đứng đầu trong việc phát triển hệ thống tích hợp, đặc biệt là ứng dụng</w:delText>
        </w:r>
        <w:r w:rsidR="00147F82" w:rsidDel="004B669C">
          <w:rPr>
            <w:rFonts w:ascii="Times New Roman" w:eastAsia="Times New Roman" w:hAnsi="Times New Roman" w:cs="Times New Roman"/>
            <w:sz w:val="28"/>
            <w:szCs w:val="28"/>
          </w:rPr>
          <w:delText xml:space="preserve"> theo kiến trúc</w:delText>
        </w:r>
        <w:r w:rsidR="00C364AB" w:rsidDel="004B669C">
          <w:rPr>
            <w:rFonts w:ascii="Times New Roman" w:eastAsia="Times New Roman" w:hAnsi="Times New Roman" w:cs="Times New Roman"/>
            <w:sz w:val="28"/>
            <w:szCs w:val="28"/>
          </w:rPr>
          <w:delText xml:space="preserve"> ESB</w:delText>
        </w:r>
        <w:r w:rsidRPr="00AA6C1D" w:rsidDel="005C4CD0">
          <w:rPr>
            <w:rFonts w:ascii="Times New Roman" w:eastAsia="Times New Roman" w:hAnsi="Times New Roman" w:cs="Times New Roman"/>
            <w:sz w:val="28"/>
            <w:szCs w:val="28"/>
          </w:rPr>
          <w:delText>.</w:delText>
        </w:r>
      </w:del>
    </w:p>
    <w:p w14:paraId="4B1ED903" w14:textId="0464B59B" w:rsidR="00D71162" w:rsidRPr="00966627" w:rsidRDefault="00D71162" w:rsidP="00966627">
      <w:pPr>
        <w:pStyle w:val="ListParagraph"/>
        <w:numPr>
          <w:ilvl w:val="2"/>
          <w:numId w:val="12"/>
        </w:numPr>
        <w:spacing w:before="240" w:after="120" w:line="288" w:lineRule="auto"/>
        <w:ind w:left="505" w:hanging="505"/>
        <w:contextualSpacing w:val="0"/>
        <w:jc w:val="both"/>
        <w:outlineLvl w:val="1"/>
        <w:rPr>
          <w:rFonts w:ascii="Times New Roman" w:hAnsi="Times New Roman" w:cs="Times New Roman"/>
          <w:b/>
          <w:sz w:val="28"/>
          <w:szCs w:val="28"/>
        </w:rPr>
      </w:pPr>
      <w:bookmarkStart w:id="3698" w:name="_Toc513613684"/>
      <w:r w:rsidRPr="00966627">
        <w:rPr>
          <w:rFonts w:ascii="Times New Roman" w:hAnsi="Times New Roman" w:cs="Times New Roman"/>
          <w:b/>
          <w:sz w:val="28"/>
          <w:szCs w:val="28"/>
        </w:rPr>
        <w:t>Kiến trúc hệ thống</w:t>
      </w:r>
      <w:bookmarkEnd w:id="3698"/>
    </w:p>
    <w:p w14:paraId="3F5BA929" w14:textId="09B316DB" w:rsidR="00740E62" w:rsidRPr="00966627"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8"/>
          <w:szCs w:val="28"/>
        </w:rPr>
      </w:pPr>
      <w:bookmarkStart w:id="3699" w:name="_Ref513322472"/>
      <w:bookmarkStart w:id="3700" w:name="_Toc513613685"/>
      <w:r w:rsidRPr="00966627">
        <w:rPr>
          <w:rFonts w:ascii="Times New Roman" w:hAnsi="Times New Roman" w:cs="Times New Roman"/>
          <w:b/>
          <w:sz w:val="28"/>
          <w:szCs w:val="28"/>
        </w:rPr>
        <w:t>Kiến trúc hướng dịch vụ</w:t>
      </w:r>
      <w:bookmarkEnd w:id="3699"/>
      <w:bookmarkEnd w:id="3700"/>
    </w:p>
    <w:p w14:paraId="5D289499" w14:textId="29B2BE1F" w:rsidR="00CB1830" w:rsidRDefault="00AE1B3D" w:rsidP="00CB1830">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Kiến trúc hướng dịch vụ - Service Oriented Architecture (SOA)</w:t>
      </w:r>
      <w:ins w:id="3701" w:author="Nguyen Toan" w:date="2018-05-07T21:23:00Z">
        <w:r w:rsidR="00063812">
          <w:rPr>
            <w:rFonts w:ascii="Times New Roman" w:eastAsia="Times New Roman" w:hAnsi="Times New Roman" w:cs="Times New Roman"/>
            <w:sz w:val="28"/>
            <w:szCs w:val="28"/>
          </w:rPr>
          <w:t xml:space="preserve"> </w:t>
        </w:r>
      </w:ins>
      <w:customXmlInsRangeStart w:id="3702" w:author="Nguyen Toan" w:date="2018-05-07T21:37:00Z"/>
      <w:sdt>
        <w:sdtPr>
          <w:rPr>
            <w:rFonts w:ascii="Times New Roman" w:eastAsia="Times New Roman" w:hAnsi="Times New Roman" w:cs="Times New Roman"/>
            <w:sz w:val="28"/>
            <w:szCs w:val="28"/>
          </w:rPr>
          <w:id w:val="-835465096"/>
          <w:citation/>
        </w:sdtPr>
        <w:sdtContent>
          <w:customXmlInsRangeEnd w:id="3702"/>
          <w:ins w:id="3703"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B2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[1]</w:t>
          </w:r>
          <w:ins w:id="3704" w:author="Nguyen Toan" w:date="2018-05-07T21:37:00Z">
            <w:r w:rsidR="00B30641">
              <w:rPr>
                <w:rFonts w:ascii="Times New Roman" w:eastAsia="Times New Roman" w:hAnsi="Times New Roman" w:cs="Times New Roman"/>
                <w:sz w:val="28"/>
                <w:szCs w:val="28"/>
              </w:rPr>
              <w:fldChar w:fldCharType="end"/>
            </w:r>
          </w:ins>
          <w:customXmlInsRangeStart w:id="3705" w:author="Nguyen Toan" w:date="2018-05-07T21:37:00Z"/>
        </w:sdtContent>
      </w:sdt>
      <w:customXmlInsRangeEnd w:id="3705"/>
      <w:ins w:id="3706" w:author="Nguyen Toan" w:date="2018-05-07T21:37:00Z">
        <w:r w:rsidR="00B30641">
          <w:rPr>
            <w:rFonts w:ascii="Times New Roman" w:eastAsia="Times New Roman" w:hAnsi="Times New Roman" w:cs="Times New Roman"/>
            <w:sz w:val="28"/>
            <w:szCs w:val="28"/>
          </w:rPr>
          <w:t xml:space="preserve"> </w:t>
        </w:r>
      </w:ins>
      <w:customXmlInsRangeStart w:id="3707" w:author="Nguyen Toan" w:date="2018-05-07T21:37:00Z"/>
      <w:sdt>
        <w:sdtPr>
          <w:rPr>
            <w:rFonts w:ascii="Times New Roman" w:eastAsia="Times New Roman" w:hAnsi="Times New Roman" w:cs="Times New Roman"/>
            <w:sz w:val="28"/>
            <w:szCs w:val="28"/>
          </w:rPr>
          <w:id w:val="-1968491701"/>
          <w:citation/>
        </w:sdtPr>
        <w:sdtContent>
          <w:customXmlInsRangeEnd w:id="3707"/>
          <w:ins w:id="3708"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B11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[2]</w:t>
          </w:r>
          <w:ins w:id="3709" w:author="Nguyen Toan" w:date="2018-05-07T21:37:00Z">
            <w:r w:rsidR="00B30641">
              <w:rPr>
                <w:rFonts w:ascii="Times New Roman" w:eastAsia="Times New Roman" w:hAnsi="Times New Roman" w:cs="Times New Roman"/>
                <w:sz w:val="28"/>
                <w:szCs w:val="28"/>
              </w:rPr>
              <w:fldChar w:fldCharType="end"/>
            </w:r>
          </w:ins>
          <w:customXmlInsRangeStart w:id="3710" w:author="Nguyen Toan" w:date="2018-05-07T21:37:00Z"/>
        </w:sdtContent>
      </w:sdt>
      <w:customXmlInsRangeEnd w:id="3710"/>
      <w:ins w:id="3711" w:author="Nguyen Toan" w:date="2018-05-07T20:52:00Z">
        <w:r w:rsidR="00B64012">
          <w:rPr>
            <w:rFonts w:ascii="Times New Roman" w:eastAsia="Times New Roman" w:hAnsi="Times New Roman" w:cs="Times New Roman"/>
            <w:sz w:val="28"/>
            <w:szCs w:val="28"/>
          </w:rPr>
          <w:t xml:space="preserve"> </w:t>
        </w:r>
      </w:ins>
      <w:commentRangeStart w:id="3712"/>
      <w:del w:id="3713" w:author="Nguyen Toan" w:date="2018-05-07T20:52:00Z">
        <w:r w:rsidR="000877EF" w:rsidDel="00B64012">
          <w:rPr>
            <w:rFonts w:ascii="Times New Roman" w:eastAsia="Times New Roman" w:hAnsi="Times New Roman" w:cs="Times New Roman"/>
            <w:sz w:val="28"/>
            <w:szCs w:val="28"/>
          </w:rPr>
          <w:delText xml:space="preserve"> [</w:delText>
        </w:r>
        <w:r w:rsidR="008050C6" w:rsidDel="00B64012">
          <w:rPr>
            <w:rFonts w:ascii="Times New Roman" w:eastAsia="Times New Roman" w:hAnsi="Times New Roman" w:cs="Times New Roman"/>
            <w:sz w:val="28"/>
            <w:szCs w:val="28"/>
          </w:rPr>
          <w:delText>7</w:delText>
        </w:r>
        <w:r w:rsidDel="00B64012">
          <w:rPr>
            <w:rFonts w:ascii="Times New Roman" w:eastAsia="Times New Roman" w:hAnsi="Times New Roman" w:cs="Times New Roman"/>
            <w:sz w:val="28"/>
            <w:szCs w:val="28"/>
          </w:rPr>
          <w:delText>,</w:delText>
        </w:r>
        <w:r w:rsidR="008050C6" w:rsidDel="00B64012">
          <w:rPr>
            <w:rFonts w:ascii="Times New Roman" w:eastAsia="Times New Roman" w:hAnsi="Times New Roman" w:cs="Times New Roman"/>
            <w:sz w:val="28"/>
            <w:szCs w:val="28"/>
          </w:rPr>
          <w:delText>13</w:delText>
        </w:r>
        <w:r w:rsidDel="00B64012">
          <w:rPr>
            <w:rFonts w:ascii="Times New Roman" w:eastAsia="Times New Roman" w:hAnsi="Times New Roman" w:cs="Times New Roman"/>
            <w:sz w:val="28"/>
            <w:szCs w:val="28"/>
          </w:rPr>
          <w:delText xml:space="preserve">] </w:delText>
        </w:r>
      </w:del>
      <w:commentRangeEnd w:id="3712"/>
      <w:r w:rsidR="001C4610">
        <w:rPr>
          <w:rStyle w:val="CommentReference"/>
        </w:rPr>
        <w:commentReference w:id="3712"/>
      </w:r>
      <w:r w:rsidRPr="005A5BC4">
        <w:rPr>
          <w:rFonts w:ascii="Times New Roman" w:eastAsia="Times New Roman" w:hAnsi="Times New Roman" w:cs="Times New Roman"/>
          <w:sz w:val="28"/>
          <w:szCs w:val="28"/>
        </w:rPr>
        <w:t xml:space="preserve">là một chiến lược xây dựng kiến trúc phần mềm. </w:t>
      </w:r>
      <w:r w:rsidR="00163DD1">
        <w:rPr>
          <w:rFonts w:ascii="Times New Roman" w:eastAsia="Times New Roman" w:hAnsi="Times New Roman" w:cs="Times New Roman"/>
          <w:sz w:val="28"/>
          <w:szCs w:val="28"/>
        </w:rPr>
        <w:t>Đây</w:t>
      </w:r>
      <w:r w:rsidRPr="005A5BC4">
        <w:rPr>
          <w:rFonts w:ascii="Times New Roman" w:eastAsia="Times New Roman" w:hAnsi="Times New Roman" w:cs="Times New Roman"/>
          <w:sz w:val="28"/>
          <w:szCs w:val="28"/>
        </w:rPr>
        <w:t xml:space="preserve"> là </w:t>
      </w:r>
      <w:r>
        <w:rPr>
          <w:rFonts w:ascii="Times New Roman" w:eastAsia="Times New Roman" w:hAnsi="Times New Roman" w:cs="Times New Roman"/>
          <w:sz w:val="28"/>
          <w:szCs w:val="28"/>
        </w:rPr>
        <w:t xml:space="preserve">quá trình </w:t>
      </w:r>
      <w:r w:rsidRPr="005A5BC4">
        <w:rPr>
          <w:rFonts w:ascii="Times New Roman" w:eastAsia="Times New Roman" w:hAnsi="Times New Roman" w:cs="Times New Roman"/>
          <w:sz w:val="28"/>
          <w:szCs w:val="28"/>
        </w:rPr>
        <w:t>t</w:t>
      </w:r>
      <w:r>
        <w:rPr>
          <w:rFonts w:ascii="Times New Roman" w:eastAsia="Times New Roman" w:hAnsi="Times New Roman" w:cs="Times New Roman"/>
          <w:sz w:val="28"/>
          <w:szCs w:val="28"/>
        </w:rPr>
        <w:t>ích</w:t>
      </w:r>
      <w:r w:rsidRPr="005A5BC4">
        <w:rPr>
          <w:rFonts w:ascii="Times New Roman" w:eastAsia="Times New Roman" w:hAnsi="Times New Roman" w:cs="Times New Roman"/>
          <w:sz w:val="28"/>
          <w:szCs w:val="28"/>
        </w:rPr>
        <w:t xml:space="preserve"> hợp các thành phần độc lập kết nối với nhau một cách linh động thông qua các giao thức được định ngh</w:t>
      </w:r>
      <w:r w:rsidR="00B7047D">
        <w:rPr>
          <w:rFonts w:ascii="Times New Roman" w:eastAsia="Times New Roman" w:hAnsi="Times New Roman" w:cs="Times New Roman"/>
          <w:sz w:val="28"/>
          <w:szCs w:val="28"/>
        </w:rPr>
        <w:t>ĩa sẵn, và tính tái sử dụng cao</w:t>
      </w:r>
      <w:r w:rsidRPr="005A5BC4">
        <w:rPr>
          <w:rFonts w:ascii="Times New Roman" w:eastAsia="Times New Roman" w:hAnsi="Times New Roman" w:cs="Times New Roman"/>
          <w:sz w:val="28"/>
          <w:szCs w:val="28"/>
        </w:rPr>
        <w:t>.</w:t>
      </w:r>
      <w:r w:rsidR="008234F4">
        <w:rPr>
          <w:rFonts w:ascii="Times New Roman" w:eastAsia="Times New Roman" w:hAnsi="Times New Roman" w:cs="Times New Roman"/>
          <w:sz w:val="28"/>
          <w:szCs w:val="28"/>
        </w:rPr>
        <w:t xml:space="preserve"> </w:t>
      </w:r>
      <w:ins w:id="3714" w:author="Nguyen Toan" w:date="2018-05-07T23:13:00Z">
        <w:r w:rsidR="00CB1830">
          <w:rPr>
            <w:rFonts w:ascii="Times New Roman" w:eastAsia="Times New Roman" w:hAnsi="Times New Roman" w:cs="Times New Roman"/>
            <w:sz w:val="28"/>
            <w:szCs w:val="28"/>
          </w:rPr>
          <w:t xml:space="preserve"> </w:t>
        </w:r>
      </w:ins>
    </w:p>
    <w:p w14:paraId="5D2C0B33" w14:textId="77777777" w:rsidR="00353C35" w:rsidRDefault="00EA4EFB" w:rsidP="00A26DDC">
      <w:pPr>
        <w:spacing w:after="120"/>
        <w:ind w:firstLine="567"/>
        <w:jc w:val="both"/>
        <w:rPr>
          <w:ins w:id="3715" w:author="Nguyen Toan" w:date="2018-05-07T23:13:00Z"/>
          <w:rFonts w:ascii="Times New Roman" w:eastAsia="Times New Roman" w:hAnsi="Times New Roman" w:cs="Times New Roman"/>
          <w:sz w:val="28"/>
          <w:szCs w:val="28"/>
        </w:rPr>
      </w:pPr>
      <w:r>
        <w:rPr>
          <w:rFonts w:ascii="Times New Roman" w:eastAsia="Times New Roman" w:hAnsi="Times New Roman" w:cs="Times New Roman"/>
          <w:sz w:val="28"/>
          <w:szCs w:val="28"/>
        </w:rPr>
        <w:t>Khái niệm dịch vụ trong hệ thống SOA được hiểu là</w:t>
      </w:r>
      <w:r w:rsidRPr="00EA4EFB">
        <w:rPr>
          <w:rFonts w:ascii="Times New Roman" w:eastAsia="Times New Roman" w:hAnsi="Times New Roman" w:cs="Times New Roman"/>
          <w:sz w:val="28"/>
          <w:szCs w:val="28"/>
        </w:rPr>
        <w:t xml:space="preserve"> một chức năng được xác định rõ ràng, khép kín và không phụ thuộc vào ngữ cảnh hoặc trạng thái của các dịch vụ khác.</w:t>
      </w:r>
    </w:p>
    <w:p w14:paraId="20A4D496" w14:textId="7DB67D5D" w:rsidR="00A26DDC" w:rsidRDefault="00A26DDC" w:rsidP="00A26DDC">
      <w:pPr>
        <w:spacing w:after="120"/>
        <w:ind w:firstLine="567"/>
        <w:jc w:val="both"/>
        <w:rPr>
          <w:ins w:id="3716" w:author="Nguyen Toan" w:date="2018-05-07T23:13:00Z"/>
        </w:rPr>
      </w:pPr>
      <w:ins w:id="3717" w:author="Nguyen Toan" w:date="2018-05-07T23:13:00Z">
        <w:r>
          <w:rPr>
            <w:rFonts w:ascii="Times New Roman" w:eastAsia="Times New Roman" w:hAnsi="Times New Roman" w:cs="Times New Roman"/>
            <w:sz w:val="28"/>
            <w:szCs w:val="28"/>
          </w:rPr>
          <w:t xml:space="preserve">Một kiến trúc hướng dịch vụ được dựa trên 4 khái niệm trừu tượng chính: ứng dụng đầu cuối, dịch vụ, kho dịch vụ và trục tích hợp (xem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_Ref513498103 \h </w:instrText>
        </w:r>
      </w:ins>
      <w:r>
        <w:rPr>
          <w:rFonts w:ascii="Times New Roman" w:eastAsia="Times New Roman" w:hAnsi="Times New Roman" w:cs="Times New Roman"/>
          <w:sz w:val="28"/>
          <w:szCs w:val="28"/>
        </w:rPr>
      </w:r>
      <w:ins w:id="3718" w:author="Nguyen Toan" w:date="2018-05-07T23:13:00Z">
        <w:r>
          <w:rPr>
            <w:rFonts w:ascii="Times New Roman" w:eastAsia="Times New Roman" w:hAnsi="Times New Roman" w:cs="Times New Roman"/>
            <w:sz w:val="28"/>
            <w:szCs w:val="28"/>
          </w:rPr>
          <w:fldChar w:fldCharType="separate"/>
        </w:r>
        <w:r w:rsidRPr="00FA2406">
          <w:rPr>
            <w:rFonts w:ascii="Times New Roman" w:hAnsi="Times New Roman" w:cs="Times New Roman"/>
            <w:color w:val="auto"/>
            <w:sz w:val="28"/>
            <w:szCs w:val="28"/>
          </w:rPr>
          <w:t xml:space="preserve">Hình </w:t>
        </w:r>
        <w:r>
          <w:rPr>
            <w:rFonts w:ascii="Times New Roman" w:hAnsi="Times New Roman" w:cs="Times New Roman"/>
            <w:i/>
            <w:noProof/>
            <w:color w:val="auto"/>
            <w:sz w:val="28"/>
            <w:szCs w:val="28"/>
          </w:rPr>
          <w:t>1</w:t>
        </w:r>
        <w:r>
          <w:rPr>
            <w:rFonts w:ascii="Times New Roman" w:hAnsi="Times New Roman" w:cs="Times New Roman"/>
            <w:i/>
            <w:color w:val="auto"/>
            <w:sz w:val="28"/>
            <w:szCs w:val="28"/>
          </w:rPr>
          <w:t>.</w:t>
        </w:r>
        <w:r>
          <w:rPr>
            <w:rFonts w:ascii="Times New Roman" w:hAnsi="Times New Roman" w:cs="Times New Roman"/>
            <w:i/>
            <w:noProof/>
            <w:color w:val="auto"/>
            <w:sz w:val="28"/>
            <w:szCs w:val="28"/>
          </w:rPr>
          <w:t>1</w:t>
        </w:r>
        <w:r>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fldChar w:fldCharType="begin"/>
        </w:r>
        <w:r w:rsidRPr="00FB4B95">
          <w:rPr>
            <w:rFonts w:ascii="Times New Roman" w:eastAsia="Times New Roman" w:hAnsi="Times New Roman" w:cs="Times New Roman"/>
            <w:sz w:val="28"/>
            <w:szCs w:val="28"/>
          </w:rPr>
          <w:instrText xml:space="preserve"> REF _Ref512089215 \h  \* MERGEFORMAT </w:instrText>
        </w:r>
      </w:ins>
      <w:r w:rsidRPr="00FB4B95">
        <w:rPr>
          <w:rFonts w:ascii="Times New Roman" w:eastAsia="Times New Roman" w:hAnsi="Times New Roman" w:cs="Times New Roman"/>
          <w:sz w:val="28"/>
          <w:szCs w:val="28"/>
        </w:rPr>
      </w:r>
      <w:ins w:id="3719" w:author="Nguyen Toan" w:date="2018-05-07T23:13:00Z">
        <w:r w:rsidRPr="00FB4B95">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33447E">
          <w:rPr>
            <w:rFonts w:ascii="Times New Roman" w:eastAsia="Times New Roman" w:hAnsi="Times New Roman" w:cs="Times New Roman"/>
            <w:sz w:val="28"/>
            <w:szCs w:val="28"/>
          </w:rPr>
          <w:t xml:space="preserve">Mặc dù giao </w:t>
        </w:r>
        <w:r w:rsidRPr="0033447E">
          <w:rPr>
            <w:rFonts w:ascii="Times New Roman" w:eastAsia="Times New Roman" w:hAnsi="Times New Roman" w:cs="Times New Roman"/>
            <w:sz w:val="28"/>
            <w:szCs w:val="28"/>
          </w:rPr>
          <w:lastRenderedPageBreak/>
          <w:t xml:space="preserve">diện người dùng ứng dụng </w:t>
        </w:r>
        <w:r>
          <w:rPr>
            <w:rFonts w:ascii="Times New Roman" w:eastAsia="Times New Roman" w:hAnsi="Times New Roman" w:cs="Times New Roman"/>
            <w:sz w:val="28"/>
            <w:szCs w:val="28"/>
          </w:rPr>
          <w:t>gọi đến</w:t>
        </w:r>
        <w:r w:rsidRPr="0033447E">
          <w:rPr>
            <w:rFonts w:ascii="Times New Roman" w:eastAsia="Times New Roman" w:hAnsi="Times New Roman" w:cs="Times New Roman"/>
            <w:sz w:val="28"/>
            <w:szCs w:val="28"/>
          </w:rPr>
          <w:t xml:space="preserve"> c</w:t>
        </w:r>
        <w:r>
          <w:rPr>
            <w:rFonts w:ascii="Times New Roman" w:eastAsia="Times New Roman" w:hAnsi="Times New Roman" w:cs="Times New Roman"/>
            <w:sz w:val="28"/>
            <w:szCs w:val="28"/>
          </w:rPr>
          <w:t>ác</w:t>
        </w:r>
        <w:r w:rsidRPr="0033447E">
          <w:rPr>
            <w:rFonts w:ascii="Times New Roman" w:eastAsia="Times New Roman" w:hAnsi="Times New Roman" w:cs="Times New Roman"/>
            <w:sz w:val="28"/>
            <w:szCs w:val="28"/>
          </w:rPr>
          <w:t xml:space="preserve"> quy trình nghiệp vụ, các dịch vụ cung cấp ch</w:t>
        </w:r>
        <w:r>
          <w:rPr>
            <w:rFonts w:ascii="Times New Roman" w:eastAsia="Times New Roman" w:hAnsi="Times New Roman" w:cs="Times New Roman"/>
            <w:sz w:val="28"/>
            <w:szCs w:val="28"/>
          </w:rPr>
          <w:t xml:space="preserve">ức năng nghiệp vụ mà ứng dụng đầu cuối </w:t>
        </w:r>
        <w:r w:rsidRPr="0033447E">
          <w:rPr>
            <w:rFonts w:ascii="Times New Roman" w:eastAsia="Times New Roman" w:hAnsi="Times New Roman" w:cs="Times New Roman"/>
            <w:sz w:val="28"/>
            <w:szCs w:val="28"/>
          </w:rPr>
          <w:t>và các dịch vụ khác có thể sử dụng. Một dịch vụ bao gồm một triển khai cung cấp</w:t>
        </w:r>
        <w:r>
          <w:rPr>
            <w:rFonts w:ascii="Times New Roman" w:eastAsia="Times New Roman" w:hAnsi="Times New Roman" w:cs="Times New Roman"/>
            <w:sz w:val="28"/>
            <w:szCs w:val="28"/>
          </w:rPr>
          <w:t xml:space="preserve"> dữ liệu cho logic nghiệp vụ</w:t>
        </w:r>
        <w:r w:rsidRPr="0033447E">
          <w:rPr>
            <w:rFonts w:ascii="Times New Roman" w:eastAsia="Times New Roman" w:hAnsi="Times New Roman" w:cs="Times New Roman"/>
            <w:sz w:val="28"/>
            <w:szCs w:val="28"/>
          </w:rPr>
          <w:t>, một hợp đồng dịch vụ chỉ định chức năng, cách sử dụng và các ràng buộc cho một khách hàng củ</w:t>
        </w:r>
        <w:r>
          <w:rPr>
            <w:rFonts w:ascii="Times New Roman" w:eastAsia="Times New Roman" w:hAnsi="Times New Roman" w:cs="Times New Roman"/>
            <w:sz w:val="28"/>
            <w:szCs w:val="28"/>
          </w:rPr>
          <w:t>a dịch vụ và một giao diện để kết nối</w:t>
        </w:r>
        <w:r w:rsidRPr="0033447E">
          <w:rPr>
            <w:rFonts w:ascii="Times New Roman" w:eastAsia="Times New Roman" w:hAnsi="Times New Roman" w:cs="Times New Roman"/>
            <w:sz w:val="28"/>
            <w:szCs w:val="28"/>
          </w:rPr>
          <w:t>. Kho lưu trữ dịch vụ lưu trữ các hợp đồng dịch vụ của các dịch vụ riêng lẻ của một</w:t>
        </w:r>
        <w:r>
          <w:rPr>
            <w:rFonts w:ascii="Times New Roman" w:eastAsia="Times New Roman" w:hAnsi="Times New Roman" w:cs="Times New Roman"/>
            <w:sz w:val="28"/>
            <w:szCs w:val="28"/>
          </w:rPr>
          <w:t xml:space="preserve"> kiến trúc</w:t>
        </w:r>
        <w:r w:rsidRPr="0033447E">
          <w:rPr>
            <w:rFonts w:ascii="Times New Roman" w:eastAsia="Times New Roman" w:hAnsi="Times New Roman" w:cs="Times New Roman"/>
            <w:sz w:val="28"/>
            <w:szCs w:val="28"/>
          </w:rPr>
          <w:t xml:space="preserve"> SOA và </w:t>
        </w:r>
        <w:r>
          <w:rPr>
            <w:rFonts w:ascii="Times New Roman" w:eastAsia="Times New Roman" w:hAnsi="Times New Roman" w:cs="Times New Roman"/>
            <w:sz w:val="28"/>
            <w:szCs w:val="28"/>
          </w:rPr>
          <w:t>trục tích hợp</w:t>
        </w:r>
        <w:r w:rsidRPr="0033447E">
          <w:rPr>
            <w:rFonts w:ascii="Times New Roman" w:eastAsia="Times New Roman" w:hAnsi="Times New Roman" w:cs="Times New Roman"/>
            <w:sz w:val="28"/>
            <w:szCs w:val="28"/>
          </w:rPr>
          <w:t xml:space="preserve"> dịch vụ kết nối các giao diện và dịch vụ </w:t>
        </w:r>
        <w:r>
          <w:rPr>
            <w:rFonts w:ascii="Times New Roman" w:eastAsia="Times New Roman" w:hAnsi="Times New Roman" w:cs="Times New Roman"/>
            <w:sz w:val="28"/>
            <w:szCs w:val="28"/>
          </w:rPr>
          <w:t xml:space="preserve">đầu cuối </w:t>
        </w:r>
      </w:ins>
      <w:customXmlInsRangeStart w:id="3720" w:author="Nguyen Toan" w:date="2018-05-07T23:13:00Z"/>
      <w:sdt>
        <w:sdtPr>
          <w:rPr>
            <w:rFonts w:ascii="Times New Roman" w:eastAsia="Times New Roman" w:hAnsi="Times New Roman" w:cs="Times New Roman"/>
            <w:sz w:val="28"/>
            <w:szCs w:val="28"/>
          </w:rPr>
          <w:id w:val="949979961"/>
          <w:citation/>
        </w:sdtPr>
        <w:sdtContent>
          <w:customXmlInsRangeEnd w:id="3720"/>
          <w:ins w:id="3721" w:author="Nguyen Toan" w:date="2018-05-07T23:13: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lang w:val="en-US"/>
              </w:rPr>
              <w:instrText xml:space="preserve"> CITATION Dir05 \l 1033 </w:instrText>
            </w:r>
            <w:r>
              <w:rPr>
                <w:rFonts w:ascii="Times New Roman" w:eastAsia="Times New Roman" w:hAnsi="Times New Roman" w:cs="Times New Roman"/>
                <w:sz w:val="28"/>
                <w:szCs w:val="28"/>
              </w:rPr>
              <w:fldChar w:fldCharType="separate"/>
            </w:r>
          </w:ins>
          <w:r w:rsidR="00113EBB" w:rsidRPr="00113EBB">
            <w:rPr>
              <w:rFonts w:ascii="Times New Roman" w:eastAsia="Times New Roman" w:hAnsi="Times New Roman" w:cs="Times New Roman"/>
              <w:noProof/>
              <w:sz w:val="28"/>
              <w:szCs w:val="28"/>
              <w:lang w:val="en-US"/>
            </w:rPr>
            <w:t>[3]</w:t>
          </w:r>
          <w:ins w:id="3722" w:author="Nguyen Toan" w:date="2018-05-07T23:13:00Z">
            <w:r>
              <w:rPr>
                <w:rFonts w:ascii="Times New Roman" w:eastAsia="Times New Roman" w:hAnsi="Times New Roman" w:cs="Times New Roman"/>
                <w:sz w:val="28"/>
                <w:szCs w:val="28"/>
              </w:rPr>
              <w:fldChar w:fldCharType="end"/>
            </w:r>
          </w:ins>
          <w:customXmlInsRangeStart w:id="3723" w:author="Nguyen Toan" w:date="2018-05-07T23:13:00Z"/>
        </w:sdtContent>
      </w:sdt>
      <w:customXmlInsRangeEnd w:id="3723"/>
      <w:ins w:id="3724" w:author="Nguyen Toan" w:date="2018-05-07T23:13:00Z">
        <w:r>
          <w:rPr>
            <w:rFonts w:ascii="Times New Roman" w:eastAsia="Times New Roman" w:hAnsi="Times New Roman" w:cs="Times New Roman"/>
            <w:sz w:val="28"/>
            <w:szCs w:val="28"/>
          </w:rPr>
          <w:t>.</w:t>
        </w:r>
      </w:ins>
    </w:p>
    <w:p w14:paraId="4620AB3B" w14:textId="52D5DCFB" w:rsidR="00EA4EFB" w:rsidRDefault="00EA4EFB" w:rsidP="00966627">
      <w:pPr>
        <w:spacing w:after="120"/>
        <w:ind w:firstLine="567"/>
        <w:jc w:val="both"/>
        <w:rPr>
          <w:ins w:id="3725" w:author="Nguyen Toan" w:date="2018-05-05T22:22:00Z"/>
          <w:rFonts w:ascii="Times New Roman" w:eastAsia="Times New Roman" w:hAnsi="Times New Roman" w:cs="Times New Roman"/>
          <w:sz w:val="28"/>
          <w:szCs w:val="28"/>
        </w:rPr>
      </w:pPr>
    </w:p>
    <w:p w14:paraId="589A7164" w14:textId="77777777" w:rsidR="00BE0028" w:rsidRDefault="00BE0028">
      <w:pPr>
        <w:keepNext/>
        <w:spacing w:after="120"/>
        <w:ind w:firstLine="567"/>
        <w:jc w:val="center"/>
        <w:rPr>
          <w:ins w:id="3726" w:author="Nguyen Toan" w:date="2018-05-05T22:22:00Z"/>
        </w:rPr>
        <w:pPrChange w:id="3727" w:author="Nguyen Toan" w:date="2018-05-05T22:23:00Z">
          <w:pPr>
            <w:spacing w:after="120"/>
            <w:ind w:firstLine="567"/>
            <w:jc w:val="both"/>
          </w:pPr>
        </w:pPrChange>
      </w:pPr>
      <w:moveToRangeStart w:id="3728" w:author="Nguyen Toan" w:date="2018-05-05T22:22:00Z" w:name="move513322285"/>
      <w:moveTo w:id="3729" w:author="Nguyen Toan" w:date="2018-05-05T22:22:00Z">
        <w:r w:rsidRPr="005A5BC4">
          <w:rPr>
            <w:rFonts w:ascii="Times New Roman" w:eastAsia="Times New Roman" w:hAnsi="Times New Roman" w:cs="Times New Roman"/>
            <w:noProof/>
            <w:sz w:val="28"/>
            <w:szCs w:val="28"/>
            <w:lang w:val="en-US"/>
            <w:rPrChange w:id="3730" w:author="Unknown">
              <w:rPr>
                <w:noProof/>
                <w:lang w:val="en-US"/>
              </w:rPr>
            </w:rPrChange>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moveTo>
      <w:moveToRangeEnd w:id="3728"/>
    </w:p>
    <w:p w14:paraId="360AA2C2" w14:textId="780359EE" w:rsidR="00BE0028" w:rsidRPr="009F0C8D" w:rsidRDefault="00BE0028">
      <w:pPr>
        <w:pStyle w:val="Caption"/>
        <w:jc w:val="center"/>
        <w:rPr>
          <w:rFonts w:ascii="Times New Roman" w:eastAsia="Times New Roman" w:hAnsi="Times New Roman" w:cs="Times New Roman"/>
          <w:color w:val="auto"/>
          <w:sz w:val="28"/>
          <w:szCs w:val="28"/>
          <w:rPrChange w:id="3731" w:author="Nguyen Toan" w:date="2018-05-05T22:23:00Z">
            <w:rPr>
              <w:rFonts w:ascii="Times New Roman" w:eastAsia="Times New Roman" w:hAnsi="Times New Roman" w:cs="Times New Roman"/>
              <w:sz w:val="28"/>
              <w:szCs w:val="28"/>
            </w:rPr>
          </w:rPrChange>
        </w:rPr>
        <w:pPrChange w:id="3732" w:author="Nguyen Toan" w:date="2018-05-05T22:23:00Z">
          <w:pPr>
            <w:spacing w:after="120"/>
            <w:ind w:firstLine="567"/>
            <w:jc w:val="both"/>
          </w:pPr>
        </w:pPrChange>
      </w:pPr>
      <w:bookmarkStart w:id="3733" w:name="_Ref513498103"/>
      <w:bookmarkStart w:id="3734" w:name="_Toc513325023"/>
      <w:ins w:id="3735" w:author="Nguyen Toan" w:date="2018-05-05T22:22:00Z">
        <w:r w:rsidRPr="009F0C8D">
          <w:rPr>
            <w:rFonts w:ascii="Times New Roman" w:hAnsi="Times New Roman" w:cs="Times New Roman"/>
            <w:i w:val="0"/>
            <w:color w:val="auto"/>
            <w:sz w:val="28"/>
            <w:szCs w:val="28"/>
            <w:rPrChange w:id="3736" w:author="Nguyen Toan" w:date="2018-05-05T22:23:00Z">
              <w:rPr>
                <w:i/>
                <w:iCs/>
              </w:rPr>
            </w:rPrChange>
          </w:rPr>
          <w:t xml:space="preserve">Hình </w:t>
        </w:r>
      </w:ins>
      <w:ins w:id="373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373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739"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3733"/>
      <w:ins w:id="3740" w:author="Nguyen Toan" w:date="2018-05-05T22:22:00Z">
        <w:r w:rsidRPr="009F0C8D">
          <w:rPr>
            <w:rFonts w:ascii="Times New Roman" w:hAnsi="Times New Roman" w:cs="Times New Roman"/>
            <w:i w:val="0"/>
            <w:color w:val="auto"/>
            <w:sz w:val="28"/>
            <w:szCs w:val="28"/>
            <w:rPrChange w:id="3741" w:author="Nguyen Toan" w:date="2018-05-05T22:23:00Z">
              <w:rPr>
                <w:i/>
                <w:iCs/>
              </w:rPr>
            </w:rPrChange>
          </w:rPr>
          <w:t>: Các công nghệ trong hệ thống SOA</w:t>
        </w:r>
      </w:ins>
      <w:bookmarkEnd w:id="3734"/>
    </w:p>
    <w:p w14:paraId="7F6D58F3" w14:textId="0CE93444" w:rsidR="003D28B9" w:rsidRPr="005A5BC4" w:rsidDel="00B1626B" w:rsidRDefault="00FB4B95" w:rsidP="00966627">
      <w:pPr>
        <w:spacing w:after="120"/>
        <w:ind w:firstLine="567"/>
        <w:jc w:val="both"/>
        <w:rPr>
          <w:del w:id="3742" w:author="Nguyen Toan" w:date="2018-05-05T22:23:00Z"/>
          <w:rFonts w:ascii="Times New Roman" w:eastAsia="Times New Roman" w:hAnsi="Times New Roman" w:cs="Times New Roman"/>
          <w:sz w:val="28"/>
          <w:szCs w:val="28"/>
        </w:rPr>
      </w:pPr>
      <w:del w:id="3743" w:author="Nguyen Toan" w:date="2018-05-07T23:13:00Z">
        <w:r w:rsidDel="00A26DDC">
          <w:rPr>
            <w:rFonts w:ascii="Times New Roman" w:eastAsia="Times New Roman" w:hAnsi="Times New Roman" w:cs="Times New Roman"/>
            <w:sz w:val="28"/>
            <w:szCs w:val="28"/>
          </w:rPr>
          <w:delText xml:space="preserve">Một kiến trúc hướng dịch vụ được dựa trên 4 khái niệm trừu tượng chính: ứng dụng đầu cuối, dịch vụ, kho dịch vụ và trục tích hợp (xem </w:delText>
        </w:r>
        <w:r w:rsidRPr="00FB4B95" w:rsidDel="00A26DDC">
          <w:rPr>
            <w:rFonts w:ascii="Times New Roman" w:eastAsia="Times New Roman" w:hAnsi="Times New Roman" w:cs="Times New Roman"/>
            <w:sz w:val="28"/>
            <w:szCs w:val="28"/>
          </w:rPr>
          <w:fldChar w:fldCharType="begin"/>
        </w:r>
        <w:r w:rsidRPr="00FB4B95" w:rsidDel="00A26DDC">
          <w:rPr>
            <w:rFonts w:ascii="Times New Roman" w:eastAsia="Times New Roman" w:hAnsi="Times New Roman" w:cs="Times New Roman"/>
            <w:sz w:val="28"/>
            <w:szCs w:val="28"/>
          </w:rPr>
          <w:delInstrText xml:space="preserve"> REF _Ref512089215 \h  \* MERGEFORMAT </w:delInstrText>
        </w:r>
        <w:r w:rsidRPr="00FB4B95" w:rsidDel="00A26DDC">
          <w:rPr>
            <w:rFonts w:ascii="Times New Roman" w:eastAsia="Times New Roman" w:hAnsi="Times New Roman" w:cs="Times New Roman"/>
            <w:sz w:val="28"/>
            <w:szCs w:val="28"/>
          </w:rPr>
        </w:r>
      </w:del>
      <w:del w:id="3744" w:author="Nguyen Toan" w:date="2018-05-05T22:57:00Z">
        <w:r w:rsidRPr="00FB4B95" w:rsidDel="00A26DDC">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Hình</w:delText>
        </w:r>
        <w:r w:rsidR="00E6465F" w:rsidRPr="00966627" w:rsidDel="00351C8D">
          <w:rPr>
            <w:rFonts w:ascii="Times New Roman" w:eastAsia="Calibri" w:hAnsi="Times New Roman" w:cs="Times New Roman"/>
            <w:color w:val="auto"/>
            <w:sz w:val="28"/>
            <w:szCs w:val="28"/>
          </w:rPr>
          <w:delText xml:space="preserve"> </w:delText>
        </w:r>
        <w:r w:rsidR="00E6465F" w:rsidRPr="00966627" w:rsidDel="00351C8D">
          <w:rPr>
            <w:rFonts w:ascii="Times New Roman" w:eastAsia="Calibri" w:hAnsi="Times New Roman" w:cs="Times New Roman"/>
            <w:noProof/>
            <w:color w:val="auto"/>
            <w:sz w:val="28"/>
            <w:szCs w:val="28"/>
          </w:rPr>
          <w:delText>1.1</w:delText>
        </w:r>
      </w:del>
      <w:del w:id="3745" w:author="Nguyen Toan" w:date="2018-05-07T23:13:00Z">
        <w:r w:rsidRPr="00FB4B95" w:rsidDel="00A26DDC">
          <w:rPr>
            <w:rFonts w:ascii="Times New Roman" w:eastAsia="Times New Roman" w:hAnsi="Times New Roman" w:cs="Times New Roman"/>
            <w:sz w:val="28"/>
            <w:szCs w:val="28"/>
          </w:rPr>
          <w:fldChar w:fldCharType="end"/>
        </w:r>
        <w:r w:rsidRPr="00FB4B95" w:rsidDel="00A26DDC">
          <w:rPr>
            <w:rFonts w:ascii="Times New Roman" w:eastAsia="Times New Roman" w:hAnsi="Times New Roman" w:cs="Times New Roman"/>
            <w:sz w:val="28"/>
            <w:szCs w:val="28"/>
          </w:rPr>
          <w:delText>)</w:delText>
        </w:r>
        <w:r w:rsidR="00EB246E" w:rsidDel="00A26DDC">
          <w:rPr>
            <w:rFonts w:ascii="Times New Roman" w:eastAsia="Times New Roman" w:hAnsi="Times New Roman" w:cs="Times New Roman"/>
            <w:sz w:val="28"/>
            <w:szCs w:val="28"/>
          </w:rPr>
          <w:delText xml:space="preserve">. </w:delText>
        </w:r>
        <w:r w:rsidR="0033447E" w:rsidRPr="0033447E" w:rsidDel="00A26DDC">
          <w:rPr>
            <w:rFonts w:ascii="Times New Roman" w:eastAsia="Times New Roman" w:hAnsi="Times New Roman" w:cs="Times New Roman"/>
            <w:sz w:val="28"/>
            <w:szCs w:val="28"/>
          </w:rPr>
          <w:delText xml:space="preserve">Mặc dù giao diện người dùng ứng dụng </w:delText>
        </w:r>
        <w:r w:rsidR="001A664C" w:rsidDel="00A26DDC">
          <w:rPr>
            <w:rFonts w:ascii="Times New Roman" w:eastAsia="Times New Roman" w:hAnsi="Times New Roman" w:cs="Times New Roman"/>
            <w:sz w:val="28"/>
            <w:szCs w:val="28"/>
          </w:rPr>
          <w:delText>gọi đến</w:delText>
        </w:r>
        <w:r w:rsidR="0033447E" w:rsidRPr="0033447E" w:rsidDel="00A26DDC">
          <w:rPr>
            <w:rFonts w:ascii="Times New Roman" w:eastAsia="Times New Roman" w:hAnsi="Times New Roman" w:cs="Times New Roman"/>
            <w:sz w:val="28"/>
            <w:szCs w:val="28"/>
          </w:rPr>
          <w:delText xml:space="preserve"> c</w:delText>
        </w:r>
        <w:r w:rsidR="00CE7471" w:rsidDel="00A26DDC">
          <w:rPr>
            <w:rFonts w:ascii="Times New Roman" w:eastAsia="Times New Roman" w:hAnsi="Times New Roman" w:cs="Times New Roman"/>
            <w:sz w:val="28"/>
            <w:szCs w:val="28"/>
          </w:rPr>
          <w:delText>ác</w:delText>
        </w:r>
        <w:r w:rsidR="0033447E" w:rsidRPr="0033447E" w:rsidDel="00A26DDC">
          <w:rPr>
            <w:rFonts w:ascii="Times New Roman" w:eastAsia="Times New Roman" w:hAnsi="Times New Roman" w:cs="Times New Roman"/>
            <w:sz w:val="28"/>
            <w:szCs w:val="28"/>
          </w:rPr>
          <w:delText xml:space="preserve"> quy trình nghiệp vụ, các dịch vụ cung cấp ch</w:delText>
        </w:r>
        <w:r w:rsidR="0033447E" w:rsidDel="00A26DDC">
          <w:rPr>
            <w:rFonts w:ascii="Times New Roman" w:eastAsia="Times New Roman" w:hAnsi="Times New Roman" w:cs="Times New Roman"/>
            <w:sz w:val="28"/>
            <w:szCs w:val="28"/>
          </w:rPr>
          <w:delText xml:space="preserve">ức năng </w:delText>
        </w:r>
        <w:r w:rsidR="00187D92" w:rsidDel="00A26DDC">
          <w:rPr>
            <w:rFonts w:ascii="Times New Roman" w:eastAsia="Times New Roman" w:hAnsi="Times New Roman" w:cs="Times New Roman"/>
            <w:sz w:val="28"/>
            <w:szCs w:val="28"/>
          </w:rPr>
          <w:delText>nghiệp vụ</w:delText>
        </w:r>
        <w:r w:rsidR="0033447E" w:rsidDel="00A26DDC">
          <w:rPr>
            <w:rFonts w:ascii="Times New Roman" w:eastAsia="Times New Roman" w:hAnsi="Times New Roman" w:cs="Times New Roman"/>
            <w:sz w:val="28"/>
            <w:szCs w:val="28"/>
          </w:rPr>
          <w:delText xml:space="preserve"> mà ứng dụng đầu cuối </w:delText>
        </w:r>
        <w:r w:rsidR="0033447E" w:rsidRPr="0033447E" w:rsidDel="00A26DDC">
          <w:rPr>
            <w:rFonts w:ascii="Times New Roman" w:eastAsia="Times New Roman" w:hAnsi="Times New Roman" w:cs="Times New Roman"/>
            <w:sz w:val="28"/>
            <w:szCs w:val="28"/>
          </w:rPr>
          <w:delText>và các dịch vụ khác có thể sử dụng. Một dịch vụ bao gồm một triển khai cung cấp</w:delText>
        </w:r>
        <w:r w:rsidR="0033447E" w:rsidDel="00A26DDC">
          <w:rPr>
            <w:rFonts w:ascii="Times New Roman" w:eastAsia="Times New Roman" w:hAnsi="Times New Roman" w:cs="Times New Roman"/>
            <w:sz w:val="28"/>
            <w:szCs w:val="28"/>
          </w:rPr>
          <w:delText xml:space="preserve"> dữ liệu cho logic nghiệp vụ</w:delText>
        </w:r>
        <w:r w:rsidR="0033447E" w:rsidRPr="0033447E" w:rsidDel="00A26DDC">
          <w:rPr>
            <w:rFonts w:ascii="Times New Roman" w:eastAsia="Times New Roman" w:hAnsi="Times New Roman" w:cs="Times New Roman"/>
            <w:sz w:val="28"/>
            <w:szCs w:val="28"/>
          </w:rPr>
          <w:delText>, một hợp đồng dịch vụ chỉ định chức năng, cách sử dụng và các ràng buộc cho một khách hàng củ</w:delText>
        </w:r>
        <w:r w:rsidR="0033447E" w:rsidDel="00A26DDC">
          <w:rPr>
            <w:rFonts w:ascii="Times New Roman" w:eastAsia="Times New Roman" w:hAnsi="Times New Roman" w:cs="Times New Roman"/>
            <w:sz w:val="28"/>
            <w:szCs w:val="28"/>
          </w:rPr>
          <w:delText>a dịch vụ và một giao diện để kết nối</w:delText>
        </w:r>
        <w:r w:rsidR="0033447E" w:rsidRPr="0033447E" w:rsidDel="00A26DDC">
          <w:rPr>
            <w:rFonts w:ascii="Times New Roman" w:eastAsia="Times New Roman" w:hAnsi="Times New Roman" w:cs="Times New Roman"/>
            <w:sz w:val="28"/>
            <w:szCs w:val="28"/>
          </w:rPr>
          <w:delText>. Kho lưu trữ dịch vụ lưu trữ các hợp đồng dịch vụ của các dịch vụ riêng lẻ của một</w:delText>
        </w:r>
        <w:r w:rsidR="00555AA0" w:rsidDel="00A26DDC">
          <w:rPr>
            <w:rFonts w:ascii="Times New Roman" w:eastAsia="Times New Roman" w:hAnsi="Times New Roman" w:cs="Times New Roman"/>
            <w:sz w:val="28"/>
            <w:szCs w:val="28"/>
          </w:rPr>
          <w:delText xml:space="preserve"> kiến trúc</w:delText>
        </w:r>
        <w:r w:rsidR="0033447E" w:rsidRPr="0033447E" w:rsidDel="00A26DDC">
          <w:rPr>
            <w:rFonts w:ascii="Times New Roman" w:eastAsia="Times New Roman" w:hAnsi="Times New Roman" w:cs="Times New Roman"/>
            <w:sz w:val="28"/>
            <w:szCs w:val="28"/>
          </w:rPr>
          <w:delText xml:space="preserve"> SOA và </w:delText>
        </w:r>
        <w:r w:rsidR="00555AA0" w:rsidDel="00A26DDC">
          <w:rPr>
            <w:rFonts w:ascii="Times New Roman" w:eastAsia="Times New Roman" w:hAnsi="Times New Roman" w:cs="Times New Roman"/>
            <w:sz w:val="28"/>
            <w:szCs w:val="28"/>
          </w:rPr>
          <w:delText>trục tích hợp</w:delText>
        </w:r>
        <w:r w:rsidR="0033447E" w:rsidRPr="0033447E" w:rsidDel="00A26DDC">
          <w:rPr>
            <w:rFonts w:ascii="Times New Roman" w:eastAsia="Times New Roman" w:hAnsi="Times New Roman" w:cs="Times New Roman"/>
            <w:sz w:val="28"/>
            <w:szCs w:val="28"/>
          </w:rPr>
          <w:delText xml:space="preserve"> dịch vụ kết nối các giao diện và dịch vụ </w:delText>
        </w:r>
        <w:r w:rsidR="00A73353" w:rsidDel="00A26DDC">
          <w:rPr>
            <w:rFonts w:ascii="Times New Roman" w:eastAsia="Times New Roman" w:hAnsi="Times New Roman" w:cs="Times New Roman"/>
            <w:sz w:val="28"/>
            <w:szCs w:val="28"/>
          </w:rPr>
          <w:delText>đầu cuối</w:delText>
        </w:r>
        <w:r w:rsidR="000451C8" w:rsidDel="00A26DDC">
          <w:rPr>
            <w:rFonts w:ascii="Times New Roman" w:eastAsia="Times New Roman" w:hAnsi="Times New Roman" w:cs="Times New Roman"/>
            <w:sz w:val="28"/>
            <w:szCs w:val="28"/>
          </w:rPr>
          <w:delText xml:space="preserve"> </w:delText>
        </w:r>
      </w:del>
      <w:del w:id="3746" w:author="Nguyen Toan" w:date="2018-05-07T21:37:00Z">
        <w:r w:rsidR="000451C8" w:rsidDel="0015268A">
          <w:rPr>
            <w:rFonts w:ascii="Times New Roman" w:eastAsia="Times New Roman" w:hAnsi="Times New Roman" w:cs="Times New Roman"/>
            <w:sz w:val="28"/>
            <w:szCs w:val="28"/>
          </w:rPr>
          <w:delText>[3]</w:delText>
        </w:r>
      </w:del>
      <w:del w:id="3747" w:author="Nguyen Toan" w:date="2018-05-07T23:13:00Z">
        <w:r w:rsidR="000451C8" w:rsidDel="00A26DDC">
          <w:rPr>
            <w:rFonts w:ascii="Times New Roman" w:eastAsia="Times New Roman" w:hAnsi="Times New Roman" w:cs="Times New Roman"/>
            <w:sz w:val="28"/>
            <w:szCs w:val="28"/>
          </w:rPr>
          <w:delText>.</w:delText>
        </w:r>
      </w:del>
    </w:p>
    <w:p w14:paraId="20FA506D" w14:textId="5393212E" w:rsidR="003D28B9" w:rsidDel="00A26DDC" w:rsidRDefault="00226720">
      <w:pPr>
        <w:spacing w:after="120"/>
        <w:ind w:firstLine="567"/>
        <w:jc w:val="both"/>
        <w:rPr>
          <w:del w:id="3748" w:author="Nguyen Toan" w:date="2018-05-07T23:13:00Z"/>
        </w:rPr>
        <w:pPrChange w:id="3749" w:author="Nguyen Toan" w:date="2018-05-05T22:23:00Z">
          <w:pPr>
            <w:keepNext/>
            <w:spacing w:line="288" w:lineRule="auto"/>
            <w:jc w:val="center"/>
          </w:pPr>
        </w:pPrChange>
      </w:pPr>
      <w:moveFromRangeStart w:id="3750" w:author="Nguyen Toan" w:date="2018-05-05T22:22:00Z" w:name="move513322285"/>
      <w:moveFrom w:id="3751" w:author="Nguyen Toan" w:date="2018-05-05T22:22:00Z">
        <w:del w:id="3752" w:author="Nguyen Toan" w:date="2018-05-07T23:13:00Z">
          <w:r w:rsidRPr="005A5BC4" w:rsidDel="00A26DDC">
            <w:rPr>
              <w:rFonts w:ascii="Times New Roman" w:eastAsia="Times New Roman" w:hAnsi="Times New Roman" w:cs="Times New Roman"/>
              <w:noProof/>
              <w:sz w:val="28"/>
              <w:szCs w:val="28"/>
              <w:lang w:val="en-US"/>
              <w:rPrChange w:id="3753" w:author="Unknown">
                <w:rPr>
                  <w:noProof/>
                  <w:lang w:val="en-US"/>
                </w:rPr>
              </w:rPrChange>
            </w:rPr>
            <w:drawing>
              <wp:inline distT="0" distB="0" distL="0" distR="0" wp14:anchorId="4AEC4A4F" wp14:editId="6C7BAE05">
                <wp:extent cx="4050803" cy="3490623"/>
                <wp:effectExtent l="0" t="0" r="6985"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del>
      </w:moveFrom>
      <w:moveFromRangeEnd w:id="3750"/>
    </w:p>
    <w:p w14:paraId="3DEC19AC" w14:textId="2323F6C4" w:rsidR="003D28B9" w:rsidDel="00BE0028" w:rsidRDefault="003D28B9" w:rsidP="003D28B9">
      <w:pPr>
        <w:pStyle w:val="Caption"/>
        <w:jc w:val="center"/>
        <w:rPr>
          <w:del w:id="3754" w:author="Nguyen Toan" w:date="2018-05-05T22:22:00Z"/>
          <w:rFonts w:ascii="Times New Roman" w:hAnsi="Times New Roman" w:cs="Times New Roman"/>
          <w:i w:val="0"/>
          <w:color w:val="auto"/>
          <w:sz w:val="28"/>
          <w:szCs w:val="28"/>
        </w:rPr>
      </w:pPr>
      <w:bookmarkStart w:id="3755" w:name="_Ref512089215"/>
      <w:bookmarkStart w:id="3756" w:name="_Toc511991192"/>
      <w:del w:id="3757" w:author="Nguyen Toan" w:date="2018-05-05T22:22:00Z">
        <w:r w:rsidRPr="00FA6D86" w:rsidDel="00BE0028">
          <w:rPr>
            <w:rFonts w:ascii="Times New Roman" w:hAnsi="Times New Roman" w:cs="Times New Roman"/>
            <w:i w:val="0"/>
            <w:color w:val="auto"/>
            <w:sz w:val="28"/>
            <w:szCs w:val="28"/>
          </w:rPr>
          <w:delText>H</w:delText>
        </w:r>
        <w:r w:rsidRPr="00FA6D86" w:rsidDel="00BE0028">
          <w:rPr>
            <w:rFonts w:ascii="Times New Roman" w:eastAsia="Calibri" w:hAnsi="Times New Roman" w:cs="Times New Roman"/>
            <w:i w:val="0"/>
            <w:color w:val="auto"/>
            <w:sz w:val="28"/>
            <w:szCs w:val="28"/>
          </w:rPr>
          <w:delText xml:space="preserve">ình </w:delText>
        </w:r>
        <w:r w:rsidR="00185199" w:rsidDel="00BE0028">
          <w:rPr>
            <w:rFonts w:ascii="Times New Roman" w:eastAsia="Calibri" w:hAnsi="Times New Roman" w:cs="Times New Roman"/>
            <w:iCs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STYLEREF 1 \s </w:delInstrText>
        </w:r>
        <w:r w:rsidR="00185199" w:rsidDel="00BE0028">
          <w:rPr>
            <w:rFonts w:ascii="Times New Roman" w:eastAsia="Calibri" w:hAnsi="Times New Roman" w:cs="Times New Roman"/>
            <w:iCs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Cs w:val="0"/>
            <w:color w:val="auto"/>
            <w:sz w:val="28"/>
            <w:szCs w:val="28"/>
          </w:rPr>
          <w:fldChar w:fldCharType="end"/>
        </w:r>
        <w:r w:rsidR="00185199" w:rsidDel="00BE0028">
          <w:rPr>
            <w:rFonts w:ascii="Times New Roman" w:eastAsia="Calibri" w:hAnsi="Times New Roman" w:cs="Times New Roman"/>
            <w:i w:val="0"/>
            <w:color w:val="auto"/>
            <w:sz w:val="28"/>
            <w:szCs w:val="28"/>
          </w:rPr>
          <w:delText>.</w:delText>
        </w:r>
        <w:r w:rsidR="00185199" w:rsidDel="00BE0028">
          <w:rPr>
            <w:rFonts w:ascii="Times New Roman" w:eastAsia="Calibri" w:hAnsi="Times New Roman" w:cs="Times New Roman"/>
            <w:iCs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SEQ Hình \* ARABIC \s 1 </w:delInstrText>
        </w:r>
        <w:r w:rsidR="00185199" w:rsidDel="00BE0028">
          <w:rPr>
            <w:rFonts w:ascii="Times New Roman" w:eastAsia="Calibri" w:hAnsi="Times New Roman" w:cs="Times New Roman"/>
            <w:iCs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Cs w:val="0"/>
            <w:color w:val="auto"/>
            <w:sz w:val="28"/>
            <w:szCs w:val="28"/>
          </w:rPr>
          <w:fldChar w:fldCharType="end"/>
        </w:r>
        <w:bookmarkEnd w:id="3755"/>
        <w:r w:rsidDel="00BE0028">
          <w:rPr>
            <w:rFonts w:ascii="Times New Roman" w:eastAsia="Calibri" w:hAnsi="Times New Roman" w:cs="Times New Roman"/>
            <w:i w:val="0"/>
            <w:color w:val="auto"/>
            <w:sz w:val="28"/>
            <w:szCs w:val="28"/>
          </w:rPr>
          <w:delText>.</w:delText>
        </w:r>
        <w:r w:rsidRPr="00FA6D86" w:rsidDel="00BE0028">
          <w:rPr>
            <w:rFonts w:ascii="Times New Roman" w:hAnsi="Times New Roman" w:cs="Times New Roman"/>
            <w:i w:val="0"/>
            <w:color w:val="auto"/>
            <w:sz w:val="28"/>
            <w:szCs w:val="28"/>
          </w:rPr>
          <w:delText xml:space="preserve"> C</w:delText>
        </w:r>
        <w:r w:rsidRPr="00FA6D86" w:rsidDel="00BE0028">
          <w:rPr>
            <w:rFonts w:ascii="Times New Roman" w:eastAsia="Calibri" w:hAnsi="Times New Roman" w:cs="Times New Roman"/>
            <w:i w:val="0"/>
            <w:color w:val="auto"/>
            <w:sz w:val="28"/>
            <w:szCs w:val="28"/>
          </w:rPr>
          <w:delText>ác công nghệ</w:delText>
        </w:r>
        <w:r w:rsidRPr="00FA6D86" w:rsidDel="00BE0028">
          <w:rPr>
            <w:rFonts w:ascii="Times New Roman" w:hAnsi="Times New Roman" w:cs="Times New Roman"/>
            <w:i w:val="0"/>
            <w:color w:val="auto"/>
            <w:sz w:val="28"/>
            <w:szCs w:val="28"/>
          </w:rPr>
          <w:delText xml:space="preserve"> trong h</w:delText>
        </w:r>
        <w:r w:rsidRPr="00FA6D86" w:rsidDel="00BE0028">
          <w:rPr>
            <w:rFonts w:ascii="Times New Roman" w:eastAsia="Calibri" w:hAnsi="Times New Roman" w:cs="Times New Roman"/>
            <w:i w:val="0"/>
            <w:color w:val="auto"/>
            <w:sz w:val="28"/>
            <w:szCs w:val="28"/>
          </w:rPr>
          <w:delText>ệ</w:delText>
        </w:r>
        <w:r w:rsidRPr="00FA6D86" w:rsidDel="00BE0028">
          <w:rPr>
            <w:rFonts w:ascii="Times New Roman" w:hAnsi="Times New Roman" w:cs="Times New Roman"/>
            <w:i w:val="0"/>
            <w:color w:val="auto"/>
            <w:sz w:val="28"/>
            <w:szCs w:val="28"/>
          </w:rPr>
          <w:delText xml:space="preserve"> th</w:delText>
        </w:r>
        <w:r w:rsidRPr="00FA6D86" w:rsidDel="00BE0028">
          <w:rPr>
            <w:rFonts w:ascii="Times New Roman" w:eastAsia="Calibri" w:hAnsi="Times New Roman" w:cs="Times New Roman"/>
            <w:i w:val="0"/>
            <w:color w:val="auto"/>
            <w:sz w:val="28"/>
            <w:szCs w:val="28"/>
          </w:rPr>
          <w:delText>ố</w:delText>
        </w:r>
        <w:r w:rsidRPr="00FA6D86" w:rsidDel="00BE0028">
          <w:rPr>
            <w:rFonts w:ascii="Times New Roman" w:hAnsi="Times New Roman" w:cs="Times New Roman"/>
            <w:i w:val="0"/>
            <w:color w:val="auto"/>
            <w:sz w:val="28"/>
            <w:szCs w:val="28"/>
          </w:rPr>
          <w:delText>ng SOA</w:delText>
        </w:r>
        <w:bookmarkEnd w:id="3756"/>
        <w:r w:rsidDel="00BE0028">
          <w:rPr>
            <w:rFonts w:ascii="Times New Roman" w:hAnsi="Times New Roman" w:cs="Times New Roman"/>
            <w:i w:val="0"/>
            <w:color w:val="auto"/>
            <w:sz w:val="28"/>
            <w:szCs w:val="28"/>
          </w:rPr>
          <w:delText xml:space="preserve"> </w:delText>
        </w:r>
      </w:del>
    </w:p>
    <w:p w14:paraId="2BAE4EEA" w14:textId="64CB57CC" w:rsidR="00870051" w:rsidRDefault="0087005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Pr>
          <w:rFonts w:ascii="Times New Roman" w:eastAsia="Times New Roman" w:hAnsi="Times New Roman" w:cs="Times New Roman"/>
          <w:sz w:val="28"/>
          <w:szCs w:val="28"/>
        </w:rPr>
        <w:t xml:space="preserve"> chạy tự động</w:t>
      </w:r>
      <w:r>
        <w:rPr>
          <w:rFonts w:ascii="Times New Roman" w:eastAsia="Times New Roman" w:hAnsi="Times New Roman" w:cs="Times New Roman"/>
          <w:sz w:val="28"/>
          <w:szCs w:val="28"/>
        </w:rPr>
        <w:t xml:space="preserve"> có thể gọi đến một chức năng nào đó trong hệ thống hoặc là kết quả của một sự kiện cũng được coi là ứng dụng dầu cuối.</w:t>
      </w:r>
    </w:p>
    <w:p w14:paraId="591638AE" w14:textId="77777777" w:rsidR="00870051" w:rsidDel="005945E9" w:rsidRDefault="00870051" w:rsidP="00966627">
      <w:pPr>
        <w:spacing w:after="120"/>
        <w:ind w:firstLine="567"/>
        <w:jc w:val="both"/>
        <w:rPr>
          <w:del w:id="3758" w:author="Nguyen Toan" w:date="2018-05-06T16:19: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w:t>
      </w:r>
      <w:r>
        <w:rPr>
          <w:rFonts w:ascii="Times New Roman" w:eastAsia="Times New Roman" w:hAnsi="Times New Roman" w:cs="Times New Roman"/>
          <w:sz w:val="28"/>
          <w:szCs w:val="28"/>
        </w:rPr>
        <w:lastRenderedPageBreak/>
        <w:t xml:space="preserve">(điều khoản và điều kiện sử dụng), kiểu trình bày, bảo mật, đăng ký người dùng, đăng ký dịch vụ, thanh toán và quản lý phiên bản. </w:t>
      </w:r>
    </w:p>
    <w:p w14:paraId="5B49722F" w14:textId="2A0E7B1B" w:rsidR="00870051" w:rsidRPr="00870051" w:rsidDel="000F3B74" w:rsidRDefault="00870051">
      <w:pPr>
        <w:spacing w:after="120"/>
        <w:ind w:firstLine="567"/>
        <w:jc w:val="both"/>
      </w:pPr>
      <w:moveFromRangeStart w:id="3759" w:author="Nguyen Toan" w:date="2018-05-05T22:24:00Z" w:name="move513322411"/>
      <w:moveFrom w:id="3760" w:author="Nguyen Toan" w:date="2018-05-05T22:24:00Z">
        <w:r w:rsidDel="000F3B74">
          <w:rPr>
            <w:rFonts w:ascii="Times New Roman" w:eastAsia="Times New Roman" w:hAnsi="Times New Roman" w:cs="Times New Roman"/>
            <w:sz w:val="28"/>
            <w:szCs w:val="28"/>
          </w:rPr>
          <w:t>Một trục tích hợp (Service bus) kết nối các thành phần tham gia của hệ thống SOA với nhau bao gồm dịch vụ và các ứng đụng dầu cuối. Khái niệm trục tích hợp này có cùng ý tưởng với khái niệm software bus trong kiến trúc COBRA.</w:t>
        </w:r>
      </w:moveFrom>
    </w:p>
    <w:moveFromRangeEnd w:id="3759"/>
    <w:p w14:paraId="1EE9F828" w14:textId="7D124B22" w:rsidR="001A242C" w:rsidRDefault="00F04F5A" w:rsidP="00966627">
      <w:pPr>
        <w:spacing w:after="120"/>
        <w:ind w:firstLine="567"/>
        <w:jc w:val="both"/>
        <w:rPr>
          <w:ins w:id="3761" w:author="Nguyen Toan" w:date="2018-05-06T17:08: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w:t>
      </w:r>
      <w:r>
        <w:rPr>
          <w:rFonts w:ascii="Times New Roman" w:eastAsia="Times New Roman" w:hAnsi="Times New Roman" w:cs="Times New Roman"/>
          <w:sz w:val="28"/>
          <w:szCs w:val="28"/>
        </w:rPr>
        <w:t xml:space="preserve">. </w:t>
      </w:r>
      <w:ins w:id="3762" w:author="Nguyen Toan" w:date="2018-05-06T17:08:00Z">
        <w:r w:rsidR="001A242C">
          <w:rPr>
            <w:rFonts w:ascii="Times New Roman" w:eastAsia="Times New Roman" w:hAnsi="Times New Roman" w:cs="Times New Roman"/>
            <w:sz w:val="28"/>
            <w:szCs w:val="28"/>
          </w:rPr>
          <w:t>Kiến trúc SOA có những ưu điểm như: tính tái sử dụng, tính linh hoạt, các thành phần trong kiến trúc liên kết không chặ</w:t>
        </w:r>
        <w:r w:rsidR="00C22355">
          <w:rPr>
            <w:rFonts w:ascii="Times New Roman" w:eastAsia="Times New Roman" w:hAnsi="Times New Roman" w:cs="Times New Roman"/>
            <w:sz w:val="28"/>
            <w:szCs w:val="28"/>
          </w:rPr>
          <w:t xml:space="preserve">t, ít có sự ràng buộc với nhau. Các dịch vụ trong kiến trúc SOA có </w:t>
        </w:r>
        <w:r w:rsidR="001A242C">
          <w:rPr>
            <w:rFonts w:ascii="Times New Roman" w:eastAsia="Times New Roman" w:hAnsi="Times New Roman" w:cs="Times New Roman"/>
            <w:sz w:val="28"/>
            <w:szCs w:val="28"/>
          </w:rPr>
          <w:t>tính tự trị</w:t>
        </w:r>
      </w:ins>
      <w:ins w:id="3763" w:author="Nguyen Toan" w:date="2018-05-06T17:21:00Z">
        <w:r w:rsidR="00C22355">
          <w:rPr>
            <w:rFonts w:ascii="Times New Roman" w:eastAsia="Times New Roman" w:hAnsi="Times New Roman" w:cs="Times New Roman"/>
            <w:sz w:val="28"/>
            <w:szCs w:val="28"/>
          </w:rPr>
          <w:t>, có quyền kiểm sóa dựa vào logic bên trong của dịch vụ đó. SOA cung cấp</w:t>
        </w:r>
      </w:ins>
      <w:ins w:id="3764" w:author="Nguyen Toan" w:date="2018-05-06T17:08:00Z">
        <w:r w:rsidR="001A242C">
          <w:rPr>
            <w:rFonts w:ascii="Times New Roman" w:eastAsia="Times New Roman" w:hAnsi="Times New Roman" w:cs="Times New Roman"/>
            <w:sz w:val="28"/>
            <w:szCs w:val="28"/>
          </w:rPr>
          <w:t xml:space="preserve"> khả năng </w:t>
        </w:r>
      </w:ins>
      <w:ins w:id="3765" w:author="Nguyen Toan" w:date="2018-05-06T17:10:00Z">
        <w:r w:rsidR="00A654A4">
          <w:rPr>
            <w:rFonts w:ascii="Times New Roman" w:eastAsia="Times New Roman" w:hAnsi="Times New Roman" w:cs="Times New Roman"/>
            <w:sz w:val="28"/>
            <w:szCs w:val="28"/>
          </w:rPr>
          <w:t>tương thích giữa nhiều nền tảng ngôn ngữ</w:t>
        </w:r>
      </w:ins>
      <w:ins w:id="3766" w:author="Nguyen Toan" w:date="2018-05-06T17:08:00Z">
        <w:r w:rsidR="001A242C">
          <w:rPr>
            <w:rFonts w:ascii="Times New Roman" w:eastAsia="Times New Roman" w:hAnsi="Times New Roman" w:cs="Times New Roman"/>
            <w:sz w:val="28"/>
            <w:szCs w:val="28"/>
          </w:rPr>
          <w:t>, tính đóng gói, các thành phần hoạt động phi trạng thái và người dùng có thể tìm kiếm, sử dụng dịch vụ theo nhu cầu.</w:t>
        </w:r>
      </w:ins>
    </w:p>
    <w:p w14:paraId="21DD9158" w14:textId="231874CC" w:rsidR="00F04F5A" w:rsidRPr="005A5BC4" w:rsidDel="00D02D00" w:rsidRDefault="00F04F5A" w:rsidP="00966627">
      <w:pPr>
        <w:spacing w:after="120"/>
        <w:ind w:firstLine="567"/>
        <w:jc w:val="both"/>
        <w:rPr>
          <w:del w:id="3767" w:author="Nguyen Toan" w:date="2018-05-06T17:56:00Z"/>
          <w:rFonts w:ascii="Times New Roman" w:eastAsia="Times New Roman" w:hAnsi="Times New Roman" w:cs="Times New Roman"/>
          <w:sz w:val="28"/>
          <w:szCs w:val="28"/>
        </w:rPr>
      </w:pPr>
      <w:del w:id="3768" w:author="Nguyen Toan" w:date="2018-05-06T17:56:00Z">
        <w:r w:rsidRPr="005A5BC4" w:rsidDel="00D02D00">
          <w:rPr>
            <w:rFonts w:ascii="Times New Roman" w:eastAsia="Times New Roman" w:hAnsi="Times New Roman" w:cs="Times New Roman"/>
            <w:sz w:val="28"/>
            <w:szCs w:val="28"/>
          </w:rPr>
          <w:delText>Ưu điểm của sử dụng SOA:</w:delText>
        </w:r>
      </w:del>
    </w:p>
    <w:p w14:paraId="4C1D9CE2" w14:textId="7C4569F5" w:rsidR="00F04F5A" w:rsidRPr="00073045" w:rsidDel="00D02D00" w:rsidRDefault="00F04F5A" w:rsidP="00F04F5A">
      <w:pPr>
        <w:pStyle w:val="ListParagraph"/>
        <w:numPr>
          <w:ilvl w:val="0"/>
          <w:numId w:val="8"/>
        </w:numPr>
        <w:spacing w:before="60" w:after="60" w:line="288" w:lineRule="auto"/>
        <w:jc w:val="both"/>
        <w:rPr>
          <w:del w:id="3769" w:author="Nguyen Toan" w:date="2018-05-06T17:56:00Z"/>
          <w:rFonts w:ascii="Times New Roman" w:eastAsia="Times New Roman" w:hAnsi="Times New Roman" w:cs="Times New Roman"/>
          <w:sz w:val="28"/>
          <w:szCs w:val="28"/>
        </w:rPr>
      </w:pPr>
      <w:del w:id="3770" w:author="Nguyen Toan" w:date="2018-05-06T17:56:00Z">
        <w:r w:rsidRPr="00073045" w:rsidDel="00D02D00">
          <w:rPr>
            <w:rFonts w:ascii="Times New Roman" w:eastAsia="Times New Roman" w:hAnsi="Times New Roman" w:cs="Times New Roman"/>
            <w:sz w:val="28"/>
            <w:szCs w:val="28"/>
          </w:rPr>
          <w:delText>Tính tái sử dụng phần mềm.</w:delText>
        </w:r>
      </w:del>
    </w:p>
    <w:p w14:paraId="2718619F" w14:textId="0392432E" w:rsidR="00F04F5A" w:rsidRPr="00073045" w:rsidDel="00D02D00" w:rsidRDefault="00F04F5A" w:rsidP="00F04F5A">
      <w:pPr>
        <w:pStyle w:val="ListParagraph"/>
        <w:numPr>
          <w:ilvl w:val="0"/>
          <w:numId w:val="8"/>
        </w:numPr>
        <w:spacing w:before="60" w:after="60" w:line="288" w:lineRule="auto"/>
        <w:jc w:val="both"/>
        <w:rPr>
          <w:del w:id="3771" w:author="Nguyen Toan" w:date="2018-05-06T17:56:00Z"/>
          <w:rFonts w:ascii="Times New Roman" w:eastAsia="Times New Roman" w:hAnsi="Times New Roman" w:cs="Times New Roman"/>
          <w:sz w:val="28"/>
          <w:szCs w:val="28"/>
        </w:rPr>
      </w:pPr>
      <w:del w:id="3772" w:author="Nguyen Toan" w:date="2018-05-06T17:56:00Z">
        <w:r w:rsidRPr="00073045" w:rsidDel="00D02D00">
          <w:rPr>
            <w:rFonts w:ascii="Times New Roman" w:eastAsia="Times New Roman" w:hAnsi="Times New Roman" w:cs="Times New Roman"/>
            <w:sz w:val="28"/>
            <w:szCs w:val="28"/>
          </w:rPr>
          <w:delText>Tính linh hoạt dễ mở rộng, kết nối, tích hợp</w:delText>
        </w:r>
      </w:del>
    </w:p>
    <w:p w14:paraId="6D65CA3B" w14:textId="1D27EC6B" w:rsidR="00F04F5A" w:rsidRPr="00073045" w:rsidDel="00D02D00" w:rsidRDefault="00F04F5A" w:rsidP="00F04F5A">
      <w:pPr>
        <w:pStyle w:val="ListParagraph"/>
        <w:numPr>
          <w:ilvl w:val="0"/>
          <w:numId w:val="8"/>
        </w:numPr>
        <w:spacing w:before="60" w:after="60" w:line="288" w:lineRule="auto"/>
        <w:jc w:val="both"/>
        <w:rPr>
          <w:del w:id="3773" w:author="Nguyen Toan" w:date="2018-05-06T17:56:00Z"/>
          <w:rFonts w:ascii="Times New Roman" w:eastAsia="Times New Roman" w:hAnsi="Times New Roman" w:cs="Times New Roman"/>
          <w:sz w:val="28"/>
          <w:szCs w:val="28"/>
        </w:rPr>
      </w:pPr>
      <w:del w:id="3774" w:author="Nguyen Toan" w:date="2018-05-06T17:56:00Z">
        <w:r w:rsidRPr="00073045" w:rsidDel="00D02D00">
          <w:rPr>
            <w:rFonts w:ascii="Times New Roman" w:eastAsia="Times New Roman" w:hAnsi="Times New Roman" w:cs="Times New Roman"/>
            <w:sz w:val="28"/>
            <w:szCs w:val="28"/>
          </w:rPr>
          <w:delText>Liên kết không chặt: các ứng dụng, dịch vụ có ít sự ràng buộc với nhau, tuy nhiên các thành phần có ràng buộc rõ ràng, đảm bảo tính mềm dẻo của hệ thống SOA</w:delText>
        </w:r>
      </w:del>
    </w:p>
    <w:p w14:paraId="750C1F7C" w14:textId="1FA57AE6" w:rsidR="00F04F5A" w:rsidRPr="00073045" w:rsidDel="00D02D00" w:rsidRDefault="00F04F5A" w:rsidP="00F04F5A">
      <w:pPr>
        <w:pStyle w:val="ListParagraph"/>
        <w:numPr>
          <w:ilvl w:val="0"/>
          <w:numId w:val="8"/>
        </w:numPr>
        <w:spacing w:before="60" w:after="60" w:line="288" w:lineRule="auto"/>
        <w:jc w:val="both"/>
        <w:rPr>
          <w:del w:id="3775" w:author="Nguyen Toan" w:date="2018-05-06T17:56:00Z"/>
          <w:rFonts w:ascii="Times New Roman" w:eastAsia="Times New Roman" w:hAnsi="Times New Roman" w:cs="Times New Roman"/>
          <w:sz w:val="28"/>
          <w:szCs w:val="28"/>
        </w:rPr>
      </w:pPr>
      <w:del w:id="3776" w:author="Nguyen Toan" w:date="2018-05-06T17:56:00Z">
        <w:r w:rsidRPr="00073045" w:rsidDel="00D02D00">
          <w:rPr>
            <w:rFonts w:ascii="Times New Roman" w:eastAsia="Times New Roman" w:hAnsi="Times New Roman" w:cs="Times New Roman"/>
            <w:sz w:val="28"/>
            <w:szCs w:val="28"/>
          </w:rPr>
          <w:delText>Tính tự trị: các dịch vụ có quyền kiểm soát dựa vào logic bên trong của dịch vụ đó.</w:delText>
        </w:r>
      </w:del>
    </w:p>
    <w:p w14:paraId="6D20C12B" w14:textId="055AD00A" w:rsidR="00F04F5A" w:rsidRPr="00073045" w:rsidDel="00D02D00" w:rsidRDefault="00F04F5A" w:rsidP="00F04F5A">
      <w:pPr>
        <w:pStyle w:val="ListParagraph"/>
        <w:numPr>
          <w:ilvl w:val="0"/>
          <w:numId w:val="8"/>
        </w:numPr>
        <w:spacing w:before="60" w:after="60" w:line="288" w:lineRule="auto"/>
        <w:jc w:val="both"/>
        <w:rPr>
          <w:del w:id="3777" w:author="Nguyen Toan" w:date="2018-05-06T17:56:00Z"/>
          <w:rFonts w:ascii="Times New Roman" w:eastAsia="Times New Roman" w:hAnsi="Times New Roman" w:cs="Times New Roman"/>
          <w:sz w:val="28"/>
          <w:szCs w:val="28"/>
        </w:rPr>
      </w:pPr>
      <w:del w:id="3778" w:author="Nguyen Toan" w:date="2018-05-06T17:56:00Z">
        <w:r w:rsidRPr="00073045" w:rsidDel="00D02D00">
          <w:rPr>
            <w:rFonts w:ascii="Times New Roman" w:eastAsia="Times New Roman" w:hAnsi="Times New Roman" w:cs="Times New Roman"/>
            <w:sz w:val="28"/>
            <w:szCs w:val="28"/>
          </w:rPr>
          <w:delText>Khả năng cộng tác: hệ thống có thể giao tiếp với nhau trên nhiều nền tảng và ngôn ngữ khác nhau.</w:delText>
        </w:r>
      </w:del>
    </w:p>
    <w:p w14:paraId="1C9F88D5" w14:textId="07EBC43C" w:rsidR="00F04F5A" w:rsidRPr="00073045" w:rsidDel="00D02D00" w:rsidRDefault="00F04F5A" w:rsidP="00F04F5A">
      <w:pPr>
        <w:pStyle w:val="ListParagraph"/>
        <w:numPr>
          <w:ilvl w:val="0"/>
          <w:numId w:val="8"/>
        </w:numPr>
        <w:spacing w:before="60" w:after="60" w:line="288" w:lineRule="auto"/>
        <w:jc w:val="both"/>
        <w:rPr>
          <w:del w:id="3779" w:author="Nguyen Toan" w:date="2018-05-06T17:56:00Z"/>
          <w:rFonts w:ascii="Times New Roman" w:eastAsia="Times New Roman" w:hAnsi="Times New Roman" w:cs="Times New Roman"/>
          <w:sz w:val="28"/>
          <w:szCs w:val="28"/>
        </w:rPr>
      </w:pPr>
      <w:del w:id="3780" w:author="Nguyen Toan" w:date="2018-05-06T17:56:00Z">
        <w:r w:rsidRPr="00073045" w:rsidDel="00D02D00">
          <w:rPr>
            <w:rFonts w:ascii="Times New Roman" w:eastAsia="Times New Roman" w:hAnsi="Times New Roman" w:cs="Times New Roman"/>
            <w:sz w:val="28"/>
            <w:szCs w:val="28"/>
          </w:rPr>
          <w:delText>Tính đóng gói</w:delText>
        </w:r>
      </w:del>
    </w:p>
    <w:p w14:paraId="2F5110BF" w14:textId="7AD3F8E7" w:rsidR="00F04F5A" w:rsidRPr="00073045" w:rsidDel="00D02D00" w:rsidRDefault="00F04F5A" w:rsidP="00F04F5A">
      <w:pPr>
        <w:pStyle w:val="ListParagraph"/>
        <w:numPr>
          <w:ilvl w:val="0"/>
          <w:numId w:val="8"/>
        </w:numPr>
        <w:spacing w:before="60" w:after="60" w:line="288" w:lineRule="auto"/>
        <w:jc w:val="both"/>
        <w:rPr>
          <w:del w:id="3781" w:author="Nguyen Toan" w:date="2018-05-06T17:56:00Z"/>
          <w:rFonts w:ascii="Times New Roman" w:eastAsia="Times New Roman" w:hAnsi="Times New Roman" w:cs="Times New Roman"/>
          <w:sz w:val="28"/>
          <w:szCs w:val="28"/>
        </w:rPr>
      </w:pPr>
      <w:del w:id="3782" w:author="Nguyen Toan" w:date="2018-05-06T17:56:00Z">
        <w:r w:rsidRPr="00073045" w:rsidDel="00D02D00">
          <w:rPr>
            <w:rFonts w:ascii="Times New Roman" w:eastAsia="Times New Roman" w:hAnsi="Times New Roman" w:cs="Times New Roman"/>
            <w:sz w:val="28"/>
            <w:szCs w:val="28"/>
          </w:rPr>
          <w:delText>Tính sử dụng lại: tái sử dụng lại các dịch vụ, tránh các dịch vụ trùng lặp, tăng độ vững chắc trong cài đặt, đơn giản hoá việc tự trị</w:delText>
        </w:r>
      </w:del>
    </w:p>
    <w:p w14:paraId="53FC4029" w14:textId="7FC29E2F" w:rsidR="00F04F5A" w:rsidRPr="00073045" w:rsidDel="00D02D00" w:rsidRDefault="00F04F5A" w:rsidP="00F04F5A">
      <w:pPr>
        <w:pStyle w:val="ListParagraph"/>
        <w:numPr>
          <w:ilvl w:val="0"/>
          <w:numId w:val="8"/>
        </w:numPr>
        <w:spacing w:before="60" w:after="60" w:line="288" w:lineRule="auto"/>
        <w:jc w:val="both"/>
        <w:rPr>
          <w:del w:id="3783" w:author="Nguyen Toan" w:date="2018-05-06T17:56:00Z"/>
          <w:rFonts w:ascii="Times New Roman" w:eastAsia="Times New Roman" w:hAnsi="Times New Roman" w:cs="Times New Roman"/>
          <w:sz w:val="28"/>
          <w:szCs w:val="28"/>
        </w:rPr>
      </w:pPr>
      <w:del w:id="3784" w:author="Nguyen Toan" w:date="2018-05-06T17:56:00Z">
        <w:r w:rsidRPr="00073045" w:rsidDel="00D02D00">
          <w:rPr>
            <w:rFonts w:ascii="Times New Roman" w:eastAsia="Times New Roman" w:hAnsi="Times New Roman" w:cs="Times New Roman"/>
            <w:sz w:val="28"/>
            <w:szCs w:val="28"/>
          </w:rPr>
          <w:delText xml:space="preserve">Phi trạng thái: các dịch vụ hoạt động theo chế độ phi trạng thái (stateless) </w:delText>
        </w:r>
      </w:del>
    </w:p>
    <w:p w14:paraId="46A6A655" w14:textId="4CEE11AC" w:rsidR="000F3B74" w:rsidRPr="004A6C3E" w:rsidDel="00101AD8" w:rsidRDefault="00F04F5A">
      <w:pPr>
        <w:spacing w:after="120"/>
        <w:ind w:firstLine="567"/>
        <w:jc w:val="both"/>
        <w:rPr>
          <w:del w:id="3785" w:author="Nguyen Toan" w:date="2018-05-05T22:24:00Z"/>
        </w:rPr>
        <w:pPrChange w:id="3786" w:author="Nguyen Toan" w:date="2018-05-05T22:24:00Z">
          <w:pPr>
            <w:pStyle w:val="ListParagraph"/>
            <w:numPr>
              <w:numId w:val="8"/>
            </w:numPr>
            <w:spacing w:after="120"/>
            <w:ind w:left="1440" w:hanging="360"/>
            <w:jc w:val="both"/>
          </w:pPr>
        </w:pPrChange>
      </w:pPr>
      <w:del w:id="3787" w:author="Nguyen Toan" w:date="2018-05-06T17:56:00Z">
        <w:r w:rsidRPr="00073045" w:rsidDel="00D02D00">
          <w:rPr>
            <w:rFonts w:ascii="Times New Roman" w:eastAsia="Times New Roman" w:hAnsi="Times New Roman" w:cs="Times New Roman"/>
            <w:sz w:val="28"/>
            <w:szCs w:val="28"/>
          </w:rPr>
          <w:delText>Có thể tìm thấy: người dùng có thể tìm kiếm và sử dụng dịch vụ theo nhu cầu.</w:delText>
        </w:r>
      </w:del>
      <w:moveToRangeStart w:id="3788" w:author="Nguyen Toan" w:date="2018-05-05T22:24:00Z" w:name="move513322411"/>
      <w:moveTo w:id="3789" w:author="Nguyen Toan" w:date="2018-05-05T22:24:00Z">
        <w:r w:rsidR="000F3B74" w:rsidRPr="000F3B74">
          <w:rPr>
            <w:rFonts w:ascii="Times New Roman" w:eastAsia="Times New Roman" w:hAnsi="Times New Roman" w:cs="Times New Roman"/>
            <w:sz w:val="28"/>
            <w:szCs w:val="28"/>
          </w:rPr>
          <w:t xml:space="preserve">Một trục tích hợp (Service bus) kết nối các thành phần tham gia của hệ thống SOA với nhau bao gồm dịch vụ và các ứng đụng dầu cuối. Khái niệm trục tích hợp </w:t>
        </w:r>
      </w:moveTo>
      <w:ins w:id="3790" w:author="Nguyen Toan" w:date="2018-05-05T22:25:00Z">
        <w:r w:rsidR="00225666">
          <w:rPr>
            <w:rFonts w:ascii="Times New Roman" w:eastAsia="Times New Roman" w:hAnsi="Times New Roman" w:cs="Times New Roman"/>
            <w:sz w:val="28"/>
            <w:szCs w:val="28"/>
          </w:rPr>
          <w:t xml:space="preserve">sẽ được trình bày cụ thể trong phần </w:t>
        </w:r>
      </w:ins>
      <w:ins w:id="3791" w:author="Nguyen Toan" w:date="2018-05-05T22:26:00Z">
        <w:r w:rsidR="00676236">
          <w:rPr>
            <w:rFonts w:ascii="Times New Roman" w:eastAsia="Times New Roman" w:hAnsi="Times New Roman" w:cs="Times New Roman"/>
            <w:sz w:val="28"/>
            <w:szCs w:val="28"/>
          </w:rPr>
          <w:fldChar w:fldCharType="begin"/>
        </w:r>
        <w:r w:rsidR="00676236">
          <w:rPr>
            <w:rFonts w:ascii="Times New Roman" w:eastAsia="Times New Roman" w:hAnsi="Times New Roman" w:cs="Times New Roman"/>
            <w:sz w:val="28"/>
            <w:szCs w:val="28"/>
          </w:rPr>
          <w:instrText xml:space="preserve"> REF _Ref513322491 \r \h </w:instrText>
        </w:r>
      </w:ins>
      <w:r w:rsidR="00676236">
        <w:rPr>
          <w:rFonts w:ascii="Times New Roman" w:eastAsia="Times New Roman" w:hAnsi="Times New Roman" w:cs="Times New Roman"/>
          <w:sz w:val="28"/>
          <w:szCs w:val="28"/>
        </w:rPr>
      </w:r>
      <w:ins w:id="3792" w:author="Nguyen Toan" w:date="2018-05-05T22:26:00Z">
        <w:r w:rsidR="00676236">
          <w:rPr>
            <w:rFonts w:ascii="Times New Roman" w:eastAsia="Times New Roman" w:hAnsi="Times New Roman" w:cs="Times New Roman"/>
            <w:sz w:val="28"/>
            <w:szCs w:val="28"/>
          </w:rPr>
          <w:fldChar w:fldCharType="separate"/>
        </w:r>
      </w:ins>
      <w:ins w:id="3793" w:author="Nguyen Toan" w:date="2018-05-05T22:59:00Z">
        <w:r w:rsidR="0048202A">
          <w:rPr>
            <w:rFonts w:ascii="Times New Roman" w:eastAsia="Times New Roman" w:hAnsi="Times New Roman" w:cs="Times New Roman"/>
            <w:sz w:val="28"/>
            <w:szCs w:val="28"/>
          </w:rPr>
          <w:t>1.1.2</w:t>
        </w:r>
      </w:ins>
      <w:ins w:id="3794" w:author="Nguyen Toan" w:date="2018-05-05T22:26:00Z">
        <w:r w:rsidR="00676236">
          <w:rPr>
            <w:rFonts w:ascii="Times New Roman" w:eastAsia="Times New Roman" w:hAnsi="Times New Roman" w:cs="Times New Roman"/>
            <w:sz w:val="28"/>
            <w:szCs w:val="28"/>
          </w:rPr>
          <w:fldChar w:fldCharType="end"/>
        </w:r>
        <w:r w:rsidR="00607CCA">
          <w:rPr>
            <w:rFonts w:ascii="Times New Roman" w:eastAsia="Times New Roman" w:hAnsi="Times New Roman" w:cs="Times New Roman"/>
            <w:sz w:val="28"/>
            <w:szCs w:val="28"/>
          </w:rPr>
          <w:t>.</w:t>
        </w:r>
        <w:r w:rsidR="00676236">
          <w:rPr>
            <w:rFonts w:ascii="Times New Roman" w:eastAsia="Times New Roman" w:hAnsi="Times New Roman" w:cs="Times New Roman"/>
            <w:sz w:val="28"/>
            <w:szCs w:val="28"/>
          </w:rPr>
          <w:t xml:space="preserve"> </w:t>
        </w:r>
      </w:ins>
      <w:ins w:id="3795" w:author="Nguyen Toan" w:date="2018-05-05T22:25:00Z">
        <w:r w:rsidR="00676236" w:rsidRPr="0048703B">
          <w:rPr>
            <w:rFonts w:ascii="Times New Roman" w:eastAsia="Times New Roman" w:hAnsi="Times New Roman" w:cs="Times New Roman"/>
            <w:sz w:val="28"/>
            <w:szCs w:val="28"/>
          </w:rPr>
          <w:fldChar w:fldCharType="begin"/>
        </w:r>
        <w:r w:rsidR="00676236" w:rsidRPr="004A6C3E">
          <w:rPr>
            <w:rFonts w:ascii="Times New Roman" w:eastAsia="Times New Roman" w:hAnsi="Times New Roman" w:cs="Times New Roman"/>
            <w:sz w:val="28"/>
            <w:szCs w:val="28"/>
          </w:rPr>
          <w:instrText xml:space="preserve"> REF _Ref513322480 \h </w:instrText>
        </w:r>
      </w:ins>
      <w:r w:rsidR="00676236" w:rsidRPr="004A6C3E">
        <w:rPr>
          <w:rFonts w:ascii="Times New Roman" w:eastAsia="Times New Roman" w:hAnsi="Times New Roman" w:cs="Times New Roman"/>
          <w:sz w:val="28"/>
          <w:szCs w:val="28"/>
          <w:rPrChange w:id="3796" w:author="Nguyen Toan" w:date="2018-05-05T22:26:00Z">
            <w:rPr>
              <w:rFonts w:ascii="Times New Roman" w:eastAsia="Times New Roman" w:hAnsi="Times New Roman" w:cs="Times New Roman"/>
              <w:b/>
              <w:sz w:val="28"/>
              <w:szCs w:val="28"/>
            </w:rPr>
          </w:rPrChange>
        </w:rPr>
        <w:instrText xml:space="preserve"> \* MERGEFORMAT </w:instrText>
      </w:r>
      <w:r w:rsidR="00676236" w:rsidRPr="0048703B">
        <w:rPr>
          <w:rFonts w:ascii="Times New Roman" w:eastAsia="Times New Roman" w:hAnsi="Times New Roman" w:cs="Times New Roman"/>
          <w:sz w:val="28"/>
          <w:szCs w:val="28"/>
        </w:rPr>
      </w:r>
      <w:r w:rsidR="00676236" w:rsidRPr="0048703B">
        <w:rPr>
          <w:rFonts w:ascii="Times New Roman" w:eastAsia="Times New Roman" w:hAnsi="Times New Roman" w:cs="Times New Roman"/>
          <w:sz w:val="28"/>
          <w:szCs w:val="28"/>
        </w:rPr>
        <w:fldChar w:fldCharType="separate"/>
      </w:r>
      <w:ins w:id="3797" w:author="Nguyen Toan" w:date="2018-05-05T22:59:00Z">
        <w:r w:rsidR="0048202A" w:rsidRPr="0048202A">
          <w:rPr>
            <w:rFonts w:ascii="Times New Roman" w:hAnsi="Times New Roman" w:cs="Times New Roman"/>
            <w:sz w:val="28"/>
            <w:szCs w:val="28"/>
            <w:rPrChange w:id="3798" w:author="Nguyen Toan" w:date="2018-05-05T22:59:00Z">
              <w:rPr>
                <w:rFonts w:ascii="Times New Roman" w:hAnsi="Times New Roman" w:cs="Times New Roman"/>
                <w:b/>
                <w:sz w:val="28"/>
                <w:szCs w:val="28"/>
              </w:rPr>
            </w:rPrChange>
          </w:rPr>
          <w:t>Công</w:t>
        </w:r>
        <w:r w:rsidR="0048202A" w:rsidRPr="0048202A">
          <w:rPr>
            <w:rFonts w:ascii="Times New Roman" w:eastAsia="Times New Roman" w:hAnsi="Times New Roman" w:cs="Times New Roman"/>
            <w:color w:val="auto"/>
            <w:sz w:val="28"/>
            <w:szCs w:val="28"/>
            <w:rPrChange w:id="3799" w:author="Nguyen Toan" w:date="2018-05-05T22:59:00Z">
              <w:rPr>
                <w:rFonts w:ascii="Times New Roman" w:eastAsia="Times New Roman" w:hAnsi="Times New Roman" w:cs="Times New Roman"/>
                <w:b/>
                <w:color w:val="auto"/>
                <w:sz w:val="28"/>
                <w:szCs w:val="28"/>
              </w:rPr>
            </w:rPrChange>
          </w:rPr>
          <w:t xml:space="preserve"> nghệ </w:t>
        </w:r>
        <w:r w:rsidR="0048202A" w:rsidRPr="0048202A">
          <w:rPr>
            <w:rFonts w:ascii="Times New Roman" w:hAnsi="Times New Roman" w:cs="Times New Roman"/>
            <w:sz w:val="28"/>
            <w:szCs w:val="28"/>
            <w:rPrChange w:id="3800" w:author="Nguyen Toan" w:date="2018-05-05T22:59:00Z">
              <w:rPr>
                <w:rFonts w:ascii="Times New Roman" w:hAnsi="Times New Roman" w:cs="Times New Roman"/>
                <w:b/>
                <w:sz w:val="28"/>
                <w:szCs w:val="28"/>
              </w:rPr>
            </w:rPrChange>
          </w:rPr>
          <w:t>trục</w:t>
        </w:r>
        <w:r w:rsidR="0048202A" w:rsidRPr="0048202A">
          <w:rPr>
            <w:rFonts w:ascii="Times New Roman" w:eastAsia="Times New Roman" w:hAnsi="Times New Roman" w:cs="Times New Roman"/>
            <w:color w:val="auto"/>
            <w:sz w:val="28"/>
            <w:szCs w:val="28"/>
            <w:rPrChange w:id="3801" w:author="Nguyen Toan" w:date="2018-05-05T22:59:00Z">
              <w:rPr>
                <w:rFonts w:ascii="Times New Roman" w:eastAsia="Times New Roman" w:hAnsi="Times New Roman" w:cs="Times New Roman"/>
                <w:b/>
                <w:color w:val="auto"/>
                <w:sz w:val="28"/>
                <w:szCs w:val="28"/>
              </w:rPr>
            </w:rPrChange>
          </w:rPr>
          <w:t xml:space="preserve"> tích hợp</w:t>
        </w:r>
      </w:ins>
      <w:ins w:id="3802" w:author="Nguyen Toan" w:date="2018-05-05T22:25:00Z">
        <w:r w:rsidR="00676236" w:rsidRPr="0048703B">
          <w:rPr>
            <w:rFonts w:ascii="Times New Roman" w:eastAsia="Times New Roman" w:hAnsi="Times New Roman" w:cs="Times New Roman"/>
            <w:sz w:val="28"/>
            <w:szCs w:val="28"/>
          </w:rPr>
          <w:fldChar w:fldCharType="end"/>
        </w:r>
      </w:ins>
      <w:moveTo w:id="3803" w:author="Nguyen Toan" w:date="2018-05-05T22:24:00Z">
        <w:del w:id="3804" w:author="Nguyen Toan" w:date="2018-05-05T22:25:00Z">
          <w:r w:rsidR="000F3B74" w:rsidRPr="0048202A" w:rsidDel="00225666">
            <w:rPr>
              <w:rFonts w:ascii="Times New Roman" w:eastAsia="Times New Roman" w:hAnsi="Times New Roman" w:cs="Times New Roman"/>
              <w:sz w:val="28"/>
              <w:szCs w:val="28"/>
            </w:rPr>
            <w:delText>này c</w:delText>
          </w:r>
          <w:r w:rsidR="000F3B74" w:rsidRPr="004A6C3E" w:rsidDel="00225666">
            <w:rPr>
              <w:rFonts w:ascii="Times New Roman" w:eastAsia="Times New Roman" w:hAnsi="Times New Roman" w:cs="Times New Roman"/>
              <w:sz w:val="28"/>
              <w:szCs w:val="28"/>
            </w:rPr>
            <w:delText>ó cùng ý tưởng với khái niệm software bus trong kiến trúc COBRA</w:delText>
          </w:r>
        </w:del>
        <w:r w:rsidR="000F3B74" w:rsidRPr="004A6C3E">
          <w:rPr>
            <w:rFonts w:ascii="Times New Roman" w:eastAsia="Times New Roman" w:hAnsi="Times New Roman" w:cs="Times New Roman"/>
            <w:sz w:val="28"/>
            <w:szCs w:val="28"/>
          </w:rPr>
          <w:t>.</w:t>
        </w:r>
      </w:moveTo>
    </w:p>
    <w:moveToRangeEnd w:id="3788"/>
    <w:p w14:paraId="089572A2" w14:textId="77777777" w:rsidR="000F3B74" w:rsidRPr="004A6C3E" w:rsidRDefault="000F3B74">
      <w:pPr>
        <w:spacing w:after="120"/>
        <w:ind w:firstLine="567"/>
        <w:jc w:val="both"/>
        <w:pPrChange w:id="3805" w:author="Nguyen Toan" w:date="2018-05-05T22:24:00Z">
          <w:pPr>
            <w:pStyle w:val="ListParagraph"/>
            <w:numPr>
              <w:numId w:val="8"/>
            </w:numPr>
            <w:spacing w:before="60" w:after="60" w:line="288" w:lineRule="auto"/>
            <w:ind w:left="1440" w:hanging="360"/>
            <w:jc w:val="both"/>
          </w:pPr>
        </w:pPrChange>
      </w:pPr>
    </w:p>
    <w:p w14:paraId="1E7A0A77" w14:textId="77777777" w:rsidR="00AE1B3D" w:rsidRPr="00966627"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8"/>
          <w:szCs w:val="28"/>
        </w:rPr>
      </w:pPr>
      <w:bookmarkStart w:id="3806" w:name="_Ref513322453"/>
      <w:bookmarkStart w:id="3807" w:name="_Ref513322480"/>
      <w:bookmarkStart w:id="3808" w:name="_Ref513322487"/>
      <w:bookmarkStart w:id="3809" w:name="_Ref513322491"/>
      <w:bookmarkStart w:id="3810" w:name="_Toc513613686"/>
      <w:r w:rsidRPr="00966627">
        <w:rPr>
          <w:rFonts w:ascii="Times New Roman" w:hAnsi="Times New Roman" w:cs="Times New Roman"/>
          <w:b/>
          <w:sz w:val="28"/>
          <w:szCs w:val="28"/>
        </w:rPr>
        <w:t>Công</w:t>
      </w:r>
      <w:r w:rsidRPr="00966627">
        <w:rPr>
          <w:rFonts w:ascii="Times New Roman" w:eastAsia="Times New Roman" w:hAnsi="Times New Roman" w:cs="Times New Roman"/>
          <w:b/>
          <w:color w:val="auto"/>
          <w:sz w:val="28"/>
          <w:szCs w:val="28"/>
        </w:rPr>
        <w:t xml:space="preserve"> nghệ </w:t>
      </w:r>
      <w:r w:rsidRPr="00966627">
        <w:rPr>
          <w:rFonts w:ascii="Times New Roman" w:hAnsi="Times New Roman" w:cs="Times New Roman"/>
          <w:b/>
          <w:sz w:val="28"/>
          <w:szCs w:val="28"/>
        </w:rPr>
        <w:t>trục</w:t>
      </w:r>
      <w:r w:rsidRPr="00966627">
        <w:rPr>
          <w:rFonts w:ascii="Times New Roman" w:eastAsia="Times New Roman" w:hAnsi="Times New Roman" w:cs="Times New Roman"/>
          <w:b/>
          <w:color w:val="auto"/>
          <w:sz w:val="28"/>
          <w:szCs w:val="28"/>
        </w:rPr>
        <w:t xml:space="preserve"> tích hợp</w:t>
      </w:r>
      <w:bookmarkEnd w:id="3806"/>
      <w:bookmarkEnd w:id="3807"/>
      <w:bookmarkEnd w:id="3808"/>
      <w:bookmarkEnd w:id="3809"/>
      <w:bookmarkEnd w:id="3810"/>
    </w:p>
    <w:p w14:paraId="4AF02CCE" w14:textId="69A9C4AA" w:rsidR="00AE1B3D"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Công nghệ trục tích hợp </w:t>
      </w:r>
      <w:r>
        <w:rPr>
          <w:rFonts w:ascii="Times New Roman" w:eastAsia="Times New Roman" w:hAnsi="Times New Roman" w:cs="Times New Roman"/>
          <w:sz w:val="28"/>
          <w:szCs w:val="28"/>
        </w:rPr>
        <w:t>- Enterprise Service Bus (ESB)</w:t>
      </w:r>
      <w:ins w:id="3811" w:author="Nguyen Toan" w:date="2018-05-07T21:39:00Z">
        <w:r w:rsidR="003E0E76">
          <w:rPr>
            <w:rFonts w:ascii="Times New Roman" w:eastAsia="Times New Roman" w:hAnsi="Times New Roman" w:cs="Times New Roman"/>
            <w:sz w:val="28"/>
            <w:szCs w:val="28"/>
          </w:rPr>
          <w:t xml:space="preserve"> </w:t>
        </w:r>
      </w:ins>
      <w:customXmlInsRangeStart w:id="3812" w:author="Nguyen Toan" w:date="2018-05-07T21:40:00Z"/>
      <w:sdt>
        <w:sdtPr>
          <w:rPr>
            <w:rFonts w:ascii="Times New Roman" w:eastAsia="Times New Roman" w:hAnsi="Times New Roman" w:cs="Times New Roman"/>
            <w:sz w:val="28"/>
            <w:szCs w:val="28"/>
          </w:rPr>
          <w:id w:val="909965330"/>
          <w:citation/>
        </w:sdtPr>
        <w:sdtContent>
          <w:customXmlInsRangeEnd w:id="3812"/>
          <w:ins w:id="3813"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B3 \l 1033 </w:instrText>
            </w:r>
          </w:ins>
          <w:r w:rsidR="003E0E76">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[4]</w:t>
          </w:r>
          <w:ins w:id="3814" w:author="Nguyen Toan" w:date="2018-05-07T21:40:00Z">
            <w:r w:rsidR="003E0E76">
              <w:rPr>
                <w:rFonts w:ascii="Times New Roman" w:eastAsia="Times New Roman" w:hAnsi="Times New Roman" w:cs="Times New Roman"/>
                <w:sz w:val="28"/>
                <w:szCs w:val="28"/>
              </w:rPr>
              <w:fldChar w:fldCharType="end"/>
            </w:r>
          </w:ins>
          <w:customXmlInsRangeStart w:id="3815" w:author="Nguyen Toan" w:date="2018-05-07T21:40:00Z"/>
        </w:sdtContent>
      </w:sdt>
      <w:customXmlInsRangeEnd w:id="3815"/>
      <w:ins w:id="3816" w:author="Nguyen Toan" w:date="2018-05-07T21:40:00Z">
        <w:r w:rsidR="003E0E76">
          <w:rPr>
            <w:rFonts w:ascii="Times New Roman" w:eastAsia="Times New Roman" w:hAnsi="Times New Roman" w:cs="Times New Roman"/>
            <w:sz w:val="28"/>
            <w:szCs w:val="28"/>
          </w:rPr>
          <w:t xml:space="preserve"> </w:t>
        </w:r>
      </w:ins>
      <w:del w:id="3817" w:author="Nguyen Toan" w:date="2018-05-07T21:40:00Z">
        <w:r w:rsidDel="003E0E76">
          <w:rPr>
            <w:rFonts w:ascii="Times New Roman" w:eastAsia="Times New Roman" w:hAnsi="Times New Roman" w:cs="Times New Roman"/>
            <w:sz w:val="28"/>
            <w:szCs w:val="28"/>
          </w:rPr>
          <w:delText xml:space="preserve"> [2,3,</w:delText>
        </w:r>
        <w:commentRangeStart w:id="3818"/>
        <w:r w:rsidR="00B967E7" w:rsidDel="003E0E76">
          <w:rPr>
            <w:rFonts w:ascii="Times New Roman" w:eastAsia="Times New Roman" w:hAnsi="Times New Roman" w:cs="Times New Roman"/>
            <w:sz w:val="28"/>
            <w:szCs w:val="28"/>
          </w:rPr>
          <w:delText>14</w:delText>
        </w:r>
      </w:del>
      <w:commentRangeEnd w:id="3818"/>
      <w:r w:rsidR="00B752BF">
        <w:rPr>
          <w:rStyle w:val="CommentReference"/>
        </w:rPr>
        <w:commentReference w:id="3818"/>
      </w:r>
      <w:del w:id="3819" w:author="Nguyen Toan" w:date="2018-05-07T21:40:00Z">
        <w:r w:rsidDel="003E0E76">
          <w:rPr>
            <w:rFonts w:ascii="Times New Roman" w:eastAsia="Times New Roman" w:hAnsi="Times New Roman" w:cs="Times New Roman"/>
            <w:sz w:val="28"/>
            <w:szCs w:val="28"/>
          </w:rPr>
          <w:delText>]</w:delText>
        </w:r>
      </w:del>
      <w:customXmlInsRangeStart w:id="3820" w:author="Nguyen Toan" w:date="2018-05-07T21:40:00Z"/>
      <w:sdt>
        <w:sdtPr>
          <w:rPr>
            <w:rFonts w:ascii="Times New Roman" w:eastAsia="Times New Roman" w:hAnsi="Times New Roman" w:cs="Times New Roman"/>
            <w:sz w:val="28"/>
            <w:szCs w:val="28"/>
          </w:rPr>
          <w:id w:val="-1732535217"/>
          <w:citation/>
        </w:sdtPr>
        <w:sdtContent>
          <w:customXmlInsRangeEnd w:id="3820"/>
          <w:ins w:id="3821"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B14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[5]</w:t>
          </w:r>
          <w:ins w:id="3822" w:author="Nguyen Toan" w:date="2018-05-07T21:40:00Z">
            <w:r w:rsidR="003E0E76">
              <w:rPr>
                <w:rFonts w:ascii="Times New Roman" w:eastAsia="Times New Roman" w:hAnsi="Times New Roman" w:cs="Times New Roman"/>
                <w:sz w:val="28"/>
                <w:szCs w:val="28"/>
              </w:rPr>
              <w:fldChar w:fldCharType="end"/>
            </w:r>
          </w:ins>
          <w:customXmlInsRangeStart w:id="3823" w:author="Nguyen Toan" w:date="2018-05-07T21:40:00Z"/>
        </w:sdtContent>
      </w:sdt>
      <w:customXmlInsRangeEnd w:id="3823"/>
      <w:r w:rsidRPr="005A5BC4">
        <w:rPr>
          <w:rFonts w:ascii="Times New Roman" w:eastAsia="Times New Roman" w:hAnsi="Times New Roman" w:cs="Times New Roman"/>
          <w:sz w:val="28"/>
          <w:szCs w:val="28"/>
        </w:rPr>
        <w:t xml:space="preserve"> là một kiến trúc phần mềm, chứa một tập các luật và nguyên tắc cho việc tích hợp nhiều ứng dụng khác nhau (về nền tảng, ngôn ngữ,...) vào một hay nhiều hệ thống. Xây dựng hệ thống ESB cho doanh nghiệp từ đầu đòi hỏi rất nhiều thời gian, công sức và tiền bạc. Hệ thống ESB có tính tái sử dụng cao, chi phí cho việc phát triển và tích hợp các ứng dụng ngoài hay ứng dụng của bên thứ ba thấp.</w:t>
      </w:r>
    </w:p>
    <w:p w14:paraId="7AF3AFCD" w14:textId="77777777" w:rsidR="00AE1B3D" w:rsidRPr="005A5BC4" w:rsidRDefault="00AE1B3D" w:rsidP="00AE1B3D">
      <w:pPr>
        <w:keepNext/>
        <w:spacing w:line="288"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78F474CB" w:rsidR="00AE1B3D" w:rsidRPr="006F19F8" w:rsidRDefault="00AE1B3D" w:rsidP="00AE1B3D">
      <w:pPr>
        <w:pStyle w:val="Caption"/>
        <w:spacing w:line="288" w:lineRule="auto"/>
        <w:jc w:val="center"/>
        <w:rPr>
          <w:rFonts w:ascii="Times New Roman" w:eastAsia="Times New Roman" w:hAnsi="Times New Roman" w:cs="Times New Roman"/>
          <w:i w:val="0"/>
          <w:color w:val="auto"/>
          <w:sz w:val="28"/>
          <w:szCs w:val="28"/>
        </w:rPr>
      </w:pPr>
      <w:bookmarkStart w:id="3824" w:name="_Toc511320651"/>
      <w:bookmarkStart w:id="3825" w:name="_Toc511326632"/>
      <w:bookmarkStart w:id="3826" w:name="_Toc511991193"/>
      <w:bookmarkStart w:id="3827" w:name="_Toc513325024"/>
      <w:r w:rsidRPr="006F19F8">
        <w:rPr>
          <w:rFonts w:ascii="Times New Roman" w:hAnsi="Times New Roman" w:cs="Times New Roman"/>
          <w:i w:val="0"/>
          <w:color w:val="auto"/>
          <w:sz w:val="28"/>
          <w:szCs w:val="28"/>
        </w:rPr>
        <w:t xml:space="preserve">Hình </w:t>
      </w:r>
      <w:ins w:id="382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382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830"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del w:id="383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3824"/>
      <w:r>
        <w:rPr>
          <w:rFonts w:ascii="Times New Roman" w:hAnsi="Times New Roman" w:cs="Times New Roman"/>
          <w:i w:val="0"/>
          <w:color w:val="auto"/>
          <w:sz w:val="28"/>
          <w:szCs w:val="28"/>
        </w:rPr>
        <w:t>.</w:t>
      </w:r>
      <w:r w:rsidRPr="006F19F8">
        <w:rPr>
          <w:rFonts w:ascii="Times New Roman" w:hAnsi="Times New Roman" w:cs="Times New Roman"/>
          <w:i w:val="0"/>
          <w:color w:val="auto"/>
          <w:sz w:val="28"/>
          <w:szCs w:val="28"/>
        </w:rPr>
        <w:t xml:space="preserve"> Kiế</w:t>
      </w:r>
      <w:r>
        <w:rPr>
          <w:rFonts w:ascii="Times New Roman" w:hAnsi="Times New Roman" w:cs="Times New Roman"/>
          <w:i w:val="0"/>
          <w:color w:val="auto"/>
          <w:sz w:val="28"/>
          <w:szCs w:val="28"/>
        </w:rPr>
        <w:t>n</w:t>
      </w:r>
      <w:r w:rsidRPr="006F19F8">
        <w:rPr>
          <w:rFonts w:ascii="Times New Roman" w:hAnsi="Times New Roman" w:cs="Times New Roman"/>
          <w:i w:val="0"/>
          <w:color w:val="auto"/>
          <w:sz w:val="28"/>
          <w:szCs w:val="28"/>
        </w:rPr>
        <w:t xml:space="preserve"> trúc hệ thống ESB</w:t>
      </w:r>
      <w:bookmarkEnd w:id="3825"/>
      <w:bookmarkEnd w:id="3826"/>
      <w:bookmarkEnd w:id="3827"/>
    </w:p>
    <w:p w14:paraId="7C78D748" w14:textId="3CA20A59" w:rsidR="008669FE" w:rsidRDefault="008669FE" w:rsidP="00966627">
      <w:pPr>
        <w:spacing w:after="120"/>
        <w:ind w:firstLine="567"/>
        <w:jc w:val="both"/>
        <w:rPr>
          <w:ins w:id="3832" w:author="Nguyen Toan" w:date="2018-05-06T17:11:00Z"/>
          <w:rFonts w:ascii="Times New Roman" w:eastAsia="Times New Roman" w:hAnsi="Times New Roman" w:cs="Times New Roman"/>
          <w:sz w:val="28"/>
          <w:szCs w:val="28"/>
        </w:rPr>
      </w:pPr>
      <w:ins w:id="3833" w:author="Nguyen Toan" w:date="2018-05-06T17:11:00Z">
        <w:r>
          <w:rPr>
            <w:rFonts w:ascii="Times New Roman" w:eastAsia="Times New Roman" w:hAnsi="Times New Roman" w:cs="Times New Roman"/>
            <w:sz w:val="28"/>
            <w:szCs w:val="28"/>
          </w:rPr>
          <w:lastRenderedPageBreak/>
          <w:t>Hệ thống nền tảng tích hợp ES</w:t>
        </w:r>
        <w:r w:rsidR="00447C1B">
          <w:rPr>
            <w:rFonts w:ascii="Times New Roman" w:eastAsia="Times New Roman" w:hAnsi="Times New Roman" w:cs="Times New Roman"/>
            <w:sz w:val="28"/>
            <w:szCs w:val="28"/>
          </w:rPr>
          <w:t>B</w:t>
        </w:r>
        <w:r>
          <w:rPr>
            <w:rFonts w:ascii="Times New Roman" w:eastAsia="Times New Roman" w:hAnsi="Times New Roman" w:cs="Times New Roman"/>
            <w:sz w:val="28"/>
            <w:szCs w:val="28"/>
          </w:rPr>
          <w:t xml:space="preserve"> cung cấp khả năng gọi dịch vụ đồng</w:t>
        </w:r>
      </w:ins>
      <w:ins w:id="3834" w:author="Nguyen Toan" w:date="2018-05-06T17:12:00Z">
        <w:r>
          <w:rPr>
            <w:rFonts w:ascii="Times New Roman" w:eastAsia="Times New Roman" w:hAnsi="Times New Roman" w:cs="Times New Roman"/>
            <w:sz w:val="28"/>
            <w:szCs w:val="28"/>
          </w:rPr>
          <w:t xml:space="preserve"> bộ và không đồng bộ</w:t>
        </w:r>
      </w:ins>
      <w:ins w:id="3835" w:author="Nguyen Toan" w:date="2018-05-06T17:14:00Z">
        <w:r w:rsidR="00447C1B">
          <w:rPr>
            <w:rFonts w:ascii="Times New Roman" w:eastAsia="Times New Roman" w:hAnsi="Times New Roman" w:cs="Times New Roman"/>
            <w:sz w:val="28"/>
            <w:szCs w:val="28"/>
          </w:rPr>
          <w:t xml:space="preserve"> tạo điều kiện thuận lợi cho sự tương tác giữa các ứng dụng khác nhau</w:t>
        </w:r>
      </w:ins>
      <w:ins w:id="3836" w:author="Nguyen Toan" w:date="2018-05-06T17:12:00Z">
        <w:r>
          <w:rPr>
            <w:rFonts w:ascii="Times New Roman" w:eastAsia="Times New Roman" w:hAnsi="Times New Roman" w:cs="Times New Roman"/>
            <w:sz w:val="28"/>
            <w:szCs w:val="28"/>
          </w:rPr>
          <w:t>.</w:t>
        </w:r>
      </w:ins>
      <w:ins w:id="3837" w:author="Nguyen Toan" w:date="2018-05-06T17:15:00Z">
        <w:r w:rsidR="00447C1B">
          <w:rPr>
            <w:rFonts w:ascii="Times New Roman" w:eastAsia="Times New Roman" w:hAnsi="Times New Roman" w:cs="Times New Roman"/>
            <w:sz w:val="28"/>
            <w:szCs w:val="28"/>
          </w:rPr>
          <w:t xml:space="preserve"> Việc xử lý và chuyển đổi thông tin hoặc làm giàu thêm thông tin được hiện bên trong lớp ESB nên gần như trong suốt với các ứng dụng thành phần. </w:t>
        </w:r>
      </w:ins>
      <w:ins w:id="3838" w:author="Nguyen Toan" w:date="2018-05-06T17:16:00Z">
        <w:r w:rsidR="00406929">
          <w:rPr>
            <w:rFonts w:ascii="Times New Roman" w:eastAsia="Times New Roman" w:hAnsi="Times New Roman" w:cs="Times New Roman"/>
            <w:sz w:val="28"/>
            <w:szCs w:val="28"/>
          </w:rPr>
          <w:t>Ngoài ra hệ thống nền tảng tích hợp ESB còn cung cấp khả năng định tuyến phân phối các thông điệp, giúp theo dõi, kiểm soát thông điệp, thiết lập các luồng thông điệp hoặc sự kiện mới. ESB cũng hỗ trợ nhiều loại hình tương tác:</w:t>
        </w:r>
      </w:ins>
      <w:ins w:id="3839" w:author="Nguyen Toan" w:date="2018-05-06T17:17:00Z">
        <w:r w:rsidR="00406929" w:rsidRPr="00406929">
          <w:rPr>
            <w:rFonts w:ascii="Times New Roman" w:eastAsia="Times New Roman" w:hAnsi="Times New Roman" w:cs="Times New Roman"/>
            <w:sz w:val="28"/>
            <w:szCs w:val="28"/>
          </w:rPr>
          <w:t xml:space="preserve"> </w:t>
        </w:r>
        <w:r w:rsidR="00406929" w:rsidRPr="00E32D7F">
          <w:rPr>
            <w:rFonts w:ascii="Times New Roman" w:eastAsia="Times New Roman" w:hAnsi="Times New Roman" w:cs="Times New Roman"/>
            <w:sz w:val="28"/>
            <w:szCs w:val="28"/>
          </w:rPr>
          <w:t>Request/response,</w:t>
        </w:r>
      </w:ins>
      <w:ins w:id="3840" w:author="Nguyen Toan" w:date="2018-05-07T21:40:00Z">
        <w:r w:rsidR="003E0E76">
          <w:rPr>
            <w:rFonts w:ascii="Times New Roman" w:eastAsia="Times New Roman" w:hAnsi="Times New Roman" w:cs="Times New Roman"/>
            <w:sz w:val="28"/>
            <w:szCs w:val="28"/>
          </w:rPr>
          <w:t xml:space="preserve"> </w:t>
        </w:r>
      </w:ins>
      <w:ins w:id="3841" w:author="Nguyen Toan" w:date="2018-05-06T17:17:00Z">
        <w:r w:rsidR="00406929" w:rsidRPr="00E32D7F">
          <w:rPr>
            <w:rFonts w:ascii="Times New Roman" w:eastAsia="Times New Roman" w:hAnsi="Times New Roman" w:cs="Times New Roman"/>
            <w:sz w:val="28"/>
            <w:szCs w:val="28"/>
          </w:rPr>
          <w:t>Request/multi-response, Event propagation),...</w:t>
        </w:r>
      </w:ins>
    </w:p>
    <w:p w14:paraId="79C33EE2" w14:textId="6FD548ED" w:rsidR="00AE1B3D" w:rsidRPr="005A5BC4" w:rsidDel="00F5507F" w:rsidRDefault="00AE1B3D" w:rsidP="00966627">
      <w:pPr>
        <w:spacing w:after="120"/>
        <w:ind w:firstLine="567"/>
        <w:jc w:val="both"/>
        <w:rPr>
          <w:del w:id="3842" w:author="Nguyen Toan" w:date="2018-05-06T17:56:00Z"/>
          <w:rFonts w:ascii="Times New Roman" w:eastAsia="Times New Roman" w:hAnsi="Times New Roman" w:cs="Times New Roman"/>
          <w:sz w:val="28"/>
          <w:szCs w:val="28"/>
        </w:rPr>
      </w:pPr>
      <w:del w:id="3843" w:author="Nguyen Toan" w:date="2018-05-06T17:56:00Z">
        <w:r w:rsidRPr="005A5BC4" w:rsidDel="00F5507F">
          <w:rPr>
            <w:rFonts w:ascii="Times New Roman" w:eastAsia="Times New Roman" w:hAnsi="Times New Roman" w:cs="Times New Roman"/>
            <w:sz w:val="28"/>
            <w:szCs w:val="28"/>
          </w:rPr>
          <w:delText>Các đặc tính của một hệ thống nền tảng tích hợp ESB:</w:delText>
        </w:r>
      </w:del>
    </w:p>
    <w:p w14:paraId="52506DBE" w14:textId="2BC59988" w:rsidR="00AE1B3D" w:rsidRPr="00E32D7F" w:rsidDel="00F5507F" w:rsidRDefault="00AE1B3D" w:rsidP="00F26AFE">
      <w:pPr>
        <w:pStyle w:val="ListParagraph"/>
        <w:numPr>
          <w:ilvl w:val="0"/>
          <w:numId w:val="9"/>
        </w:numPr>
        <w:spacing w:before="60" w:after="60" w:line="288" w:lineRule="auto"/>
        <w:jc w:val="both"/>
        <w:rPr>
          <w:del w:id="3844" w:author="Nguyen Toan" w:date="2018-05-06T17:56:00Z"/>
          <w:rFonts w:ascii="Times New Roman" w:eastAsia="Times New Roman" w:hAnsi="Times New Roman" w:cs="Times New Roman"/>
          <w:sz w:val="28"/>
          <w:szCs w:val="28"/>
        </w:rPr>
      </w:pPr>
      <w:del w:id="3845" w:author="Nguyen Toan" w:date="2018-05-06T17:56:00Z">
        <w:r w:rsidRPr="00E32D7F" w:rsidDel="00F5507F">
          <w:rPr>
            <w:rFonts w:ascii="Times New Roman" w:eastAsia="Times New Roman" w:hAnsi="Times New Roman" w:cs="Times New Roman"/>
            <w:sz w:val="28"/>
            <w:szCs w:val="28"/>
          </w:rPr>
          <w:delText>Cung cấp khả năng gọi dich vụ đồng bộ và không đồng bộ: Các dịch vụ có thể được triển khai bởi hàng loạt các công nghệ khác nhau. ESB cung cấp kết nối giữa các bên, tạo điều kiện thuận lợi cho sự tương tác giữa các ứng dụng với nhau.</w:delText>
        </w:r>
      </w:del>
    </w:p>
    <w:p w14:paraId="728F05C9" w14:textId="569FC3BB" w:rsidR="00AE1B3D" w:rsidRPr="00E32D7F" w:rsidDel="00F5507F" w:rsidRDefault="00AE1B3D" w:rsidP="00F26AFE">
      <w:pPr>
        <w:pStyle w:val="ListParagraph"/>
        <w:numPr>
          <w:ilvl w:val="0"/>
          <w:numId w:val="9"/>
        </w:numPr>
        <w:spacing w:before="60" w:after="60" w:line="288" w:lineRule="auto"/>
        <w:jc w:val="both"/>
        <w:rPr>
          <w:del w:id="3846" w:author="Nguyen Toan" w:date="2018-05-06T17:56:00Z"/>
          <w:rFonts w:ascii="Times New Roman" w:eastAsia="Times New Roman" w:hAnsi="Times New Roman" w:cs="Times New Roman"/>
          <w:sz w:val="28"/>
          <w:szCs w:val="28"/>
        </w:rPr>
      </w:pPr>
      <w:del w:id="3847" w:author="Nguyen Toan" w:date="2018-05-06T17:56:00Z">
        <w:r w:rsidRPr="00E32D7F" w:rsidDel="00F5507F">
          <w:rPr>
            <w:rFonts w:ascii="Times New Roman" w:eastAsia="Times New Roman" w:hAnsi="Times New Roman" w:cs="Times New Roman"/>
            <w:sz w:val="28"/>
            <w:szCs w:val="28"/>
          </w:rPr>
          <w:delText xml:space="preserve">Việc xử lý và chuyển đổi thông tin hoặc làm giàu thêm thông tin thực hiện trên lớp ESB và gần như trong suốt với các ứng dụng khác, </w:delText>
        </w:r>
      </w:del>
    </w:p>
    <w:p w14:paraId="73DDE235" w14:textId="001F7D9A" w:rsidR="00AE1B3D" w:rsidRPr="00E32D7F" w:rsidDel="00F5507F" w:rsidRDefault="00AE1B3D" w:rsidP="00F26AFE">
      <w:pPr>
        <w:pStyle w:val="ListParagraph"/>
        <w:numPr>
          <w:ilvl w:val="0"/>
          <w:numId w:val="9"/>
        </w:numPr>
        <w:spacing w:before="60" w:after="60" w:line="288" w:lineRule="auto"/>
        <w:jc w:val="both"/>
        <w:rPr>
          <w:del w:id="3848" w:author="Nguyen Toan" w:date="2018-05-06T17:56:00Z"/>
          <w:rFonts w:ascii="Times New Roman" w:eastAsia="Times New Roman" w:hAnsi="Times New Roman" w:cs="Times New Roman"/>
          <w:sz w:val="28"/>
          <w:szCs w:val="28"/>
        </w:rPr>
      </w:pPr>
      <w:del w:id="3849" w:author="Nguyen Toan" w:date="2018-05-06T17:56:00Z">
        <w:r w:rsidRPr="00E32D7F" w:rsidDel="00F5507F">
          <w:rPr>
            <w:rFonts w:ascii="Times New Roman" w:eastAsia="Times New Roman" w:hAnsi="Times New Roman" w:cs="Times New Roman"/>
            <w:sz w:val="28"/>
            <w:szCs w:val="28"/>
          </w:rPr>
          <w:delText xml:space="preserve">Tính  định tuyến  phân phối các thông  </w:delText>
        </w:r>
      </w:del>
    </w:p>
    <w:p w14:paraId="223C0491" w14:textId="532232F8" w:rsidR="00AE1B3D" w:rsidRPr="00E32D7F" w:rsidDel="00F5507F" w:rsidRDefault="00AE1B3D" w:rsidP="00F26AFE">
      <w:pPr>
        <w:pStyle w:val="ListParagraph"/>
        <w:numPr>
          <w:ilvl w:val="0"/>
          <w:numId w:val="9"/>
        </w:numPr>
        <w:spacing w:before="60" w:after="60" w:line="288" w:lineRule="auto"/>
        <w:jc w:val="both"/>
        <w:rPr>
          <w:del w:id="3850" w:author="Nguyen Toan" w:date="2018-05-06T17:56:00Z"/>
          <w:rFonts w:ascii="Times New Roman" w:eastAsia="Times New Roman" w:hAnsi="Times New Roman" w:cs="Times New Roman"/>
          <w:sz w:val="28"/>
          <w:szCs w:val="28"/>
        </w:rPr>
      </w:pPr>
      <w:del w:id="3851" w:author="Nguyen Toan" w:date="2018-05-06T17:56:00Z">
        <w:r w:rsidRPr="00E32D7F" w:rsidDel="00F5507F">
          <w:rPr>
            <w:rFonts w:ascii="Times New Roman" w:eastAsia="Times New Roman" w:hAnsi="Times New Roman" w:cs="Times New Roman"/>
            <w:sz w:val="28"/>
            <w:szCs w:val="28"/>
          </w:rPr>
          <w:delText>Theo dõi, kiểm soát thông điệp.</w:delText>
        </w:r>
      </w:del>
    </w:p>
    <w:p w14:paraId="7387E525" w14:textId="620A2C82" w:rsidR="00AE1B3D" w:rsidRPr="00E32D7F" w:rsidDel="00F5507F" w:rsidRDefault="00AE1B3D" w:rsidP="00F26AFE">
      <w:pPr>
        <w:pStyle w:val="ListParagraph"/>
        <w:numPr>
          <w:ilvl w:val="0"/>
          <w:numId w:val="9"/>
        </w:numPr>
        <w:spacing w:before="60" w:after="60" w:line="288" w:lineRule="auto"/>
        <w:jc w:val="both"/>
        <w:rPr>
          <w:del w:id="3852" w:author="Nguyen Toan" w:date="2018-05-06T17:56:00Z"/>
          <w:rFonts w:ascii="Times New Roman" w:eastAsia="Times New Roman" w:hAnsi="Times New Roman" w:cs="Times New Roman"/>
          <w:sz w:val="28"/>
          <w:szCs w:val="28"/>
        </w:rPr>
      </w:pPr>
      <w:del w:id="3853" w:author="Nguyen Toan" w:date="2018-05-06T17:56:00Z">
        <w:r w:rsidRPr="00E32D7F" w:rsidDel="00F5507F">
          <w:rPr>
            <w:rFonts w:ascii="Times New Roman" w:eastAsia="Times New Roman" w:hAnsi="Times New Roman" w:cs="Times New Roman"/>
            <w:sz w:val="28"/>
            <w:szCs w:val="28"/>
          </w:rPr>
          <w:delText>Thiết lập các luồng thông điệp hoặc sự kiện mới.</w:delText>
        </w:r>
      </w:del>
    </w:p>
    <w:p w14:paraId="3F6EBEAB" w14:textId="3B5A6C57" w:rsidR="00AE1B3D" w:rsidRPr="00E32D7F" w:rsidDel="00F5507F" w:rsidRDefault="00AE1B3D" w:rsidP="00F26AFE">
      <w:pPr>
        <w:pStyle w:val="ListParagraph"/>
        <w:numPr>
          <w:ilvl w:val="0"/>
          <w:numId w:val="9"/>
        </w:numPr>
        <w:spacing w:before="60" w:after="60" w:line="288" w:lineRule="auto"/>
        <w:jc w:val="both"/>
        <w:rPr>
          <w:del w:id="3854" w:author="Nguyen Toan" w:date="2018-05-06T17:56:00Z"/>
          <w:rFonts w:ascii="Times New Roman" w:eastAsia="Times New Roman" w:hAnsi="Times New Roman" w:cs="Times New Roman"/>
          <w:sz w:val="28"/>
          <w:szCs w:val="28"/>
        </w:rPr>
      </w:pPr>
      <w:del w:id="3855" w:author="Nguyen Toan" w:date="2018-05-06T17:56:00Z">
        <w:r w:rsidRPr="00E32D7F" w:rsidDel="00F5507F">
          <w:rPr>
            <w:rFonts w:ascii="Times New Roman" w:eastAsia="Times New Roman" w:hAnsi="Times New Roman" w:cs="Times New Roman"/>
            <w:sz w:val="28"/>
            <w:szCs w:val="28"/>
          </w:rPr>
          <w:delText>Hỗ trợ nhiều loại hình tương tác:Request/response,Request/multi-response, Event propagation),...</w:delText>
        </w:r>
      </w:del>
    </w:p>
    <w:p w14:paraId="36A82BB3" w14:textId="57758075" w:rsidR="00C22355" w:rsidRDefault="005449AB" w:rsidP="00966627">
      <w:pPr>
        <w:spacing w:after="120"/>
        <w:ind w:firstLine="567"/>
        <w:jc w:val="both"/>
        <w:rPr>
          <w:ins w:id="3856" w:author="Nguyen Toan" w:date="2018-05-06T17:17:00Z"/>
          <w:rFonts w:ascii="Times New Roman" w:eastAsia="Times New Roman" w:hAnsi="Times New Roman" w:cs="Times New Roman"/>
          <w:sz w:val="28"/>
          <w:szCs w:val="28"/>
        </w:rPr>
      </w:pPr>
      <w:ins w:id="3857" w:author="Nguyen Toan" w:date="2018-05-06T17:27:00Z">
        <w:r>
          <w:rPr>
            <w:rFonts w:ascii="Times New Roman" w:eastAsia="Times New Roman" w:hAnsi="Times New Roman" w:cs="Times New Roman"/>
            <w:sz w:val="28"/>
            <w:szCs w:val="28"/>
          </w:rPr>
          <w:t>Như vậy</w:t>
        </w:r>
        <w:r w:rsidR="00C117CD">
          <w:rPr>
            <w:rFonts w:ascii="Times New Roman" w:eastAsia="Times New Roman" w:hAnsi="Times New Roman" w:cs="Times New Roman"/>
            <w:sz w:val="28"/>
            <w:szCs w:val="28"/>
          </w:rPr>
          <w:t xml:space="preserve"> khi hệ thống được xây dựng với kiến trúc ESB sẽ có khả năng phân phối thông tin cho toàn bộ hệ thống một cách nhanh chóng và dễ dàng mặt khác vẫn ẩn đi các nền tảng phía sau của kiến trúc phần mềm và giao thức mạng. </w:t>
        </w:r>
      </w:ins>
      <w:ins w:id="3858" w:author="Nguyen Toan" w:date="2018-05-06T17:40:00Z">
        <w:r w:rsidR="000F2FFF">
          <w:rPr>
            <w:rFonts w:ascii="Times New Roman" w:eastAsia="Times New Roman" w:hAnsi="Times New Roman" w:cs="Times New Roman"/>
            <w:sz w:val="28"/>
            <w:szCs w:val="28"/>
          </w:rPr>
          <w:t xml:space="preserve">Hệ thống vẫn sẽ đảm bảo thông tin được chuyển đi thậm chí khi vài thành phần hoặc mạng bị ngừng hoạt động, </w:t>
        </w:r>
      </w:ins>
      <w:ins w:id="3859" w:author="Nguyen Toan" w:date="2018-05-06T17:42:00Z">
        <w:r w:rsidR="000F2FFF">
          <w:rPr>
            <w:rFonts w:ascii="Times New Roman" w:eastAsia="Times New Roman" w:hAnsi="Times New Roman" w:cs="Times New Roman"/>
            <w:sz w:val="28"/>
            <w:szCs w:val="28"/>
          </w:rPr>
          <w:t>gián đoạn. Thông tin trao đổi giữa các thành phần được định tuyến, lưu vết</w:t>
        </w:r>
      </w:ins>
      <w:ins w:id="3860" w:author="Nguyen Toan" w:date="2018-05-06T17:45:00Z">
        <w:r w:rsidR="001D71D1">
          <w:rPr>
            <w:rFonts w:ascii="Times New Roman" w:eastAsia="Times New Roman" w:hAnsi="Times New Roman" w:cs="Times New Roman"/>
            <w:sz w:val="28"/>
            <w:szCs w:val="28"/>
          </w:rPr>
          <w:t xml:space="preserve">. Quá trình triển khai cũng có thể thực hiện từng phần, không nhất thiết phải chuyển toàn bộ dịch vụ hay </w:t>
        </w:r>
      </w:ins>
      <w:ins w:id="3861" w:author="Nguyen Toan" w:date="2018-05-06T17:46:00Z">
        <w:r w:rsidR="001D71D1">
          <w:rPr>
            <w:rFonts w:ascii="Times New Roman" w:eastAsia="Times New Roman" w:hAnsi="Times New Roman" w:cs="Times New Roman"/>
            <w:sz w:val="28"/>
            <w:szCs w:val="28"/>
          </w:rPr>
          <w:t xml:space="preserve">toàn bộ </w:t>
        </w:r>
      </w:ins>
      <w:ins w:id="3862" w:author="Nguyen Toan" w:date="2018-05-06T17:45:00Z">
        <w:r w:rsidR="001D71D1">
          <w:rPr>
            <w:rFonts w:ascii="Times New Roman" w:eastAsia="Times New Roman" w:hAnsi="Times New Roman" w:cs="Times New Roman"/>
            <w:sz w:val="28"/>
            <w:szCs w:val="28"/>
          </w:rPr>
          <w:t xml:space="preserve">các ứng dụng </w:t>
        </w:r>
      </w:ins>
      <w:ins w:id="3863" w:author="Nguyen Toan" w:date="2018-05-06T17:46:00Z">
        <w:r w:rsidR="001D71D1">
          <w:rPr>
            <w:rFonts w:ascii="Times New Roman" w:eastAsia="Times New Roman" w:hAnsi="Times New Roman" w:cs="Times New Roman"/>
            <w:sz w:val="28"/>
            <w:szCs w:val="28"/>
          </w:rPr>
          <w:t>trong một lần.</w:t>
        </w:r>
      </w:ins>
    </w:p>
    <w:p w14:paraId="16957446" w14:textId="555460E9" w:rsidR="00AE1B3D" w:rsidRPr="005A5BC4" w:rsidDel="00D649F6" w:rsidRDefault="00AE1B3D" w:rsidP="00966627">
      <w:pPr>
        <w:spacing w:after="120"/>
        <w:ind w:firstLine="567"/>
        <w:jc w:val="both"/>
        <w:rPr>
          <w:del w:id="3864" w:author="Nguyen Toan" w:date="2018-05-06T17:56:00Z"/>
          <w:rFonts w:ascii="Times New Roman" w:eastAsia="Times New Roman" w:hAnsi="Times New Roman" w:cs="Times New Roman"/>
          <w:sz w:val="28"/>
          <w:szCs w:val="28"/>
        </w:rPr>
      </w:pPr>
      <w:del w:id="3865" w:author="Nguyen Toan" w:date="2018-05-06T17:56:00Z">
        <w:r w:rsidRPr="005A5BC4" w:rsidDel="00D649F6">
          <w:rPr>
            <w:rFonts w:ascii="Times New Roman" w:eastAsia="Times New Roman" w:hAnsi="Times New Roman" w:cs="Times New Roman"/>
            <w:sz w:val="28"/>
            <w:szCs w:val="28"/>
          </w:rPr>
          <w:delText>Như vậy khi hệ thống ESB được xây dựng thì hệ thống này có khả năng:</w:delText>
        </w:r>
      </w:del>
    </w:p>
    <w:p w14:paraId="7E9A6636" w14:textId="2116B160" w:rsidR="00AE1B3D" w:rsidRPr="005A5BC4" w:rsidDel="00D649F6" w:rsidRDefault="00AE1B3D" w:rsidP="00F26AFE">
      <w:pPr>
        <w:pStyle w:val="ListParagraph"/>
        <w:numPr>
          <w:ilvl w:val="0"/>
          <w:numId w:val="9"/>
        </w:numPr>
        <w:spacing w:before="60" w:after="60" w:line="288" w:lineRule="auto"/>
        <w:jc w:val="both"/>
        <w:rPr>
          <w:del w:id="3866" w:author="Nguyen Toan" w:date="2018-05-06T17:56:00Z"/>
          <w:rFonts w:ascii="Times New Roman" w:eastAsia="Times New Roman" w:hAnsi="Times New Roman" w:cs="Times New Roman"/>
          <w:sz w:val="28"/>
          <w:szCs w:val="28"/>
        </w:rPr>
      </w:pPr>
      <w:del w:id="3867" w:author="Nguyen Toan" w:date="2018-05-06T17:56:00Z">
        <w:r w:rsidRPr="005A5BC4" w:rsidDel="00D649F6">
          <w:rPr>
            <w:rFonts w:ascii="Times New Roman" w:eastAsia="Times New Roman" w:hAnsi="Times New Roman" w:cs="Times New Roman"/>
            <w:sz w:val="28"/>
            <w:szCs w:val="28"/>
          </w:rPr>
          <w:delText>Phân phối thông tin cho toàn bộ doanh nghiệp một cách nhanh chóng và dễ dàng.</w:delText>
        </w:r>
      </w:del>
    </w:p>
    <w:p w14:paraId="04501C15" w14:textId="7E9F6479" w:rsidR="00AE1B3D" w:rsidRPr="005A5BC4" w:rsidDel="00D649F6" w:rsidRDefault="00AE1B3D" w:rsidP="00F26AFE">
      <w:pPr>
        <w:pStyle w:val="ListParagraph"/>
        <w:numPr>
          <w:ilvl w:val="0"/>
          <w:numId w:val="9"/>
        </w:numPr>
        <w:spacing w:before="60" w:after="60" w:line="288" w:lineRule="auto"/>
        <w:jc w:val="both"/>
        <w:rPr>
          <w:del w:id="3868" w:author="Nguyen Toan" w:date="2018-05-06T17:56:00Z"/>
          <w:rFonts w:ascii="Times New Roman" w:eastAsia="Times New Roman" w:hAnsi="Times New Roman" w:cs="Times New Roman"/>
          <w:sz w:val="28"/>
          <w:szCs w:val="28"/>
        </w:rPr>
      </w:pPr>
      <w:del w:id="3869" w:author="Nguyen Toan" w:date="2018-05-06T17:56:00Z">
        <w:r w:rsidRPr="005A5BC4" w:rsidDel="00D649F6">
          <w:rPr>
            <w:rFonts w:ascii="Times New Roman" w:eastAsia="Times New Roman" w:hAnsi="Times New Roman" w:cs="Times New Roman"/>
            <w:sz w:val="28"/>
            <w:szCs w:val="28"/>
          </w:rPr>
          <w:delText>Ẩn đi các nền tảng khác nhau phía sau của kiến trúc phần mềm và các giao thức mạng.</w:delText>
        </w:r>
      </w:del>
    </w:p>
    <w:p w14:paraId="10520BDA" w14:textId="459934F9" w:rsidR="00AE1B3D" w:rsidRPr="005A5BC4" w:rsidDel="00D649F6" w:rsidRDefault="00AE1B3D" w:rsidP="00F26AFE">
      <w:pPr>
        <w:pStyle w:val="ListParagraph"/>
        <w:numPr>
          <w:ilvl w:val="0"/>
          <w:numId w:val="9"/>
        </w:numPr>
        <w:spacing w:before="60" w:after="60" w:line="288" w:lineRule="auto"/>
        <w:jc w:val="both"/>
        <w:rPr>
          <w:del w:id="3870" w:author="Nguyen Toan" w:date="2018-05-06T17:56:00Z"/>
          <w:rFonts w:ascii="Times New Roman" w:eastAsia="Times New Roman" w:hAnsi="Times New Roman" w:cs="Times New Roman"/>
          <w:sz w:val="28"/>
          <w:szCs w:val="28"/>
        </w:rPr>
      </w:pPr>
      <w:del w:id="3871" w:author="Nguyen Toan" w:date="2018-05-06T17:56:00Z">
        <w:r w:rsidRPr="005A5BC4" w:rsidDel="00D649F6">
          <w:rPr>
            <w:rFonts w:ascii="Times New Roman" w:eastAsia="Times New Roman" w:hAnsi="Times New Roman" w:cs="Times New Roman"/>
            <w:sz w:val="28"/>
            <w:szCs w:val="28"/>
          </w:rPr>
          <w:delText>Đảm bảo thông tin được chuyển đi cho dù thậm chí khi vài hệ thống hoặc mạng bị ngừng hoạt động gián đoạn.</w:delText>
        </w:r>
      </w:del>
    </w:p>
    <w:p w14:paraId="369D62D8" w14:textId="21920F46" w:rsidR="00AE1B3D" w:rsidRPr="005A5BC4" w:rsidDel="00D649F6" w:rsidRDefault="00AE1B3D" w:rsidP="00F26AFE">
      <w:pPr>
        <w:pStyle w:val="ListParagraph"/>
        <w:numPr>
          <w:ilvl w:val="0"/>
          <w:numId w:val="9"/>
        </w:numPr>
        <w:spacing w:before="60" w:after="60" w:line="288" w:lineRule="auto"/>
        <w:jc w:val="both"/>
        <w:rPr>
          <w:del w:id="3872" w:author="Nguyen Toan" w:date="2018-05-06T17:56:00Z"/>
          <w:rFonts w:ascii="Times New Roman" w:eastAsia="Times New Roman" w:hAnsi="Times New Roman" w:cs="Times New Roman"/>
          <w:sz w:val="28"/>
          <w:szCs w:val="28"/>
        </w:rPr>
      </w:pPr>
      <w:del w:id="3873" w:author="Nguyen Toan" w:date="2018-05-06T17:56:00Z">
        <w:r w:rsidRPr="005A5BC4" w:rsidDel="00D649F6">
          <w:rPr>
            <w:rFonts w:ascii="Times New Roman" w:eastAsia="Times New Roman" w:hAnsi="Times New Roman" w:cs="Times New Roman"/>
            <w:sz w:val="28"/>
            <w:szCs w:val="28"/>
          </w:rPr>
          <w:delText>Định tuyến, lưu vết và lưu trữ thông tin không đòi hỏi các ứng dụng cần viết lại.</w:delText>
        </w:r>
      </w:del>
    </w:p>
    <w:p w14:paraId="4EE5B83B" w14:textId="46574320" w:rsidR="00AE1B3D" w:rsidRPr="005A5BC4" w:rsidDel="00D649F6" w:rsidRDefault="00AE1B3D" w:rsidP="00F26AFE">
      <w:pPr>
        <w:pStyle w:val="ListParagraph"/>
        <w:numPr>
          <w:ilvl w:val="0"/>
          <w:numId w:val="9"/>
        </w:numPr>
        <w:spacing w:before="60" w:after="60" w:line="288" w:lineRule="auto"/>
        <w:jc w:val="both"/>
        <w:rPr>
          <w:del w:id="3874" w:author="Nguyen Toan" w:date="2018-05-06T17:56:00Z"/>
          <w:rFonts w:ascii="Times New Roman" w:eastAsia="Times New Roman" w:hAnsi="Times New Roman" w:cs="Times New Roman"/>
          <w:sz w:val="28"/>
          <w:szCs w:val="28"/>
        </w:rPr>
      </w:pPr>
      <w:del w:id="3875" w:author="Nguyen Toan" w:date="2018-05-06T17:56:00Z">
        <w:r w:rsidRPr="005A5BC4" w:rsidDel="00D649F6">
          <w:rPr>
            <w:rFonts w:ascii="Times New Roman" w:eastAsia="Times New Roman" w:hAnsi="Times New Roman" w:cs="Times New Roman"/>
            <w:sz w:val="28"/>
            <w:szCs w:val="28"/>
          </w:rPr>
          <w:delText xml:space="preserve">Đáp ứng việc triển khai từng phần, doanh nghiệp không nhất thiết phải chuyển toàn bộ dịch vụ hay các ứng dụng ngay hoặc toàn bộ trong một lần. </w:delText>
        </w:r>
      </w:del>
    </w:p>
    <w:p w14:paraId="5DD99F60" w14:textId="77777777" w:rsidR="00AE1B3D" w:rsidRPr="00F12627" w:rsidRDefault="00AE1B3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w:t>
      </w:r>
      <w:r w:rsidRPr="005A5BC4">
        <w:rPr>
          <w:rFonts w:ascii="Times New Roman" w:eastAsia="Times New Roman" w:hAnsi="Times New Roman" w:cs="Times New Roman"/>
          <w:sz w:val="28"/>
          <w:szCs w:val="28"/>
        </w:rPr>
        <w:t xml:space="preserve"> hình ESB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1701DA"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Pr>
          <w:rFonts w:ascii="Times New Roman" w:eastAsia="Times New Roman" w:hAnsi="Times New Roman" w:cs="Times New Roman"/>
          <w:sz w:val="28"/>
          <w:szCs w:val="28"/>
        </w:rPr>
        <w:t xml:space="preserve"> kiến trúc hướng dịch vụ (SOA).</w:t>
      </w:r>
    </w:p>
    <w:p w14:paraId="51A485A5" w14:textId="24BF1AC8" w:rsidR="001A6C17" w:rsidRPr="001C7EDB" w:rsidDel="00761E4D" w:rsidRDefault="001A6C17" w:rsidP="001A6C17">
      <w:pPr>
        <w:pStyle w:val="Caption"/>
        <w:jc w:val="center"/>
        <w:rPr>
          <w:del w:id="3876" w:author="Nguyen Toan" w:date="2018-05-06T17:47:00Z"/>
          <w:rFonts w:ascii="Times New Roman" w:hAnsi="Times New Roman" w:cs="Times New Roman"/>
          <w:i w:val="0"/>
          <w:color w:val="auto"/>
          <w:sz w:val="28"/>
          <w:szCs w:val="28"/>
        </w:rPr>
      </w:pPr>
      <w:bookmarkStart w:id="3877" w:name="_Toc512953076"/>
      <w:bookmarkStart w:id="3878" w:name="_Toc512953077"/>
      <w:bookmarkStart w:id="3879" w:name="_Toc512953078"/>
      <w:bookmarkStart w:id="3880" w:name="_Toc512953079"/>
      <w:bookmarkStart w:id="3881" w:name="_Toc512953080"/>
      <w:bookmarkStart w:id="3882" w:name="_Toc512953081"/>
      <w:bookmarkStart w:id="3883" w:name="_Toc512953082"/>
      <w:bookmarkStart w:id="3884" w:name="_Toc513584064"/>
      <w:bookmarkStart w:id="3885" w:name="_Toc513613687"/>
      <w:bookmarkEnd w:id="3877"/>
      <w:bookmarkEnd w:id="3878"/>
      <w:bookmarkEnd w:id="3879"/>
      <w:bookmarkEnd w:id="3880"/>
      <w:bookmarkEnd w:id="3881"/>
      <w:bookmarkEnd w:id="3882"/>
      <w:bookmarkEnd w:id="3883"/>
      <w:bookmarkEnd w:id="3884"/>
      <w:bookmarkEnd w:id="3885"/>
    </w:p>
    <w:p w14:paraId="50697E6E" w14:textId="59F84174" w:rsidR="00891A42" w:rsidRPr="00966627" w:rsidRDefault="00891A42" w:rsidP="00966627">
      <w:pPr>
        <w:pStyle w:val="Heading2"/>
        <w:numPr>
          <w:ilvl w:val="1"/>
          <w:numId w:val="12"/>
        </w:numPr>
        <w:spacing w:before="240"/>
        <w:ind w:left="431" w:hanging="431"/>
        <w:rPr>
          <w:rFonts w:ascii="Times New Roman" w:eastAsia="Times New Roman" w:hAnsi="Times New Roman" w:cs="Times New Roman"/>
          <w:b/>
          <w:sz w:val="28"/>
          <w:szCs w:val="28"/>
        </w:rPr>
      </w:pPr>
      <w:bookmarkStart w:id="3886" w:name="_Toc513613688"/>
      <w:r w:rsidRPr="00966627">
        <w:rPr>
          <w:rFonts w:ascii="Times New Roman" w:eastAsia="Times New Roman" w:hAnsi="Times New Roman" w:cs="Times New Roman"/>
          <w:b/>
          <w:sz w:val="28"/>
          <w:szCs w:val="28"/>
        </w:rPr>
        <w:t>Xây dựng hệ thống ESB dựa trên nền tảng MuleESB</w:t>
      </w:r>
      <w:bookmarkEnd w:id="3886"/>
    </w:p>
    <w:p w14:paraId="4CAD3842" w14:textId="06EF72B9" w:rsidR="00BE3D4C" w:rsidRDefault="00D04503" w:rsidP="00966627">
      <w:pPr>
        <w:spacing w:after="120"/>
        <w:ind w:firstLine="567"/>
        <w:jc w:val="both"/>
        <w:rPr>
          <w:ins w:id="3887" w:author="Nguyen Toan" w:date="2018-05-08T00:14: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w:t>
      </w:r>
      <w:r w:rsidRPr="005A5BC4">
        <w:rPr>
          <w:rFonts w:ascii="Times New Roman" w:eastAsia="Times New Roman" w:hAnsi="Times New Roman" w:cs="Times New Roman"/>
          <w:sz w:val="28"/>
          <w:szCs w:val="28"/>
        </w:rPr>
        <w:lastRenderedPageBreak/>
        <w:t xml:space="preserve">không cần phải tốn nhiều công sức trong việc chuyển đổi dữ liệu giúp các ứng dụng giao tiếp với nhau. </w:t>
      </w:r>
      <w:ins w:id="3888" w:author="Nguyen Toan" w:date="2018-05-08T00:14:00Z">
        <w:r w:rsidR="00BE3D4C" w:rsidRPr="00BE3D4C">
          <w:rPr>
            <w:rFonts w:ascii="Times New Roman" w:eastAsia="Times New Roman" w:hAnsi="Times New Roman" w:cs="Times New Roman"/>
            <w:sz w:val="28"/>
            <w:szCs w:val="28"/>
          </w:rPr>
          <w:t>Trong khi đó các giải pháp ESB bản thương mại như Oracle Service Bus, IBM Websph</w:t>
        </w:r>
        <w:r w:rsidR="00BE3D4C">
          <w:rPr>
            <w:rFonts w:ascii="Times New Roman" w:eastAsia="Times New Roman" w:hAnsi="Times New Roman" w:cs="Times New Roman"/>
            <w:sz w:val="28"/>
            <w:szCs w:val="28"/>
          </w:rPr>
          <w:t>ere Enterprise Service Bus</w:t>
        </w:r>
        <w:r w:rsidR="00BE3D4C" w:rsidRPr="00BE3D4C">
          <w:rPr>
            <w:rFonts w:ascii="Times New Roman" w:eastAsia="Times New Roman" w:hAnsi="Times New Roman" w:cs="Times New Roman"/>
            <w:sz w:val="28"/>
            <w:szCs w:val="28"/>
          </w:rPr>
          <w:t xml:space="preserve"> … gây tốn kém chi phí cho doanh nghiệp, các giải pháp này còn mang tính đóng, lập trình viên không thể kiểm soát được nội dung bên trong của mã nguồn</w:t>
        </w:r>
      </w:ins>
      <w:del w:id="3889" w:author="Nguyen Toan" w:date="2018-05-08T00:14:00Z">
        <w:r w:rsidRPr="005A5BC4" w:rsidDel="00BE3D4C">
          <w:rPr>
            <w:rFonts w:ascii="Times New Roman" w:eastAsia="Times New Roman" w:hAnsi="Times New Roman" w:cs="Times New Roman"/>
            <w:sz w:val="28"/>
            <w:szCs w:val="28"/>
          </w:rPr>
          <w:delText>Trong khi đó các giải pháp ESB bản thương mại gây tốn kém chi phí cho doanh nghiệp</w:delText>
        </w:r>
      </w:del>
      <w:r w:rsidRPr="005A5BC4">
        <w:rPr>
          <w:rFonts w:ascii="Times New Roman" w:eastAsia="Times New Roman" w:hAnsi="Times New Roman" w:cs="Times New Roman"/>
          <w:sz w:val="28"/>
          <w:szCs w:val="28"/>
        </w:rPr>
        <w:t>. MuleES</w:t>
      </w:r>
      <w:ins w:id="3890" w:author="Nguyen Toan" w:date="2018-05-07T21:41:00Z">
        <w:r w:rsidR="003E0E76">
          <w:rPr>
            <w:rFonts w:ascii="Times New Roman" w:eastAsia="Times New Roman" w:hAnsi="Times New Roman" w:cs="Times New Roman"/>
            <w:sz w:val="28"/>
            <w:szCs w:val="28"/>
          </w:rPr>
          <w:t>B</w:t>
        </w:r>
      </w:ins>
      <w:customXmlInsRangeStart w:id="3891" w:author="Nguyen Toan" w:date="2018-05-07T21:41:00Z"/>
      <w:sdt>
        <w:sdtPr>
          <w:rPr>
            <w:rFonts w:ascii="Times New Roman" w:eastAsia="Times New Roman" w:hAnsi="Times New Roman" w:cs="Times New Roman"/>
            <w:sz w:val="28"/>
            <w:szCs w:val="28"/>
          </w:rPr>
          <w:id w:val="1549105046"/>
          <w:citation/>
        </w:sdtPr>
        <w:sdtContent>
          <w:customXmlInsRangeEnd w:id="3891"/>
          <w:ins w:id="3892"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MuleSoft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[6]</w:t>
          </w:r>
          <w:ins w:id="3893" w:author="Nguyen Toan" w:date="2018-05-07T21:41:00Z">
            <w:r w:rsidR="003E0E76">
              <w:rPr>
                <w:rFonts w:ascii="Times New Roman" w:eastAsia="Times New Roman" w:hAnsi="Times New Roman" w:cs="Times New Roman"/>
                <w:sz w:val="28"/>
                <w:szCs w:val="28"/>
              </w:rPr>
              <w:fldChar w:fldCharType="end"/>
            </w:r>
          </w:ins>
          <w:customXmlInsRangeStart w:id="3894" w:author="Nguyen Toan" w:date="2018-05-07T21:41:00Z"/>
        </w:sdtContent>
      </w:sdt>
      <w:customXmlInsRangeEnd w:id="3894"/>
      <w:del w:id="3895" w:author="Nguyen Toan" w:date="2018-05-07T21:41:00Z">
        <w:r w:rsidRPr="005A5BC4" w:rsidDel="003E0E76">
          <w:rPr>
            <w:rFonts w:ascii="Times New Roman" w:eastAsia="Times New Roman" w:hAnsi="Times New Roman" w:cs="Times New Roman"/>
            <w:sz w:val="28"/>
            <w:szCs w:val="28"/>
          </w:rPr>
          <w:delText>B</w:delText>
        </w:r>
        <w:r w:rsidR="002E2135" w:rsidDel="003E0E76">
          <w:rPr>
            <w:rFonts w:ascii="Times New Roman" w:eastAsia="Times New Roman" w:hAnsi="Times New Roman" w:cs="Times New Roman"/>
            <w:sz w:val="28"/>
            <w:szCs w:val="28"/>
          </w:rPr>
          <w:delText xml:space="preserve"> [</w:delText>
        </w:r>
        <w:r w:rsidR="008710E8" w:rsidDel="003E0E76">
          <w:rPr>
            <w:rFonts w:ascii="Times New Roman" w:eastAsia="Times New Roman" w:hAnsi="Times New Roman" w:cs="Times New Roman"/>
            <w:sz w:val="28"/>
            <w:szCs w:val="28"/>
          </w:rPr>
          <w:delText>9</w:delText>
        </w:r>
        <w:r w:rsidR="002E2135"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đưa ra cách giải quyết vấn đề thường gặp ở các doanh nghiệp trong việc tích hợp, kiến trúc hệ thống.</w:t>
      </w:r>
    </w:p>
    <w:p w14:paraId="7A242324" w14:textId="0541FF6F" w:rsidR="00D04503" w:rsidRPr="005A5BC4" w:rsidDel="00BE3D4C" w:rsidRDefault="00D04503" w:rsidP="00966627">
      <w:pPr>
        <w:spacing w:after="120"/>
        <w:ind w:firstLine="567"/>
        <w:jc w:val="both"/>
        <w:rPr>
          <w:del w:id="3896" w:author="Nguyen Toan" w:date="2018-05-08T00:15:00Z"/>
          <w:rFonts w:ascii="Times New Roman" w:eastAsia="Times New Roman" w:hAnsi="Times New Roman" w:cs="Times New Roman"/>
          <w:sz w:val="28"/>
          <w:szCs w:val="28"/>
        </w:rPr>
      </w:pPr>
      <w:del w:id="3897" w:author="Nguyen Toan" w:date="2018-05-08T00:15:00Z">
        <w:r w:rsidRPr="005A5BC4" w:rsidDel="00BE3D4C">
          <w:rPr>
            <w:rFonts w:ascii="Times New Roman" w:eastAsia="Times New Roman" w:hAnsi="Times New Roman" w:cs="Times New Roman"/>
            <w:sz w:val="28"/>
            <w:szCs w:val="28"/>
          </w:rPr>
          <w:delText xml:space="preserve"> </w:delText>
        </w:r>
        <w:bookmarkStart w:id="3898" w:name="_Toc513584066"/>
        <w:bookmarkStart w:id="3899" w:name="_Toc513613689"/>
        <w:bookmarkEnd w:id="3898"/>
        <w:bookmarkEnd w:id="3899"/>
      </w:del>
    </w:p>
    <w:p w14:paraId="57650C78" w14:textId="77777777" w:rsidR="00D04503" w:rsidRPr="00966627" w:rsidRDefault="00D0450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3900" w:name="_Toc513613690"/>
      <w:r w:rsidRPr="00966627">
        <w:rPr>
          <w:rFonts w:ascii="Times New Roman" w:eastAsia="Times New Roman" w:hAnsi="Times New Roman" w:cs="Times New Roman"/>
          <w:b/>
          <w:color w:val="auto"/>
        </w:rPr>
        <w:t>Mule framework</w:t>
      </w:r>
      <w:bookmarkEnd w:id="3900"/>
    </w:p>
    <w:p w14:paraId="5A9C431D" w14:textId="7F786AFC" w:rsidR="00D04503" w:rsidRDefault="00D04503" w:rsidP="00966627">
      <w:pPr>
        <w:spacing w:after="120"/>
        <w:ind w:firstLine="567"/>
        <w:jc w:val="both"/>
        <w:rPr>
          <w:ins w:id="3901" w:author="Nguyen Toan" w:date="2018-05-05T22:51: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Mule</w:t>
      </w:r>
      <w:customXmlInsRangeStart w:id="3902" w:author="Nguyen Toan" w:date="2018-05-07T21:41:00Z"/>
      <w:sdt>
        <w:sdtPr>
          <w:rPr>
            <w:rFonts w:ascii="Times New Roman" w:eastAsia="Times New Roman" w:hAnsi="Times New Roman" w:cs="Times New Roman"/>
            <w:sz w:val="28"/>
            <w:szCs w:val="28"/>
          </w:rPr>
          <w:id w:val="-695385386"/>
          <w:citation/>
        </w:sdtPr>
        <w:sdtContent>
          <w:customXmlInsRangeEnd w:id="3902"/>
          <w:ins w:id="3903"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[7]</w:t>
          </w:r>
          <w:ins w:id="3904" w:author="Nguyen Toan" w:date="2018-05-07T21:41:00Z">
            <w:r w:rsidR="003E0E76">
              <w:rPr>
                <w:rFonts w:ascii="Times New Roman" w:eastAsia="Times New Roman" w:hAnsi="Times New Roman" w:cs="Times New Roman"/>
                <w:sz w:val="28"/>
                <w:szCs w:val="28"/>
              </w:rPr>
              <w:fldChar w:fldCharType="end"/>
            </w:r>
          </w:ins>
          <w:customXmlInsRangeStart w:id="3905" w:author="Nguyen Toan" w:date="2018-05-07T21:41:00Z"/>
        </w:sdtContent>
      </w:sdt>
      <w:customXmlInsRangeEnd w:id="3905"/>
      <w:del w:id="3906" w:author="Nguyen Toan" w:date="2018-05-07T21:41:00Z">
        <w:r w:rsidR="00AD1576" w:rsidDel="003E0E76">
          <w:rPr>
            <w:rFonts w:ascii="Times New Roman" w:eastAsia="Times New Roman" w:hAnsi="Times New Roman" w:cs="Times New Roman"/>
            <w:sz w:val="28"/>
            <w:szCs w:val="28"/>
          </w:rPr>
          <w:delText xml:space="preserve"> [</w:delText>
        </w:r>
        <w:r w:rsidR="00143432" w:rsidDel="003E0E76">
          <w:rPr>
            <w:rFonts w:ascii="Times New Roman" w:eastAsia="Times New Roman" w:hAnsi="Times New Roman" w:cs="Times New Roman"/>
            <w:sz w:val="28"/>
            <w:szCs w:val="28"/>
          </w:rPr>
          <w:delText>9</w:delText>
        </w:r>
        <w:r w:rsidR="00AD1576"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là một trong những </w:t>
      </w:r>
      <w:del w:id="3907" w:author="Nguyen Toan" w:date="2018-05-07T22:29:00Z">
        <w:r w:rsidRPr="005A5BC4" w:rsidDel="002723DD">
          <w:rPr>
            <w:rFonts w:ascii="Times New Roman" w:eastAsia="Times New Roman" w:hAnsi="Times New Roman" w:cs="Times New Roman"/>
            <w:sz w:val="28"/>
            <w:szCs w:val="28"/>
          </w:rPr>
          <w:delText xml:space="preserve">project </w:delText>
        </w:r>
      </w:del>
      <w:ins w:id="3908" w:author="Nguyen Toan" w:date="2018-05-07T22:29:00Z">
        <w:r w:rsidR="002723DD">
          <w:rPr>
            <w:rFonts w:ascii="Times New Roman" w:eastAsia="Times New Roman" w:hAnsi="Times New Roman" w:cs="Times New Roman"/>
            <w:sz w:val="28"/>
            <w:szCs w:val="28"/>
          </w:rPr>
          <w:t>d</w:t>
        </w:r>
      </w:ins>
      <w:ins w:id="3909" w:author="Nguyen Toan" w:date="2018-05-07T22:30:00Z">
        <w:r w:rsidR="002723DD">
          <w:rPr>
            <w:rFonts w:ascii="Times New Roman" w:eastAsia="Times New Roman" w:hAnsi="Times New Roman" w:cs="Times New Roman"/>
            <w:sz w:val="28"/>
            <w:szCs w:val="28"/>
          </w:rPr>
          <w:t>ự án</w:t>
        </w:r>
      </w:ins>
      <w:ins w:id="3910" w:author="Nguyen Toan" w:date="2018-05-07T22:29:00Z">
        <w:r w:rsidR="002723DD" w:rsidRPr="005A5BC4">
          <w:rPr>
            <w:rFonts w:ascii="Times New Roman" w:eastAsia="Times New Roman" w:hAnsi="Times New Roman" w:cs="Times New Roman"/>
            <w:sz w:val="28"/>
            <w:szCs w:val="28"/>
          </w:rPr>
          <w:t xml:space="preserve"> </w:t>
        </w:r>
      </w:ins>
      <w:r w:rsidRPr="005A5BC4">
        <w:rPr>
          <w:rFonts w:ascii="Times New Roman" w:eastAsia="Times New Roman" w:hAnsi="Times New Roman" w:cs="Times New Roman"/>
          <w:sz w:val="28"/>
          <w:szCs w:val="28"/>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2F98B314" w:rsidR="004D7B1E" w:rsidRPr="00AA6C1D" w:rsidRDefault="004D7B1E" w:rsidP="004D7B1E">
      <w:pPr>
        <w:spacing w:after="120"/>
        <w:ind w:firstLine="567"/>
        <w:jc w:val="both"/>
        <w:rPr>
          <w:ins w:id="3911" w:author="Nguyen Toan" w:date="2018-05-05T22:51:00Z"/>
          <w:rFonts w:ascii="Times New Roman" w:eastAsia="Times New Roman" w:hAnsi="Times New Roman" w:cs="Times New Roman"/>
          <w:sz w:val="28"/>
          <w:szCs w:val="28"/>
        </w:rPr>
      </w:pPr>
      <w:ins w:id="3912" w:author="Nguyen Toan" w:date="2018-05-05T22:51:00Z">
        <w:r w:rsidRPr="00AA6C1D">
          <w:rPr>
            <w:rFonts w:ascii="Times New Roman" w:eastAsia="Times New Roman" w:hAnsi="Times New Roman" w:cs="Times New Roman"/>
            <w:sz w:val="28"/>
            <w:szCs w:val="28"/>
          </w:rPr>
          <w:t>Mule</w:t>
        </w:r>
        <w:del w:id="3913" w:author="LoanDT" w:date="2018-05-08T23:13:00Z">
          <w:r w:rsidRPr="00AA6C1D" w:rsidDel="0023271D">
            <w:rPr>
              <w:rFonts w:ascii="Times New Roman" w:eastAsia="Times New Roman" w:hAnsi="Times New Roman" w:cs="Times New Roman"/>
              <w:sz w:val="28"/>
              <w:szCs w:val="28"/>
            </w:rPr>
            <w:delText>, công cụ runtime của Anypoint Platform,</w:delText>
          </w:r>
        </w:del>
        <w:r w:rsidRPr="00AA6C1D">
          <w:rPr>
            <w:rFonts w:ascii="Times New Roman" w:eastAsia="Times New Roman" w:hAnsi="Times New Roman" w:cs="Times New Roman"/>
            <w:sz w:val="28"/>
            <w:szCs w:val="28"/>
          </w:rPr>
          <w:t xml:space="preserve"> là một nền tảng tích hợp dựa trên Java</w:t>
        </w:r>
        <w:r>
          <w:rPr>
            <w:rFonts w:ascii="Times New Roman" w:eastAsia="Times New Roman" w:hAnsi="Times New Roman" w:cs="Times New Roman"/>
            <w:sz w:val="28"/>
            <w:szCs w:val="28"/>
          </w:rPr>
          <w:t>,</w:t>
        </w:r>
        <w:r w:rsidRPr="00AA6C1D">
          <w:rPr>
            <w:rFonts w:ascii="Times New Roman" w:eastAsia="Times New Roman" w:hAnsi="Times New Roman" w:cs="Times New Roman"/>
            <w:sz w:val="28"/>
            <w:szCs w:val="28"/>
          </w:rPr>
          <w:t xml:space="preserve"> cho phép các nhà phát triển kết nối các ứng dụng với nhau một cách nhanh chóng và dễ dàng,</w:t>
        </w:r>
        <w:r>
          <w:rPr>
            <w:rFonts w:ascii="Times New Roman" w:eastAsia="Times New Roman" w:hAnsi="Times New Roman" w:cs="Times New Roman"/>
            <w:sz w:val="28"/>
            <w:szCs w:val="28"/>
          </w:rPr>
          <w:t xml:space="preserve"> giúp các ứng dụng</w:t>
        </w:r>
        <w:r w:rsidRPr="00AA6C1D">
          <w:rPr>
            <w:rFonts w:ascii="Times New Roman" w:eastAsia="Times New Roman" w:hAnsi="Times New Roman" w:cs="Times New Roman"/>
            <w:sz w:val="28"/>
            <w:szCs w:val="28"/>
          </w:rPr>
          <w:t xml:space="preserve"> trao đổi dữ liệu</w:t>
        </w:r>
        <w:r>
          <w:rPr>
            <w:rFonts w:ascii="Times New Roman" w:eastAsia="Times New Roman" w:hAnsi="Times New Roman" w:cs="Times New Roman"/>
            <w:sz w:val="28"/>
            <w:szCs w:val="28"/>
          </w:rPr>
          <w:t xml:space="preserve"> với nhau</w:t>
        </w:r>
        <w:r w:rsidRPr="00AA6C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Mule</w:t>
        </w:r>
        <w:r w:rsidRPr="00AA6C1D">
          <w:rPr>
            <w:rFonts w:ascii="Times New Roman" w:eastAsia="Times New Roman" w:hAnsi="Times New Roman" w:cs="Times New Roman"/>
            <w:sz w:val="28"/>
            <w:szCs w:val="28"/>
          </w:rPr>
          <w:t xml:space="preserve"> cho phép tích hợp các hệ thống hiện có, bất kể các công nghệ khác nhau mà các ứng dụng sử dụng, bao gồm JMS, Dịch vụ Web, JDBC, HTTP, và nhiều hơn nữa. </w:t>
        </w:r>
        <w:r>
          <w:rPr>
            <w:rFonts w:ascii="Times New Roman" w:eastAsia="Times New Roman" w:hAnsi="Times New Roman" w:cs="Times New Roman"/>
            <w:sz w:val="28"/>
            <w:szCs w:val="28"/>
          </w:rPr>
          <w:t xml:space="preserve">Kiến trúc </w:t>
        </w:r>
        <w:r w:rsidRPr="00AA6C1D">
          <w:rPr>
            <w:rFonts w:ascii="Times New Roman" w:eastAsia="Times New Roman" w:hAnsi="Times New Roman" w:cs="Times New Roman"/>
            <w:sz w:val="28"/>
            <w:szCs w:val="28"/>
          </w:rPr>
          <w:t>ESB có thể được triển khai ở mọi nơi, có thể tích hợp và sắp xếp các sự kiện theo thời gian thực hoặc theo lô và có kết nối chung.</w:t>
        </w:r>
      </w:ins>
      <w:ins w:id="3914" w:author="LoanDT" w:date="2018-05-08T23:13:00Z">
        <w:r w:rsidR="00257E44">
          <w:rPr>
            <w:rFonts w:ascii="Times New Roman" w:eastAsia="Times New Roman" w:hAnsi="Times New Roman" w:cs="Times New Roman"/>
            <w:sz w:val="28"/>
            <w:szCs w:val="28"/>
          </w:rPr>
          <w:t xml:space="preserve"> Mule xây dựng trên nền t</w:t>
        </w:r>
      </w:ins>
      <w:ins w:id="3915" w:author="LoanDT" w:date="2018-05-08T23:14:00Z">
        <w:r w:rsidR="00257E44">
          <w:rPr>
            <w:rFonts w:ascii="Times New Roman" w:eastAsia="Times New Roman" w:hAnsi="Times New Roman" w:cs="Times New Roman"/>
            <w:sz w:val="28"/>
            <w:szCs w:val="28"/>
          </w:rPr>
          <w:t>ảng Anypoint Platform.</w:t>
        </w:r>
      </w:ins>
      <w:ins w:id="3916" w:author="LoanDT" w:date="2018-05-08T23:13:00Z">
        <w:r w:rsidR="0023271D">
          <w:rPr>
            <w:rFonts w:ascii="Times New Roman" w:eastAsia="Times New Roman" w:hAnsi="Times New Roman" w:cs="Times New Roman"/>
            <w:sz w:val="28"/>
            <w:szCs w:val="28"/>
          </w:rPr>
          <w:t xml:space="preserve"> </w:t>
        </w:r>
        <w:r w:rsidR="0023271D" w:rsidRPr="001658E5">
          <w:rPr>
            <w:rFonts w:ascii="Times New Roman" w:eastAsia="Times New Roman" w:hAnsi="Times New Roman" w:cs="Times New Roman"/>
            <w:sz w:val="28"/>
            <w:szCs w:val="28"/>
          </w:rPr>
          <w:t>Anypoint S</w:t>
        </w:r>
        <w:r w:rsidR="0023271D">
          <w:rPr>
            <w:rFonts w:ascii="Times New Roman" w:eastAsia="Times New Roman" w:hAnsi="Times New Roman" w:cs="Times New Roman"/>
            <w:sz w:val="28"/>
            <w:szCs w:val="28"/>
          </w:rPr>
          <w:t xml:space="preserve">tudio là một công cụ giúp </w:t>
        </w:r>
        <w:r w:rsidR="0023271D" w:rsidRPr="001658E5">
          <w:rPr>
            <w:rFonts w:ascii="Times New Roman" w:eastAsia="Times New Roman" w:hAnsi="Times New Roman" w:cs="Times New Roman"/>
            <w:sz w:val="28"/>
            <w:szCs w:val="28"/>
          </w:rPr>
          <w:t xml:space="preserve">dễ dàng phát triển một </w:t>
        </w:r>
      </w:ins>
      <w:ins w:id="3917" w:author="LoanDT" w:date="2018-05-08T23:14:00Z">
        <w:r w:rsidR="001A3DE9">
          <w:rPr>
            <w:rFonts w:ascii="Times New Roman" w:eastAsia="Times New Roman" w:hAnsi="Times New Roman" w:cs="Times New Roman"/>
            <w:sz w:val="28"/>
            <w:szCs w:val="28"/>
          </w:rPr>
          <w:t xml:space="preserve">ứng dụng </w:t>
        </w:r>
      </w:ins>
      <w:ins w:id="3918" w:author="LoanDT" w:date="2018-05-08T23:13:00Z">
        <w:r w:rsidR="0023271D">
          <w:rPr>
            <w:rFonts w:ascii="Times New Roman" w:eastAsia="Times New Roman" w:hAnsi="Times New Roman" w:cs="Times New Roman"/>
            <w:sz w:val="28"/>
            <w:szCs w:val="28"/>
          </w:rPr>
          <w:t>trên nền tảng Mul</w:t>
        </w:r>
        <w:r w:rsidR="0023271D">
          <w:rPr>
            <w:rFonts w:ascii="Times New Roman" w:eastAsia="Times New Roman" w:hAnsi="Times New Roman" w:cs="Times New Roman"/>
            <w:sz w:val="28"/>
            <w:szCs w:val="28"/>
            <w:lang w:val="en-US"/>
          </w:rPr>
          <w:t>eESB</w:t>
        </w:r>
        <w:r w:rsidR="0023271D">
          <w:rPr>
            <w:rFonts w:ascii="Times New Roman" w:eastAsia="Times New Roman" w:hAnsi="Times New Roman" w:cs="Times New Roman"/>
            <w:sz w:val="28"/>
            <w:szCs w:val="28"/>
          </w:rPr>
          <w:t xml:space="preserve">. </w:t>
        </w:r>
        <w:r w:rsidR="0023271D">
          <w:rPr>
            <w:rFonts w:ascii="Times New Roman" w:eastAsia="Times New Roman" w:hAnsi="Times New Roman" w:cs="Times New Roman"/>
            <w:sz w:val="28"/>
            <w:szCs w:val="28"/>
            <w:lang w:val="vi-VN"/>
          </w:rPr>
          <w:t>Đ</w:t>
        </w:r>
        <w:r w:rsidR="0023271D" w:rsidRPr="001658E5">
          <w:rPr>
            <w:rFonts w:ascii="Times New Roman" w:eastAsia="Times New Roman" w:hAnsi="Times New Roman" w:cs="Times New Roman"/>
            <w:sz w:val="28"/>
            <w:szCs w:val="28"/>
          </w:rPr>
          <w:t xml:space="preserve">ược xây dựng từ nền tảng của IDE Eclipse, </w:t>
        </w:r>
        <w:r w:rsidR="0023271D">
          <w:rPr>
            <w:rFonts w:ascii="Times New Roman" w:eastAsia="Times New Roman" w:hAnsi="Times New Roman" w:cs="Times New Roman"/>
            <w:sz w:val="28"/>
            <w:szCs w:val="28"/>
          </w:rPr>
          <w:t xml:space="preserve">Anypoint Studio cho phép lập trình viên </w:t>
        </w:r>
        <w:r w:rsidR="0023271D" w:rsidRPr="001658E5">
          <w:rPr>
            <w:rFonts w:ascii="Times New Roman" w:eastAsia="Times New Roman" w:hAnsi="Times New Roman" w:cs="Times New Roman"/>
            <w:sz w:val="28"/>
            <w:szCs w:val="28"/>
          </w:rPr>
          <w:t xml:space="preserve">có thể kéo thả các thành phần để tạo nên </w:t>
        </w:r>
        <w:r w:rsidR="0023271D">
          <w:rPr>
            <w:rFonts w:ascii="Times New Roman" w:eastAsia="Times New Roman" w:hAnsi="Times New Roman" w:cs="Times New Roman"/>
            <w:sz w:val="28"/>
            <w:szCs w:val="28"/>
          </w:rPr>
          <w:t>các dòng điều khiển (flow)</w:t>
        </w:r>
        <w:r w:rsidR="0023271D" w:rsidRPr="001658E5">
          <w:rPr>
            <w:rFonts w:ascii="Times New Roman" w:eastAsia="Times New Roman" w:hAnsi="Times New Roman" w:cs="Times New Roman"/>
            <w:sz w:val="28"/>
            <w:szCs w:val="28"/>
          </w:rPr>
          <w:t xml:space="preserve">, để có thể chuyển đổi dữ liệu gửi đi từ ứng dụng này sang dữ </w:t>
        </w:r>
        <w:r w:rsidR="0023271D">
          <w:rPr>
            <w:rFonts w:ascii="Times New Roman" w:eastAsia="Times New Roman" w:hAnsi="Times New Roman" w:cs="Times New Roman"/>
            <w:sz w:val="28"/>
            <w:szCs w:val="28"/>
          </w:rPr>
          <w:t>liệu nhận vào của ứng dụng kia. MuleSoft cung cấp cả giải pháp chạy tích hợp Mule server trên Anypoint Studio lẫn chạy độc lập ứng dụng trên Mule server (Standalone)</w:t>
        </w:r>
        <w:r w:rsidR="002C0A54">
          <w:rPr>
            <w:rFonts w:ascii="Times New Roman" w:eastAsia="Times New Roman" w:hAnsi="Times New Roman" w:cs="Times New Roman"/>
            <w:sz w:val="28"/>
            <w:szCs w:val="28"/>
          </w:rPr>
          <w:t>.</w:t>
        </w:r>
      </w:ins>
    </w:p>
    <w:p w14:paraId="7FAEA169" w14:textId="4AF612F1" w:rsidR="004D7B1E" w:rsidDel="004D7B1E" w:rsidRDefault="004D7B1E" w:rsidP="00351C8D">
      <w:pPr>
        <w:spacing w:after="120"/>
        <w:ind w:firstLine="567"/>
        <w:jc w:val="both"/>
        <w:rPr>
          <w:del w:id="3919" w:author="Nguyen Toan" w:date="2018-05-05T22:51:00Z"/>
          <w:rFonts w:ascii="Times New Roman" w:eastAsia="Times New Roman" w:hAnsi="Times New Roman" w:cs="Times New Roman"/>
          <w:sz w:val="28"/>
          <w:szCs w:val="28"/>
        </w:rPr>
      </w:pPr>
      <w:ins w:id="3920" w:author="Nguyen Toan" w:date="2018-05-05T22:51:00Z">
        <w:r w:rsidRPr="00AA6C1D">
          <w:rPr>
            <w:rFonts w:ascii="Times New Roman" w:eastAsia="Times New Roman" w:hAnsi="Times New Roman" w:cs="Times New Roman"/>
            <w:sz w:val="28"/>
            <w:szCs w:val="28"/>
          </w:rPr>
          <w:t xml:space="preserve">Mule nhẹ nhưng có khả năng mở rộng cao, cho phép </w:t>
        </w:r>
        <w:r>
          <w:rPr>
            <w:rFonts w:ascii="Times New Roman" w:eastAsia="Times New Roman" w:hAnsi="Times New Roman" w:cs="Times New Roman"/>
            <w:sz w:val="28"/>
            <w:szCs w:val="28"/>
          </w:rPr>
          <w:t>người dùng</w:t>
        </w:r>
        <w:r w:rsidRPr="00AA6C1D">
          <w:rPr>
            <w:rFonts w:ascii="Times New Roman" w:eastAsia="Times New Roman" w:hAnsi="Times New Roman" w:cs="Times New Roman"/>
            <w:sz w:val="28"/>
            <w:szCs w:val="28"/>
          </w:rPr>
          <w:t xml:space="preserve"> bắt đầu </w:t>
        </w:r>
        <w:r>
          <w:rPr>
            <w:rFonts w:ascii="Times New Roman" w:eastAsia="Times New Roman" w:hAnsi="Times New Roman" w:cs="Times New Roman"/>
            <w:sz w:val="28"/>
            <w:szCs w:val="28"/>
          </w:rPr>
          <w:t>từ việc kết nối một vài ứng dụng và tăng số lượng</w:t>
        </w:r>
        <w:r w:rsidRPr="00AA6C1D">
          <w:rPr>
            <w:rFonts w:ascii="Times New Roman" w:eastAsia="Times New Roman" w:hAnsi="Times New Roman" w:cs="Times New Roman"/>
            <w:sz w:val="28"/>
            <w:szCs w:val="28"/>
          </w:rPr>
          <w:t xml:space="preserve"> ứng dụng </w:t>
        </w:r>
        <w:r>
          <w:rPr>
            <w:rFonts w:ascii="Times New Roman" w:eastAsia="Times New Roman" w:hAnsi="Times New Roman" w:cs="Times New Roman"/>
            <w:sz w:val="28"/>
            <w:szCs w:val="28"/>
          </w:rPr>
          <w:t>tham gia vào hệ thống</w:t>
        </w:r>
        <w:r w:rsidRPr="00AA6C1D">
          <w:rPr>
            <w:rFonts w:ascii="Times New Roman" w:eastAsia="Times New Roman" w:hAnsi="Times New Roman" w:cs="Times New Roman"/>
            <w:sz w:val="28"/>
            <w:szCs w:val="28"/>
          </w:rPr>
          <w:t xml:space="preserve"> theo thời gian. </w:t>
        </w:r>
        <w:r>
          <w:rPr>
            <w:rFonts w:ascii="Times New Roman" w:eastAsia="Times New Roman" w:hAnsi="Times New Roman" w:cs="Times New Roman"/>
            <w:sz w:val="28"/>
            <w:szCs w:val="28"/>
          </w:rPr>
          <w:t xml:space="preserve">Một hệ thống theo kiến trúc </w:t>
        </w:r>
        <w:r w:rsidRPr="00AA6C1D">
          <w:rPr>
            <w:rFonts w:ascii="Times New Roman" w:eastAsia="Times New Roman" w:hAnsi="Times New Roman" w:cs="Times New Roman"/>
            <w:sz w:val="28"/>
            <w:szCs w:val="28"/>
          </w:rPr>
          <w:t xml:space="preserve">ESB quản lý tất cả các tương tác giữa các ứng dụng và các thành phần một cách minh bạch, bất kể chúng tồn tại trong cùng một máy ảo hay trên Internet, và bất kể giao thức truyền tải cơ bản </w:t>
        </w:r>
        <w:r>
          <w:rPr>
            <w:rFonts w:ascii="Times New Roman" w:eastAsia="Times New Roman" w:hAnsi="Times New Roman" w:cs="Times New Roman"/>
            <w:sz w:val="28"/>
            <w:szCs w:val="28"/>
          </w:rPr>
          <w:t>mà chúng</w:t>
        </w:r>
        <w:r w:rsidRPr="00AA6C1D">
          <w:rPr>
            <w:rFonts w:ascii="Times New Roman" w:eastAsia="Times New Roman" w:hAnsi="Times New Roman" w:cs="Times New Roman"/>
            <w:sz w:val="28"/>
            <w:szCs w:val="28"/>
          </w:rPr>
          <w:t xml:space="preserve"> sử dụng.</w:t>
        </w:r>
        <w:r w:rsidRPr="004B669C">
          <w:rPr>
            <w:rFonts w:ascii="Times New Roman" w:eastAsia="Times New Roman" w:hAnsi="Times New Roman" w:cs="Times New Roman"/>
            <w:sz w:val="28"/>
            <w:szCs w:val="28"/>
          </w:rPr>
          <w:t xml:space="preserve"> </w:t>
        </w:r>
        <w:r w:rsidRPr="00AA6C1D">
          <w:rPr>
            <w:rFonts w:ascii="Times New Roman" w:eastAsia="Times New Roman" w:hAnsi="Times New Roman" w:cs="Times New Roman"/>
            <w:sz w:val="28"/>
            <w:szCs w:val="28"/>
          </w:rPr>
          <w:t>MuleSoft là nhà cung cấp duy nhất</w:t>
        </w:r>
        <w:r>
          <w:rPr>
            <w:rFonts w:ascii="Times New Roman" w:eastAsia="Times New Roman" w:hAnsi="Times New Roman" w:cs="Times New Roman"/>
            <w:sz w:val="28"/>
            <w:szCs w:val="28"/>
          </w:rPr>
          <w:t xml:space="preserve"> được</w:t>
        </w:r>
        <w:r w:rsidRPr="00AA6C1D">
          <w:rPr>
            <w:rFonts w:ascii="Times New Roman" w:eastAsia="Times New Roman" w:hAnsi="Times New Roman" w:cs="Times New Roman"/>
            <w:sz w:val="28"/>
            <w:szCs w:val="28"/>
          </w:rPr>
          <w:t xml:space="preserve"> Gartner </w:t>
        </w:r>
        <w:r>
          <w:rPr>
            <w:rFonts w:ascii="Times New Roman" w:eastAsia="Times New Roman" w:hAnsi="Times New Roman" w:cs="Times New Roman"/>
            <w:sz w:val="28"/>
            <w:szCs w:val="28"/>
          </w:rPr>
          <w:t>đánh giá là công cụ đứng đầu trong việc phát triển hệ thống tích hợp, đặc biệt là ứng dụng theo kiến trúc ESB</w:t>
        </w:r>
      </w:ins>
    </w:p>
    <w:p w14:paraId="21A30DBF" w14:textId="17DE69CA" w:rsidR="00F91E38" w:rsidRDefault="00F91E38" w:rsidP="0048703B">
      <w:pPr>
        <w:spacing w:after="120"/>
        <w:ind w:firstLine="567"/>
        <w:jc w:val="both"/>
        <w:rPr>
          <w:ins w:id="3921" w:author="Nguyen Toan" w:date="2018-05-07T22:31:00Z"/>
          <w:rFonts w:ascii="Times New Roman" w:eastAsia="Times New Roman" w:hAnsi="Times New Roman" w:cs="Times New Roman"/>
          <w:sz w:val="28"/>
          <w:szCs w:val="28"/>
        </w:rPr>
      </w:pPr>
      <w:del w:id="3922" w:author="Nguyen Toan" w:date="2018-05-05T22:51:00Z">
        <w:r w:rsidDel="004D7B1E">
          <w:rPr>
            <w:rFonts w:ascii="Times New Roman" w:eastAsia="Times New Roman" w:hAnsi="Times New Roman" w:cs="Times New Roman"/>
            <w:sz w:val="28"/>
            <w:szCs w:val="28"/>
          </w:rPr>
          <w:delText xml:space="preserve">Mulesoft được Gartner đánh giá là một trong những </w:delText>
        </w:r>
        <w:r w:rsidR="00C76E4F" w:rsidDel="004D7B1E">
          <w:rPr>
            <w:rFonts w:ascii="Times New Roman" w:eastAsia="Times New Roman" w:hAnsi="Times New Roman" w:cs="Times New Roman"/>
            <w:sz w:val="28"/>
            <w:szCs w:val="28"/>
          </w:rPr>
          <w:delText>giải pháp hàng đầu cho việc tích hợp ứng dụng doanh nghiệp</w:delText>
        </w:r>
      </w:del>
      <w:r w:rsidR="009D1EC9">
        <w:rPr>
          <w:rFonts w:ascii="Times New Roman" w:eastAsia="Times New Roman" w:hAnsi="Times New Roman" w:cs="Times New Roman"/>
          <w:sz w:val="28"/>
          <w:szCs w:val="28"/>
        </w:rPr>
        <w:t xml:space="preserve"> (xem </w:t>
      </w:r>
      <w:ins w:id="3923" w:author="Nguyen Toan" w:date="2018-05-07T22:30:00Z">
        <w:r w:rsidR="00147198">
          <w:rPr>
            <w:rFonts w:ascii="Times New Roman" w:eastAsia="Times New Roman" w:hAnsi="Times New Roman" w:cs="Times New Roman"/>
            <w:sz w:val="28"/>
            <w:szCs w:val="28"/>
          </w:rPr>
          <w:fldChar w:fldCharType="begin"/>
        </w:r>
        <w:r w:rsidR="00147198">
          <w:rPr>
            <w:rFonts w:ascii="Times New Roman" w:eastAsia="Times New Roman" w:hAnsi="Times New Roman" w:cs="Times New Roman"/>
            <w:sz w:val="28"/>
            <w:szCs w:val="28"/>
          </w:rPr>
          <w:instrText xml:space="preserve"> REF _Ref513495578 \h </w:instrText>
        </w:r>
      </w:ins>
      <w:r w:rsidR="00147198">
        <w:rPr>
          <w:rFonts w:ascii="Times New Roman" w:eastAsia="Times New Roman" w:hAnsi="Times New Roman" w:cs="Times New Roman"/>
          <w:sz w:val="28"/>
          <w:szCs w:val="28"/>
        </w:rPr>
      </w:r>
      <w:r w:rsidR="00147198">
        <w:rPr>
          <w:rFonts w:ascii="Times New Roman" w:eastAsia="Times New Roman" w:hAnsi="Times New Roman" w:cs="Times New Roman"/>
          <w:sz w:val="28"/>
          <w:szCs w:val="28"/>
        </w:rPr>
        <w:fldChar w:fldCharType="separate"/>
      </w:r>
      <w:ins w:id="3924" w:author="Nguyen Toan" w:date="2018-05-07T22:30:00Z">
        <w:r w:rsidR="00147198" w:rsidRPr="00EA1ED0">
          <w:rPr>
            <w:rFonts w:ascii="Times New Roman" w:hAnsi="Times New Roman" w:cs="Times New Roman"/>
            <w:color w:val="auto"/>
            <w:sz w:val="28"/>
            <w:szCs w:val="28"/>
            <w:rPrChange w:id="3925" w:author="Nguyen Toan" w:date="2018-05-05T22:36:00Z">
              <w:rPr/>
            </w:rPrChange>
          </w:rPr>
          <w:t xml:space="preserve">Hình </w:t>
        </w:r>
        <w:r w:rsidR="00147198">
          <w:rPr>
            <w:rFonts w:ascii="Times New Roman" w:hAnsi="Times New Roman" w:cs="Times New Roman"/>
            <w:i/>
            <w:noProof/>
            <w:color w:val="auto"/>
            <w:sz w:val="28"/>
            <w:szCs w:val="28"/>
          </w:rPr>
          <w:t>1</w:t>
        </w:r>
        <w:r w:rsidR="00147198">
          <w:rPr>
            <w:rFonts w:ascii="Times New Roman" w:hAnsi="Times New Roman" w:cs="Times New Roman"/>
            <w:i/>
            <w:color w:val="auto"/>
            <w:sz w:val="28"/>
            <w:szCs w:val="28"/>
          </w:rPr>
          <w:t>.</w:t>
        </w:r>
        <w:r w:rsidR="00147198">
          <w:rPr>
            <w:rFonts w:ascii="Times New Roman" w:hAnsi="Times New Roman" w:cs="Times New Roman"/>
            <w:i/>
            <w:noProof/>
            <w:color w:val="auto"/>
            <w:sz w:val="28"/>
            <w:szCs w:val="28"/>
          </w:rPr>
          <w:t>3</w:t>
        </w:r>
        <w:r w:rsidR="00147198">
          <w:rPr>
            <w:rFonts w:ascii="Times New Roman" w:eastAsia="Times New Roman" w:hAnsi="Times New Roman" w:cs="Times New Roman"/>
            <w:sz w:val="28"/>
            <w:szCs w:val="28"/>
          </w:rPr>
          <w:fldChar w:fldCharType="end"/>
        </w:r>
      </w:ins>
      <w:r w:rsidR="009D1EC9">
        <w:rPr>
          <w:rFonts w:ascii="Times New Roman" w:eastAsia="Times New Roman" w:hAnsi="Times New Roman" w:cs="Times New Roman"/>
          <w:sz w:val="28"/>
          <w:szCs w:val="28"/>
        </w:rPr>
        <w:fldChar w:fldCharType="begin"/>
      </w:r>
      <w:r w:rsidR="009D1EC9">
        <w:rPr>
          <w:rFonts w:ascii="Times New Roman" w:eastAsia="Times New Roman" w:hAnsi="Times New Roman" w:cs="Times New Roman"/>
          <w:sz w:val="28"/>
          <w:szCs w:val="28"/>
        </w:rPr>
        <w:instrText xml:space="preserve"> REF _Ref513152097 \h  \* MERGEFORMAT </w:instrText>
      </w:r>
      <w:r w:rsidR="009D1EC9">
        <w:rPr>
          <w:rFonts w:ascii="Times New Roman" w:eastAsia="Times New Roman" w:hAnsi="Times New Roman" w:cs="Times New Roman"/>
          <w:sz w:val="28"/>
          <w:szCs w:val="28"/>
        </w:rPr>
      </w:r>
      <w:del w:id="3926" w:author="Nguyen Toan" w:date="2018-05-05T22:57:00Z">
        <w:r w:rsidR="009D1EC9">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1.7</w:delText>
        </w:r>
      </w:del>
      <w:r w:rsidR="009D1EC9">
        <w:rPr>
          <w:rFonts w:ascii="Times New Roman" w:eastAsia="Times New Roman" w:hAnsi="Times New Roman" w:cs="Times New Roman"/>
          <w:sz w:val="28"/>
          <w:szCs w:val="28"/>
        </w:rPr>
        <w:fldChar w:fldCharType="end"/>
      </w:r>
      <w:r w:rsidR="009D1EC9">
        <w:rPr>
          <w:rFonts w:ascii="Times New Roman" w:eastAsia="Times New Roman" w:hAnsi="Times New Roman" w:cs="Times New Roman"/>
          <w:sz w:val="28"/>
          <w:szCs w:val="28"/>
        </w:rPr>
        <w:t>)</w:t>
      </w:r>
      <w:r w:rsidR="00C76E4F">
        <w:rPr>
          <w:rFonts w:ascii="Times New Roman" w:eastAsia="Times New Roman" w:hAnsi="Times New Roman" w:cs="Times New Roman"/>
          <w:sz w:val="28"/>
          <w:szCs w:val="28"/>
        </w:rPr>
        <w:t>.</w:t>
      </w:r>
    </w:p>
    <w:p w14:paraId="1DAF093F" w14:textId="77777777" w:rsidR="00147198" w:rsidRPr="005A5BC4" w:rsidRDefault="00147198" w:rsidP="00147198">
      <w:pPr>
        <w:spacing w:after="120"/>
        <w:ind w:firstLine="567"/>
        <w:jc w:val="both"/>
        <w:rPr>
          <w:rFonts w:ascii="Times New Roman" w:eastAsia="Times New Roman" w:hAnsi="Times New Roman" w:cs="Times New Roman"/>
          <w:sz w:val="28"/>
          <w:szCs w:val="28"/>
        </w:rPr>
      </w:pPr>
      <w:moveToRangeStart w:id="3927" w:author="Nguyen Toan" w:date="2018-05-07T22:31:00Z" w:name="move513495589"/>
      <w:moveTo w:id="3928" w:author="Nguyen Toan" w:date="2018-05-07T22:31:00Z">
        <w:r w:rsidRPr="005A5BC4">
          <w:rPr>
            <w:rFonts w:ascii="Times New Roman" w:eastAsia="Times New Roman" w:hAnsi="Times New Roman" w:cs="Times New Roman"/>
            <w:sz w:val="28"/>
            <w:szCs w:val="28"/>
          </w:rPr>
          <w:t xml:space="preserve">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w:t>
        </w:r>
        <w:r w:rsidRPr="005A5BC4">
          <w:rPr>
            <w:rFonts w:ascii="Times New Roman" w:eastAsia="Times New Roman" w:hAnsi="Times New Roman" w:cs="Times New Roman"/>
            <w:sz w:val="28"/>
            <w:szCs w:val="28"/>
          </w:rPr>
          <w:lastRenderedPageBreak/>
          <w:t>tích hợp nhiều loại công nghệ khác nhau, qua các giao thức như JMS, Web Services, JDBC, HTTP,...</w:t>
        </w:r>
      </w:moveTo>
    </w:p>
    <w:p w14:paraId="67BC707F" w14:textId="77777777" w:rsidR="00111541" w:rsidDel="00AD4C63" w:rsidRDefault="00111541" w:rsidP="00111541">
      <w:pPr>
        <w:spacing w:after="120"/>
        <w:ind w:firstLine="567"/>
        <w:jc w:val="both"/>
        <w:rPr>
          <w:del w:id="3929" w:author="Nguyen Toan" w:date="2018-05-07T22:31:00Z"/>
          <w:rFonts w:ascii="Times New Roman" w:eastAsia="Times New Roman" w:hAnsi="Times New Roman" w:cs="Times New Roman"/>
          <w:sz w:val="28"/>
          <w:szCs w:val="28"/>
        </w:rPr>
      </w:pPr>
      <w:moveToRangeStart w:id="3930" w:author="Nguyen Toan" w:date="2018-05-07T22:31:00Z" w:name="move513495597"/>
      <w:moveToRangeEnd w:id="3927"/>
      <w:moveTo w:id="3931" w:author="Nguyen Toan" w:date="2018-05-07T22:31:00Z">
        <w:r w:rsidRPr="005A5BC4">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To>
    </w:p>
    <w:moveToRangeEnd w:id="3930"/>
    <w:p w14:paraId="1B694CD1" w14:textId="77777777" w:rsidR="00147198" w:rsidRDefault="00147198" w:rsidP="00AD4C63">
      <w:pPr>
        <w:spacing w:after="120"/>
        <w:ind w:firstLine="567"/>
        <w:jc w:val="both"/>
        <w:rPr>
          <w:rFonts w:ascii="Times New Roman" w:eastAsia="Times New Roman" w:hAnsi="Times New Roman" w:cs="Times New Roman"/>
          <w:sz w:val="28"/>
          <w:szCs w:val="28"/>
        </w:rPr>
      </w:pPr>
    </w:p>
    <w:p w14:paraId="647ACBE8" w14:textId="77777777" w:rsidR="00EA1ED0" w:rsidRDefault="00EA1ED0" w:rsidP="0048202A">
      <w:pPr>
        <w:keepNext/>
        <w:spacing w:before="60" w:after="60" w:line="288" w:lineRule="auto"/>
        <w:ind w:firstLine="284"/>
        <w:jc w:val="center"/>
        <w:rPr>
          <w:ins w:id="3932" w:author="Nguyen Toan" w:date="2018-05-05T22:36:00Z"/>
        </w:rPr>
      </w:pPr>
      <w:ins w:id="3933" w:author="Nguyen Toan" w:date="2018-05-05T22:36:00Z">
        <w:r>
          <w:rPr>
            <w:noProof/>
            <w:lang w:val="en-US"/>
          </w:rPr>
          <w:drawing>
            <wp:inline distT="0" distB="0" distL="0" distR="0" wp14:anchorId="17B63D1B" wp14:editId="1FF80A0A">
              <wp:extent cx="4079765" cy="4079765"/>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2908" cy="4082908"/>
                      </a:xfrm>
                      <a:prstGeom prst="rect">
                        <a:avLst/>
                      </a:prstGeom>
                      <a:noFill/>
                      <a:ln>
                        <a:noFill/>
                      </a:ln>
                    </pic:spPr>
                  </pic:pic>
                </a:graphicData>
              </a:graphic>
            </wp:inline>
          </w:drawing>
        </w:r>
      </w:ins>
    </w:p>
    <w:p w14:paraId="67D14B77" w14:textId="374D0545" w:rsidR="00F77016" w:rsidRPr="0048202A" w:rsidDel="003D69F5" w:rsidRDefault="00EA1ED0">
      <w:pPr>
        <w:pStyle w:val="Caption"/>
        <w:jc w:val="center"/>
        <w:rPr>
          <w:del w:id="3934" w:author="LoanDT" w:date="2018-05-08T23:07:00Z"/>
          <w:rFonts w:ascii="Times New Roman" w:hAnsi="Times New Roman" w:cs="Times New Roman"/>
          <w:color w:val="auto"/>
          <w:sz w:val="28"/>
          <w:szCs w:val="28"/>
          <w:rPrChange w:id="3935" w:author="Nguyen Toan" w:date="2018-05-05T22:59:00Z">
            <w:rPr>
              <w:del w:id="3936" w:author="LoanDT" w:date="2018-05-08T23:07:00Z"/>
            </w:rPr>
          </w:rPrChange>
        </w:rPr>
        <w:pPrChange w:id="3937" w:author="Nguyen Toan" w:date="2018-05-05T22:59:00Z">
          <w:pPr>
            <w:keepNext/>
            <w:spacing w:before="60" w:after="60" w:line="288" w:lineRule="auto"/>
            <w:ind w:firstLine="284"/>
          </w:pPr>
        </w:pPrChange>
      </w:pPr>
      <w:bookmarkStart w:id="3938" w:name="_Ref513495578"/>
      <w:bookmarkStart w:id="3939" w:name="_Toc513325025"/>
      <w:ins w:id="3940" w:author="Nguyen Toan" w:date="2018-05-05T22:36:00Z">
        <w:r w:rsidRPr="00EA1ED0">
          <w:rPr>
            <w:rFonts w:ascii="Times New Roman" w:hAnsi="Times New Roman" w:cs="Times New Roman"/>
            <w:color w:val="auto"/>
            <w:sz w:val="28"/>
            <w:szCs w:val="28"/>
            <w:rPrChange w:id="3941" w:author="Nguyen Toan" w:date="2018-05-05T22:36:00Z">
              <w:rPr/>
            </w:rPrChange>
          </w:rPr>
          <w:t xml:space="preserve">Hình </w:t>
        </w:r>
      </w:ins>
      <w:ins w:id="3942"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52504F">
        <w:rPr>
          <w:rFonts w:ascii="Times New Roman" w:hAnsi="Times New Roman" w:cs="Times New Roman"/>
          <w:noProof/>
          <w:color w:val="auto"/>
          <w:sz w:val="28"/>
          <w:szCs w:val="28"/>
        </w:rPr>
        <w:t>1</w:t>
      </w:r>
      <w:ins w:id="3943"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3944" w:author="Nguyen Toan" w:date="2018-05-14T18:03:00Z">
        <w:r w:rsidR="0052504F">
          <w:rPr>
            <w:rFonts w:ascii="Times New Roman" w:hAnsi="Times New Roman" w:cs="Times New Roman"/>
            <w:noProof/>
            <w:color w:val="auto"/>
            <w:sz w:val="28"/>
            <w:szCs w:val="28"/>
          </w:rPr>
          <w:t>3</w:t>
        </w:r>
        <w:r w:rsidR="0052504F">
          <w:rPr>
            <w:rFonts w:ascii="Times New Roman" w:hAnsi="Times New Roman" w:cs="Times New Roman"/>
            <w:color w:val="auto"/>
            <w:sz w:val="28"/>
            <w:szCs w:val="28"/>
          </w:rPr>
          <w:fldChar w:fldCharType="end"/>
        </w:r>
      </w:ins>
      <w:bookmarkEnd w:id="3938"/>
      <w:ins w:id="3945" w:author="Nguyen Toan" w:date="2018-05-05T22:36:00Z">
        <w:r w:rsidRPr="00EA1ED0">
          <w:rPr>
            <w:rFonts w:ascii="Times New Roman" w:hAnsi="Times New Roman" w:cs="Times New Roman"/>
            <w:color w:val="auto"/>
            <w:sz w:val="28"/>
            <w:szCs w:val="28"/>
            <w:rPrChange w:id="3946" w:author="Nguyen Toan" w:date="2018-05-05T22:36:00Z">
              <w:rPr/>
            </w:rPrChange>
          </w:rPr>
          <w:t>: Nền tảng tích hợp cho doanh nghiệp</w:t>
        </w:r>
      </w:ins>
      <w:bookmarkEnd w:id="3939"/>
      <w:customXmlInsRangeStart w:id="3947" w:author="Nguyen Toan" w:date="2018-05-07T21:42:00Z"/>
      <w:sdt>
        <w:sdtPr>
          <w:rPr>
            <w:rFonts w:ascii="Times New Roman" w:hAnsi="Times New Roman" w:cs="Times New Roman"/>
            <w:iCs w:val="0"/>
            <w:color w:val="auto"/>
            <w:sz w:val="28"/>
            <w:szCs w:val="28"/>
          </w:rPr>
          <w:id w:val="2127490950"/>
          <w:citation/>
        </w:sdtPr>
        <w:sdtContent>
          <w:customXmlInsRangeEnd w:id="3947"/>
          <w:ins w:id="3948" w:author="Nguyen Toan" w:date="2018-05-07T21:42:00Z">
            <w:r w:rsidR="00330973">
              <w:rPr>
                <w:rFonts w:ascii="Times New Roman" w:hAnsi="Times New Roman" w:cs="Times New Roman"/>
                <w:iCs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Gar \l 1033 </w:instrText>
            </w:r>
          </w:ins>
          <w:r w:rsidR="00330973">
            <w:rPr>
              <w:rFonts w:ascii="Times New Roman" w:hAnsi="Times New Roman" w:cs="Times New Roman"/>
              <w:iCs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[8]</w:t>
          </w:r>
          <w:ins w:id="3949" w:author="Nguyen Toan" w:date="2018-05-07T21:42:00Z">
            <w:r w:rsidR="00330973">
              <w:rPr>
                <w:rFonts w:ascii="Times New Roman" w:hAnsi="Times New Roman" w:cs="Times New Roman"/>
                <w:iCs w:val="0"/>
                <w:color w:val="auto"/>
                <w:sz w:val="28"/>
                <w:szCs w:val="28"/>
              </w:rPr>
              <w:fldChar w:fldCharType="end"/>
            </w:r>
          </w:ins>
          <w:customXmlInsRangeStart w:id="3950" w:author="Nguyen Toan" w:date="2018-05-07T21:42:00Z"/>
        </w:sdtContent>
      </w:sdt>
      <w:customXmlInsRangeEnd w:id="3950"/>
      <w:del w:id="3951" w:author="Nguyen Toan" w:date="2018-05-05T22:36:00Z">
        <w:r w:rsidR="006250CA" w:rsidDel="00EA1ED0">
          <w:rPr>
            <w:rFonts w:ascii="Times New Roman" w:eastAsia="Times New Roman" w:hAnsi="Times New Roman" w:cs="Times New Roman"/>
            <w:noProof/>
            <w:sz w:val="28"/>
            <w:szCs w:val="28"/>
            <w:lang w:val="en-US"/>
            <w:rPrChange w:id="3952" w:author="Unknown">
              <w:rPr>
                <w:noProof/>
                <w:lang w:val="en-US"/>
              </w:rPr>
            </w:rPrChange>
          </w:rPr>
          <w:drawing>
            <wp:inline distT="0" distB="0" distL="0" distR="0" wp14:anchorId="46B47682" wp14:editId="40C49E45">
              <wp:extent cx="3763387" cy="3823562"/>
              <wp:effectExtent l="0" t="0" r="889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669" cy="3830960"/>
                      </a:xfrm>
                      <a:prstGeom prst="rect">
                        <a:avLst/>
                      </a:prstGeom>
                      <a:noFill/>
                      <a:ln>
                        <a:noFill/>
                      </a:ln>
                    </pic:spPr>
                  </pic:pic>
                </a:graphicData>
              </a:graphic>
            </wp:inline>
          </w:drawing>
        </w:r>
      </w:del>
    </w:p>
    <w:p w14:paraId="403C0F5D" w14:textId="66B4C5ED" w:rsidR="00F77016" w:rsidRPr="00F77016" w:rsidDel="00EA1ED0" w:rsidRDefault="00F77016">
      <w:pPr>
        <w:pStyle w:val="Caption"/>
        <w:jc w:val="center"/>
        <w:rPr>
          <w:del w:id="3953" w:author="Nguyen Toan" w:date="2018-05-05T22:36:00Z"/>
          <w:rFonts w:ascii="Times New Roman" w:eastAsia="Times New Roman" w:hAnsi="Times New Roman" w:cs="Times New Roman"/>
          <w:i w:val="0"/>
          <w:color w:val="auto"/>
          <w:sz w:val="28"/>
          <w:szCs w:val="28"/>
          <w:highlight w:val="yellow"/>
        </w:rPr>
      </w:pPr>
      <w:bookmarkStart w:id="3954" w:name="_Ref513152097"/>
      <w:del w:id="3955" w:author="Nguyen Toan" w:date="2018-05-05T22:36:00Z">
        <w:r w:rsidRPr="00F77016" w:rsidDel="00EA1ED0">
          <w:rPr>
            <w:rFonts w:ascii="Times New Roman" w:hAnsi="Times New Roman" w:cs="Times New Roman"/>
            <w:i w:val="0"/>
            <w:color w:val="auto"/>
            <w:sz w:val="28"/>
            <w:szCs w:val="28"/>
          </w:rPr>
          <w:delText xml:space="preserve">Hình </w:delText>
        </w:r>
      </w:del>
      <w:del w:id="3956"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7</w:delText>
        </w:r>
        <w:r w:rsidR="00185199" w:rsidDel="00BE0028">
          <w:rPr>
            <w:rFonts w:ascii="Times New Roman" w:hAnsi="Times New Roman" w:cs="Times New Roman"/>
            <w:iCs w:val="0"/>
            <w:color w:val="auto"/>
            <w:sz w:val="28"/>
            <w:szCs w:val="28"/>
          </w:rPr>
          <w:fldChar w:fldCharType="end"/>
        </w:r>
      </w:del>
      <w:bookmarkEnd w:id="3954"/>
      <w:del w:id="3957" w:author="Nguyen Toan" w:date="2018-05-05T22:36:00Z">
        <w:r w:rsidRPr="00F77016" w:rsidDel="00EA1ED0">
          <w:rPr>
            <w:rFonts w:ascii="Times New Roman" w:hAnsi="Times New Roman" w:cs="Times New Roman"/>
            <w:i w:val="0"/>
            <w:color w:val="auto"/>
            <w:sz w:val="28"/>
            <w:szCs w:val="28"/>
          </w:rPr>
          <w:delText>: Nền tảng tích hợp cho doanh nghiệp</w:delText>
        </w:r>
      </w:del>
    </w:p>
    <w:p w14:paraId="37C7A27A" w14:textId="7E4F8680" w:rsidR="00D04503" w:rsidRPr="005A5BC4" w:rsidDel="00147198" w:rsidRDefault="00D04503">
      <w:pPr>
        <w:pStyle w:val="Caption"/>
        <w:jc w:val="center"/>
        <w:pPrChange w:id="3958" w:author="LoanDT" w:date="2018-05-08T23:07:00Z">
          <w:pPr>
            <w:spacing w:after="120"/>
            <w:ind w:firstLine="567"/>
            <w:jc w:val="both"/>
          </w:pPr>
        </w:pPrChange>
      </w:pPr>
      <w:moveFromRangeStart w:id="3959" w:author="Nguyen Toan" w:date="2018-05-07T22:31:00Z" w:name="move513495589"/>
      <w:moveFrom w:id="3960" w:author="Nguyen Toan" w:date="2018-05-07T22:31:00Z">
        <w:r w:rsidRPr="005A5BC4" w:rsidDel="00147198">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From>
    </w:p>
    <w:p w14:paraId="57047D06" w14:textId="352FD01D" w:rsidR="001F293E" w:rsidRPr="005A5BC4" w:rsidRDefault="00D04503" w:rsidP="00966627">
      <w:pPr>
        <w:spacing w:after="120"/>
        <w:ind w:firstLine="567"/>
        <w:jc w:val="both"/>
        <w:rPr>
          <w:rFonts w:ascii="Times New Roman" w:eastAsia="Times New Roman" w:hAnsi="Times New Roman" w:cs="Times New Roman"/>
          <w:sz w:val="28"/>
          <w:szCs w:val="28"/>
        </w:rPr>
      </w:pPr>
      <w:moveFromRangeStart w:id="3961" w:author="Nguyen Toan" w:date="2018-05-07T22:31:00Z" w:name="move513495597"/>
      <w:moveFromRangeEnd w:id="3959"/>
      <w:moveFrom w:id="3962" w:author="Nguyen Toan" w:date="2018-05-07T22:31:00Z">
        <w:r w:rsidRPr="005A5BC4" w:rsidDel="00111541">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From>
      <w:moveFromRangeEnd w:id="3961"/>
      <w:ins w:id="3963" w:author="Nguyen Toan" w:date="2018-05-06T17:51:00Z">
        <w:r w:rsidR="00101362">
          <w:rPr>
            <w:rFonts w:ascii="Times New Roman" w:eastAsia="Times New Roman" w:hAnsi="Times New Roman" w:cs="Times New Roman"/>
            <w:sz w:val="28"/>
            <w:szCs w:val="28"/>
          </w:rPr>
          <w:t xml:space="preserve">MuleESB hoạt động như một bộ chứa các dịch vụ có khả năng tái sử dụng. </w:t>
        </w:r>
      </w:ins>
      <w:ins w:id="3964" w:author="Nguyen Toan" w:date="2018-05-06T17:53:00Z">
        <w:r w:rsidR="005A5B19">
          <w:rPr>
            <w:rFonts w:ascii="Times New Roman" w:eastAsia="Times New Roman" w:hAnsi="Times New Roman" w:cs="Times New Roman"/>
            <w:sz w:val="28"/>
            <w:szCs w:val="28"/>
          </w:rPr>
          <w:t xml:space="preserve">MuleESB che giấu các dịch vụ khỏi định dạng thông điệp và các giao thức, tách biệt luồng nghiệp vụ với xử lý thông điệp, </w:t>
        </w:r>
      </w:ins>
      <w:ins w:id="3965" w:author="Nguyen Toan" w:date="2018-05-06T17:54:00Z">
        <w:r w:rsidR="005A5B19">
          <w:rPr>
            <w:rFonts w:ascii="Times New Roman" w:eastAsia="Times New Roman" w:hAnsi="Times New Roman" w:cs="Times New Roman"/>
            <w:sz w:val="28"/>
            <w:szCs w:val="28"/>
          </w:rPr>
          <w:t xml:space="preserve">cho phép gọi dịch vụ ở các điểm độc lập. </w:t>
        </w:r>
        <w:r w:rsidR="00C36F22">
          <w:rPr>
            <w:rFonts w:ascii="Times New Roman" w:eastAsia="Times New Roman" w:hAnsi="Times New Roman" w:cs="Times New Roman"/>
            <w:sz w:val="28"/>
            <w:szCs w:val="28"/>
          </w:rPr>
          <w:t xml:space="preserve">Ngoài ra, MuleESB cung cấp khả năng định tuyến, phân loại, sắp xếp </w:t>
        </w:r>
      </w:ins>
      <w:ins w:id="3966" w:author="Nguyen Toan" w:date="2018-05-06T17:55:00Z">
        <w:r w:rsidR="00C36F22">
          <w:rPr>
            <w:rFonts w:ascii="Times New Roman" w:eastAsia="Times New Roman" w:hAnsi="Times New Roman" w:cs="Times New Roman"/>
            <w:sz w:val="28"/>
            <w:szCs w:val="28"/>
          </w:rPr>
          <w:t>thứ tự các thông điệp dựa trên nội dung và các quy tắc quản lý luồng nghiệp vụ cũng như chuyển đổi dữ liệu qua lại giữa các định dạng và giao thức khác nhau.</w:t>
        </w:r>
      </w:ins>
    </w:p>
    <w:p w14:paraId="1EAFDAA0" w14:textId="1CFC6EEE" w:rsidR="00D04503" w:rsidRPr="0034059B" w:rsidDel="0000105E" w:rsidRDefault="00D04503" w:rsidP="00966627">
      <w:pPr>
        <w:spacing w:after="120"/>
        <w:ind w:firstLine="567"/>
        <w:jc w:val="both"/>
        <w:rPr>
          <w:del w:id="3967" w:author="Nguyen Toan" w:date="2018-05-06T17:56:00Z"/>
          <w:rFonts w:ascii="Times New Roman" w:eastAsia="Times New Roman" w:hAnsi="Times New Roman" w:cs="Times New Roman"/>
          <w:color w:val="auto"/>
          <w:sz w:val="28"/>
          <w:szCs w:val="28"/>
          <w:rPrChange w:id="3968" w:author="Nguyen Toan" w:date="2018-05-07T22:28:00Z">
            <w:rPr>
              <w:del w:id="3969" w:author="Nguyen Toan" w:date="2018-05-06T17:56:00Z"/>
              <w:rFonts w:ascii="Times New Roman" w:eastAsia="Times New Roman" w:hAnsi="Times New Roman" w:cs="Times New Roman"/>
              <w:sz w:val="28"/>
              <w:szCs w:val="28"/>
            </w:rPr>
          </w:rPrChange>
        </w:rPr>
      </w:pPr>
      <w:del w:id="3970" w:author="Nguyen Toan" w:date="2018-05-06T17:56:00Z">
        <w:r w:rsidRPr="0034059B" w:rsidDel="0000105E">
          <w:rPr>
            <w:rFonts w:ascii="Times New Roman" w:eastAsia="Times New Roman" w:hAnsi="Times New Roman" w:cs="Times New Roman"/>
            <w:color w:val="auto"/>
            <w:sz w:val="28"/>
            <w:szCs w:val="28"/>
            <w:rPrChange w:id="3971" w:author="Nguyen Toan" w:date="2018-05-07T22:28:00Z">
              <w:rPr>
                <w:rFonts w:ascii="Times New Roman" w:eastAsia="Times New Roman" w:hAnsi="Times New Roman" w:cs="Times New Roman"/>
                <w:sz w:val="28"/>
                <w:szCs w:val="28"/>
              </w:rPr>
            </w:rPrChange>
          </w:rPr>
          <w:delText>Các đặc điểm của MuleESB:</w:delText>
        </w:r>
        <w:bookmarkStart w:id="3972" w:name="_Toc513584068"/>
        <w:bookmarkStart w:id="3973" w:name="_Toc513613691"/>
        <w:bookmarkEnd w:id="3972"/>
        <w:bookmarkEnd w:id="3973"/>
      </w:del>
    </w:p>
    <w:p w14:paraId="5B62DE67" w14:textId="5C380181" w:rsidR="00D04503" w:rsidRPr="0034059B" w:rsidDel="0000105E" w:rsidRDefault="00D04503" w:rsidP="00966627">
      <w:pPr>
        <w:pStyle w:val="ListParagraph"/>
        <w:numPr>
          <w:ilvl w:val="0"/>
          <w:numId w:val="32"/>
        </w:numPr>
        <w:spacing w:after="120"/>
        <w:jc w:val="both"/>
        <w:rPr>
          <w:del w:id="3974" w:author="Nguyen Toan" w:date="2018-05-06T17:56:00Z"/>
          <w:rFonts w:ascii="Times New Roman" w:eastAsia="Times New Roman" w:hAnsi="Times New Roman" w:cs="Times New Roman"/>
          <w:color w:val="auto"/>
          <w:sz w:val="28"/>
          <w:szCs w:val="28"/>
          <w:rPrChange w:id="3975" w:author="Nguyen Toan" w:date="2018-05-07T22:28:00Z">
            <w:rPr>
              <w:del w:id="3976" w:author="Nguyen Toan" w:date="2018-05-06T17:56:00Z"/>
              <w:rFonts w:ascii="Times New Roman" w:eastAsia="Times New Roman" w:hAnsi="Times New Roman" w:cs="Times New Roman"/>
              <w:sz w:val="28"/>
              <w:szCs w:val="28"/>
            </w:rPr>
          </w:rPrChange>
        </w:rPr>
      </w:pPr>
      <w:del w:id="3977" w:author="Nguyen Toan" w:date="2018-05-06T17:56:00Z">
        <w:r w:rsidRPr="0034059B" w:rsidDel="0000105E">
          <w:rPr>
            <w:rFonts w:ascii="Times New Roman" w:eastAsia="Times New Roman" w:hAnsi="Times New Roman" w:cs="Times New Roman"/>
            <w:color w:val="auto"/>
            <w:sz w:val="28"/>
            <w:szCs w:val="28"/>
            <w:rPrChange w:id="3978" w:author="Nguyen Toan" w:date="2018-05-07T22:28:00Z">
              <w:rPr>
                <w:rFonts w:ascii="Times New Roman" w:eastAsia="Times New Roman" w:hAnsi="Times New Roman" w:cs="Times New Roman"/>
                <w:sz w:val="28"/>
                <w:szCs w:val="28"/>
              </w:rPr>
            </w:rPrChange>
          </w:rPr>
          <w:delText>Service creation and hosting: Lưu trữ và phục vụ các dịch vụ có thể tái sử dụng, MuleESB hoạt động như một bộ chứa các dịch vụ.</w:delText>
        </w:r>
        <w:bookmarkStart w:id="3979" w:name="_Toc513584069"/>
        <w:bookmarkStart w:id="3980" w:name="_Toc513613692"/>
        <w:bookmarkEnd w:id="3979"/>
        <w:bookmarkEnd w:id="3980"/>
      </w:del>
    </w:p>
    <w:p w14:paraId="7AFAF62F" w14:textId="6B9E8E2C" w:rsidR="00D04503" w:rsidRPr="0034059B" w:rsidDel="0000105E" w:rsidRDefault="00D04503" w:rsidP="00966627">
      <w:pPr>
        <w:pStyle w:val="ListParagraph"/>
        <w:numPr>
          <w:ilvl w:val="0"/>
          <w:numId w:val="32"/>
        </w:numPr>
        <w:spacing w:after="120"/>
        <w:jc w:val="both"/>
        <w:rPr>
          <w:del w:id="3981" w:author="Nguyen Toan" w:date="2018-05-06T17:56:00Z"/>
          <w:rFonts w:ascii="Times New Roman" w:eastAsia="Times New Roman" w:hAnsi="Times New Roman" w:cs="Times New Roman"/>
          <w:color w:val="auto"/>
          <w:sz w:val="28"/>
          <w:szCs w:val="28"/>
          <w:rPrChange w:id="3982" w:author="Nguyen Toan" w:date="2018-05-07T22:28:00Z">
            <w:rPr>
              <w:del w:id="3983" w:author="Nguyen Toan" w:date="2018-05-06T17:56:00Z"/>
              <w:rFonts w:ascii="Times New Roman" w:eastAsia="Times New Roman" w:hAnsi="Times New Roman" w:cs="Times New Roman"/>
              <w:sz w:val="28"/>
              <w:szCs w:val="28"/>
            </w:rPr>
          </w:rPrChange>
        </w:rPr>
      </w:pPr>
      <w:del w:id="3984" w:author="Nguyen Toan" w:date="2018-05-06T17:56:00Z">
        <w:r w:rsidRPr="0034059B" w:rsidDel="0000105E">
          <w:rPr>
            <w:rFonts w:ascii="Times New Roman" w:eastAsia="Times New Roman" w:hAnsi="Times New Roman" w:cs="Times New Roman"/>
            <w:color w:val="auto"/>
            <w:sz w:val="28"/>
            <w:szCs w:val="28"/>
            <w:rPrChange w:id="3985" w:author="Nguyen Toan" w:date="2018-05-07T22:28:00Z">
              <w:rPr>
                <w:rFonts w:ascii="Times New Roman" w:eastAsia="Times New Roman" w:hAnsi="Times New Roman" w:cs="Times New Roman"/>
                <w:sz w:val="28"/>
                <w:szCs w:val="28"/>
              </w:rPr>
            </w:rPrChange>
          </w:rPr>
          <w:delText>Service mediation: che giing: Lưu trữ và phục vụ các dịch vụ có thể tái sử dụng, MuleESB hoạt động như một bộ chứa các dịch vụ.ó khhép gọi dịch vụ ở các điểm độc lập.</w:delText>
        </w:r>
        <w:bookmarkStart w:id="3986" w:name="_Toc513584070"/>
        <w:bookmarkStart w:id="3987" w:name="_Toc513613693"/>
        <w:bookmarkEnd w:id="3986"/>
        <w:bookmarkEnd w:id="3987"/>
      </w:del>
    </w:p>
    <w:p w14:paraId="08C36CA7" w14:textId="3B00F8D2" w:rsidR="00D04503" w:rsidRPr="0034059B" w:rsidDel="00650A94" w:rsidRDefault="00D04503">
      <w:pPr>
        <w:pStyle w:val="Heading3"/>
        <w:numPr>
          <w:ilvl w:val="3"/>
          <w:numId w:val="12"/>
        </w:numPr>
        <w:spacing w:before="240" w:after="120"/>
        <w:ind w:left="646" w:hanging="646"/>
        <w:rPr>
          <w:del w:id="3988" w:author="LoanDT" w:date="2018-05-08T23:08:00Z"/>
          <w:rFonts w:ascii="Times New Roman" w:eastAsia="Times New Roman" w:hAnsi="Times New Roman" w:cs="Times New Roman"/>
          <w:color w:val="auto"/>
          <w:rPrChange w:id="3989" w:author="Nguyen Toan" w:date="2018-05-07T22:28:00Z">
            <w:rPr>
              <w:del w:id="3990" w:author="LoanDT" w:date="2018-05-08T23:08:00Z"/>
              <w:rFonts w:ascii="Times New Roman" w:eastAsia="Times New Roman" w:hAnsi="Times New Roman" w:cs="Times New Roman"/>
            </w:rPr>
          </w:rPrChange>
        </w:rPr>
        <w:pPrChange w:id="3991" w:author="Nguyen Toan" w:date="2018-05-05T22:30:00Z">
          <w:pPr>
            <w:pStyle w:val="ListParagraph"/>
            <w:numPr>
              <w:numId w:val="32"/>
            </w:numPr>
            <w:spacing w:after="120"/>
            <w:ind w:left="1287" w:hanging="360"/>
            <w:jc w:val="both"/>
          </w:pPr>
        </w:pPrChange>
      </w:pPr>
      <w:del w:id="3992" w:author="Nguyen Toan" w:date="2018-05-06T17:56:00Z">
        <w:r w:rsidRPr="0034059B" w:rsidDel="0000105E">
          <w:rPr>
            <w:rFonts w:ascii="Times New Roman" w:eastAsia="Times New Roman" w:hAnsi="Times New Roman" w:cs="Times New Roman"/>
            <w:color w:val="auto"/>
            <w:rPrChange w:id="3993" w:author="Nguyen Toan" w:date="2018-05-07T22:28:00Z">
              <w:rPr>
                <w:rFonts w:ascii="Times New Roman" w:eastAsia="Times New Roman" w:hAnsi="Times New Roman" w:cs="Times New Roman"/>
              </w:rPr>
            </w:rPrChange>
          </w:rPr>
          <w:delText xml:space="preserve">Message routing: đ che giing: Lưu trữ và phục vụ các dịch vụ có thể tái sử dụng, MuleESB hoạt động như một bộ chứa các dịch vụ.Data transformation: chuying: Lưu trữ và phục vụ các dịch vụ có thể tái sử dụng, </w:delText>
        </w:r>
      </w:del>
      <w:bookmarkStart w:id="3994" w:name="_Toc513613694"/>
      <w:r w:rsidR="00FA489A" w:rsidRPr="0034059B">
        <w:rPr>
          <w:rFonts w:ascii="Times New Roman" w:eastAsia="Times New Roman" w:hAnsi="Times New Roman" w:cs="Times New Roman"/>
          <w:b/>
          <w:color w:val="auto"/>
          <w:rPrChange w:id="3995" w:author="Nguyen Toan" w:date="2018-05-07T22:28:00Z">
            <w:rPr>
              <w:rFonts w:ascii="Times New Roman" w:eastAsia="Times New Roman" w:hAnsi="Times New Roman" w:cs="Times New Roman"/>
              <w:b/>
            </w:rPr>
          </w:rPrChange>
        </w:rPr>
        <w:t>Kiến trúc hệ thống MuleESB</w:t>
      </w:r>
      <w:bookmarkEnd w:id="3994"/>
      <w:r w:rsidR="00FA489A" w:rsidRPr="0034059B">
        <w:rPr>
          <w:rFonts w:ascii="Times New Roman" w:eastAsia="Times New Roman" w:hAnsi="Times New Roman" w:cs="Times New Roman"/>
          <w:b/>
          <w:color w:val="auto"/>
          <w:rPrChange w:id="3996" w:author="Nguyen Toan" w:date="2018-05-07T22:28:00Z">
            <w:rPr>
              <w:rFonts w:ascii="Times New Roman" w:eastAsia="Times New Roman" w:hAnsi="Times New Roman" w:cs="Times New Roman"/>
              <w:b/>
            </w:rPr>
          </w:rPrChange>
        </w:rPr>
        <w:t xml:space="preserve"> </w:t>
      </w:r>
    </w:p>
    <w:p w14:paraId="05468C9C" w14:textId="77777777" w:rsidR="00650A94" w:rsidRPr="00650A94" w:rsidRDefault="00650A94">
      <w:pPr>
        <w:pStyle w:val="Heading3"/>
        <w:numPr>
          <w:ilvl w:val="3"/>
          <w:numId w:val="12"/>
        </w:numPr>
        <w:spacing w:before="240" w:after="120"/>
        <w:ind w:left="646" w:hanging="646"/>
        <w:rPr>
          <w:ins w:id="3997" w:author="LoanDT" w:date="2018-05-08T23:08:00Z"/>
          <w:rFonts w:ascii="Times New Roman" w:eastAsia="Times New Roman" w:hAnsi="Times New Roman" w:cs="Times New Roman"/>
          <w:rPrChange w:id="3998" w:author="LoanDT" w:date="2018-05-08T23:08:00Z">
            <w:rPr>
              <w:ins w:id="3999" w:author="LoanDT" w:date="2018-05-08T23:08:00Z"/>
            </w:rPr>
          </w:rPrChange>
        </w:rPr>
        <w:pPrChange w:id="4000" w:author="LoanDT" w:date="2018-05-08T23:08:00Z">
          <w:pPr>
            <w:spacing w:after="120"/>
            <w:ind w:firstLine="567"/>
            <w:jc w:val="both"/>
          </w:pPr>
        </w:pPrChange>
      </w:pPr>
      <w:bookmarkStart w:id="4001" w:name="_Toc513613695"/>
      <w:bookmarkEnd w:id="4001"/>
    </w:p>
    <w:p w14:paraId="7A77A559" w14:textId="30B94F5D" w:rsidR="00824E49" w:rsidRPr="005A5BC4" w:rsidRDefault="00B3148A" w:rsidP="004C6924">
      <w:pPr>
        <w:spacing w:after="120"/>
        <w:ind w:firstLine="567"/>
        <w:jc w:val="both"/>
        <w:rPr>
          <w:rFonts w:ascii="Times New Roman" w:eastAsia="Times New Roman" w:hAnsi="Times New Roman" w:cs="Times New Roman"/>
          <w:sz w:val="28"/>
          <w:szCs w:val="28"/>
        </w:rPr>
      </w:pPr>
      <w:ins w:id="4002" w:author="Nguyen Toan" w:date="2018-05-09T07: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_Ref513613209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4003" w:author="Nguyen Toan" w:date="2018-05-09T07:11:00Z">
        <w:r w:rsidRPr="00824E49">
          <w:rPr>
            <w:rFonts w:ascii="Times New Roman" w:hAnsi="Times New Roman" w:cs="Times New Roman"/>
            <w:i/>
            <w:iCs/>
            <w:color w:val="auto"/>
            <w:sz w:val="28"/>
            <w:szCs w:val="28"/>
            <w:rPrChange w:id="4004" w:author="Nguyen Toan" w:date="2018-05-05T22:31:00Z">
              <w:rPr>
                <w:i/>
                <w:iCs/>
              </w:rPr>
            </w:rPrChange>
          </w:rPr>
          <w:t xml:space="preserve">Hình </w:t>
        </w:r>
        <w:r>
          <w:rPr>
            <w:rFonts w:ascii="Times New Roman" w:hAnsi="Times New Roman" w:cs="Times New Roman"/>
            <w:noProof/>
            <w:color w:val="auto"/>
            <w:sz w:val="28"/>
            <w:szCs w:val="28"/>
          </w:rPr>
          <w:t>1</w:t>
        </w:r>
        <w:r>
          <w:rPr>
            <w:rFonts w:ascii="Times New Roman" w:hAnsi="Times New Roman" w:cs="Times New Roman"/>
            <w:color w:val="auto"/>
            <w:sz w:val="28"/>
            <w:szCs w:val="28"/>
          </w:rPr>
          <w:t>.</w:t>
        </w:r>
        <w:r>
          <w:rPr>
            <w:rFonts w:ascii="Times New Roman" w:hAnsi="Times New Roman" w:cs="Times New Roman"/>
            <w:noProof/>
            <w:color w:val="auto"/>
            <w:sz w:val="28"/>
            <w:szCs w:val="28"/>
          </w:rPr>
          <w:t>4</w:t>
        </w:r>
        <w:r>
          <w:rPr>
            <w:rFonts w:ascii="Times New Roman" w:eastAsia="Times New Roman" w:hAnsi="Times New Roman" w:cs="Times New Roman"/>
            <w:sz w:val="28"/>
            <w:szCs w:val="28"/>
          </w:rPr>
          <w:fldChar w:fldCharType="end"/>
        </w:r>
      </w:ins>
      <w:ins w:id="4005" w:author="LoanDT" w:date="2018-05-08T23:11:00Z">
        <w:del w:id="4006" w:author="Nguyen Toan" w:date="2018-05-09T07:11:00Z">
          <w:r w:rsidR="0092609A" w:rsidDel="00B3148A">
            <w:rPr>
              <w:rFonts w:ascii="Times New Roman" w:eastAsia="Times New Roman" w:hAnsi="Times New Roman" w:cs="Times New Roman"/>
              <w:sz w:val="28"/>
              <w:szCs w:val="28"/>
            </w:rPr>
            <w:delText>Hình 1.4</w:delText>
          </w:r>
        </w:del>
        <w:r w:rsidR="0092609A">
          <w:rPr>
            <w:rFonts w:ascii="Times New Roman" w:eastAsia="Times New Roman" w:hAnsi="Times New Roman" w:cs="Times New Roman"/>
            <w:sz w:val="28"/>
            <w:szCs w:val="28"/>
          </w:rPr>
          <w:t xml:space="preserve"> mô t</w:t>
        </w:r>
      </w:ins>
      <w:ins w:id="4007" w:author="LoanDT" w:date="2018-05-08T23:12:00Z">
        <w:r w:rsidR="0092609A">
          <w:rPr>
            <w:rFonts w:ascii="Times New Roman" w:eastAsia="Times New Roman" w:hAnsi="Times New Roman" w:cs="Times New Roman"/>
            <w:sz w:val="28"/>
            <w:szCs w:val="28"/>
          </w:rPr>
          <w:t xml:space="preserve">ả kiến trúc của MuleESB. </w:t>
        </w:r>
      </w:ins>
      <w:del w:id="4008" w:author="LoanDT" w:date="2018-05-08T23:08:00Z">
        <w:r w:rsidR="00FA489A" w:rsidRPr="005A5BC4" w:rsidDel="00BD2376">
          <w:rPr>
            <w:rFonts w:ascii="Times New Roman" w:eastAsia="Times New Roman" w:hAnsi="Times New Roman" w:cs="Times New Roman"/>
            <w:sz w:val="28"/>
            <w:szCs w:val="28"/>
          </w:rPr>
          <w:delText>MuleESB cho phép truyền nhận</w:delText>
        </w:r>
        <w:r w:rsidR="00E31A28" w:rsidDel="00BD2376">
          <w:rPr>
            <w:rFonts w:ascii="Times New Roman" w:eastAsia="Times New Roman" w:hAnsi="Times New Roman" w:cs="Times New Roman"/>
            <w:sz w:val="28"/>
            <w:szCs w:val="28"/>
          </w:rPr>
          <w:delText xml:space="preserve"> thô</w:delText>
        </w:r>
        <w:r w:rsidR="00FA489A" w:rsidRPr="005A5BC4" w:rsidDel="00BD2376">
          <w:rPr>
            <w:rFonts w:ascii="Times New Roman" w:eastAsia="Times New Roman" w:hAnsi="Times New Roman" w:cs="Times New Roman"/>
            <w:sz w:val="28"/>
            <w:szCs w:val="28"/>
          </w:rPr>
          <w:delText xml:space="preserve">ng điệp bằng nhiều giao thức khác nhau. </w:delText>
        </w:r>
      </w:del>
      <w:r w:rsidR="00FA489A" w:rsidRPr="005A5BC4">
        <w:rPr>
          <w:rFonts w:ascii="Times New Roman" w:eastAsia="Times New Roman" w:hAnsi="Times New Roman" w:cs="Times New Roman"/>
          <w:sz w:val="28"/>
          <w:szCs w:val="28"/>
        </w:rPr>
        <w:t xml:space="preserve">Trong luồng xử lý, bộ chuyển đổi (Transformer) có vai trò chuyển đổi định dạng thông điệp thành các loại định dạng </w:t>
      </w:r>
      <w:r w:rsidR="00FA489A" w:rsidRPr="005A5BC4">
        <w:rPr>
          <w:rFonts w:ascii="Times New Roman" w:eastAsia="Times New Roman" w:hAnsi="Times New Roman" w:cs="Times New Roman"/>
          <w:sz w:val="28"/>
          <w:szCs w:val="28"/>
        </w:rPr>
        <w:lastRenderedPageBreak/>
        <w:t>phù hợp với nơi nhận thông điệp, trước khi được xử lý và định tuyến.</w:t>
      </w:r>
      <w:ins w:id="4009" w:author="Nguyen Toan" w:date="2018-05-07T22:28:00Z">
        <w:r w:rsidR="004C6924">
          <w:rPr>
            <w:rFonts w:ascii="Times New Roman" w:eastAsia="Times New Roman" w:hAnsi="Times New Roman" w:cs="Times New Roman"/>
            <w:sz w:val="28"/>
            <w:szCs w:val="28"/>
          </w:rPr>
          <w:t xml:space="preserve"> </w:t>
        </w:r>
      </w:ins>
      <w:moveToRangeStart w:id="4010" w:author="Nguyen Toan" w:date="2018-05-05T22:31:00Z" w:name="move513322818"/>
      <w:moveTo w:id="4011" w:author="Nguyen Toan" w:date="2018-05-05T22:31:00Z">
        <w:r w:rsidR="00824E49" w:rsidRPr="005A5BC4">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moveTo>
      <w:ins w:id="4012" w:author="Nguyen Toan" w:date="2018-05-06T11:09:00Z">
        <w:r w:rsidR="0054698B">
          <w:rPr>
            <w:rFonts w:ascii="Times New Roman" w:eastAsia="Times New Roman" w:hAnsi="Times New Roman" w:cs="Times New Roman"/>
            <w:sz w:val="28"/>
            <w:szCs w:val="28"/>
          </w:rPr>
          <w:t>.</w:t>
        </w:r>
      </w:ins>
    </w:p>
    <w:p w14:paraId="002DDCAE" w14:textId="711636E8" w:rsidR="00824E49" w:rsidRDefault="00824E49" w:rsidP="00824E49">
      <w:pPr>
        <w:spacing w:after="120"/>
        <w:ind w:firstLine="567"/>
        <w:jc w:val="both"/>
        <w:rPr>
          <w:ins w:id="4013" w:author="Nguyen Toan" w:date="2018-05-05T22:31:00Z"/>
          <w:rFonts w:ascii="Times New Roman" w:eastAsia="Times New Roman" w:hAnsi="Times New Roman" w:cs="Times New Roman"/>
          <w:sz w:val="28"/>
          <w:szCs w:val="28"/>
        </w:rPr>
      </w:pPr>
      <w:moveTo w:id="4014" w:author="Nguyen Toan" w:date="2018-05-05T22:31:00Z">
        <w:r w:rsidRPr="005A5BC4">
          <w:rPr>
            <w:rFonts w:ascii="Times New Roman" w:eastAsia="Times New Roman" w:hAnsi="Times New Roman" w:cs="Times New Roman"/>
            <w:sz w:val="28"/>
            <w:szCs w:val="28"/>
          </w:rPr>
          <w:t>Việc tách biệt giữa luồng logic nghiệp vụ và cách thức truyền nhận dữ liệu cho phép mở rộng kiến trúc hệ thống và dễ dàng tuỳ biến luồng nghiệp vụ</w:t>
        </w:r>
      </w:moveTo>
      <w:moveToRangeEnd w:id="4010"/>
      <w:ins w:id="4015" w:author="Nguyen Toan" w:date="2018-05-05T22:31:00Z">
        <w:r>
          <w:rPr>
            <w:rFonts w:ascii="Times New Roman" w:eastAsia="Times New Roman" w:hAnsi="Times New Roman" w:cs="Times New Roman"/>
            <w:sz w:val="28"/>
            <w:szCs w:val="28"/>
          </w:rPr>
          <w:t>.</w:t>
        </w:r>
      </w:ins>
    </w:p>
    <w:p w14:paraId="30D0F255" w14:textId="77777777" w:rsidR="00824E49" w:rsidRDefault="00824E49">
      <w:pPr>
        <w:keepNext/>
        <w:spacing w:after="120"/>
        <w:ind w:firstLine="567"/>
        <w:jc w:val="center"/>
        <w:rPr>
          <w:ins w:id="4016" w:author="Nguyen Toan" w:date="2018-05-05T22:31:00Z"/>
        </w:rPr>
        <w:pPrChange w:id="4017" w:author="Nguyen Toan" w:date="2018-05-05T22:31:00Z">
          <w:pPr>
            <w:spacing w:after="120"/>
            <w:ind w:firstLine="567"/>
            <w:jc w:val="center"/>
          </w:pPr>
        </w:pPrChange>
      </w:pPr>
      <w:ins w:id="4018" w:author="Nguyen Toan" w:date="2018-05-05T22:31:00Z">
        <w:r>
          <w:rPr>
            <w:noProof/>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ins>
    </w:p>
    <w:p w14:paraId="1D8AB904" w14:textId="148E9B93" w:rsidR="00824E49" w:rsidRPr="00824E49" w:rsidDel="00B3148A" w:rsidRDefault="00824E49">
      <w:pPr>
        <w:pStyle w:val="Caption"/>
        <w:jc w:val="center"/>
        <w:rPr>
          <w:del w:id="4019" w:author="Nguyen Toan" w:date="2018-05-09T07:10:00Z"/>
          <w:rFonts w:ascii="Times New Roman" w:eastAsia="Times New Roman" w:hAnsi="Times New Roman" w:cs="Times New Roman"/>
          <w:color w:val="auto"/>
          <w:sz w:val="28"/>
          <w:szCs w:val="28"/>
          <w:rPrChange w:id="4020" w:author="Nguyen Toan" w:date="2018-05-05T22:31:00Z">
            <w:rPr>
              <w:del w:id="4021" w:author="Nguyen Toan" w:date="2018-05-09T07:10:00Z"/>
              <w:rFonts w:ascii="Times New Roman" w:eastAsia="Times New Roman" w:hAnsi="Times New Roman" w:cs="Times New Roman"/>
              <w:sz w:val="28"/>
              <w:szCs w:val="28"/>
            </w:rPr>
          </w:rPrChange>
        </w:rPr>
        <w:pPrChange w:id="4022" w:author="Nguyen Toan" w:date="2018-05-05T22:31:00Z">
          <w:pPr>
            <w:spacing w:after="120"/>
            <w:ind w:firstLine="567"/>
            <w:jc w:val="both"/>
          </w:pPr>
        </w:pPrChange>
      </w:pPr>
      <w:bookmarkStart w:id="4023" w:name="_Ref513613209"/>
      <w:bookmarkStart w:id="4024" w:name="_Toc513325026"/>
      <w:ins w:id="4025" w:author="Nguyen Toan" w:date="2018-05-05T22:31:00Z">
        <w:r w:rsidRPr="00824E49">
          <w:rPr>
            <w:rFonts w:ascii="Times New Roman" w:hAnsi="Times New Roman" w:cs="Times New Roman"/>
            <w:i w:val="0"/>
            <w:iCs w:val="0"/>
            <w:color w:val="auto"/>
            <w:sz w:val="28"/>
            <w:szCs w:val="28"/>
            <w:rPrChange w:id="4026" w:author="Nguyen Toan" w:date="2018-05-05T22:31:00Z">
              <w:rPr>
                <w:i/>
                <w:iCs/>
              </w:rPr>
            </w:rPrChange>
          </w:rPr>
          <w:t xml:space="preserve">Hình </w:t>
        </w:r>
      </w:ins>
      <w:ins w:id="4027" w:author="Nguyen Toan" w:date="2018-05-14T18:03:00Z">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i w:val="0"/>
            <w:iCs w:val="0"/>
            <w:color w:val="auto"/>
            <w:sz w:val="28"/>
            <w:szCs w:val="28"/>
          </w:rPr>
          <w:instrText xml:space="preserve"> STYLEREF 1 \s </w:instrText>
        </w:r>
      </w:ins>
      <w:r w:rsidR="0052504F">
        <w:rPr>
          <w:rFonts w:ascii="Times New Roman" w:hAnsi="Times New Roman" w:cs="Times New Roman"/>
          <w:i w:val="0"/>
          <w:iCs w:val="0"/>
          <w:color w:val="auto"/>
          <w:sz w:val="28"/>
          <w:szCs w:val="28"/>
        </w:rPr>
        <w:fldChar w:fldCharType="separate"/>
      </w:r>
      <w:r w:rsidR="0052504F">
        <w:rPr>
          <w:rFonts w:ascii="Times New Roman" w:hAnsi="Times New Roman" w:cs="Times New Roman"/>
          <w:i w:val="0"/>
          <w:iCs w:val="0"/>
          <w:noProof/>
          <w:color w:val="auto"/>
          <w:sz w:val="28"/>
          <w:szCs w:val="28"/>
        </w:rPr>
        <w:t>1</w:t>
      </w:r>
      <w:ins w:id="4028" w:author="Nguyen Toan" w:date="2018-05-14T18:03:00Z">
        <w:r w:rsidR="0052504F">
          <w:rPr>
            <w:rFonts w:ascii="Times New Roman" w:hAnsi="Times New Roman" w:cs="Times New Roman"/>
            <w:i w:val="0"/>
            <w:iCs w:val="0"/>
            <w:color w:val="auto"/>
            <w:sz w:val="28"/>
            <w:szCs w:val="28"/>
          </w:rPr>
          <w:fldChar w:fldCharType="end"/>
        </w:r>
        <w:r w:rsidR="0052504F">
          <w:rPr>
            <w:rFonts w:ascii="Times New Roman" w:hAnsi="Times New Roman" w:cs="Times New Roman"/>
            <w:i w:val="0"/>
            <w:iCs w:val="0"/>
            <w:color w:val="auto"/>
            <w:sz w:val="28"/>
            <w:szCs w:val="28"/>
          </w:rPr>
          <w:t>.</w:t>
        </w:r>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i w:val="0"/>
            <w:iCs w:val="0"/>
            <w:color w:val="auto"/>
            <w:sz w:val="28"/>
            <w:szCs w:val="28"/>
          </w:rPr>
          <w:instrText xml:space="preserve"> SEQ Hình \* ARABIC \s 1 </w:instrText>
        </w:r>
      </w:ins>
      <w:r w:rsidR="0052504F">
        <w:rPr>
          <w:rFonts w:ascii="Times New Roman" w:hAnsi="Times New Roman" w:cs="Times New Roman"/>
          <w:i w:val="0"/>
          <w:iCs w:val="0"/>
          <w:color w:val="auto"/>
          <w:sz w:val="28"/>
          <w:szCs w:val="28"/>
        </w:rPr>
        <w:fldChar w:fldCharType="separate"/>
      </w:r>
      <w:ins w:id="4029" w:author="Nguyen Toan" w:date="2018-05-14T18:03:00Z">
        <w:r w:rsidR="0052504F">
          <w:rPr>
            <w:rFonts w:ascii="Times New Roman" w:hAnsi="Times New Roman" w:cs="Times New Roman"/>
            <w:i w:val="0"/>
            <w:iCs w:val="0"/>
            <w:noProof/>
            <w:color w:val="auto"/>
            <w:sz w:val="28"/>
            <w:szCs w:val="28"/>
          </w:rPr>
          <w:t>4</w:t>
        </w:r>
        <w:r w:rsidR="0052504F">
          <w:rPr>
            <w:rFonts w:ascii="Times New Roman" w:hAnsi="Times New Roman" w:cs="Times New Roman"/>
            <w:i w:val="0"/>
            <w:iCs w:val="0"/>
            <w:color w:val="auto"/>
            <w:sz w:val="28"/>
            <w:szCs w:val="28"/>
          </w:rPr>
          <w:fldChar w:fldCharType="end"/>
        </w:r>
      </w:ins>
      <w:bookmarkEnd w:id="4023"/>
      <w:ins w:id="4030" w:author="Nguyen Toan" w:date="2018-05-05T22:31:00Z">
        <w:r w:rsidRPr="00824E49">
          <w:rPr>
            <w:rFonts w:ascii="Times New Roman" w:hAnsi="Times New Roman" w:cs="Times New Roman"/>
            <w:i w:val="0"/>
            <w:iCs w:val="0"/>
            <w:color w:val="auto"/>
            <w:sz w:val="28"/>
            <w:szCs w:val="28"/>
            <w:rPrChange w:id="4031" w:author="Nguyen Toan" w:date="2018-05-05T22:31:00Z">
              <w:rPr>
                <w:i/>
                <w:iCs/>
              </w:rPr>
            </w:rPrChange>
          </w:rPr>
          <w:t>: Kiến trúc MuleESB</w:t>
        </w:r>
      </w:ins>
      <w:ins w:id="4032" w:author="Nguyen Toan" w:date="2018-05-05T22:32:00Z">
        <w:r w:rsidR="00330973">
          <w:rPr>
            <w:rFonts w:ascii="Times New Roman" w:hAnsi="Times New Roman" w:cs="Times New Roman"/>
            <w:i w:val="0"/>
            <w:color w:val="auto"/>
            <w:sz w:val="28"/>
            <w:szCs w:val="28"/>
          </w:rPr>
          <w:t xml:space="preserve"> </w:t>
        </w:r>
      </w:ins>
      <w:customXmlInsRangeStart w:id="4033" w:author="Nguyen Toan" w:date="2018-05-07T21:42:00Z"/>
      <w:sdt>
        <w:sdtPr>
          <w:rPr>
            <w:rFonts w:ascii="Times New Roman" w:hAnsi="Times New Roman" w:cs="Times New Roman"/>
            <w:i w:val="0"/>
            <w:color w:val="auto"/>
            <w:sz w:val="28"/>
            <w:szCs w:val="28"/>
          </w:rPr>
          <w:id w:val="896869862"/>
          <w:citation/>
        </w:sdtPr>
        <w:sdtContent>
          <w:customXmlInsRangeEnd w:id="4033"/>
          <w:ins w:id="4034" w:author="Nguyen Toan" w:date="2018-05-07T21:42:00Z">
            <w:r w:rsidR="00330973">
              <w:rPr>
                <w:rFonts w:ascii="Times New Roman" w:hAnsi="Times New Roman" w:cs="Times New Roman"/>
                <w:i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MuleSoft \l 1033 </w:instrText>
            </w:r>
          </w:ins>
          <w:r w:rsidR="00330973">
            <w:rPr>
              <w:rFonts w:ascii="Times New Roman" w:hAnsi="Times New Roman" w:cs="Times New Roman"/>
              <w:i w:val="0"/>
              <w:color w:val="auto"/>
              <w:sz w:val="28"/>
              <w:szCs w:val="28"/>
            </w:rPr>
            <w:fldChar w:fldCharType="separate"/>
          </w:r>
          <w:r w:rsidR="00113EBB" w:rsidRPr="00113EBB">
            <w:rPr>
              <w:rFonts w:ascii="Times New Roman" w:hAnsi="Times New Roman" w:cs="Times New Roman"/>
              <w:noProof/>
              <w:color w:val="auto"/>
              <w:sz w:val="28"/>
              <w:szCs w:val="28"/>
              <w:lang w:val="en-US"/>
            </w:rPr>
            <w:t>[6]</w:t>
          </w:r>
          <w:ins w:id="4035" w:author="Nguyen Toan" w:date="2018-05-07T21:42:00Z">
            <w:r w:rsidR="00330973">
              <w:rPr>
                <w:rFonts w:ascii="Times New Roman" w:hAnsi="Times New Roman" w:cs="Times New Roman"/>
                <w:i w:val="0"/>
                <w:color w:val="auto"/>
                <w:sz w:val="28"/>
                <w:szCs w:val="28"/>
              </w:rPr>
              <w:fldChar w:fldCharType="end"/>
            </w:r>
          </w:ins>
          <w:customXmlInsRangeStart w:id="4036" w:author="Nguyen Toan" w:date="2018-05-07T21:42:00Z"/>
        </w:sdtContent>
      </w:sdt>
      <w:customXmlInsRangeEnd w:id="4036"/>
      <w:ins w:id="4037" w:author="Nguyen Toan" w:date="2018-05-05T22:32:00Z">
        <w:r w:rsidR="003D4192">
          <w:rPr>
            <w:rFonts w:ascii="Times New Roman" w:hAnsi="Times New Roman" w:cs="Times New Roman"/>
            <w:i w:val="0"/>
            <w:color w:val="auto"/>
            <w:sz w:val="28"/>
            <w:szCs w:val="28"/>
          </w:rPr>
          <w:t>.</w:t>
        </w:r>
      </w:ins>
      <w:bookmarkEnd w:id="4024"/>
    </w:p>
    <w:p w14:paraId="4AD05286" w14:textId="1EA7FE46" w:rsidR="00FA489A" w:rsidRPr="005A5BC4" w:rsidDel="00A35D72" w:rsidRDefault="00FA489A">
      <w:pPr>
        <w:spacing w:after="120"/>
        <w:jc w:val="both"/>
        <w:rPr>
          <w:del w:id="4038" w:author="LoanDT" w:date="2018-05-08T23:11:00Z"/>
          <w:rFonts w:ascii="Times New Roman" w:eastAsia="Times New Roman" w:hAnsi="Times New Roman" w:cs="Times New Roman"/>
          <w:sz w:val="28"/>
          <w:szCs w:val="28"/>
        </w:rPr>
        <w:pPrChange w:id="4039" w:author="Nguyen Toan" w:date="2018-05-09T07:10:00Z">
          <w:pPr>
            <w:spacing w:after="120"/>
            <w:ind w:firstLine="567"/>
            <w:jc w:val="both"/>
          </w:pPr>
        </w:pPrChange>
      </w:pPr>
      <w:moveFromRangeStart w:id="4040" w:author="Nguyen Toan" w:date="2018-05-05T22:31:00Z" w:name="move513322818"/>
      <w:commentRangeStart w:id="4041"/>
      <w:moveFrom w:id="4042" w:author="Nguyen Toan" w:date="2018-05-05T22:31:00Z">
        <w:r w:rsidRPr="005A5BC4" w:rsidDel="00824E49">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w:t>
        </w:r>
        <w:del w:id="4043" w:author="LoanDT" w:date="2018-05-08T23:11:00Z">
          <w:r w:rsidRPr="005A5BC4" w:rsidDel="00A35D72">
            <w:rPr>
              <w:rFonts w:ascii="Times New Roman" w:eastAsia="Times New Roman" w:hAnsi="Times New Roman" w:cs="Times New Roman"/>
              <w:sz w:val="28"/>
              <w:szCs w:val="28"/>
            </w:rPr>
            <w:delText>au</w:delText>
          </w:r>
        </w:del>
      </w:moveFrom>
    </w:p>
    <w:p w14:paraId="34FAC721" w14:textId="2DD28465" w:rsidR="00FA489A" w:rsidRPr="005A5BC4" w:rsidRDefault="00FA489A">
      <w:pPr>
        <w:pStyle w:val="Caption"/>
        <w:jc w:val="center"/>
        <w:pPrChange w:id="4044" w:author="Nguyen Toan" w:date="2018-05-09T07:10:00Z">
          <w:pPr>
            <w:spacing w:after="120"/>
            <w:ind w:firstLine="567"/>
            <w:jc w:val="both"/>
          </w:pPr>
        </w:pPrChange>
      </w:pPr>
      <w:moveFrom w:id="4045" w:author="Nguyen Toan" w:date="2018-05-05T22:31:00Z">
        <w:r w:rsidRPr="005A5BC4" w:rsidDel="00824E49">
          <w:t>Việc tách biệt giữa luồng logic nghiệp vụ và cách thức truyền nhận dữ liệu cho phép mở rộng kiến trúc hệ thống và dễ dàng tuỳ biến luồng nghiệp v</w:t>
        </w:r>
        <w:del w:id="4046" w:author="Nguyen Toan" w:date="2018-05-05T22:32:00Z">
          <w:r w:rsidRPr="005A5BC4" w:rsidDel="006E0A49">
            <w:delText>ụ</w:delText>
          </w:r>
        </w:del>
      </w:moveFrom>
      <w:moveFromRangeEnd w:id="4040"/>
      <w:commentRangeEnd w:id="4041"/>
      <w:r w:rsidR="00B41001">
        <w:rPr>
          <w:rStyle w:val="CommentReference"/>
        </w:rPr>
        <w:commentReference w:id="4041"/>
      </w:r>
      <w:del w:id="4047" w:author="Nguyen Toan" w:date="2018-05-05T22:32:00Z">
        <w:r w:rsidRPr="005A5BC4" w:rsidDel="006E0A49">
          <w:delText>.</w:delText>
        </w:r>
      </w:del>
    </w:p>
    <w:p w14:paraId="13B61EC6" w14:textId="77777777" w:rsidR="00FA489A" w:rsidRPr="00966627" w:rsidRDefault="00FA489A"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48" w:name="_Toc513613696"/>
      <w:r w:rsidRPr="00966627">
        <w:rPr>
          <w:rFonts w:ascii="Times New Roman" w:eastAsia="Times New Roman" w:hAnsi="Times New Roman" w:cs="Times New Roman"/>
          <w:b/>
          <w:color w:val="000000"/>
        </w:rPr>
        <w:t>Xử lý dữ liệu</w:t>
      </w:r>
      <w:bookmarkEnd w:id="4048"/>
    </w:p>
    <w:p w14:paraId="4CC746FA"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Transformer: Khi một thông điệp được gửi đi giữa các ứng dụng, MuleESB tiếp nhận thông điệp, chuyển đổi định dạng thông điệp, phân loại và điều hướng sang dịch vụ nhận cần thiết. </w:t>
      </w:r>
    </w:p>
    <w:p w14:paraId="13FAD5BE"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Components: Các thành phần dịch vụ chứa logic nghiệp vụ để xử lý dữ liệu bên trong thông điệp. Nó không chứa thông tin nào về cách nhận và gửi của bản thân thông điệp đó</w:t>
      </w:r>
    </w:p>
    <w:p w14:paraId="18E6833D" w14:textId="0BB2B28B" w:rsidR="00FA489A" w:rsidRPr="00966627" w:rsidRDefault="00FA489A" w:rsidP="00966627">
      <w:pPr>
        <w:spacing w:after="120"/>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Điều hướng thông điệp giữa các thành phần</w:t>
      </w:r>
      <w:r w:rsidR="002A7135">
        <w:rPr>
          <w:rFonts w:ascii="Times New Roman" w:eastAsia="Times New Roman" w:hAnsi="Times New Roman" w:cs="Times New Roman"/>
          <w:sz w:val="28"/>
          <w:szCs w:val="28"/>
        </w:rPr>
        <w:t xml:space="preserve"> như </w:t>
      </w:r>
      <w:r w:rsidR="002A7135">
        <w:rPr>
          <w:rFonts w:ascii="Times New Roman" w:eastAsia="Times New Roman" w:hAnsi="Times New Roman" w:cs="Times New Roman"/>
          <w:sz w:val="28"/>
          <w:szCs w:val="28"/>
        </w:rPr>
        <w:fldChar w:fldCharType="begin"/>
      </w:r>
      <w:r w:rsidR="002A7135">
        <w:rPr>
          <w:rFonts w:ascii="Times New Roman" w:eastAsia="Times New Roman" w:hAnsi="Times New Roman" w:cs="Times New Roman"/>
          <w:sz w:val="28"/>
          <w:szCs w:val="28"/>
        </w:rPr>
        <w:instrText xml:space="preserve"> REF _Ref513152133 \h  \* MERGEFORMAT </w:instrText>
      </w:r>
      <w:r w:rsidR="002A7135">
        <w:rPr>
          <w:rFonts w:ascii="Times New Roman" w:eastAsia="Times New Roman" w:hAnsi="Times New Roman" w:cs="Times New Roman"/>
          <w:sz w:val="28"/>
          <w:szCs w:val="28"/>
        </w:rPr>
      </w:r>
      <w:r w:rsidR="002A7135">
        <w:rPr>
          <w:rFonts w:ascii="Times New Roman" w:eastAsia="Times New Roman" w:hAnsi="Times New Roman" w:cs="Times New Roman"/>
          <w:sz w:val="28"/>
          <w:szCs w:val="28"/>
        </w:rPr>
        <w:fldChar w:fldCharType="separate"/>
      </w:r>
      <w:ins w:id="4049" w:author="Nguyen Toan" w:date="2018-05-05T22:59:00Z">
        <w:r w:rsidR="0048202A" w:rsidRPr="003224C8">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050" w:author="Nguyen Toan" w:date="2018-05-05T22:59:00Z">
              <w:rPr>
                <w:rFonts w:ascii="Times New Roman" w:hAnsi="Times New Roman" w:cs="Times New Roman"/>
                <w:i/>
                <w:noProof/>
                <w:color w:val="auto"/>
                <w:sz w:val="28"/>
                <w:szCs w:val="28"/>
              </w:rPr>
            </w:rPrChange>
          </w:rPr>
          <w:t>1.5</w:t>
        </w:r>
      </w:ins>
      <w:del w:id="405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1.8</w:delText>
        </w:r>
      </w:del>
      <w:r w:rsidR="002A7135">
        <w:rPr>
          <w:rFonts w:ascii="Times New Roman" w:eastAsia="Times New Roman" w:hAnsi="Times New Roman" w:cs="Times New Roman"/>
          <w:sz w:val="28"/>
          <w:szCs w:val="28"/>
        </w:rPr>
        <w:fldChar w:fldCharType="end"/>
      </w:r>
      <w:r w:rsidR="00EC620D">
        <w:rPr>
          <w:rFonts w:ascii="Times New Roman" w:eastAsia="Times New Roman" w:hAnsi="Times New Roman" w:cs="Times New Roman"/>
          <w:sz w:val="28"/>
          <w:szCs w:val="28"/>
        </w:rPr>
        <w:t xml:space="preserve"> là một ví </w:t>
      </w:r>
      <w:r w:rsidR="006022C2">
        <w:rPr>
          <w:rFonts w:ascii="Times New Roman" w:eastAsia="Times New Roman" w:hAnsi="Times New Roman" w:cs="Times New Roman"/>
          <w:sz w:val="28"/>
          <w:szCs w:val="28"/>
        </w:rPr>
        <w:t>dụ về luồng cơ bản của MuleESB.</w:t>
      </w:r>
    </w:p>
    <w:p w14:paraId="5E456AE3"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Flow control: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5A5BC4" w:rsidRDefault="00FA489A" w:rsidP="00FA489A">
      <w:pPr>
        <w:spacing w:line="288" w:lineRule="auto"/>
        <w:ind w:left="1440"/>
        <w:rPr>
          <w:rFonts w:ascii="Times New Roman" w:eastAsia="Times New Roman" w:hAnsi="Times New Roman" w:cs="Times New Roman"/>
          <w:sz w:val="28"/>
          <w:szCs w:val="28"/>
        </w:rPr>
      </w:pPr>
    </w:p>
    <w:p w14:paraId="4DE31352" w14:textId="77777777" w:rsidR="00FA489A" w:rsidRPr="005A5BC4" w:rsidRDefault="00FA489A">
      <w:pPr>
        <w:keepNext/>
        <w:spacing w:line="288" w:lineRule="auto"/>
        <w:ind w:left="180"/>
        <w:jc w:val="center"/>
        <w:rPr>
          <w:rFonts w:ascii="Times New Roman" w:hAnsi="Times New Roman" w:cs="Times New Roman"/>
          <w:sz w:val="28"/>
          <w:szCs w:val="28"/>
        </w:rPr>
        <w:pPrChange w:id="4052" w:author="Nguyen Toan" w:date="2018-05-05T22:32:00Z">
          <w:pPr>
            <w:keepNext/>
            <w:spacing w:line="288" w:lineRule="auto"/>
            <w:ind w:left="180"/>
          </w:pPr>
        </w:pPrChange>
      </w:pPr>
      <w:r w:rsidRPr="005A5BC4">
        <w:rPr>
          <w:rFonts w:ascii="Times New Roman" w:eastAsia="Times New Roman" w:hAnsi="Times New Roman" w:cs="Times New Roman"/>
          <w:noProof/>
          <w:sz w:val="28"/>
          <w:szCs w:val="28"/>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7C54F88C" w:rsidR="00FA489A" w:rsidRPr="003224C8" w:rsidRDefault="00FA489A" w:rsidP="00FA489A">
      <w:pPr>
        <w:pStyle w:val="Caption"/>
        <w:spacing w:line="288" w:lineRule="auto"/>
        <w:jc w:val="center"/>
        <w:rPr>
          <w:rFonts w:ascii="Times New Roman" w:eastAsia="Times New Roman" w:hAnsi="Times New Roman" w:cs="Times New Roman"/>
          <w:i w:val="0"/>
          <w:color w:val="auto"/>
          <w:sz w:val="28"/>
          <w:szCs w:val="28"/>
        </w:rPr>
      </w:pPr>
      <w:bookmarkStart w:id="4053" w:name="_Ref513152133"/>
      <w:bookmarkStart w:id="4054" w:name="_Toc511991194"/>
      <w:bookmarkStart w:id="4055" w:name="_Toc513325027"/>
      <w:r w:rsidRPr="003224C8">
        <w:rPr>
          <w:rFonts w:ascii="Times New Roman" w:hAnsi="Times New Roman" w:cs="Times New Roman"/>
          <w:i w:val="0"/>
          <w:color w:val="auto"/>
          <w:sz w:val="28"/>
          <w:szCs w:val="28"/>
        </w:rPr>
        <w:t xml:space="preserve">Hình </w:t>
      </w:r>
      <w:ins w:id="405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05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058" w:author="Nguyen Toan" w:date="2018-05-14T18:03:00Z">
        <w:r w:rsidR="0052504F">
          <w:rPr>
            <w:rFonts w:ascii="Times New Roman" w:hAnsi="Times New Roman" w:cs="Times New Roman"/>
            <w:i w:val="0"/>
            <w:noProof/>
            <w:color w:val="auto"/>
            <w:sz w:val="28"/>
            <w:szCs w:val="28"/>
          </w:rPr>
          <w:t>5</w:t>
        </w:r>
        <w:r w:rsidR="0052504F">
          <w:rPr>
            <w:rFonts w:ascii="Times New Roman" w:hAnsi="Times New Roman" w:cs="Times New Roman"/>
            <w:i w:val="0"/>
            <w:color w:val="auto"/>
            <w:sz w:val="28"/>
            <w:szCs w:val="28"/>
          </w:rPr>
          <w:fldChar w:fldCharType="end"/>
        </w:r>
      </w:ins>
      <w:del w:id="405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8</w:delText>
        </w:r>
        <w:r w:rsidR="00185199" w:rsidDel="00BE0028">
          <w:rPr>
            <w:rFonts w:ascii="Times New Roman" w:hAnsi="Times New Roman" w:cs="Times New Roman"/>
            <w:i w:val="0"/>
            <w:color w:val="auto"/>
            <w:sz w:val="28"/>
            <w:szCs w:val="28"/>
          </w:rPr>
          <w:fldChar w:fldCharType="end"/>
        </w:r>
      </w:del>
      <w:bookmarkEnd w:id="4053"/>
      <w:r w:rsidR="00553B44">
        <w:rPr>
          <w:rFonts w:ascii="Times New Roman" w:hAnsi="Times New Roman" w:cs="Times New Roman"/>
          <w:i w:val="0"/>
          <w:color w:val="auto"/>
          <w:sz w:val="28"/>
          <w:szCs w:val="28"/>
        </w:rPr>
        <w:t>.</w:t>
      </w:r>
      <w:r w:rsidRPr="003224C8">
        <w:rPr>
          <w:rFonts w:ascii="Times New Roman" w:hAnsi="Times New Roman" w:cs="Times New Roman"/>
          <w:i w:val="0"/>
          <w:color w:val="auto"/>
          <w:sz w:val="28"/>
          <w:szCs w:val="28"/>
        </w:rPr>
        <w:t xml:space="preserve"> Mô hình luồng xử lý trên MuleESB</w:t>
      </w:r>
      <w:bookmarkEnd w:id="4054"/>
      <w:bookmarkEnd w:id="4055"/>
    </w:p>
    <w:p w14:paraId="28FD2653" w14:textId="77777777" w:rsidR="00FA489A" w:rsidRPr="00966627" w:rsidRDefault="00C435A4"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60" w:name="_Toc513613697"/>
      <w:r w:rsidRPr="00966627">
        <w:rPr>
          <w:rFonts w:ascii="Times New Roman" w:eastAsia="Times New Roman" w:hAnsi="Times New Roman" w:cs="Times New Roman"/>
          <w:b/>
          <w:color w:val="000000"/>
        </w:rPr>
        <w:t>Ứ</w:t>
      </w:r>
      <w:r w:rsidR="00FA489A" w:rsidRPr="00966627">
        <w:rPr>
          <w:rFonts w:ascii="Times New Roman" w:eastAsia="Times New Roman" w:hAnsi="Times New Roman" w:cs="Times New Roman"/>
          <w:b/>
          <w:color w:val="000000"/>
        </w:rPr>
        <w:t xml:space="preserve">ng dụng </w:t>
      </w:r>
      <w:r w:rsidRPr="00966627">
        <w:rPr>
          <w:rFonts w:ascii="Times New Roman" w:eastAsia="Times New Roman" w:hAnsi="Times New Roman" w:cs="Times New Roman"/>
          <w:b/>
          <w:color w:val="000000"/>
        </w:rPr>
        <w:t xml:space="preserve">thực tế </w:t>
      </w:r>
      <w:r w:rsidR="00FA489A" w:rsidRPr="00966627">
        <w:rPr>
          <w:rFonts w:ascii="Times New Roman" w:eastAsia="Times New Roman" w:hAnsi="Times New Roman" w:cs="Times New Roman"/>
          <w:b/>
          <w:color w:val="000000"/>
        </w:rPr>
        <w:t>sử dụng MuleESB</w:t>
      </w:r>
      <w:bookmarkEnd w:id="4060"/>
    </w:p>
    <w:p w14:paraId="37864E4E" w14:textId="703F2C96" w:rsidR="00A650DB" w:rsidRDefault="005A3A65" w:rsidP="00351C8D">
      <w:pPr>
        <w:spacing w:after="120"/>
        <w:ind w:firstLine="567"/>
        <w:jc w:val="both"/>
        <w:rPr>
          <w:ins w:id="4061" w:author="Nguyen Toan" w:date="2018-05-05T22:33:00Z"/>
          <w:rFonts w:ascii="Times New Roman" w:eastAsia="Times New Roman" w:hAnsi="Times New Roman" w:cs="Times New Roman"/>
          <w:sz w:val="28"/>
          <w:szCs w:val="28"/>
        </w:rPr>
      </w:pPr>
      <w:ins w:id="4062" w:author="Nguyen Toan" w:date="2018-05-05T22:33:00Z">
        <w:r>
          <w:rPr>
            <w:rFonts w:ascii="Times New Roman" w:eastAsia="Times New Roman" w:hAnsi="Times New Roman" w:cs="Times New Roman"/>
            <w:sz w:val="28"/>
            <w:szCs w:val="28"/>
          </w:rPr>
          <w:t xml:space="preserve">MuleESB </w:t>
        </w:r>
        <w:r w:rsidR="00D3709A">
          <w:rPr>
            <w:rFonts w:ascii="Times New Roman" w:eastAsia="Times New Roman" w:hAnsi="Times New Roman" w:cs="Times New Roman"/>
            <w:sz w:val="28"/>
            <w:szCs w:val="28"/>
          </w:rPr>
          <w:t xml:space="preserve">được sử dụng rộng rãi để phát triển ứng dụng </w:t>
        </w:r>
      </w:ins>
      <w:ins w:id="4063" w:author="Nguyen Toan" w:date="2018-05-05T22:34:00Z">
        <w:r w:rsidR="00D3709A">
          <w:rPr>
            <w:rFonts w:ascii="Times New Roman" w:eastAsia="Times New Roman" w:hAnsi="Times New Roman" w:cs="Times New Roman"/>
            <w:sz w:val="28"/>
            <w:szCs w:val="28"/>
          </w:rPr>
          <w:t xml:space="preserve">ESB, </w:t>
        </w:r>
      </w:ins>
      <w:ins w:id="4064" w:author="Nguyen Toan" w:date="2018-05-05T22:44:00Z">
        <w:r w:rsidR="00930178">
          <w:rPr>
            <w:rFonts w:ascii="Times New Roman" w:eastAsia="Times New Roman" w:hAnsi="Times New Roman" w:cs="Times New Roman"/>
            <w:sz w:val="28"/>
            <w:szCs w:val="28"/>
          </w:rPr>
          <w:t>đặc biệt</w:t>
        </w:r>
      </w:ins>
      <w:ins w:id="4065" w:author="Nguyen Toan" w:date="2018-05-06T15:17:00Z">
        <w:r w:rsidR="00E71C4B">
          <w:rPr>
            <w:rFonts w:ascii="Times New Roman" w:eastAsia="Times New Roman" w:hAnsi="Times New Roman" w:cs="Times New Roman"/>
            <w:sz w:val="28"/>
            <w:szCs w:val="28"/>
          </w:rPr>
          <w:t xml:space="preserve"> trong</w:t>
        </w:r>
      </w:ins>
      <w:ins w:id="4066" w:author="Nguyen Toan" w:date="2018-05-05T22:44:00Z">
        <w:r w:rsidR="00A650DB">
          <w:rPr>
            <w:rFonts w:ascii="Times New Roman" w:eastAsia="Times New Roman" w:hAnsi="Times New Roman" w:cs="Times New Roman"/>
            <w:sz w:val="28"/>
            <w:szCs w:val="28"/>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ins>
    </w:p>
    <w:p w14:paraId="12B40497" w14:textId="0F947DF3" w:rsidR="00FA489A" w:rsidRPr="00B93547" w:rsidDel="00D43A7B" w:rsidRDefault="00FA489A" w:rsidP="00966627">
      <w:pPr>
        <w:spacing w:after="120"/>
        <w:ind w:firstLine="567"/>
        <w:jc w:val="both"/>
        <w:rPr>
          <w:del w:id="4067" w:author="Nguyen Toan" w:date="2018-05-06T17:59: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Pr>
          <w:rFonts w:ascii="Times New Roman" w:eastAsia="Times New Roman" w:hAnsi="Times New Roman" w:cs="Times New Roman"/>
          <w:sz w:val="28"/>
          <w:szCs w:val="28"/>
        </w:rPr>
        <w:t>báo cáo,</w:t>
      </w:r>
      <w:r w:rsidRPr="00B93547">
        <w:rPr>
          <w:rFonts w:ascii="Times New Roman" w:eastAsia="Times New Roman" w:hAnsi="Times New Roman" w:cs="Times New Roman"/>
          <w:sz w:val="28"/>
          <w:szCs w:val="28"/>
        </w:rPr>
        <w:t>...</w:t>
      </w:r>
    </w:p>
    <w:p w14:paraId="71584F6B" w14:textId="43F029DA" w:rsidR="003456AD" w:rsidRDefault="00FA489A">
      <w:pPr>
        <w:spacing w:after="120"/>
        <w:ind w:firstLine="567"/>
        <w:jc w:val="both"/>
        <w:rPr>
          <w:ins w:id="4068" w:author="Nguyen Toan" w:date="2018-05-06T18:10: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Hệ thống bao gồm các ứng dụng phía khách hàng, các ứng dụng quản trị của ngân hàng và các hệ thống lõi</w:t>
      </w:r>
      <w:r w:rsidR="005B5EFC">
        <w:rPr>
          <w:rFonts w:ascii="Times New Roman" w:eastAsia="Times New Roman" w:hAnsi="Times New Roman" w:cs="Times New Roman"/>
          <w:sz w:val="28"/>
          <w:szCs w:val="28"/>
        </w:rPr>
        <w:t xml:space="preserve"> của ngân hàng</w:t>
      </w:r>
      <w:r w:rsidRPr="00B93547">
        <w:rPr>
          <w:rFonts w:ascii="Times New Roman" w:eastAsia="Times New Roman" w:hAnsi="Times New Roman" w:cs="Times New Roman"/>
          <w:sz w:val="28"/>
          <w:szCs w:val="28"/>
        </w:rPr>
        <w:t xml:space="preserve"> (core banking).</w:t>
      </w:r>
      <w:ins w:id="4069" w:author="Nguyen Toan" w:date="2018-05-07T22:32:00Z">
        <w:r w:rsidR="00DE1D20">
          <w:rPr>
            <w:rFonts w:ascii="Times New Roman" w:eastAsia="Times New Roman" w:hAnsi="Times New Roman" w:cs="Times New Roman"/>
            <w:sz w:val="28"/>
            <w:szCs w:val="28"/>
          </w:rPr>
          <w:t xml:space="preserve"> Các ứng dụng trong hệ thống được xây dựng trên các nền tảng khác nhau như .NET, java,</w:t>
        </w:r>
      </w:ins>
      <w:ins w:id="4070" w:author="Nguyen Toan" w:date="2018-05-07T22:33:00Z">
        <w:r w:rsidR="00274CFF">
          <w:rPr>
            <w:rFonts w:ascii="Times New Roman" w:eastAsia="Times New Roman" w:hAnsi="Times New Roman" w:cs="Times New Roman"/>
            <w:sz w:val="28"/>
            <w:szCs w:val="28"/>
          </w:rPr>
          <w:t xml:space="preserve"> .M,</w:t>
        </w:r>
      </w:ins>
      <w:ins w:id="4071" w:author="Nguyen Toan" w:date="2018-05-07T22:32:00Z">
        <w:r w:rsidR="00DE1D20">
          <w:rPr>
            <w:rFonts w:ascii="Times New Roman" w:eastAsia="Times New Roman" w:hAnsi="Times New Roman" w:cs="Times New Roman"/>
            <w:sz w:val="28"/>
            <w:szCs w:val="28"/>
          </w:rPr>
          <w:t>… thậm chí có những ứng dụng xây dựng trên nền tản</w:t>
        </w:r>
        <w:r w:rsidR="009C41C2">
          <w:rPr>
            <w:rFonts w:ascii="Times New Roman" w:eastAsia="Times New Roman" w:hAnsi="Times New Roman" w:cs="Times New Roman"/>
            <w:sz w:val="28"/>
            <w:szCs w:val="28"/>
          </w:rPr>
          <w:t>g công nghệ cũ như Visual Basic.</w:t>
        </w:r>
      </w:ins>
    </w:p>
    <w:p w14:paraId="27D5CB1E" w14:textId="508E5C6F" w:rsidR="00D11238" w:rsidRPr="00B93547" w:rsidRDefault="009D2651">
      <w:pPr>
        <w:spacing w:after="120"/>
        <w:ind w:firstLine="567"/>
        <w:jc w:val="both"/>
        <w:rPr>
          <w:rFonts w:ascii="Times New Roman" w:eastAsia="Times New Roman" w:hAnsi="Times New Roman" w:cs="Times New Roman"/>
          <w:sz w:val="28"/>
          <w:szCs w:val="28"/>
        </w:rPr>
      </w:pPr>
      <w:ins w:id="4072" w:author="Nguyen Toan" w:date="2018-05-06T18:06:00Z">
        <w:r>
          <w:rPr>
            <w:rFonts w:ascii="Times New Roman" w:eastAsia="Times New Roman" w:hAnsi="Times New Roman" w:cs="Times New Roman"/>
            <w:sz w:val="28"/>
            <w:szCs w:val="28"/>
          </w:rPr>
          <w:t>Trong hệ thống IB</w:t>
        </w:r>
        <w:r w:rsidR="00D11238">
          <w:rPr>
            <w:rFonts w:ascii="Times New Roman" w:eastAsia="Times New Roman" w:hAnsi="Times New Roman" w:cs="Times New Roman"/>
            <w:sz w:val="28"/>
            <w:szCs w:val="28"/>
          </w:rPr>
          <w:t xml:space="preserve">, </w:t>
        </w:r>
      </w:ins>
      <w:ins w:id="4073" w:author="Nguyen Toan" w:date="2018-05-07T22:35:00Z">
        <w:r w:rsidR="005B50DC">
          <w:rPr>
            <w:rFonts w:ascii="Times New Roman" w:eastAsia="Times New Roman" w:hAnsi="Times New Roman" w:cs="Times New Roman"/>
            <w:sz w:val="28"/>
            <w:szCs w:val="28"/>
          </w:rPr>
          <w:t xml:space="preserve">ứng dụng </w:t>
        </w:r>
      </w:ins>
      <w:ins w:id="4074" w:author="Nguyen Toan" w:date="2018-05-06T18:06:00Z">
        <w:r w:rsidR="00D11238">
          <w:rPr>
            <w:rFonts w:ascii="Times New Roman" w:eastAsia="Times New Roman" w:hAnsi="Times New Roman" w:cs="Times New Roman"/>
            <w:sz w:val="28"/>
            <w:szCs w:val="28"/>
          </w:rPr>
          <w:t xml:space="preserve">RestAPI cung cấp </w:t>
        </w:r>
      </w:ins>
      <w:ins w:id="4075" w:author="Nguyen Toan" w:date="2018-05-06T18:07:00Z">
        <w:r w:rsidR="00D11238">
          <w:rPr>
            <w:rFonts w:ascii="Times New Roman" w:eastAsia="Times New Roman" w:hAnsi="Times New Roman" w:cs="Times New Roman"/>
            <w:sz w:val="28"/>
            <w:szCs w:val="28"/>
          </w:rPr>
          <w:t xml:space="preserve">các đầu dịch vụ cho </w:t>
        </w:r>
        <w:r w:rsidR="00D11238" w:rsidRPr="00D11238">
          <w:rPr>
            <w:rFonts w:ascii="Times New Roman" w:eastAsia="Times New Roman" w:hAnsi="Times New Roman" w:cs="Times New Roman"/>
            <w:sz w:val="28"/>
            <w:szCs w:val="28"/>
          </w:rPr>
          <w:t>các ứng dụng ERP của doanh</w:t>
        </w:r>
      </w:ins>
      <w:ins w:id="4076" w:author="Nguyen Toan" w:date="2018-05-06T18:10:00Z">
        <w:r w:rsidR="000E6C93">
          <w:rPr>
            <w:rFonts w:ascii="Times New Roman" w:eastAsia="Times New Roman" w:hAnsi="Times New Roman" w:cs="Times New Roman"/>
            <w:sz w:val="28"/>
            <w:szCs w:val="28"/>
          </w:rPr>
          <w:t xml:space="preserve"> </w:t>
        </w:r>
      </w:ins>
      <w:ins w:id="4077" w:author="Nguyen Toan" w:date="2018-05-06T18:07:00Z">
        <w:r w:rsidR="00D11238" w:rsidRPr="00D11238">
          <w:rPr>
            <w:rFonts w:ascii="Times New Roman" w:eastAsia="Times New Roman" w:hAnsi="Times New Roman" w:cs="Times New Roman"/>
            <w:sz w:val="28"/>
            <w:szCs w:val="28"/>
          </w:rPr>
          <w:t>nghiệp ngoài kết nối vào và thực hiện các giao dịch</w:t>
        </w:r>
        <w:r w:rsidR="00D11238">
          <w:rPr>
            <w:rFonts w:ascii="Times New Roman" w:eastAsia="Times New Roman" w:hAnsi="Times New Roman" w:cs="Times New Roman"/>
            <w:sz w:val="28"/>
            <w:szCs w:val="28"/>
          </w:rPr>
          <w:t xml:space="preserve">. Mobile API cung cấp </w:t>
        </w:r>
      </w:ins>
      <w:ins w:id="4078" w:author="Nguyen Toan" w:date="2018-05-06T18:08:00Z">
        <w:r w:rsidR="00D11238" w:rsidRPr="00D11238">
          <w:rPr>
            <w:rFonts w:ascii="Times New Roman" w:eastAsia="Times New Roman" w:hAnsi="Times New Roman" w:cs="Times New Roman"/>
            <w:sz w:val="28"/>
            <w:szCs w:val="28"/>
          </w:rPr>
          <w:t>cho ứng dụng</w:t>
        </w:r>
        <w:r w:rsidR="00D11238">
          <w:rPr>
            <w:rFonts w:ascii="Times New Roman" w:eastAsia="Times New Roman" w:hAnsi="Times New Roman" w:cs="Times New Roman"/>
            <w:sz w:val="28"/>
            <w:szCs w:val="28"/>
          </w:rPr>
          <w:t xml:space="preserve"> </w:t>
        </w:r>
      </w:ins>
      <w:ins w:id="4079" w:author="Nguyen Toan" w:date="2018-05-07T22:35:00Z">
        <w:r w:rsidR="00A5647F">
          <w:rPr>
            <w:rFonts w:ascii="Times New Roman" w:eastAsia="Times New Roman" w:hAnsi="Times New Roman" w:cs="Times New Roman"/>
            <w:sz w:val="28"/>
            <w:szCs w:val="28"/>
          </w:rPr>
          <w:t>chạy trên thiết bị di động</w:t>
        </w:r>
      </w:ins>
      <w:ins w:id="4080" w:author="Nguyen Toan" w:date="2018-05-06T18:08:00Z">
        <w:r w:rsidR="00D11238">
          <w:rPr>
            <w:rFonts w:ascii="Times New Roman" w:eastAsia="Times New Roman" w:hAnsi="Times New Roman" w:cs="Times New Roman"/>
            <w:sz w:val="28"/>
            <w:szCs w:val="28"/>
          </w:rPr>
          <w:t xml:space="preserve">, khách hàng </w:t>
        </w:r>
        <w:r w:rsidR="00D11238" w:rsidRPr="00D11238">
          <w:rPr>
            <w:rFonts w:ascii="Times New Roman" w:eastAsia="Times New Roman" w:hAnsi="Times New Roman" w:cs="Times New Roman"/>
            <w:sz w:val="28"/>
            <w:szCs w:val="28"/>
          </w:rPr>
          <w:t xml:space="preserve">có thể sử dụng ứng dụng </w:t>
        </w:r>
      </w:ins>
      <w:ins w:id="4081" w:author="Nguyen Toan" w:date="2018-05-07T22:35:00Z">
        <w:r w:rsidR="00435718">
          <w:rPr>
            <w:rFonts w:ascii="Times New Roman" w:eastAsia="Times New Roman" w:hAnsi="Times New Roman" w:cs="Times New Roman"/>
            <w:sz w:val="28"/>
            <w:szCs w:val="28"/>
          </w:rPr>
          <w:t>trên thiết bị cầm tay</w:t>
        </w:r>
      </w:ins>
      <w:ins w:id="4082" w:author="Nguyen Toan" w:date="2018-05-06T18:08:00Z">
        <w:r w:rsidR="00D11238" w:rsidRPr="00D11238">
          <w:rPr>
            <w:rFonts w:ascii="Times New Roman" w:eastAsia="Times New Roman" w:hAnsi="Times New Roman" w:cs="Times New Roman"/>
            <w:sz w:val="28"/>
            <w:szCs w:val="28"/>
          </w:rPr>
          <w:t xml:space="preserve"> để thực hiện giao dịch.</w:t>
        </w:r>
        <w:r w:rsidR="00622A86">
          <w:rPr>
            <w:rFonts w:ascii="Times New Roman" w:eastAsia="Times New Roman" w:hAnsi="Times New Roman" w:cs="Times New Roman"/>
            <w:sz w:val="28"/>
            <w:szCs w:val="28"/>
          </w:rPr>
          <w:t xml:space="preserve"> </w:t>
        </w:r>
        <w:r w:rsidR="00156CF2">
          <w:rPr>
            <w:rFonts w:ascii="Times New Roman" w:eastAsia="Times New Roman" w:hAnsi="Times New Roman" w:cs="Times New Roman"/>
            <w:sz w:val="28"/>
            <w:szCs w:val="28"/>
          </w:rPr>
          <w:t>Web application là nơi</w:t>
        </w:r>
        <w:r w:rsidR="00622A86" w:rsidRPr="00622A86">
          <w:rPr>
            <w:rFonts w:ascii="Times New Roman" w:eastAsia="Times New Roman" w:hAnsi="Times New Roman" w:cs="Times New Roman"/>
            <w:sz w:val="28"/>
            <w:szCs w:val="28"/>
          </w:rPr>
          <w:t xml:space="preserve"> cung cấp các giải pháp </w:t>
        </w:r>
        <w:r w:rsidR="00622A86">
          <w:rPr>
            <w:rFonts w:ascii="Times New Roman" w:eastAsia="Times New Roman" w:hAnsi="Times New Roman" w:cs="Times New Roman"/>
            <w:sz w:val="28"/>
            <w:szCs w:val="28"/>
          </w:rPr>
          <w:t xml:space="preserve">giao dịch cho doanh nghiệp trên </w:t>
        </w:r>
        <w:r w:rsidR="00622A86" w:rsidRPr="00622A86">
          <w:rPr>
            <w:rFonts w:ascii="Times New Roman" w:eastAsia="Times New Roman" w:hAnsi="Times New Roman" w:cs="Times New Roman"/>
            <w:sz w:val="28"/>
            <w:szCs w:val="28"/>
          </w:rPr>
          <w:t>nền tảng web.</w:t>
        </w:r>
      </w:ins>
      <w:ins w:id="4083" w:author="Nguyen Toan" w:date="2018-05-06T18:09:00Z">
        <w:r w:rsidR="00622A86" w:rsidRPr="00622A86">
          <w:t xml:space="preserve"> </w:t>
        </w:r>
        <w:r w:rsidR="00622A86" w:rsidRPr="00622A86">
          <w:rPr>
            <w:rFonts w:ascii="Times New Roman" w:eastAsia="Times New Roman" w:hAnsi="Times New Roman" w:cs="Times New Roman"/>
            <w:sz w:val="28"/>
            <w:szCs w:val="28"/>
          </w:rPr>
          <w:t>Report Dasboard hỗ trợ báo cáo cho người dùng ngân hàng.</w:t>
        </w:r>
        <w:r w:rsidR="00622A86">
          <w:rPr>
            <w:rFonts w:ascii="Times New Roman" w:eastAsia="Times New Roman" w:hAnsi="Times New Roman" w:cs="Times New Roman"/>
            <w:sz w:val="28"/>
            <w:szCs w:val="28"/>
          </w:rPr>
          <w:t xml:space="preserve"> </w:t>
        </w:r>
        <w:r w:rsidR="00622A86" w:rsidRPr="00622A86">
          <w:rPr>
            <w:rFonts w:ascii="Times New Roman" w:eastAsia="Times New Roman" w:hAnsi="Times New Roman" w:cs="Times New Roman"/>
            <w:sz w:val="28"/>
            <w:szCs w:val="28"/>
          </w:rPr>
          <w:t>Bankadmin màn hình quản trị hệ thống</w:t>
        </w:r>
        <w:r w:rsidR="00622A86">
          <w:rPr>
            <w:rFonts w:ascii="Times New Roman" w:eastAsia="Times New Roman" w:hAnsi="Times New Roman" w:cs="Times New Roman"/>
            <w:sz w:val="28"/>
            <w:szCs w:val="28"/>
          </w:rPr>
          <w:t xml:space="preserve">, xử lý lỗi xảy ra cho các giao </w:t>
        </w:r>
        <w:r w:rsidR="00622A86" w:rsidRPr="00622A86">
          <w:rPr>
            <w:rFonts w:ascii="Times New Roman" w:eastAsia="Times New Roman" w:hAnsi="Times New Roman" w:cs="Times New Roman"/>
            <w:sz w:val="28"/>
            <w:szCs w:val="28"/>
          </w:rPr>
          <w:t>dịch của khách hàng gửi tới.</w:t>
        </w:r>
        <w:r w:rsidR="00622A86">
          <w:rPr>
            <w:rFonts w:ascii="Times New Roman" w:eastAsia="Times New Roman" w:hAnsi="Times New Roman" w:cs="Times New Roman"/>
            <w:sz w:val="28"/>
            <w:szCs w:val="28"/>
          </w:rPr>
          <w:t xml:space="preserve"> </w:t>
        </w:r>
        <w:r w:rsidR="001951B9">
          <w:rPr>
            <w:rFonts w:ascii="Times New Roman" w:eastAsia="Times New Roman" w:hAnsi="Times New Roman" w:cs="Times New Roman"/>
            <w:sz w:val="28"/>
            <w:szCs w:val="28"/>
          </w:rPr>
          <w:t>Database là nơi</w:t>
        </w:r>
        <w:r w:rsidR="00622A86" w:rsidRPr="00622A86">
          <w:rPr>
            <w:rFonts w:ascii="Times New Roman" w:eastAsia="Times New Roman" w:hAnsi="Times New Roman" w:cs="Times New Roman"/>
            <w:sz w:val="28"/>
            <w:szCs w:val="28"/>
          </w:rPr>
          <w:t xml:space="preserve"> lưu trữ thông tin khách hàng và giao dịch của hệ thống I</w:t>
        </w:r>
      </w:ins>
      <w:ins w:id="4084" w:author="Nguyen Toan" w:date="2018-05-06T18:11:00Z">
        <w:r w:rsidR="009E2E69">
          <w:rPr>
            <w:rFonts w:ascii="Times New Roman" w:eastAsia="Times New Roman" w:hAnsi="Times New Roman" w:cs="Times New Roman"/>
            <w:sz w:val="28"/>
            <w:szCs w:val="28"/>
          </w:rPr>
          <w:t xml:space="preserve">nternet </w:t>
        </w:r>
      </w:ins>
      <w:ins w:id="4085" w:author="Nguyen Toan" w:date="2018-05-06T18:09:00Z">
        <w:r w:rsidR="00622A86" w:rsidRPr="00622A86">
          <w:rPr>
            <w:rFonts w:ascii="Times New Roman" w:eastAsia="Times New Roman" w:hAnsi="Times New Roman" w:cs="Times New Roman"/>
            <w:sz w:val="28"/>
            <w:szCs w:val="28"/>
          </w:rPr>
          <w:t>B</w:t>
        </w:r>
      </w:ins>
      <w:ins w:id="4086" w:author="Nguyen Toan" w:date="2018-05-06T18:11:00Z">
        <w:r w:rsidR="009E2E69">
          <w:rPr>
            <w:rFonts w:ascii="Times New Roman" w:eastAsia="Times New Roman" w:hAnsi="Times New Roman" w:cs="Times New Roman"/>
            <w:sz w:val="28"/>
            <w:szCs w:val="28"/>
          </w:rPr>
          <w:t>anking</w:t>
        </w:r>
      </w:ins>
      <w:ins w:id="4087" w:author="Nguyen Toan" w:date="2018-05-06T18:09:00Z">
        <w:r w:rsidR="00622A86">
          <w:rPr>
            <w:rFonts w:ascii="Times New Roman" w:eastAsia="Times New Roman" w:hAnsi="Times New Roman" w:cs="Times New Roman"/>
            <w:sz w:val="28"/>
            <w:szCs w:val="28"/>
          </w:rPr>
          <w:t xml:space="preserve">. </w:t>
        </w:r>
        <w:r w:rsidR="00875E10">
          <w:rPr>
            <w:rFonts w:ascii="Times New Roman" w:eastAsia="Times New Roman" w:hAnsi="Times New Roman" w:cs="Times New Roman"/>
            <w:sz w:val="28"/>
            <w:szCs w:val="28"/>
          </w:rPr>
          <w:t>Core bank</w:t>
        </w:r>
        <w:r w:rsidR="00622A86" w:rsidRPr="00622A86">
          <w:rPr>
            <w:rFonts w:ascii="Times New Roman" w:eastAsia="Times New Roman" w:hAnsi="Times New Roman" w:cs="Times New Roman"/>
            <w:sz w:val="28"/>
            <w:szCs w:val="28"/>
          </w:rPr>
          <w:t xml:space="preserve"> thực hiện nghiệp vụ giao dịch, sao kê ngân hàng.</w:t>
        </w:r>
        <w:r w:rsidR="00622A86">
          <w:rPr>
            <w:rFonts w:ascii="Times New Roman" w:eastAsia="Times New Roman" w:hAnsi="Times New Roman" w:cs="Times New Roman"/>
            <w:sz w:val="28"/>
            <w:szCs w:val="28"/>
          </w:rPr>
          <w:t xml:space="preserve"> </w:t>
        </w:r>
      </w:ins>
      <w:ins w:id="4088" w:author="Nguyen Toan" w:date="2018-05-06T18:10:00Z">
        <w:r w:rsidR="00875E10">
          <w:rPr>
            <w:rFonts w:ascii="Times New Roman" w:eastAsia="Times New Roman" w:hAnsi="Times New Roman" w:cs="Times New Roman"/>
            <w:sz w:val="28"/>
            <w:szCs w:val="28"/>
          </w:rPr>
          <w:t>Datawarehouse là</w:t>
        </w:r>
        <w:r w:rsidR="00622A86" w:rsidRPr="00622A86">
          <w:rPr>
            <w:rFonts w:ascii="Times New Roman" w:eastAsia="Times New Roman" w:hAnsi="Times New Roman" w:cs="Times New Roman"/>
            <w:sz w:val="28"/>
            <w:szCs w:val="28"/>
          </w:rPr>
          <w:t xml:space="preserve"> kho dữ liệu phục vụ </w:t>
        </w:r>
        <w:r w:rsidR="00622A86" w:rsidRPr="00622A86">
          <w:rPr>
            <w:rFonts w:ascii="Times New Roman" w:eastAsia="Times New Roman" w:hAnsi="Times New Roman" w:cs="Times New Roman"/>
            <w:sz w:val="28"/>
            <w:szCs w:val="28"/>
          </w:rPr>
          <w:lastRenderedPageBreak/>
          <w:t>báo cáo.</w:t>
        </w:r>
        <w:r w:rsidR="00622A86" w:rsidRPr="00622A86">
          <w:t xml:space="preserve"> </w:t>
        </w:r>
        <w:r w:rsidR="00622A86" w:rsidRPr="00622A86">
          <w:rPr>
            <w:rFonts w:ascii="Times New Roman" w:eastAsia="Times New Roman" w:hAnsi="Times New Roman" w:cs="Times New Roman"/>
            <w:sz w:val="28"/>
            <w:szCs w:val="28"/>
          </w:rPr>
          <w:t>Payment gateway</w:t>
        </w:r>
      </w:ins>
      <w:ins w:id="4089" w:author="Nguyen Toan" w:date="2018-05-07T22:36:00Z">
        <w:r w:rsidR="00F91222">
          <w:rPr>
            <w:rFonts w:ascii="Times New Roman" w:eastAsia="Times New Roman" w:hAnsi="Times New Roman" w:cs="Times New Roman"/>
            <w:sz w:val="28"/>
            <w:szCs w:val="28"/>
          </w:rPr>
          <w:t xml:space="preserve"> thực hiện nhiệm vụ</w:t>
        </w:r>
      </w:ins>
      <w:ins w:id="4090" w:author="Nguyen Toan" w:date="2018-05-06T18:10:00Z">
        <w:r w:rsidR="00622A86" w:rsidRPr="00622A86">
          <w:rPr>
            <w:rFonts w:ascii="Times New Roman" w:eastAsia="Times New Roman" w:hAnsi="Times New Roman" w:cs="Times New Roman"/>
            <w:sz w:val="28"/>
            <w:szCs w:val="28"/>
          </w:rPr>
          <w:t xml:space="preserve"> cổng thanh toán, kết nố</w:t>
        </w:r>
        <w:r w:rsidR="00FD3BB1">
          <w:rPr>
            <w:rFonts w:ascii="Times New Roman" w:eastAsia="Times New Roman" w:hAnsi="Times New Roman" w:cs="Times New Roman"/>
            <w:sz w:val="28"/>
            <w:szCs w:val="28"/>
          </w:rPr>
          <w:t>i với các đối tác</w:t>
        </w:r>
      </w:ins>
      <w:ins w:id="4091" w:author="Nguyen Toan" w:date="2018-05-07T22:36:00Z">
        <w:r w:rsidR="003A6615">
          <w:rPr>
            <w:rFonts w:ascii="Times New Roman" w:eastAsia="Times New Roman" w:hAnsi="Times New Roman" w:cs="Times New Roman"/>
            <w:sz w:val="28"/>
            <w:szCs w:val="28"/>
          </w:rPr>
          <w:t xml:space="preserve"> bên ngoài như</w:t>
        </w:r>
      </w:ins>
      <w:ins w:id="4092" w:author="Nguyen Toan" w:date="2018-05-06T18:10:00Z">
        <w:r w:rsidR="00FD3BB1">
          <w:rPr>
            <w:rFonts w:ascii="Times New Roman" w:eastAsia="Times New Roman" w:hAnsi="Times New Roman" w:cs="Times New Roman"/>
            <w:sz w:val="28"/>
            <w:szCs w:val="28"/>
          </w:rPr>
          <w:t xml:space="preserve"> nhà cung cấp </w:t>
        </w:r>
        <w:r w:rsidR="00622A86" w:rsidRPr="00622A86">
          <w:rPr>
            <w:rFonts w:ascii="Times New Roman" w:eastAsia="Times New Roman" w:hAnsi="Times New Roman" w:cs="Times New Roman"/>
            <w:sz w:val="28"/>
            <w:szCs w:val="28"/>
          </w:rPr>
          <w:t>dịch vụ, kho bạc nhà nước, chi cục thuế, ...</w:t>
        </w:r>
      </w:ins>
    </w:p>
    <w:p w14:paraId="4636C79F" w14:textId="17C6CF4E" w:rsidR="00FA489A" w:rsidRPr="00B93547" w:rsidDel="00FD3BB1" w:rsidRDefault="00FA489A" w:rsidP="00966627">
      <w:pPr>
        <w:spacing w:after="120"/>
        <w:ind w:firstLine="567"/>
        <w:jc w:val="both"/>
        <w:rPr>
          <w:del w:id="4093" w:author="Nguyen Toan" w:date="2018-05-06T18:10:00Z"/>
          <w:rFonts w:ascii="Times New Roman" w:eastAsia="Times New Roman" w:hAnsi="Times New Roman" w:cs="Times New Roman"/>
          <w:sz w:val="28"/>
          <w:szCs w:val="28"/>
        </w:rPr>
      </w:pPr>
      <w:del w:id="4094" w:author="Nguyen Toan" w:date="2018-05-06T18:10:00Z">
        <w:r w:rsidRPr="00B93547" w:rsidDel="00FD3BB1">
          <w:rPr>
            <w:rFonts w:ascii="Times New Roman" w:eastAsia="Times New Roman" w:hAnsi="Times New Roman" w:cs="Times New Roman"/>
            <w:sz w:val="28"/>
            <w:szCs w:val="28"/>
          </w:rPr>
          <w:delText>Các ứng dụng trong hệ thống IB</w:delText>
        </w:r>
        <w:r w:rsidR="005E0F6E" w:rsidDel="00FD3BB1">
          <w:rPr>
            <w:rFonts w:ascii="Times New Roman" w:eastAsia="Times New Roman" w:hAnsi="Times New Roman" w:cs="Times New Roman"/>
            <w:sz w:val="28"/>
            <w:szCs w:val="28"/>
          </w:rPr>
          <w:delText xml:space="preserve"> bao gồm</w:delText>
        </w:r>
        <w:r w:rsidR="00FD24DE" w:rsidDel="00FD3BB1">
          <w:rPr>
            <w:rFonts w:ascii="Times New Roman" w:eastAsia="Times New Roman" w:hAnsi="Times New Roman" w:cs="Times New Roman"/>
            <w:sz w:val="28"/>
            <w:szCs w:val="28"/>
          </w:rPr>
          <w:delText>:</w:delText>
        </w:r>
      </w:del>
    </w:p>
    <w:p w14:paraId="3E94FF0C" w14:textId="334CED5E" w:rsidR="00FA489A" w:rsidRPr="00966627" w:rsidDel="00FD3BB1" w:rsidRDefault="00FA489A" w:rsidP="00966627">
      <w:pPr>
        <w:pStyle w:val="ListParagraph"/>
        <w:numPr>
          <w:ilvl w:val="0"/>
          <w:numId w:val="33"/>
        </w:numPr>
        <w:spacing w:after="120"/>
        <w:jc w:val="both"/>
        <w:rPr>
          <w:del w:id="4095" w:author="Nguyen Toan" w:date="2018-05-06T18:10:00Z"/>
          <w:rFonts w:ascii="Times New Roman" w:eastAsia="Times New Roman" w:hAnsi="Times New Roman" w:cs="Times New Roman"/>
          <w:sz w:val="28"/>
          <w:szCs w:val="28"/>
        </w:rPr>
      </w:pPr>
      <w:commentRangeStart w:id="4096"/>
      <w:del w:id="4097" w:author="Nguyen Toan" w:date="2018-05-06T18:10:00Z">
        <w:r w:rsidRPr="00966627" w:rsidDel="00FD3BB1">
          <w:rPr>
            <w:rFonts w:ascii="Times New Roman" w:eastAsia="Times New Roman" w:hAnsi="Times New Roman" w:cs="Times New Roman"/>
            <w:sz w:val="28"/>
            <w:szCs w:val="28"/>
          </w:rPr>
          <w:delText>RestAPI: cung cong hệ thống IBphía khách hàng, các ứng dụng quản trị của ngân hàng và các hệ thống lõivụ của VietinBaMobile API: cung c hệ thống IBphía khách hàng, các ứng dụng quản trị của ngân hàng và các hệ thống lõivụ của VietinBank nh</w:delText>
        </w:r>
        <w:r w:rsidR="002775CF" w:rsidDel="00FD3BB1">
          <w:rPr>
            <w:rFonts w:ascii="Times New Roman" w:eastAsia="Times New Roman" w:hAnsi="Times New Roman" w:cs="Times New Roman"/>
            <w:sz w:val="28"/>
            <w:szCs w:val="28"/>
          </w:rPr>
          <w:delText>.</w:delText>
        </w:r>
      </w:del>
    </w:p>
    <w:p w14:paraId="7CE30262" w14:textId="2E346329" w:rsidR="00FA489A" w:rsidRPr="00966627" w:rsidDel="00FD3BB1" w:rsidRDefault="00FA489A" w:rsidP="00966627">
      <w:pPr>
        <w:pStyle w:val="ListParagraph"/>
        <w:numPr>
          <w:ilvl w:val="0"/>
          <w:numId w:val="33"/>
        </w:numPr>
        <w:spacing w:after="120"/>
        <w:jc w:val="both"/>
        <w:rPr>
          <w:del w:id="4098" w:author="Nguyen Toan" w:date="2018-05-06T18:10:00Z"/>
          <w:rFonts w:ascii="Times New Roman" w:eastAsia="Times New Roman" w:hAnsi="Times New Roman" w:cs="Times New Roman"/>
          <w:sz w:val="28"/>
          <w:szCs w:val="28"/>
        </w:rPr>
      </w:pPr>
      <w:del w:id="4099" w:author="Nguyen Toan" w:date="2018-05-06T18:10:00Z">
        <w:r w:rsidRPr="00966627" w:rsidDel="00FD3BB1">
          <w:rPr>
            <w:rFonts w:ascii="Times New Roman" w:eastAsia="Times New Roman" w:hAnsi="Times New Roman" w:cs="Times New Roman"/>
            <w:sz w:val="28"/>
            <w:szCs w:val="28"/>
          </w:rPr>
          <w:delText>Web application: cung cấp các giải pháp giao dịch cho doanh nghiệp trên nền tảng web</w:delText>
        </w:r>
        <w:r w:rsidR="002775CF" w:rsidDel="00FD3BB1">
          <w:rPr>
            <w:rFonts w:ascii="Times New Roman" w:eastAsia="Times New Roman" w:hAnsi="Times New Roman" w:cs="Times New Roman"/>
            <w:sz w:val="28"/>
            <w:szCs w:val="28"/>
          </w:rPr>
          <w:delText>.</w:delText>
        </w:r>
      </w:del>
    </w:p>
    <w:p w14:paraId="2BDF581F" w14:textId="396E670E" w:rsidR="00FA489A" w:rsidRPr="00966627" w:rsidDel="00FD3BB1" w:rsidRDefault="00FA489A" w:rsidP="00966627">
      <w:pPr>
        <w:pStyle w:val="ListParagraph"/>
        <w:numPr>
          <w:ilvl w:val="0"/>
          <w:numId w:val="33"/>
        </w:numPr>
        <w:spacing w:after="120"/>
        <w:jc w:val="both"/>
        <w:rPr>
          <w:del w:id="4100" w:author="Nguyen Toan" w:date="2018-05-06T18:10:00Z"/>
          <w:rFonts w:ascii="Times New Roman" w:eastAsia="Times New Roman" w:hAnsi="Times New Roman" w:cs="Times New Roman"/>
          <w:sz w:val="28"/>
          <w:szCs w:val="28"/>
        </w:rPr>
      </w:pPr>
      <w:del w:id="4101" w:author="Nguyen Toan" w:date="2018-05-06T18:10:00Z">
        <w:r w:rsidRPr="00966627" w:rsidDel="00FD3BB1">
          <w:rPr>
            <w:rFonts w:ascii="Times New Roman" w:eastAsia="Times New Roman" w:hAnsi="Times New Roman" w:cs="Times New Roman"/>
            <w:sz w:val="28"/>
            <w:szCs w:val="28"/>
          </w:rPr>
          <w:delText>Report Dasboard: hung cấp các giải pháp giao dịch cho doanBankadmin: màn hình qucấp các giải pháp giao dịch cho doanh nghiệp trên nền tảng webà các hệ thố</w:delText>
        </w:r>
        <w:r w:rsidR="00060F47" w:rsidDel="00FD3BB1">
          <w:rPr>
            <w:rFonts w:ascii="Times New Roman" w:eastAsia="Times New Roman" w:hAnsi="Times New Roman" w:cs="Times New Roman"/>
            <w:sz w:val="28"/>
            <w:szCs w:val="28"/>
          </w:rPr>
          <w:delText>.</w:delText>
        </w:r>
      </w:del>
    </w:p>
    <w:p w14:paraId="0726F74B" w14:textId="1B46D322" w:rsidR="00FA489A" w:rsidRPr="00966627" w:rsidDel="00FD3BB1" w:rsidRDefault="00FA489A" w:rsidP="00966627">
      <w:pPr>
        <w:pStyle w:val="ListParagraph"/>
        <w:numPr>
          <w:ilvl w:val="0"/>
          <w:numId w:val="33"/>
        </w:numPr>
        <w:spacing w:after="120"/>
        <w:jc w:val="both"/>
        <w:rPr>
          <w:del w:id="4102" w:author="Nguyen Toan" w:date="2018-05-06T18:10:00Z"/>
          <w:rFonts w:ascii="Times New Roman" w:eastAsia="Times New Roman" w:hAnsi="Times New Roman" w:cs="Times New Roman"/>
          <w:sz w:val="28"/>
          <w:szCs w:val="28"/>
        </w:rPr>
      </w:pPr>
      <w:del w:id="4103" w:author="Nguyen Toan" w:date="2018-05-06T18:10:00Z">
        <w:r w:rsidRPr="00966627" w:rsidDel="00FD3BB1">
          <w:rPr>
            <w:rFonts w:ascii="Times New Roman" w:eastAsia="Times New Roman" w:hAnsi="Times New Roman" w:cs="Times New Roman"/>
            <w:sz w:val="28"/>
            <w:szCs w:val="28"/>
          </w:rPr>
          <w:delText>Database: lưu trữ thông tin khách hàng và giao dịch của hệ thống IB</w:delText>
        </w:r>
      </w:del>
    </w:p>
    <w:p w14:paraId="7CE9B6A8" w14:textId="5CCB0F65" w:rsidR="00FA489A" w:rsidRPr="00966627" w:rsidDel="00FD3BB1" w:rsidRDefault="00FA489A" w:rsidP="00966627">
      <w:pPr>
        <w:pStyle w:val="ListParagraph"/>
        <w:numPr>
          <w:ilvl w:val="0"/>
          <w:numId w:val="33"/>
        </w:numPr>
        <w:spacing w:after="120"/>
        <w:jc w:val="both"/>
        <w:rPr>
          <w:del w:id="4104" w:author="Nguyen Toan" w:date="2018-05-06T18:10:00Z"/>
          <w:rFonts w:ascii="Times New Roman" w:eastAsia="Times New Roman" w:hAnsi="Times New Roman" w:cs="Times New Roman"/>
          <w:sz w:val="28"/>
          <w:szCs w:val="28"/>
        </w:rPr>
      </w:pPr>
      <w:del w:id="4105" w:author="Nguyen Toan" w:date="2018-05-06T18:10:00Z">
        <w:r w:rsidRPr="00966627" w:rsidDel="00FD3BB1">
          <w:rPr>
            <w:rFonts w:ascii="Times New Roman" w:eastAsia="Times New Roman" w:hAnsi="Times New Roman" w:cs="Times New Roman"/>
            <w:sz w:val="28"/>
            <w:szCs w:val="28"/>
          </w:rPr>
          <w:delText>Core bank: th trữ thông tin khách hàng và giao dịch của hệ t</w:delText>
        </w:r>
        <w:r w:rsidRPr="00B93547" w:rsidDel="00FD3BB1">
          <w:rPr>
            <w:rFonts w:ascii="Times New Roman" w:eastAsia="Times New Roman" w:hAnsi="Times New Roman" w:cs="Times New Roman"/>
            <w:sz w:val="28"/>
            <w:szCs w:val="28"/>
          </w:rPr>
          <w:delText>Datawarehouse: kho dữ liệu phục vụ báo cáo.</w:delText>
        </w:r>
      </w:del>
    </w:p>
    <w:p w14:paraId="6BE6DBD1" w14:textId="127AD001" w:rsidR="00FA489A" w:rsidRPr="00966627" w:rsidDel="00FD3BB1" w:rsidRDefault="00FA489A" w:rsidP="00966627">
      <w:pPr>
        <w:pStyle w:val="ListParagraph"/>
        <w:numPr>
          <w:ilvl w:val="0"/>
          <w:numId w:val="33"/>
        </w:numPr>
        <w:spacing w:after="120"/>
        <w:jc w:val="both"/>
        <w:rPr>
          <w:del w:id="4106" w:author="Nguyen Toan" w:date="2018-05-06T18:10:00Z"/>
          <w:rFonts w:ascii="Times New Roman" w:eastAsia="Times New Roman" w:hAnsi="Times New Roman" w:cs="Times New Roman"/>
          <w:sz w:val="28"/>
          <w:szCs w:val="28"/>
        </w:rPr>
      </w:pPr>
      <w:del w:id="4107" w:author="Nguyen Toan" w:date="2018-05-06T18:10:00Z">
        <w:r w:rsidRPr="00B93547" w:rsidDel="00FD3BB1">
          <w:rPr>
            <w:rFonts w:ascii="Times New Roman" w:eastAsia="Times New Roman" w:hAnsi="Times New Roman" w:cs="Times New Roman"/>
            <w:sz w:val="28"/>
            <w:szCs w:val="28"/>
          </w:rPr>
          <w:delText>Payment gateway: cổng thanh toán, kết nối với các đối tác: nhà cung cấp dịch vụ, kho bạc nhà nước, chi cục thuế, ...</w:delText>
        </w:r>
        <w:commentRangeEnd w:id="4096"/>
        <w:r w:rsidR="00097A7B" w:rsidDel="00FD3BB1">
          <w:rPr>
            <w:rStyle w:val="CommentReference"/>
          </w:rPr>
          <w:commentReference w:id="4096"/>
        </w:r>
      </w:del>
    </w:p>
    <w:p w14:paraId="128BC39C" w14:textId="0503378F" w:rsidR="005E5313" w:rsidRPr="00B93547" w:rsidRDefault="00E2202F" w:rsidP="00966627">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_Ref511971056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08" w:author="Nguyen Toan" w:date="2018-05-05T22:59:00Z">
        <w:r w:rsidR="0048202A" w:rsidRPr="00C67079">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109" w:author="Nguyen Toan" w:date="2018-05-05T22:59:00Z">
              <w:rPr>
                <w:rFonts w:ascii="Times New Roman" w:hAnsi="Times New Roman" w:cs="Times New Roman"/>
                <w:i/>
                <w:noProof/>
                <w:color w:val="auto"/>
                <w:sz w:val="28"/>
                <w:szCs w:val="28"/>
              </w:rPr>
            </w:rPrChange>
          </w:rPr>
          <w:t>1.6</w:t>
        </w:r>
      </w:ins>
      <w:del w:id="4110"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1.9</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5E5313" w:rsidRPr="00B93547">
        <w:rPr>
          <w:rFonts w:ascii="Times New Roman" w:eastAsia="Times New Roman" w:hAnsi="Times New Roman" w:cs="Times New Roman"/>
          <w:sz w:val="28"/>
          <w:szCs w:val="28"/>
        </w:rPr>
        <w:t>mô tả kiến trúc hệ thống I</w:t>
      </w:r>
      <w:ins w:id="4111" w:author="Nguyen Toan" w:date="2018-05-06T18:11:00Z">
        <w:r w:rsidR="006D158B">
          <w:rPr>
            <w:rFonts w:ascii="Times New Roman" w:eastAsia="Times New Roman" w:hAnsi="Times New Roman" w:cs="Times New Roman"/>
            <w:sz w:val="28"/>
            <w:szCs w:val="28"/>
          </w:rPr>
          <w:t>nternet Banking</w:t>
        </w:r>
      </w:ins>
      <w:del w:id="4112" w:author="Nguyen Toan" w:date="2018-05-06T18:11:00Z">
        <w:r w:rsidR="005E5313" w:rsidRPr="00B93547" w:rsidDel="006D158B">
          <w:rPr>
            <w:rFonts w:ascii="Times New Roman" w:eastAsia="Times New Roman" w:hAnsi="Times New Roman" w:cs="Times New Roman"/>
            <w:sz w:val="28"/>
            <w:szCs w:val="28"/>
          </w:rPr>
          <w:delText>B</w:delText>
        </w:r>
      </w:del>
      <w:r w:rsidR="005E5313" w:rsidRPr="00B93547">
        <w:rPr>
          <w:rFonts w:ascii="Times New Roman" w:eastAsia="Times New Roman" w:hAnsi="Times New Roman" w:cs="Times New Roman"/>
          <w:sz w:val="28"/>
          <w:szCs w:val="28"/>
        </w:rPr>
        <w:t xml:space="preserve"> xây dựng theo mô hình kết nối điểm-điểm (point-to-point)</w:t>
      </w:r>
      <w:r w:rsidR="00DE685A" w:rsidRPr="00B93547">
        <w:rPr>
          <w:rFonts w:ascii="Times New Roman" w:eastAsia="Times New Roman" w:hAnsi="Times New Roman" w:cs="Times New Roman"/>
          <w:sz w:val="28"/>
          <w:szCs w:val="28"/>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B93547">
        <w:rPr>
          <w:rFonts w:ascii="Times New Roman" w:eastAsia="Times New Roman" w:hAnsi="Times New Roman" w:cs="Times New Roman"/>
          <w:sz w:val="28"/>
          <w:szCs w:val="28"/>
        </w:rPr>
        <w:t xml:space="preserve">i kém. Ngoài ra, </w:t>
      </w:r>
      <w:del w:id="4113" w:author="Nguyen Toan" w:date="2018-05-07T22:37:00Z">
        <w:r w:rsidR="00EF3BAE" w:rsidRPr="00B93547" w:rsidDel="000910BC">
          <w:rPr>
            <w:rFonts w:ascii="Times New Roman" w:eastAsia="Times New Roman" w:hAnsi="Times New Roman" w:cs="Times New Roman"/>
            <w:sz w:val="28"/>
            <w:szCs w:val="28"/>
          </w:rPr>
          <w:delText xml:space="preserve">việc </w:delText>
        </w:r>
      </w:del>
      <w:r w:rsidR="00EF3BAE" w:rsidRPr="00B93547">
        <w:rPr>
          <w:rFonts w:ascii="Times New Roman" w:eastAsia="Times New Roman" w:hAnsi="Times New Roman" w:cs="Times New Roman"/>
          <w:sz w:val="28"/>
          <w:szCs w:val="28"/>
        </w:rPr>
        <w:t>kết nối point-to-point đối với hệ thống này dẫn đến các quy trình nghiệp vụ của các ứng dụng trên lặp lại và chồ</w:t>
      </w:r>
      <w:r w:rsidR="00716EE3" w:rsidRPr="00B93547">
        <w:rPr>
          <w:rFonts w:ascii="Times New Roman" w:eastAsia="Times New Roman" w:hAnsi="Times New Roman" w:cs="Times New Roman"/>
          <w:sz w:val="28"/>
          <w:szCs w:val="28"/>
        </w:rPr>
        <w:t>ng chéo nhau, gây tốn chi phí phát triển và bảo trì.</w:t>
      </w:r>
    </w:p>
    <w:p w14:paraId="095DB9F9" w14:textId="77777777" w:rsidR="004D470C" w:rsidRDefault="00FA489A">
      <w:pPr>
        <w:keepNext/>
        <w:spacing w:line="288" w:lineRule="auto"/>
        <w:jc w:val="center"/>
        <w:pPrChange w:id="4114" w:author="Nguyen Toan" w:date="2018-05-05T22:46:00Z">
          <w:pPr>
            <w:keepNext/>
            <w:spacing w:line="288" w:lineRule="auto"/>
          </w:pPr>
        </w:pPrChange>
      </w:pPr>
      <w:r w:rsidRPr="005A5BC4">
        <w:rPr>
          <w:rFonts w:ascii="Times New Roman" w:hAnsi="Times New Roman" w:cs="Times New Roman"/>
          <w:b/>
          <w:noProof/>
          <w:sz w:val="28"/>
          <w:szCs w:val="28"/>
          <w:lang w:val="en-US"/>
        </w:rPr>
        <w:drawing>
          <wp:inline distT="0" distB="0" distL="0" distR="0" wp14:anchorId="40DA9B76" wp14:editId="6C38E656">
            <wp:extent cx="3962024" cy="3398121"/>
            <wp:effectExtent l="0" t="0" r="635"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968983" cy="3404089"/>
                    </a:xfrm>
                    <a:prstGeom prst="rect">
                      <a:avLst/>
                    </a:prstGeom>
                    <a:ln/>
                  </pic:spPr>
                </pic:pic>
              </a:graphicData>
            </a:graphic>
          </wp:inline>
        </w:drawing>
      </w:r>
    </w:p>
    <w:p w14:paraId="16DBF3B1" w14:textId="12947F54" w:rsidR="00FA489A" w:rsidRPr="00C67079" w:rsidRDefault="004D470C" w:rsidP="004D470C">
      <w:pPr>
        <w:pStyle w:val="Caption"/>
        <w:jc w:val="center"/>
        <w:rPr>
          <w:rFonts w:ascii="Times New Roman" w:hAnsi="Times New Roman" w:cs="Times New Roman"/>
          <w:i w:val="0"/>
          <w:color w:val="auto"/>
          <w:sz w:val="28"/>
          <w:szCs w:val="28"/>
        </w:rPr>
      </w:pPr>
      <w:bookmarkStart w:id="4115" w:name="_Ref511971056"/>
      <w:bookmarkStart w:id="4116" w:name="_Ref511971046"/>
      <w:bookmarkStart w:id="4117" w:name="_Toc511991195"/>
      <w:bookmarkStart w:id="4118" w:name="_Toc513325028"/>
      <w:r w:rsidRPr="00C67079">
        <w:rPr>
          <w:rFonts w:ascii="Times New Roman" w:hAnsi="Times New Roman" w:cs="Times New Roman"/>
          <w:i w:val="0"/>
          <w:color w:val="auto"/>
          <w:sz w:val="28"/>
          <w:szCs w:val="28"/>
        </w:rPr>
        <w:t xml:space="preserve">Hình </w:t>
      </w:r>
      <w:ins w:id="411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12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121" w:author="Nguyen Toan" w:date="2018-05-14T18:03:00Z">
        <w:r w:rsidR="0052504F">
          <w:rPr>
            <w:rFonts w:ascii="Times New Roman" w:hAnsi="Times New Roman" w:cs="Times New Roman"/>
            <w:i w:val="0"/>
            <w:noProof/>
            <w:color w:val="auto"/>
            <w:sz w:val="28"/>
            <w:szCs w:val="28"/>
          </w:rPr>
          <w:t>6</w:t>
        </w:r>
        <w:r w:rsidR="0052504F">
          <w:rPr>
            <w:rFonts w:ascii="Times New Roman" w:hAnsi="Times New Roman" w:cs="Times New Roman"/>
            <w:i w:val="0"/>
            <w:color w:val="auto"/>
            <w:sz w:val="28"/>
            <w:szCs w:val="28"/>
          </w:rPr>
          <w:fldChar w:fldCharType="end"/>
        </w:r>
      </w:ins>
      <w:del w:id="412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9</w:delText>
        </w:r>
        <w:r w:rsidR="00185199" w:rsidDel="00BE0028">
          <w:rPr>
            <w:rFonts w:ascii="Times New Roman" w:hAnsi="Times New Roman" w:cs="Times New Roman"/>
            <w:i w:val="0"/>
            <w:color w:val="auto"/>
            <w:sz w:val="28"/>
            <w:szCs w:val="28"/>
          </w:rPr>
          <w:fldChar w:fldCharType="end"/>
        </w:r>
      </w:del>
      <w:bookmarkEnd w:id="4115"/>
      <w:r w:rsidRPr="00C67079">
        <w:rPr>
          <w:rFonts w:ascii="Times New Roman" w:hAnsi="Times New Roman" w:cs="Times New Roman"/>
          <w:i w:val="0"/>
          <w:color w:val="auto"/>
          <w:sz w:val="28"/>
          <w:szCs w:val="28"/>
        </w:rPr>
        <w:t>. Kiến trúc hệ thống IB cũ</w:t>
      </w:r>
      <w:bookmarkEnd w:id="4116"/>
      <w:bookmarkEnd w:id="4117"/>
      <w:bookmarkEnd w:id="4118"/>
    </w:p>
    <w:p w14:paraId="7EB50D45" w14:textId="7642961E" w:rsidR="001736C8" w:rsidRPr="00B93547" w:rsidRDefault="00E2202F" w:rsidP="00C82EDF">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_Ref511971090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23" w:author="Nguyen Toan" w:date="2018-05-05T22:59:00Z">
        <w:r w:rsidR="0048202A" w:rsidRPr="00205015">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124" w:author="Nguyen Toan" w:date="2018-05-05T22:59:00Z">
              <w:rPr>
                <w:rFonts w:ascii="Times New Roman" w:hAnsi="Times New Roman" w:cs="Times New Roman"/>
                <w:i/>
                <w:noProof/>
                <w:color w:val="auto"/>
                <w:sz w:val="28"/>
                <w:szCs w:val="28"/>
              </w:rPr>
            </w:rPrChange>
          </w:rPr>
          <w:t>1.7</w:t>
        </w:r>
      </w:ins>
      <w:del w:id="4125"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1.10</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2B4020" w:rsidRPr="00B93547">
        <w:rPr>
          <w:rFonts w:ascii="Times New Roman" w:eastAsia="Times New Roman" w:hAnsi="Times New Roman" w:cs="Times New Roman"/>
          <w:sz w:val="28"/>
          <w:szCs w:val="28"/>
        </w:rPr>
        <w:t>mô tả hệ thống I</w:t>
      </w:r>
      <w:ins w:id="4126" w:author="Nguyen Toan" w:date="2018-05-06T18:12:00Z">
        <w:r w:rsidR="004F1F52">
          <w:rPr>
            <w:rFonts w:ascii="Times New Roman" w:eastAsia="Times New Roman" w:hAnsi="Times New Roman" w:cs="Times New Roman"/>
            <w:sz w:val="28"/>
            <w:szCs w:val="28"/>
          </w:rPr>
          <w:t xml:space="preserve">nternet </w:t>
        </w:r>
      </w:ins>
      <w:r w:rsidR="002B4020" w:rsidRPr="00B93547">
        <w:rPr>
          <w:rFonts w:ascii="Times New Roman" w:eastAsia="Times New Roman" w:hAnsi="Times New Roman" w:cs="Times New Roman"/>
          <w:sz w:val="28"/>
          <w:szCs w:val="28"/>
        </w:rPr>
        <w:t>B</w:t>
      </w:r>
      <w:ins w:id="4127" w:author="Nguyen Toan" w:date="2018-05-06T18:12:00Z">
        <w:r w:rsidR="004F1F52">
          <w:rPr>
            <w:rFonts w:ascii="Times New Roman" w:eastAsia="Times New Roman" w:hAnsi="Times New Roman" w:cs="Times New Roman"/>
            <w:sz w:val="28"/>
            <w:szCs w:val="28"/>
          </w:rPr>
          <w:t>anking</w:t>
        </w:r>
      </w:ins>
      <w:r w:rsidR="002B4020" w:rsidRPr="00B93547">
        <w:rPr>
          <w:rFonts w:ascii="Times New Roman" w:eastAsia="Times New Roman" w:hAnsi="Times New Roman" w:cs="Times New Roman"/>
          <w:sz w:val="28"/>
          <w:szCs w:val="28"/>
        </w:rPr>
        <w:t xml:space="preserve"> sau khi phát triển </w:t>
      </w:r>
      <w:r w:rsidR="00FA489A" w:rsidRPr="00B93547">
        <w:rPr>
          <w:rFonts w:ascii="Times New Roman" w:eastAsia="Times New Roman" w:hAnsi="Times New Roman" w:cs="Times New Roman"/>
          <w:sz w:val="28"/>
          <w:szCs w:val="28"/>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ins w:id="4128" w:author="Nguyen Toan" w:date="2018-05-07T22:37:00Z">
        <w:r w:rsidR="00C82EDF">
          <w:rPr>
            <w:rFonts w:ascii="Times New Roman" w:eastAsia="Times New Roman" w:hAnsi="Times New Roman" w:cs="Times New Roman"/>
            <w:sz w:val="28"/>
            <w:szCs w:val="28"/>
          </w:rPr>
          <w:t xml:space="preserve"> </w:t>
        </w:r>
      </w:ins>
      <w:moveToRangeStart w:id="4129" w:author="Nguyen Toan" w:date="2018-05-07T22:31:00Z" w:name="move513495639"/>
      <w:moveTo w:id="4130" w:author="Nguyen Toan" w:date="2018-05-07T22:31:00Z">
        <w:r w:rsidR="001736C8" w:rsidRPr="00B93547">
          <w:rPr>
            <w:rFonts w:ascii="Times New Roman" w:eastAsia="Times New Roman" w:hAnsi="Times New Roman" w:cs="Times New Roman"/>
            <w:sz w:val="28"/>
            <w:szCs w:val="28"/>
          </w:rPr>
          <w:t xml:space="preserve">Việc tích hợp </w:t>
        </w:r>
        <w:del w:id="4131" w:author="Nguyen Toan" w:date="2018-05-07T22:37:00Z">
          <w:r w:rsidR="001736C8" w:rsidRPr="00B93547" w:rsidDel="00A4705C">
            <w:rPr>
              <w:rFonts w:ascii="Times New Roman" w:eastAsia="Times New Roman" w:hAnsi="Times New Roman" w:cs="Times New Roman"/>
              <w:sz w:val="28"/>
              <w:szCs w:val="28"/>
            </w:rPr>
            <w:delText xml:space="preserve">lại </w:delText>
          </w:r>
        </w:del>
        <w:r w:rsidR="001736C8" w:rsidRPr="00B93547">
          <w:rPr>
            <w:rFonts w:ascii="Times New Roman" w:eastAsia="Times New Roman" w:hAnsi="Times New Roman" w:cs="Times New Roman"/>
            <w:sz w:val="28"/>
            <w:szCs w:val="28"/>
          </w:rPr>
          <w:t>hệ thống</w:t>
        </w:r>
      </w:moveTo>
      <w:ins w:id="4132" w:author="Nguyen Toan" w:date="2018-05-07T22:37:00Z">
        <w:r w:rsidR="00A4705C">
          <w:rPr>
            <w:rFonts w:ascii="Times New Roman" w:eastAsia="Times New Roman" w:hAnsi="Times New Roman" w:cs="Times New Roman"/>
            <w:sz w:val="28"/>
            <w:szCs w:val="28"/>
          </w:rPr>
          <w:t xml:space="preserve"> qua ứng dụng ESB</w:t>
        </w:r>
      </w:ins>
      <w:moveTo w:id="4133" w:author="Nguyen Toan" w:date="2018-05-07T22:31:00Z">
        <w:r w:rsidR="001736C8" w:rsidRPr="00B93547">
          <w:rPr>
            <w:rFonts w:ascii="Times New Roman" w:eastAsia="Times New Roman" w:hAnsi="Times New Roman" w:cs="Times New Roman"/>
            <w:sz w:val="28"/>
            <w:szCs w:val="28"/>
          </w:rPr>
          <w:t xml:space="preserve"> giúp giảm đáng kể số lượng kết nối giữa các ứng dụng, loại bỏ </w:t>
        </w:r>
        <w:del w:id="4134" w:author="Nguyen Toan" w:date="2018-05-07T22:37:00Z">
          <w:r w:rsidR="001736C8" w:rsidRPr="00B93547" w:rsidDel="007F36E3">
            <w:rPr>
              <w:rFonts w:ascii="Times New Roman" w:eastAsia="Times New Roman" w:hAnsi="Times New Roman" w:cs="Times New Roman"/>
              <w:sz w:val="28"/>
              <w:szCs w:val="28"/>
            </w:rPr>
            <w:delText xml:space="preserve"> việc </w:delText>
          </w:r>
        </w:del>
        <w:r w:rsidR="001736C8" w:rsidRPr="00B93547">
          <w:rPr>
            <w:rFonts w:ascii="Times New Roman" w:eastAsia="Times New Roman" w:hAnsi="Times New Roman" w:cs="Times New Roman"/>
            <w:sz w:val="28"/>
            <w:szCs w:val="28"/>
          </w:rPr>
          <w:t>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moveTo>
      <w:moveToRangeEnd w:id="4129"/>
    </w:p>
    <w:p w14:paraId="287C3A76" w14:textId="77777777" w:rsidR="00FA489A" w:rsidRDefault="00FA489A">
      <w:pPr>
        <w:keepNext/>
        <w:spacing w:line="288" w:lineRule="auto"/>
        <w:jc w:val="center"/>
        <w:pPrChange w:id="4135" w:author="Nguyen Toan" w:date="2018-05-05T22:46:00Z">
          <w:pPr>
            <w:keepNext/>
            <w:spacing w:line="288" w:lineRule="auto"/>
          </w:pPr>
        </w:pPrChange>
      </w:pPr>
      <w:r w:rsidRPr="005A5BC4">
        <w:rPr>
          <w:rFonts w:ascii="Times New Roman" w:hAnsi="Times New Roman" w:cs="Times New Roman"/>
          <w:noProof/>
          <w:sz w:val="28"/>
          <w:szCs w:val="28"/>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40DB7AF0" w14:textId="76798914" w:rsidR="00FA489A" w:rsidRPr="00205015" w:rsidDel="003806F4" w:rsidRDefault="00FA489A" w:rsidP="00FA489A">
      <w:pPr>
        <w:pStyle w:val="Caption"/>
        <w:spacing w:line="288" w:lineRule="auto"/>
        <w:jc w:val="center"/>
        <w:rPr>
          <w:del w:id="4136" w:author="Nguyen Toan" w:date="2018-05-07T22:31:00Z"/>
          <w:rFonts w:ascii="Times New Roman" w:hAnsi="Times New Roman" w:cs="Times New Roman"/>
          <w:i w:val="0"/>
          <w:color w:val="auto"/>
          <w:sz w:val="28"/>
          <w:szCs w:val="28"/>
        </w:rPr>
      </w:pPr>
      <w:bookmarkStart w:id="4137" w:name="_Ref511971090"/>
      <w:bookmarkStart w:id="4138" w:name="_Toc511991196"/>
      <w:bookmarkStart w:id="4139" w:name="_Toc513325029"/>
      <w:r w:rsidRPr="00205015">
        <w:rPr>
          <w:rFonts w:ascii="Times New Roman" w:hAnsi="Times New Roman" w:cs="Times New Roman"/>
          <w:i w:val="0"/>
          <w:color w:val="auto"/>
          <w:sz w:val="28"/>
          <w:szCs w:val="28"/>
        </w:rPr>
        <w:t xml:space="preserve">Hình </w:t>
      </w:r>
      <w:ins w:id="414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14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142" w:author="Nguyen Toan" w:date="2018-05-14T18:03:00Z">
        <w:r w:rsidR="0052504F">
          <w:rPr>
            <w:rFonts w:ascii="Times New Roman" w:hAnsi="Times New Roman" w:cs="Times New Roman"/>
            <w:i w:val="0"/>
            <w:noProof/>
            <w:color w:val="auto"/>
            <w:sz w:val="28"/>
            <w:szCs w:val="28"/>
          </w:rPr>
          <w:t>7</w:t>
        </w:r>
        <w:r w:rsidR="0052504F">
          <w:rPr>
            <w:rFonts w:ascii="Times New Roman" w:hAnsi="Times New Roman" w:cs="Times New Roman"/>
            <w:i w:val="0"/>
            <w:color w:val="auto"/>
            <w:sz w:val="28"/>
            <w:szCs w:val="28"/>
          </w:rPr>
          <w:fldChar w:fldCharType="end"/>
        </w:r>
      </w:ins>
      <w:del w:id="4143"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Cs w:val="0"/>
            <w:color w:val="auto"/>
            <w:sz w:val="28"/>
            <w:szCs w:val="28"/>
          </w:rPr>
          <w:fldChar w:fldCharType="end"/>
        </w:r>
      </w:del>
      <w:bookmarkEnd w:id="4137"/>
      <w:r w:rsidR="007F5E8C">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 Kiến trúc hệ thống IB mới</w:t>
      </w:r>
      <w:bookmarkEnd w:id="4138"/>
      <w:bookmarkEnd w:id="4139"/>
    </w:p>
    <w:p w14:paraId="3F081A43" w14:textId="77D91071" w:rsidR="00FA489A" w:rsidRPr="00B93547" w:rsidRDefault="00FA489A">
      <w:pPr>
        <w:pStyle w:val="Caption"/>
        <w:spacing w:line="288" w:lineRule="auto"/>
        <w:jc w:val="center"/>
        <w:pPrChange w:id="4144" w:author="Nguyen Toan" w:date="2018-05-07T22:31:00Z">
          <w:pPr>
            <w:spacing w:after="120"/>
            <w:ind w:firstLine="567"/>
            <w:jc w:val="both"/>
          </w:pPr>
        </w:pPrChange>
      </w:pPr>
      <w:moveFromRangeStart w:id="4145" w:author="Nguyen Toan" w:date="2018-05-07T22:31:00Z" w:name="move513495639"/>
      <w:moveFrom w:id="4146" w:author="Nguyen Toan" w:date="2018-05-07T22:31:00Z">
        <w:r w:rsidRPr="00B93547" w:rsidDel="001736C8">
          <w:t>Việc tích hợp lại hệ thống giúp giảm đáng kể số lượng kết nối giữa các ứng dụng, loại bỏ  việc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w:t>
        </w:r>
        <w:r w:rsidR="00CD0A22" w:rsidRPr="00B93547" w:rsidDel="001736C8">
          <w:t xml:space="preserve"> giây</w:t>
        </w:r>
        <w:r w:rsidRPr="00B93547" w:rsidDel="001736C8">
          <w:t>), đảm bảo hệ thống chạy thông suốt thời gian dài.</w:t>
        </w:r>
      </w:moveFrom>
      <w:moveFromRangeEnd w:id="4145"/>
    </w:p>
    <w:p w14:paraId="12CEEDAE" w14:textId="77777777" w:rsidR="0014472B" w:rsidRPr="00A232B7" w:rsidRDefault="0014472B" w:rsidP="0014472B">
      <w:pPr>
        <w:pStyle w:val="Heading2"/>
        <w:numPr>
          <w:ilvl w:val="1"/>
          <w:numId w:val="12"/>
        </w:numPr>
        <w:spacing w:before="240"/>
        <w:ind w:left="567" w:hanging="567"/>
        <w:rPr>
          <w:rFonts w:ascii="Times New Roman" w:eastAsia="Times New Roman" w:hAnsi="Times New Roman" w:cs="Times New Roman"/>
          <w:b/>
          <w:sz w:val="28"/>
          <w:szCs w:val="28"/>
        </w:rPr>
      </w:pPr>
      <w:bookmarkStart w:id="4147" w:name="_Toc513613698"/>
      <w:r w:rsidRPr="00A232B7">
        <w:rPr>
          <w:rFonts w:ascii="Times New Roman" w:eastAsia="Times New Roman" w:hAnsi="Times New Roman" w:cs="Times New Roman"/>
          <w:b/>
          <w:sz w:val="28"/>
          <w:szCs w:val="28"/>
        </w:rPr>
        <w:t>Tích hợp và triển khai liên tục</w:t>
      </w:r>
      <w:bookmarkEnd w:id="4147"/>
      <w:r w:rsidRPr="00A232B7">
        <w:rPr>
          <w:rFonts w:ascii="Times New Roman" w:eastAsia="Times New Roman" w:hAnsi="Times New Roman" w:cs="Times New Roman"/>
          <w:b/>
          <w:sz w:val="28"/>
          <w:szCs w:val="28"/>
        </w:rPr>
        <w:t xml:space="preserve"> </w:t>
      </w:r>
    </w:p>
    <w:p w14:paraId="2780E1F0"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8"/>
          <w:szCs w:val="28"/>
        </w:rPr>
      </w:pPr>
      <w:bookmarkStart w:id="4148" w:name="_Toc513613699"/>
      <w:r w:rsidRPr="00A232B7">
        <w:rPr>
          <w:rFonts w:ascii="Times New Roman" w:eastAsia="Times New Roman" w:hAnsi="Times New Roman" w:cs="Times New Roman"/>
          <w:b/>
          <w:sz w:val="28"/>
          <w:szCs w:val="28"/>
        </w:rPr>
        <w:t>Tích hợp liên tục</w:t>
      </w:r>
      <w:bookmarkEnd w:id="4148"/>
    </w:p>
    <w:p w14:paraId="166870BC" w14:textId="6DE8693E" w:rsidR="0014472B" w:rsidDel="00813123" w:rsidRDefault="0014472B" w:rsidP="0014472B">
      <w:pPr>
        <w:spacing w:after="120"/>
        <w:ind w:firstLine="567"/>
        <w:jc w:val="both"/>
        <w:rPr>
          <w:del w:id="4149" w:author="Nguyen Toan" w:date="2018-05-07T22:41:00Z"/>
          <w:rFonts w:ascii="Times New Roman" w:eastAsia="Times New Roman" w:hAnsi="Times New Roman" w:cs="Times New Roman"/>
          <w:sz w:val="28"/>
          <w:szCs w:val="28"/>
        </w:rPr>
      </w:pPr>
      <w:r>
        <w:rPr>
          <w:rFonts w:ascii="Times New Roman" w:eastAsia="Times New Roman" w:hAnsi="Times New Roman" w:cs="Times New Roman"/>
          <w:sz w:val="28"/>
          <w:szCs w:val="28"/>
        </w:rPr>
        <w:t>Theo định nghĩa của Martin Fowler</w:t>
      </w:r>
      <w:customXmlInsRangeStart w:id="4150" w:author="Nguyen Toan" w:date="2018-05-07T21:43:00Z"/>
      <w:sdt>
        <w:sdtPr>
          <w:rPr>
            <w:rFonts w:ascii="Times New Roman" w:eastAsia="Times New Roman" w:hAnsi="Times New Roman" w:cs="Times New Roman"/>
            <w:sz w:val="28"/>
            <w:szCs w:val="28"/>
          </w:rPr>
          <w:id w:val="-253367325"/>
          <w:citation/>
        </w:sdtPr>
        <w:sdtContent>
          <w:customXmlInsRangeEnd w:id="4150"/>
          <w:ins w:id="4151" w:author="Nguyen Toan" w:date="2018-05-07T21:43:00Z">
            <w:r w:rsidR="00A811F8">
              <w:rPr>
                <w:rFonts w:ascii="Times New Roman" w:eastAsia="Times New Roman" w:hAnsi="Times New Roman" w:cs="Times New Roman"/>
                <w:sz w:val="28"/>
                <w:szCs w:val="28"/>
              </w:rPr>
              <w:fldChar w:fldCharType="begin"/>
            </w:r>
            <w:r w:rsidR="00A811F8">
              <w:rPr>
                <w:rFonts w:ascii="Times New Roman" w:eastAsia="Times New Roman" w:hAnsi="Times New Roman" w:cs="Times New Roman"/>
                <w:sz w:val="28"/>
                <w:szCs w:val="28"/>
                <w:lang w:val="en-US"/>
              </w:rPr>
              <w:instrText xml:space="preserve"> CITATION Mar \l 1033 </w:instrText>
            </w:r>
          </w:ins>
          <w:r w:rsidR="00A811F8">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[9]</w:t>
          </w:r>
          <w:ins w:id="4152" w:author="Nguyen Toan" w:date="2018-05-07T21:43:00Z">
            <w:r w:rsidR="00A811F8">
              <w:rPr>
                <w:rFonts w:ascii="Times New Roman" w:eastAsia="Times New Roman" w:hAnsi="Times New Roman" w:cs="Times New Roman"/>
                <w:sz w:val="28"/>
                <w:szCs w:val="28"/>
              </w:rPr>
              <w:fldChar w:fldCharType="end"/>
            </w:r>
          </w:ins>
          <w:customXmlInsRangeStart w:id="4153" w:author="Nguyen Toan" w:date="2018-05-07T21:43:00Z"/>
        </w:sdtContent>
      </w:sdt>
      <w:customXmlInsRangeEnd w:id="4153"/>
      <w:r>
        <w:rPr>
          <w:rFonts w:ascii="Times New Roman" w:eastAsia="Times New Roman" w:hAnsi="Times New Roman" w:cs="Times New Roman"/>
          <w:sz w:val="28"/>
          <w:szCs w:val="28"/>
        </w:rPr>
        <w:t>,</w:t>
      </w:r>
      <w:del w:id="4154" w:author="Nguyen Toan" w:date="2018-05-07T21:43:00Z">
        <w:r w:rsidDel="004D1736">
          <w:rPr>
            <w:rFonts w:ascii="Times New Roman" w:eastAsia="Times New Roman" w:hAnsi="Times New Roman" w:cs="Times New Roman"/>
            <w:sz w:val="28"/>
            <w:szCs w:val="28"/>
          </w:rPr>
          <w:delText xml:space="preserve"> </w:delText>
        </w:r>
        <w:r w:rsidDel="009319B5">
          <w:rPr>
            <w:rFonts w:ascii="Times New Roman" w:eastAsia="Times New Roman" w:hAnsi="Times New Roman" w:cs="Times New Roman"/>
            <w:sz w:val="28"/>
            <w:szCs w:val="28"/>
          </w:rPr>
          <w:delText xml:space="preserve"> </w:delText>
        </w:r>
      </w:del>
      <w:ins w:id="4155" w:author="Nguyen Toan" w:date="2018-05-07T21:43:00Z">
        <w:r w:rsidR="009319B5">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tích hợp liên tục – Continuous Intergration là phương pháp phát triển phần mềm đòi hỏi các lập trình viên trong nhóm tích hợp ứng dụng thường xuyên. </w:t>
      </w:r>
      <w:r w:rsidRPr="00D57176">
        <w:rPr>
          <w:rFonts w:ascii="Times New Roman" w:eastAsia="Times New Roman" w:hAnsi="Times New Roman" w:cs="Times New Roman"/>
          <w:sz w:val="28"/>
          <w:szCs w:val="28"/>
        </w:rPr>
        <w:t xml:space="preserve">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ins w:id="4156" w:author="Nguyen Toan" w:date="2018-05-07T22:39:00Z">
        <w:r w:rsidR="00DF32AF">
          <w:rPr>
            <w:rFonts w:ascii="Times New Roman" w:eastAsia="Times New Roman" w:hAnsi="Times New Roman" w:cs="Times New Roman"/>
            <w:sz w:val="28"/>
            <w:szCs w:val="28"/>
          </w:rPr>
          <w:t>Đây là</w:t>
        </w:r>
      </w:ins>
      <w:del w:id="4157" w:author="Nguyen Toan" w:date="2018-05-07T22:39:00Z">
        <w:r w:rsidRPr="00D57176" w:rsidDel="00DF32AF">
          <w:rPr>
            <w:rFonts w:ascii="Times New Roman" w:eastAsia="Times New Roman" w:hAnsi="Times New Roman" w:cs="Times New Roman"/>
            <w:sz w:val="28"/>
            <w:szCs w:val="28"/>
          </w:rPr>
          <w:delText>Cả nhóm thấy rằng</w:delText>
        </w:r>
      </w:del>
      <w:r w:rsidRPr="00D57176">
        <w:rPr>
          <w:rFonts w:ascii="Times New Roman" w:eastAsia="Times New Roman" w:hAnsi="Times New Roman" w:cs="Times New Roman"/>
          <w:sz w:val="28"/>
          <w:szCs w:val="28"/>
        </w:rPr>
        <w:t xml:space="preserve"> phương pháp tiếp cận này giúp giảm bớt vấn đề về tích hợp hơn và cho phép phát triển phần mềm gắn kết nhanh hơn.</w:t>
      </w:r>
      <w:r>
        <w:rPr>
          <w:rFonts w:ascii="Times New Roman" w:eastAsia="Times New Roman" w:hAnsi="Times New Roman" w:cs="Times New Roman"/>
          <w:sz w:val="28"/>
          <w:szCs w:val="28"/>
        </w:rPr>
        <w:t xml:space="preserve"> </w:t>
      </w:r>
      <w:moveToRangeStart w:id="4158" w:author="Nguyen Toan" w:date="2018-05-07T22:40:00Z" w:name="move513496135"/>
      <w:moveTo w:id="4159" w:author="Nguyen Toan" w:date="2018-05-07T22:40:00Z">
        <w:del w:id="4160" w:author="Nguyen Toan" w:date="2018-05-07T22:40:00Z">
          <w:r w:rsidR="00E70D03" w:rsidDel="00E70D03">
            <w:rPr>
              <w:rFonts w:ascii="Times New Roman" w:eastAsia="Times New Roman" w:hAnsi="Times New Roman" w:cs="Times New Roman"/>
              <w:sz w:val="28"/>
              <w:szCs w:val="28"/>
            </w:rPr>
            <w:delText>Tích</w:delText>
          </w:r>
          <w:r w:rsidR="00E70D03" w:rsidRPr="00E11734" w:rsidDel="00E70D03">
            <w:rPr>
              <w:rFonts w:ascii="Times New Roman" w:eastAsia="Times New Roman" w:hAnsi="Times New Roman" w:cs="Times New Roman"/>
              <w:sz w:val="28"/>
              <w:szCs w:val="28"/>
            </w:rPr>
            <w:delText xml:space="preserve"> hợp liên tục là phương pháp mà</w:delText>
          </w:r>
          <w:r w:rsidR="00E70D03" w:rsidDel="00E70D03">
            <w:rPr>
              <w:rFonts w:ascii="Times New Roman" w:eastAsia="Times New Roman" w:hAnsi="Times New Roman" w:cs="Times New Roman"/>
              <w:sz w:val="28"/>
              <w:szCs w:val="28"/>
            </w:rPr>
            <w:delText xml:space="preserve"> c</w:delText>
          </w:r>
        </w:del>
      </w:moveTo>
      <w:ins w:id="4161" w:author="Nguyen Toan" w:date="2018-05-07T22:40:00Z">
        <w:r w:rsidR="00E70D03">
          <w:rPr>
            <w:rFonts w:ascii="Times New Roman" w:eastAsia="Times New Roman" w:hAnsi="Times New Roman" w:cs="Times New Roman"/>
            <w:sz w:val="28"/>
            <w:szCs w:val="28"/>
          </w:rPr>
          <w:t>C</w:t>
        </w:r>
      </w:ins>
      <w:moveTo w:id="4162" w:author="Nguyen Toan" w:date="2018-05-07T22:40:00Z">
        <w:r w:rsidR="00E70D03">
          <w:rPr>
            <w:rFonts w:ascii="Times New Roman" w:eastAsia="Times New Roman" w:hAnsi="Times New Roman" w:cs="Times New Roman"/>
            <w:sz w:val="28"/>
            <w:szCs w:val="28"/>
          </w:rPr>
          <w:t>ác nhóm phát triển sử dụng phương pháp Agile hay dùng</w:t>
        </w:r>
      </w:moveTo>
      <w:ins w:id="4163" w:author="Nguyen Toan" w:date="2018-05-07T22:40:00Z">
        <w:r w:rsidR="00B179D6">
          <w:rPr>
            <w:rFonts w:ascii="Times New Roman" w:eastAsia="Times New Roman" w:hAnsi="Times New Roman" w:cs="Times New Roman"/>
            <w:sz w:val="28"/>
            <w:szCs w:val="28"/>
          </w:rPr>
          <w:t xml:space="preserve"> tích hợp liên tục</w:t>
        </w:r>
      </w:ins>
      <w:moveTo w:id="4164" w:author="Nguyen Toan" w:date="2018-05-07T22:40:00Z">
        <w:r w:rsidR="00E70D03" w:rsidRPr="00E11734">
          <w:rPr>
            <w:rFonts w:ascii="Times New Roman" w:eastAsia="Times New Roman" w:hAnsi="Times New Roman" w:cs="Times New Roman"/>
            <w:sz w:val="28"/>
            <w:szCs w:val="28"/>
          </w:rPr>
          <w:t xml:space="preserve"> để đảm bảo </w:t>
        </w:r>
        <w:r w:rsidR="00E70D03">
          <w:rPr>
            <w:rFonts w:ascii="Times New Roman" w:eastAsia="Times New Roman" w:hAnsi="Times New Roman" w:cs="Times New Roman"/>
            <w:sz w:val="28"/>
            <w:szCs w:val="28"/>
          </w:rPr>
          <w:t>mã nguồn</w:t>
        </w:r>
        <w:r w:rsidR="00E70D03" w:rsidRPr="00E11734">
          <w:rPr>
            <w:rFonts w:ascii="Times New Roman" w:eastAsia="Times New Roman" w:hAnsi="Times New Roman" w:cs="Times New Roman"/>
            <w:sz w:val="28"/>
            <w:szCs w:val="28"/>
          </w:rPr>
          <w:t xml:space="preserve"> của toàn dự án luôn </w:t>
        </w:r>
        <w:r w:rsidR="00E70D03">
          <w:rPr>
            <w:rFonts w:ascii="Times New Roman" w:eastAsia="Times New Roman" w:hAnsi="Times New Roman" w:cs="Times New Roman"/>
            <w:sz w:val="28"/>
            <w:szCs w:val="28"/>
          </w:rPr>
          <w:t xml:space="preserve">dịch được và </w:t>
        </w:r>
        <w:r w:rsidR="00E70D03" w:rsidRPr="00E11734">
          <w:rPr>
            <w:rFonts w:ascii="Times New Roman" w:eastAsia="Times New Roman" w:hAnsi="Times New Roman" w:cs="Times New Roman"/>
            <w:sz w:val="28"/>
            <w:szCs w:val="28"/>
          </w:rPr>
          <w:t>chạy đúng.</w:t>
        </w:r>
      </w:moveTo>
      <w:moveToRangeEnd w:id="4158"/>
      <w:ins w:id="4165" w:author="Nguyen Toan" w:date="2018-05-07T22:41:00Z">
        <w:r w:rsidR="00813123">
          <w:rPr>
            <w:rFonts w:ascii="Times New Roman" w:eastAsia="Times New Roman" w:hAnsi="Times New Roman" w:cs="Times New Roman"/>
            <w:sz w:val="28"/>
            <w:szCs w:val="28"/>
          </w:rPr>
          <w:t xml:space="preserve"> </w:t>
        </w:r>
      </w:ins>
    </w:p>
    <w:p w14:paraId="3FB986C8" w14:textId="5A5A7655" w:rsidR="0014472B" w:rsidRDefault="0014472B" w:rsidP="00813123">
      <w:pPr>
        <w:spacing w:after="120"/>
        <w:ind w:firstLine="567"/>
        <w:jc w:val="both"/>
        <w:rPr>
          <w:rFonts w:ascii="Times New Roman" w:eastAsia="Times New Roman" w:hAnsi="Times New Roman" w:cs="Times New Roman"/>
          <w:sz w:val="28"/>
          <w:szCs w:val="28"/>
        </w:rPr>
      </w:pPr>
      <w:del w:id="4166" w:author="Nguyen Toan" w:date="2018-05-07T22:41:00Z">
        <w:r w:rsidDel="00813123">
          <w:rPr>
            <w:rFonts w:ascii="Times New Roman" w:eastAsia="Times New Roman" w:hAnsi="Times New Roman" w:cs="Times New Roman"/>
            <w:sz w:val="28"/>
            <w:szCs w:val="28"/>
          </w:rPr>
          <w:delText>Tích hợp liên tục</w:delText>
        </w:r>
      </w:del>
      <w:ins w:id="4167" w:author="Nguyen Toan" w:date="2018-05-07T22:41:00Z">
        <w:r w:rsidR="00813123">
          <w:rPr>
            <w:rFonts w:ascii="Times New Roman" w:eastAsia="Times New Roman" w:hAnsi="Times New Roman" w:cs="Times New Roman"/>
            <w:sz w:val="28"/>
            <w:szCs w:val="28"/>
          </w:rPr>
          <w:t>Đây</w:t>
        </w:r>
      </w:ins>
      <w:r>
        <w:rPr>
          <w:rFonts w:ascii="Times New Roman" w:eastAsia="Times New Roman" w:hAnsi="Times New Roman" w:cs="Times New Roman"/>
          <w:sz w:val="28"/>
          <w:szCs w:val="28"/>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4B74801F" w14:textId="36257E0F" w:rsidR="0014472B" w:rsidRPr="005A5BC4" w:rsidDel="00F74CDD" w:rsidRDefault="0014472B" w:rsidP="0014472B">
      <w:pPr>
        <w:spacing w:after="120"/>
        <w:ind w:firstLine="567"/>
        <w:jc w:val="both"/>
        <w:rPr>
          <w:del w:id="4168" w:author="Nguyen Toan" w:date="2018-05-06T21:0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Với tầm quan trọng của kiểm thử, việc sử dụng một giải pháp</w:t>
      </w:r>
      <w:r>
        <w:rPr>
          <w:rFonts w:ascii="Times New Roman" w:eastAsia="Times New Roman" w:hAnsi="Times New Roman" w:cs="Times New Roman"/>
          <w:sz w:val="28"/>
          <w:szCs w:val="28"/>
        </w:rPr>
        <w:t xml:space="preserve"> tích hợp liên tục - Continuous Integration (CI) </w:t>
      </w:r>
      <w:r w:rsidRPr="005A5BC4">
        <w:rPr>
          <w:rFonts w:ascii="Times New Roman" w:eastAsia="Times New Roman" w:hAnsi="Times New Roman" w:cs="Times New Roman"/>
          <w:sz w:val="28"/>
          <w:szCs w:val="28"/>
        </w:rPr>
        <w:t>trong cả quá trình phát triển là vô cùng cần thiết. CI đem lại nhiều thuận lợi trong kiểm thử</w:t>
      </w:r>
      <w:r>
        <w:rPr>
          <w:rFonts w:ascii="Times New Roman" w:eastAsia="Times New Roman" w:hAnsi="Times New Roman" w:cs="Times New Roman"/>
          <w:sz w:val="28"/>
          <w:szCs w:val="28"/>
        </w:rPr>
        <w:t xml:space="preserve"> như p</w:t>
      </w:r>
      <w:r w:rsidRPr="005A5BC4">
        <w:rPr>
          <w:rFonts w:ascii="Times New Roman" w:eastAsia="Times New Roman" w:hAnsi="Times New Roman" w:cs="Times New Roman"/>
          <w:sz w:val="28"/>
          <w:szCs w:val="28"/>
        </w:rPr>
        <w:t xml:space="preserve">hát hiện sớm các vấn đề của hệ </w:t>
      </w:r>
      <w:r>
        <w:rPr>
          <w:rFonts w:ascii="Times New Roman" w:eastAsia="Times New Roman" w:hAnsi="Times New Roman" w:cs="Times New Roman"/>
          <w:sz w:val="28"/>
          <w:szCs w:val="28"/>
        </w:rPr>
        <w:t>thống trong vòng đời phát triển, đ</w:t>
      </w:r>
      <w:r w:rsidRPr="005A5BC4">
        <w:rPr>
          <w:rFonts w:ascii="Times New Roman" w:eastAsia="Times New Roman" w:hAnsi="Times New Roman" w:cs="Times New Roman"/>
          <w:sz w:val="28"/>
          <w:szCs w:val="28"/>
        </w:rPr>
        <w:t xml:space="preserve">ảm bảo các ca kiểm thử được chạy hết trước khi triển khai </w:t>
      </w:r>
      <w:r w:rsidRPr="005A5BC4">
        <w:rPr>
          <w:rFonts w:ascii="Times New Roman" w:eastAsia="Times New Roman" w:hAnsi="Times New Roman" w:cs="Times New Roman"/>
          <w:sz w:val="28"/>
          <w:szCs w:val="28"/>
        </w:rPr>
        <w:lastRenderedPageBreak/>
        <w:t>một phiên bản mới</w:t>
      </w:r>
      <w:r>
        <w:rPr>
          <w:rFonts w:ascii="Times New Roman" w:eastAsia="Times New Roman" w:hAnsi="Times New Roman" w:cs="Times New Roman"/>
          <w:sz w:val="28"/>
          <w:szCs w:val="28"/>
        </w:rPr>
        <w:t xml:space="preserve">. </w:t>
      </w:r>
      <w:ins w:id="4169" w:author="Nguyen Toan" w:date="2018-05-06T21:09:00Z">
        <w:r w:rsidR="00C61D17">
          <w:rPr>
            <w:rFonts w:ascii="Times New Roman" w:eastAsia="Times New Roman" w:hAnsi="Times New Roman" w:cs="Times New Roman"/>
            <w:sz w:val="28"/>
            <w:szCs w:val="28"/>
          </w:rPr>
          <w:t xml:space="preserve">Hệ thống CI có khả năng tự động cập nhật và biên dịch mã nguồn, chạy các ca kiểm thử đã được định nghĩa trước cho mỗi một commit. </w:t>
        </w:r>
      </w:ins>
      <w:r>
        <w:rPr>
          <w:rFonts w:ascii="Times New Roman" w:eastAsia="Times New Roman" w:hAnsi="Times New Roman" w:cs="Times New Roman"/>
          <w:sz w:val="28"/>
          <w:szCs w:val="28"/>
        </w:rPr>
        <w:t>Ngoài ra CI còn giúp cho việc</w:t>
      </w:r>
      <w:r w:rsidRPr="005A5BC4">
        <w:rPr>
          <w:rFonts w:ascii="Times New Roman" w:eastAsia="Times New Roman" w:hAnsi="Times New Roman" w:cs="Times New Roman"/>
          <w:sz w:val="28"/>
          <w:szCs w:val="28"/>
        </w:rPr>
        <w:t xml:space="preserve"> đóng gói phần mềm</w:t>
      </w:r>
      <w:r>
        <w:rPr>
          <w:rFonts w:ascii="Times New Roman" w:eastAsia="Times New Roman" w:hAnsi="Times New Roman" w:cs="Times New Roman"/>
          <w:sz w:val="28"/>
          <w:szCs w:val="28"/>
        </w:rPr>
        <w:t xml:space="preserve"> dễ dàng</w:t>
      </w:r>
      <w:r w:rsidRPr="005A5BC4">
        <w:rPr>
          <w:rFonts w:ascii="Times New Roman" w:eastAsia="Times New Roman" w:hAnsi="Times New Roman" w:cs="Times New Roman"/>
          <w:sz w:val="28"/>
          <w:szCs w:val="28"/>
        </w:rPr>
        <w:t>, kết hợp với các giải pháp</w:t>
      </w:r>
      <w:r>
        <w:rPr>
          <w:rFonts w:ascii="Times New Roman" w:eastAsia="Times New Roman" w:hAnsi="Times New Roman" w:cs="Times New Roman"/>
          <w:sz w:val="28"/>
          <w:szCs w:val="28"/>
        </w:rPr>
        <w:t xml:space="preserve"> triển khai liên tục -Continuos Delivery (CD</w:t>
      </w:r>
      <w:r w:rsidRPr="005A5BC4">
        <w:rPr>
          <w:rFonts w:ascii="Times New Roman" w:eastAsia="Times New Roman" w:hAnsi="Times New Roman" w:cs="Times New Roman"/>
          <w:sz w:val="28"/>
          <w:szCs w:val="28"/>
        </w:rPr>
        <w:t>) triển khai nhanh gọn hơn</w:t>
      </w:r>
      <w:r>
        <w:rPr>
          <w:rFonts w:ascii="Times New Roman" w:eastAsia="Times New Roman" w:hAnsi="Times New Roman" w:cs="Times New Roman"/>
          <w:sz w:val="28"/>
          <w:szCs w:val="28"/>
        </w:rPr>
        <w:t>.</w:t>
      </w:r>
      <w:ins w:id="4170" w:author="Nguyen Toan" w:date="2018-05-06T20:58:00Z">
        <w:r w:rsidR="009E6BD3">
          <w:rPr>
            <w:rFonts w:ascii="Times New Roman" w:eastAsia="Times New Roman" w:hAnsi="Times New Roman" w:cs="Times New Roman"/>
            <w:sz w:val="28"/>
            <w:szCs w:val="28"/>
          </w:rPr>
          <w:t xml:space="preserve"> </w:t>
        </w:r>
      </w:ins>
    </w:p>
    <w:p w14:paraId="0B9B9115" w14:textId="4C7DE2B8" w:rsidR="00467176" w:rsidRDefault="00467176">
      <w:pPr>
        <w:spacing w:after="120"/>
        <w:ind w:firstLine="567"/>
        <w:jc w:val="both"/>
        <w:rPr>
          <w:ins w:id="4171" w:author="Nguyen Toan" w:date="2018-05-06T18:18:00Z"/>
          <w:rFonts w:ascii="Times New Roman" w:eastAsia="Times New Roman" w:hAnsi="Times New Roman" w:cs="Times New Roman"/>
          <w:sz w:val="28"/>
          <w:szCs w:val="28"/>
        </w:rPr>
      </w:pPr>
    </w:p>
    <w:p w14:paraId="4F63FA74" w14:textId="01FADA8B" w:rsidR="0014472B" w:rsidRPr="00490793" w:rsidDel="004C5181" w:rsidRDefault="0014472B" w:rsidP="0014472B">
      <w:pPr>
        <w:spacing w:after="120"/>
        <w:ind w:firstLine="567"/>
        <w:jc w:val="both"/>
        <w:rPr>
          <w:del w:id="4172" w:author="Nguyen Toan" w:date="2018-05-06T21:09:00Z"/>
          <w:rFonts w:ascii="Times New Roman" w:eastAsia="Times New Roman" w:hAnsi="Times New Roman" w:cs="Times New Roman"/>
          <w:sz w:val="28"/>
          <w:szCs w:val="28"/>
        </w:rPr>
      </w:pPr>
      <w:del w:id="4173" w:author="Nguyen Toan" w:date="2018-05-06T21:09:00Z">
        <w:r w:rsidRPr="00490793" w:rsidDel="004C5181">
          <w:rPr>
            <w:rFonts w:ascii="Times New Roman" w:eastAsia="Times New Roman" w:hAnsi="Times New Roman" w:cs="Times New Roman"/>
            <w:sz w:val="28"/>
            <w:szCs w:val="28"/>
          </w:rPr>
          <w:delText>Một hệ thống CI có những tính năng sau:</w:delText>
        </w:r>
      </w:del>
    </w:p>
    <w:p w14:paraId="498C2223" w14:textId="543ADAB2" w:rsidR="0014472B" w:rsidRPr="00A232B7" w:rsidDel="004C5181" w:rsidRDefault="0014472B" w:rsidP="0014472B">
      <w:pPr>
        <w:pStyle w:val="ListParagraph"/>
        <w:numPr>
          <w:ilvl w:val="0"/>
          <w:numId w:val="30"/>
        </w:numPr>
        <w:spacing w:after="120"/>
        <w:jc w:val="both"/>
        <w:rPr>
          <w:del w:id="4174" w:author="Nguyen Toan" w:date="2018-05-06T21:09:00Z"/>
          <w:rFonts w:ascii="Times New Roman" w:eastAsia="Times New Roman" w:hAnsi="Times New Roman" w:cs="Times New Roman"/>
          <w:sz w:val="28"/>
          <w:szCs w:val="28"/>
        </w:rPr>
      </w:pPr>
      <w:del w:id="4175" w:author="Nguyen Toan" w:date="2018-05-06T21:09:00Z">
        <w:r w:rsidRPr="00A232B7" w:rsidDel="004C5181">
          <w:rPr>
            <w:rFonts w:ascii="Times New Roman" w:eastAsia="Times New Roman" w:hAnsi="Times New Roman" w:cs="Times New Roman"/>
            <w:sz w:val="28"/>
            <w:szCs w:val="28"/>
          </w:rPr>
          <w:delText>Pht hệ thống CI có những tính năng sau:rong quá trình phát trig tính năng sau:i đg quá trình phát trig tính năng sau: thg Tthg quá trình phát trig tính năng sau:Chhg quá trìkiểm thử đã được định nghĩa trước và hiển thị kết quả đối với từng phiên bản mã nguồn</w:delText>
        </w:r>
      </w:del>
    </w:p>
    <w:p w14:paraId="20066512" w14:textId="08254B27" w:rsidR="0014472B" w:rsidDel="00E556AE" w:rsidRDefault="0014472B" w:rsidP="0014472B">
      <w:pPr>
        <w:spacing w:after="120"/>
        <w:ind w:firstLine="567"/>
        <w:jc w:val="both"/>
        <w:rPr>
          <w:del w:id="4176" w:author="Nguyen Toan" w:date="2018-05-06T21:17:00Z"/>
          <w:rFonts w:ascii="Times New Roman" w:eastAsia="Times New Roman" w:hAnsi="Times New Roman" w:cs="Times New Roman"/>
          <w:sz w:val="28"/>
          <w:szCs w:val="28"/>
        </w:rPr>
      </w:pPr>
      <w:r>
        <w:rPr>
          <w:rFonts w:ascii="Times New Roman" w:eastAsia="Times New Roman" w:hAnsi="Times New Roman" w:cs="Times New Roman"/>
          <w:sz w:val="28"/>
          <w:szCs w:val="28"/>
        </w:rPr>
        <w:t>Quy trình của một hệ thống CI (xem</w:t>
      </w:r>
      <w:ins w:id="4177" w:author="Nguyen Toan" w:date="2018-05-06T21:10:00Z">
        <w:r w:rsidR="00F74CDD">
          <w:rPr>
            <w:rFonts w:ascii="Times New Roman" w:eastAsia="Times New Roman" w:hAnsi="Times New Roman" w:cs="Times New Roman"/>
            <w:sz w:val="28"/>
            <w:szCs w:val="28"/>
          </w:rPr>
          <w:t xml:space="preserve"> </w:t>
        </w:r>
        <w:r w:rsidR="00F74CDD">
          <w:rPr>
            <w:rFonts w:ascii="Times New Roman" w:eastAsia="Times New Roman" w:hAnsi="Times New Roman" w:cs="Times New Roman"/>
            <w:sz w:val="28"/>
            <w:szCs w:val="28"/>
          </w:rPr>
          <w:fldChar w:fldCharType="begin"/>
        </w:r>
        <w:r w:rsidR="00F74CDD">
          <w:rPr>
            <w:rFonts w:ascii="Times New Roman" w:eastAsia="Times New Roman" w:hAnsi="Times New Roman" w:cs="Times New Roman"/>
            <w:sz w:val="28"/>
            <w:szCs w:val="28"/>
          </w:rPr>
          <w:instrText xml:space="preserve"> REF _Ref513404363 \h </w:instrText>
        </w:r>
      </w:ins>
      <w:r w:rsidR="00F74CDD">
        <w:rPr>
          <w:rFonts w:ascii="Times New Roman" w:eastAsia="Times New Roman" w:hAnsi="Times New Roman" w:cs="Times New Roman"/>
          <w:sz w:val="28"/>
          <w:szCs w:val="28"/>
        </w:rPr>
      </w:r>
      <w:r w:rsidR="00F74CDD">
        <w:rPr>
          <w:rFonts w:ascii="Times New Roman" w:eastAsia="Times New Roman" w:hAnsi="Times New Roman" w:cs="Times New Roman"/>
          <w:sz w:val="28"/>
          <w:szCs w:val="28"/>
        </w:rPr>
        <w:fldChar w:fldCharType="separate"/>
      </w:r>
      <w:ins w:id="4178" w:author="Nguyen Toan" w:date="2018-05-06T21:10:00Z">
        <w:r w:rsidR="00F74CDD" w:rsidRPr="00201E04">
          <w:rPr>
            <w:rFonts w:ascii="Times New Roman" w:hAnsi="Times New Roman" w:cs="Times New Roman"/>
            <w:i/>
            <w:color w:val="auto"/>
            <w:sz w:val="28"/>
            <w:szCs w:val="28"/>
          </w:rPr>
          <w:t xml:space="preserve">Hình </w:t>
        </w:r>
        <w:r w:rsidR="00F74CDD">
          <w:rPr>
            <w:rFonts w:ascii="Times New Roman" w:hAnsi="Times New Roman" w:cs="Times New Roman"/>
            <w:i/>
            <w:noProof/>
            <w:color w:val="auto"/>
            <w:sz w:val="28"/>
            <w:szCs w:val="28"/>
          </w:rPr>
          <w:t>1</w:t>
        </w:r>
        <w:r w:rsidR="00F74CDD">
          <w:rPr>
            <w:rFonts w:ascii="Times New Roman" w:hAnsi="Times New Roman" w:cs="Times New Roman"/>
            <w:i/>
            <w:color w:val="auto"/>
            <w:sz w:val="28"/>
            <w:szCs w:val="28"/>
          </w:rPr>
          <w:t>.</w:t>
        </w:r>
        <w:r w:rsidR="00F74CDD">
          <w:rPr>
            <w:rFonts w:ascii="Times New Roman" w:hAnsi="Times New Roman" w:cs="Times New Roman"/>
            <w:i/>
            <w:noProof/>
            <w:color w:val="auto"/>
            <w:sz w:val="28"/>
            <w:szCs w:val="28"/>
          </w:rPr>
          <w:t>8</w:t>
        </w:r>
        <w:r w:rsidR="00F74CDD">
          <w:rPr>
            <w:rFonts w:ascii="Times New Roman" w:eastAsia="Times New Roman" w:hAnsi="Times New Roman" w:cs="Times New Roman"/>
            <w:sz w:val="28"/>
            <w:szCs w:val="28"/>
          </w:rPr>
          <w:fldChar w:fldCharType="end"/>
        </w:r>
      </w:ins>
      <w:del w:id="4179" w:author="Nguyen Toan" w:date="2018-05-06T21:10:00Z">
        <w:r w:rsidDel="00F74CDD">
          <w:rPr>
            <w:rFonts w:ascii="Times New Roman" w:eastAsia="Times New Roman" w:hAnsi="Times New Roman" w:cs="Times New Roman"/>
            <w:sz w:val="28"/>
            <w:szCs w:val="28"/>
          </w:rPr>
          <w:delText xml:space="preserve"> </w:delText>
        </w:r>
        <w:r w:rsidRPr="002A1978" w:rsidDel="00F74CDD">
          <w:rPr>
            <w:rFonts w:ascii="Times New Roman" w:hAnsi="Times New Roman" w:cs="Times New Roman"/>
            <w:sz w:val="28"/>
            <w:szCs w:val="28"/>
          </w:rPr>
          <w:fldChar w:fldCharType="begin"/>
        </w:r>
        <w:r w:rsidRPr="002A1978" w:rsidDel="00F74CDD">
          <w:rPr>
            <w:rFonts w:ascii="Times New Roman" w:hAnsi="Times New Roman" w:cs="Times New Roman"/>
            <w:sz w:val="28"/>
            <w:szCs w:val="28"/>
          </w:rPr>
          <w:delInstrText xml:space="preserve"> REF _Ref512114456 \h  \* MERGEFORMAT </w:delInstrText>
        </w:r>
        <w:r w:rsidRPr="002A1978" w:rsidDel="00F74CDD">
          <w:rPr>
            <w:rFonts w:ascii="Times New Roman" w:hAnsi="Times New Roman" w:cs="Times New Roman"/>
            <w:sz w:val="28"/>
            <w:szCs w:val="28"/>
          </w:rPr>
        </w:r>
        <w:r w:rsidRPr="002A1978" w:rsidDel="00F74CDD">
          <w:rPr>
            <w:rFonts w:ascii="Times New Roman" w:hAnsi="Times New Roman" w:cs="Times New Roman"/>
            <w:sz w:val="28"/>
            <w:szCs w:val="28"/>
          </w:rPr>
          <w:fldChar w:fldCharType="separate"/>
        </w:r>
      </w:del>
      <w:del w:id="4180"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1.4</w:delText>
        </w:r>
      </w:del>
      <w:del w:id="4181" w:author="Nguyen Toan" w:date="2018-05-06T21:10:00Z">
        <w:r w:rsidRPr="002A1978" w:rsidDel="00F74CDD">
          <w:rPr>
            <w:rFonts w:ascii="Times New Roman" w:hAnsi="Times New Roman" w:cs="Times New Roman"/>
            <w:sz w:val="28"/>
            <w:szCs w:val="28"/>
          </w:rPr>
          <w:fldChar w:fldCharType="end"/>
        </w:r>
      </w:del>
      <w:r>
        <w:rPr>
          <w:rFonts w:ascii="Times New Roman" w:hAnsi="Times New Roman" w:cs="Times New Roman"/>
          <w:sz w:val="28"/>
          <w:szCs w:val="28"/>
        </w:rPr>
        <w:t>)</w:t>
      </w:r>
      <w:ins w:id="4182" w:author="Nguyen Toan" w:date="2018-05-06T21:10:00Z">
        <w:r w:rsidR="00F74CDD">
          <w:rPr>
            <w:rFonts w:ascii="Times New Roman" w:hAnsi="Times New Roman" w:cs="Times New Roman"/>
            <w:sz w:val="28"/>
            <w:szCs w:val="28"/>
          </w:rPr>
          <w:t xml:space="preserve"> bắt đầu khi có một</w:t>
        </w:r>
      </w:ins>
      <w:ins w:id="4183" w:author="Nguyen Toan" w:date="2018-05-07T22:40:00Z">
        <w:r w:rsidR="00B94BF8">
          <w:rPr>
            <w:rFonts w:ascii="Times New Roman" w:hAnsi="Times New Roman" w:cs="Times New Roman"/>
            <w:sz w:val="28"/>
            <w:szCs w:val="28"/>
          </w:rPr>
          <w:t xml:space="preserve"> sự thay đổi</w:t>
        </w:r>
      </w:ins>
      <w:ins w:id="4184" w:author="Nguyen Toan" w:date="2018-05-06T21:10:00Z">
        <w:r w:rsidR="00F74CDD">
          <w:rPr>
            <w:rFonts w:ascii="Times New Roman" w:hAnsi="Times New Roman" w:cs="Times New Roman"/>
            <w:sz w:val="28"/>
            <w:szCs w:val="28"/>
          </w:rPr>
          <w:t xml:space="preserve"> </w:t>
        </w:r>
      </w:ins>
      <w:ins w:id="4185" w:author="Nguyen Toan" w:date="2018-05-07T22:40:00Z">
        <w:r w:rsidR="00B94BF8">
          <w:rPr>
            <w:rFonts w:ascii="Times New Roman" w:hAnsi="Times New Roman" w:cs="Times New Roman"/>
            <w:sz w:val="28"/>
            <w:szCs w:val="28"/>
          </w:rPr>
          <w:t>(</w:t>
        </w:r>
      </w:ins>
      <w:ins w:id="4186" w:author="Nguyen Toan" w:date="2018-05-06T21:10:00Z">
        <w:r w:rsidR="00F74CDD">
          <w:rPr>
            <w:rFonts w:ascii="Times New Roman" w:hAnsi="Times New Roman" w:cs="Times New Roman"/>
            <w:sz w:val="28"/>
            <w:szCs w:val="28"/>
          </w:rPr>
          <w:t>commit</w:t>
        </w:r>
      </w:ins>
      <w:ins w:id="4187" w:author="Nguyen Toan" w:date="2018-05-07T22:40:00Z">
        <w:r w:rsidR="00B94BF8">
          <w:rPr>
            <w:rFonts w:ascii="Times New Roman" w:hAnsi="Times New Roman" w:cs="Times New Roman"/>
            <w:sz w:val="28"/>
            <w:szCs w:val="28"/>
          </w:rPr>
          <w:t>)</w:t>
        </w:r>
      </w:ins>
      <w:ins w:id="4188" w:author="Nguyen Toan" w:date="2018-05-06T21:10:00Z">
        <w:r w:rsidR="00F74CDD">
          <w:rPr>
            <w:rFonts w:ascii="Times New Roman" w:hAnsi="Times New Roman" w:cs="Times New Roman"/>
            <w:sz w:val="28"/>
            <w:szCs w:val="28"/>
          </w:rPr>
          <w:t xml:space="preserve"> mới được đẩy lên, </w:t>
        </w:r>
      </w:ins>
      <w:ins w:id="4189" w:author="Nguyen Toan" w:date="2018-05-06T21:11:00Z">
        <w:r w:rsidR="00F74CDD">
          <w:rPr>
            <w:rFonts w:ascii="Times New Roman" w:eastAsia="Times New Roman" w:hAnsi="Times New Roman" w:cs="Times New Roman"/>
            <w:sz w:val="28"/>
            <w:szCs w:val="28"/>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Pr>
            <w:rFonts w:ascii="Times New Roman" w:eastAsia="Times New Roman" w:hAnsi="Times New Roman" w:cs="Times New Roman"/>
            <w:sz w:val="28"/>
            <w:szCs w:val="28"/>
          </w:rPr>
          <w:t xml:space="preserve">Bước tiếp theo </w:t>
        </w:r>
      </w:ins>
      <w:ins w:id="4190" w:author="Nguyen Toan" w:date="2018-05-06T21:13:00Z">
        <w:r w:rsidR="00C62E2D">
          <w:rPr>
            <w:rFonts w:ascii="Times New Roman" w:eastAsia="Times New Roman" w:hAnsi="Times New Roman" w:cs="Times New Roman"/>
            <w:sz w:val="28"/>
            <w:szCs w:val="28"/>
          </w:rPr>
          <w:t xml:space="preserve">khi bược biên dịch thành công, </w:t>
        </w:r>
      </w:ins>
      <w:ins w:id="4191" w:author="Nguyen Toan" w:date="2018-05-06T21:11:00Z">
        <w:r w:rsidR="00A7109C">
          <w:rPr>
            <w:rFonts w:ascii="Times New Roman" w:eastAsia="Times New Roman" w:hAnsi="Times New Roman" w:cs="Times New Roman"/>
            <w:sz w:val="28"/>
            <w:szCs w:val="28"/>
          </w:rPr>
          <w:t xml:space="preserve">các ca kiểm thử đã được định nghĩa sẽ được chạy toàn bộ, </w:t>
        </w:r>
      </w:ins>
      <w:ins w:id="4192" w:author="Nguyen Toan" w:date="2018-05-06T21:12:00Z">
        <w:r w:rsidR="00A7109C">
          <w:rPr>
            <w:rFonts w:ascii="Times New Roman" w:eastAsia="Times New Roman" w:hAnsi="Times New Roman" w:cs="Times New Roman"/>
            <w:sz w:val="28"/>
            <w:szCs w:val="28"/>
          </w:rPr>
          <w:t xml:space="preserve">nếu có ca kiểm thử thất bại, </w:t>
        </w:r>
      </w:ins>
      <w:ins w:id="4193" w:author="Nguyen Toan" w:date="2018-05-06T21:13:00Z">
        <w:r w:rsidR="002D736D">
          <w:rPr>
            <w:rFonts w:ascii="Times New Roman" w:eastAsia="Times New Roman" w:hAnsi="Times New Roman" w:cs="Times New Roman"/>
            <w:sz w:val="28"/>
            <w:szCs w:val="28"/>
          </w:rPr>
          <w:t>hệ thống</w:t>
        </w:r>
      </w:ins>
      <w:ins w:id="4194" w:author="Nguyen Toan" w:date="2018-05-06T21:12:00Z">
        <w:r w:rsidR="00A7109C">
          <w:rPr>
            <w:rFonts w:ascii="Times New Roman" w:eastAsia="Times New Roman" w:hAnsi="Times New Roman" w:cs="Times New Roman"/>
            <w:sz w:val="28"/>
            <w:szCs w:val="28"/>
          </w:rPr>
          <w:t xml:space="preserve"> sẽ gửi email thông báo cho đội phát triển.</w:t>
        </w:r>
      </w:ins>
      <w:ins w:id="4195" w:author="Nguyen Toan" w:date="2018-05-06T21:13:00Z">
        <w:r w:rsidR="00CC320C">
          <w:rPr>
            <w:rFonts w:ascii="Times New Roman" w:eastAsia="Times New Roman" w:hAnsi="Times New Roman" w:cs="Times New Roman"/>
            <w:sz w:val="28"/>
            <w:szCs w:val="28"/>
          </w:rPr>
          <w:t xml:space="preserve"> </w:t>
        </w:r>
      </w:ins>
      <w:ins w:id="4196" w:author="Nguyen Toan" w:date="2018-05-06T21:14:00Z">
        <w:r w:rsidR="009C0A48">
          <w:rPr>
            <w:rFonts w:ascii="Times New Roman" w:eastAsia="Times New Roman" w:hAnsi="Times New Roman" w:cs="Times New Roman"/>
            <w:sz w:val="28"/>
            <w:szCs w:val="28"/>
          </w:rPr>
          <w:t xml:space="preserve">Sau khi chạy thành công các ca kiểm thử, hệ thống CI tiến hành đóng gói và triển khai ứng dụng lên máy chủ (nếu cần). Quá trình tích hợp </w:t>
        </w:r>
      </w:ins>
      <w:ins w:id="4197" w:author="Nguyen Toan" w:date="2018-05-06T21:15:00Z">
        <w:r w:rsidR="009C0A48">
          <w:rPr>
            <w:rFonts w:ascii="Times New Roman" w:eastAsia="Times New Roman" w:hAnsi="Times New Roman" w:cs="Times New Roman"/>
            <w:sz w:val="28"/>
            <w:szCs w:val="28"/>
          </w:rPr>
          <w:t>sẽ được tiến hành theo cấu hình của đội phát triển</w:t>
        </w:r>
      </w:ins>
      <w:ins w:id="4198" w:author="Nguyen Toan" w:date="2018-05-07T22:39:00Z">
        <w:r w:rsidR="00D92C64">
          <w:rPr>
            <w:rFonts w:ascii="Times New Roman" w:eastAsia="Times New Roman" w:hAnsi="Times New Roman" w:cs="Times New Roman"/>
            <w:sz w:val="28"/>
            <w:szCs w:val="28"/>
          </w:rPr>
          <w:t xml:space="preserve"> ứng dụng</w:t>
        </w:r>
      </w:ins>
      <w:ins w:id="4199" w:author="Nguyen Toan" w:date="2018-05-06T21:15:00Z">
        <w:r w:rsidR="009C0A48">
          <w:rPr>
            <w:rFonts w:ascii="Times New Roman" w:eastAsia="Times New Roman" w:hAnsi="Times New Roman" w:cs="Times New Roman"/>
            <w:sz w:val="28"/>
            <w:szCs w:val="28"/>
          </w:rPr>
          <w:t>.</w:t>
        </w:r>
      </w:ins>
    </w:p>
    <w:p w14:paraId="30601A8A" w14:textId="27AA7A27" w:rsidR="0014472B" w:rsidRPr="00E556AE" w:rsidDel="00E556AE" w:rsidRDefault="0014472B">
      <w:pPr>
        <w:rPr>
          <w:del w:id="4200" w:author="Nguyen Toan" w:date="2018-05-06T21:17:00Z"/>
          <w:rFonts w:ascii="Times New Roman" w:eastAsia="Times New Roman" w:hAnsi="Times New Roman" w:cs="Times New Roman"/>
          <w:sz w:val="28"/>
          <w:szCs w:val="28"/>
          <w:rPrChange w:id="4201" w:author="Nguyen Toan" w:date="2018-05-06T21:17:00Z">
            <w:rPr>
              <w:del w:id="4202" w:author="Nguyen Toan" w:date="2018-05-06T21:17:00Z"/>
            </w:rPr>
          </w:rPrChange>
        </w:rPr>
        <w:pPrChange w:id="4203" w:author="Nguyen Toan" w:date="2018-05-06T21:17:00Z">
          <w:pPr>
            <w:pStyle w:val="ListParagraph"/>
            <w:numPr>
              <w:numId w:val="30"/>
            </w:numPr>
            <w:spacing w:after="120"/>
            <w:ind w:left="1287" w:hanging="360"/>
            <w:jc w:val="both"/>
          </w:pPr>
        </w:pPrChange>
      </w:pPr>
      <w:del w:id="4204" w:author="Nguyen Toan" w:date="2018-05-06T21:17:00Z">
        <w:r w:rsidRPr="00E556AE" w:rsidDel="00E556AE">
          <w:rPr>
            <w:rFonts w:ascii="Times New Roman" w:eastAsia="Times New Roman" w:hAnsi="Times New Roman" w:cs="Times New Roman"/>
            <w:sz w:val="28"/>
            <w:szCs w:val="28"/>
            <w:rPrChange w:id="4205" w:author="Nguyen Toan" w:date="2018-05-06T21:17:00Z">
              <w:rPr/>
            </w:rPrChange>
          </w:rPr>
          <w:delText>Mứng dụngiến hành theo cấu hình của đội phát triểnCI tiến hành đóng gói và triển khai ứng dụng lên máy chủ (nếu cần). Quá trình tích hợp hành viên nếu như việc dịch mã bị lỗi. m thử đã được định nghĩa trước và h</w:delText>
        </w:r>
        <w:r w:rsidDel="00E556AE">
          <w:delText>Mã nguồn được viết các phần kiểm thử đầy đủ và cẩn thận. Sau khi dịch, hệ thống CI sẽ gọi đến pha chạy lại toàn bộ các ca kiểm thử đã được viết sẵn, nếu có ca kiểm thử nào không qua được, CI sẽ gửi email thông báo cho đội phát triển.</w:delText>
        </w:r>
      </w:del>
    </w:p>
    <w:p w14:paraId="412E03E0" w14:textId="465374A7" w:rsidR="0014472B" w:rsidRPr="00D40FB4" w:rsidRDefault="0014472B">
      <w:pPr>
        <w:spacing w:after="120"/>
        <w:ind w:firstLine="567"/>
        <w:jc w:val="both"/>
        <w:pPrChange w:id="4206" w:author="Nguyen Toan" w:date="2018-05-06T21:17:00Z">
          <w:pPr>
            <w:pStyle w:val="ListParagraph"/>
            <w:numPr>
              <w:numId w:val="30"/>
            </w:numPr>
            <w:spacing w:after="120"/>
            <w:ind w:left="1287" w:hanging="360"/>
            <w:jc w:val="both"/>
          </w:pPr>
        </w:pPrChange>
      </w:pPr>
      <w:del w:id="4207" w:author="Nguyen Toan" w:date="2018-05-06T21:17:00Z">
        <w:r w:rsidDel="00E556AE">
          <w:delText>Việc tích hợp được diễn ra hằng ngày. Sau khi chạy thành công các ca kiểm thử, hệ thống CI tiến hành đóng gói và triển khai ứng dụng lên máy chủ (nếu cần). Quá trình tích hợp xảy ra gần như ngay lập tức, vì thế việc kiểm soát lỗi trong pha lập trình trở nên dễ dàng hơn.</w:delText>
        </w:r>
      </w:del>
    </w:p>
    <w:p w14:paraId="1D578836" w14:textId="77777777" w:rsidR="0014472B" w:rsidRDefault="0014472B" w:rsidP="0014472B">
      <w:pPr>
        <w:keepNext/>
        <w:spacing w:line="288" w:lineRule="auto"/>
        <w:ind w:left="720"/>
        <w:contextualSpacing/>
        <w:jc w:val="center"/>
      </w:pPr>
      <w:r>
        <w:rPr>
          <w:noProof/>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3149818F" w:rsidR="0014472B" w:rsidRDefault="0014472B" w:rsidP="0014472B">
      <w:pPr>
        <w:pStyle w:val="Caption"/>
        <w:jc w:val="center"/>
        <w:rPr>
          <w:rFonts w:ascii="Times New Roman" w:hAnsi="Times New Roman" w:cs="Times New Roman"/>
          <w:i w:val="0"/>
          <w:color w:val="auto"/>
          <w:sz w:val="28"/>
          <w:szCs w:val="28"/>
        </w:rPr>
      </w:pPr>
      <w:bookmarkStart w:id="4208" w:name="_Ref513404363"/>
      <w:bookmarkStart w:id="4209" w:name="_Toc513325030"/>
      <w:r w:rsidRPr="00201E04">
        <w:rPr>
          <w:rFonts w:ascii="Times New Roman" w:hAnsi="Times New Roman" w:cs="Times New Roman"/>
          <w:i w:val="0"/>
          <w:color w:val="auto"/>
          <w:sz w:val="28"/>
          <w:szCs w:val="28"/>
        </w:rPr>
        <w:t xml:space="preserve">Hình </w:t>
      </w:r>
      <w:ins w:id="421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1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12" w:author="Nguyen Toan" w:date="2018-05-14T18:03:00Z">
        <w:r w:rsidR="0052504F">
          <w:rPr>
            <w:rFonts w:ascii="Times New Roman" w:hAnsi="Times New Roman" w:cs="Times New Roman"/>
            <w:i w:val="0"/>
            <w:noProof/>
            <w:color w:val="auto"/>
            <w:sz w:val="28"/>
            <w:szCs w:val="28"/>
          </w:rPr>
          <w:t>8</w:t>
        </w:r>
        <w:r w:rsidR="0052504F">
          <w:rPr>
            <w:rFonts w:ascii="Times New Roman" w:hAnsi="Times New Roman" w:cs="Times New Roman"/>
            <w:i w:val="0"/>
            <w:color w:val="auto"/>
            <w:sz w:val="28"/>
            <w:szCs w:val="28"/>
          </w:rPr>
          <w:fldChar w:fldCharType="end"/>
        </w:r>
      </w:ins>
      <w:bookmarkEnd w:id="4208"/>
      <w:del w:id="4213"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4</w:delText>
        </w:r>
        <w:r w:rsidDel="00BE0028">
          <w:rPr>
            <w:rFonts w:ascii="Times New Roman" w:hAnsi="Times New Roman" w:cs="Times New Roman"/>
            <w:i w:val="0"/>
            <w:color w:val="auto"/>
            <w:sz w:val="28"/>
            <w:szCs w:val="28"/>
          </w:rPr>
          <w:fldChar w:fldCharType="end"/>
        </w:r>
      </w:del>
      <w:r w:rsidRPr="00201E04">
        <w:rPr>
          <w:rFonts w:ascii="Times New Roman" w:hAnsi="Times New Roman" w:cs="Times New Roman"/>
          <w:i w:val="0"/>
          <w:color w:val="auto"/>
          <w:sz w:val="28"/>
          <w:szCs w:val="28"/>
        </w:rPr>
        <w:t>: Quy trình tích hợp liên tục</w:t>
      </w:r>
      <w:bookmarkEnd w:id="4209"/>
    </w:p>
    <w:p w14:paraId="2AB67C50" w14:textId="55BF9D23" w:rsidR="0014472B" w:rsidDel="00061FA0" w:rsidRDefault="0014472B" w:rsidP="0014472B">
      <w:pPr>
        <w:spacing w:after="120"/>
        <w:ind w:firstLine="567"/>
        <w:jc w:val="both"/>
        <w:rPr>
          <w:del w:id="4214" w:author="Nguyen Toan" w:date="2018-05-07T22:41:00Z"/>
          <w:rFonts w:ascii="Times New Roman" w:eastAsia="Times New Roman" w:hAnsi="Times New Roman" w:cs="Times New Roman"/>
          <w:sz w:val="28"/>
          <w:szCs w:val="28"/>
        </w:rPr>
      </w:pPr>
      <w:moveFromRangeStart w:id="4215" w:author="Nguyen Toan" w:date="2018-05-07T22:40:00Z" w:name="move513496135"/>
      <w:moveFrom w:id="4216" w:author="Nguyen Toan" w:date="2018-05-07T22:40:00Z">
        <w:del w:id="4217" w:author="Nguyen Toan" w:date="2018-05-07T22:41:00Z">
          <w:r w:rsidDel="00061FA0">
            <w:rPr>
              <w:rFonts w:ascii="Times New Roman" w:eastAsia="Times New Roman" w:hAnsi="Times New Roman" w:cs="Times New Roman"/>
              <w:sz w:val="28"/>
              <w:szCs w:val="28"/>
            </w:rPr>
            <w:delText>Tích</w:delText>
          </w:r>
          <w:r w:rsidRPr="00E11734" w:rsidDel="00061FA0">
            <w:rPr>
              <w:rFonts w:ascii="Times New Roman" w:eastAsia="Times New Roman" w:hAnsi="Times New Roman" w:cs="Times New Roman"/>
              <w:sz w:val="28"/>
              <w:szCs w:val="28"/>
            </w:rPr>
            <w:delText xml:space="preserve"> hợp liên tục là phương pháp mà</w:delText>
          </w:r>
          <w:r w:rsidDel="00061FA0">
            <w:rPr>
              <w:rFonts w:ascii="Times New Roman" w:eastAsia="Times New Roman" w:hAnsi="Times New Roman" w:cs="Times New Roman"/>
              <w:sz w:val="28"/>
              <w:szCs w:val="28"/>
            </w:rPr>
            <w:delText xml:space="preserve"> các nhóm phát triển sử dụng phương pháp Agile hay dùng</w:delText>
          </w:r>
          <w:r w:rsidRPr="00E11734" w:rsidDel="00061FA0">
            <w:rPr>
              <w:rFonts w:ascii="Times New Roman" w:eastAsia="Times New Roman" w:hAnsi="Times New Roman" w:cs="Times New Roman"/>
              <w:sz w:val="28"/>
              <w:szCs w:val="28"/>
            </w:rPr>
            <w:delText xml:space="preserve"> để đảm bảo </w:delText>
          </w:r>
          <w:r w:rsidDel="00061FA0">
            <w:rPr>
              <w:rFonts w:ascii="Times New Roman" w:eastAsia="Times New Roman" w:hAnsi="Times New Roman" w:cs="Times New Roman"/>
              <w:sz w:val="28"/>
              <w:szCs w:val="28"/>
            </w:rPr>
            <w:delText>mã nguồn</w:delText>
          </w:r>
          <w:r w:rsidRPr="00E11734" w:rsidDel="00061FA0">
            <w:rPr>
              <w:rFonts w:ascii="Times New Roman" w:eastAsia="Times New Roman" w:hAnsi="Times New Roman" w:cs="Times New Roman"/>
              <w:sz w:val="28"/>
              <w:szCs w:val="28"/>
            </w:rPr>
            <w:delText xml:space="preserve"> của toàn dự án luôn </w:delText>
          </w:r>
          <w:r w:rsidDel="00061FA0">
            <w:rPr>
              <w:rFonts w:ascii="Times New Roman" w:eastAsia="Times New Roman" w:hAnsi="Times New Roman" w:cs="Times New Roman"/>
              <w:sz w:val="28"/>
              <w:szCs w:val="28"/>
            </w:rPr>
            <w:delText xml:space="preserve">dịch được và </w:delText>
          </w:r>
          <w:r w:rsidRPr="00E11734" w:rsidDel="00061FA0">
            <w:rPr>
              <w:rFonts w:ascii="Times New Roman" w:eastAsia="Times New Roman" w:hAnsi="Times New Roman" w:cs="Times New Roman"/>
              <w:sz w:val="28"/>
              <w:szCs w:val="28"/>
            </w:rPr>
            <w:delText xml:space="preserve">chạy đúng. </w:delText>
          </w:r>
        </w:del>
      </w:moveFrom>
      <w:moveFromRangeEnd w:id="4215"/>
      <w:del w:id="4218" w:author="Nguyen Toan" w:date="2018-05-07T22:41:00Z">
        <w:r w:rsidRPr="00E11734" w:rsidDel="00061FA0">
          <w:rPr>
            <w:rFonts w:ascii="Times New Roman" w:eastAsia="Times New Roman" w:hAnsi="Times New Roman" w:cs="Times New Roman"/>
            <w:sz w:val="28"/>
            <w:szCs w:val="28"/>
          </w:rPr>
          <w:delText xml:space="preserve">Hiện tại, </w:delText>
        </w:r>
        <w:r w:rsidDel="00061FA0">
          <w:rPr>
            <w:rFonts w:ascii="Times New Roman" w:eastAsia="Times New Roman" w:hAnsi="Times New Roman" w:cs="Times New Roman"/>
            <w:sz w:val="28"/>
            <w:szCs w:val="28"/>
          </w:rPr>
          <w:delText>có nhiều công cụ hỗ trợ việc tích hợp liên tục như</w:delText>
        </w:r>
      </w:del>
      <w:del w:id="4219" w:author="Nguyen Toan" w:date="2018-05-06T21:17:00Z">
        <w:r w:rsidDel="00307FB4">
          <w:rPr>
            <w:rFonts w:ascii="Times New Roman" w:eastAsia="Times New Roman" w:hAnsi="Times New Roman" w:cs="Times New Roman"/>
            <w:sz w:val="28"/>
            <w:szCs w:val="28"/>
          </w:rPr>
          <w:delText>L</w:delText>
        </w:r>
      </w:del>
      <w:del w:id="4220" w:author="Nguyen Toan" w:date="2018-05-07T22:41:00Z">
        <w:r w:rsidRPr="00E11734" w:rsidDel="00061FA0">
          <w:rPr>
            <w:rFonts w:ascii="Times New Roman" w:eastAsia="Times New Roman" w:hAnsi="Times New Roman" w:cs="Times New Roman"/>
            <w:sz w:val="28"/>
            <w:szCs w:val="28"/>
          </w:rPr>
          <w:delText xml:space="preserve"> TFS, Tea</w:delText>
        </w:r>
        <w:r w:rsidDel="00061FA0">
          <w:rPr>
            <w:rFonts w:ascii="Times New Roman" w:eastAsia="Times New Roman" w:hAnsi="Times New Roman" w:cs="Times New Roman"/>
            <w:sz w:val="28"/>
            <w:szCs w:val="28"/>
          </w:rPr>
          <w:delText>mCity, Hudson, Jenkin, Travis, ..</w:delText>
        </w:r>
        <w:r w:rsidRPr="00E11734" w:rsidDel="00061FA0">
          <w:rPr>
            <w:rFonts w:ascii="Times New Roman" w:eastAsia="Times New Roman" w:hAnsi="Times New Roman" w:cs="Times New Roman"/>
            <w:sz w:val="28"/>
            <w:szCs w:val="28"/>
          </w:rPr>
          <w:delText>.</w:delText>
        </w:r>
      </w:del>
    </w:p>
    <w:p w14:paraId="35CBCEE6" w14:textId="6A3B731C" w:rsidR="0014472B" w:rsidRPr="00763C41" w:rsidRDefault="0014472B" w:rsidP="00EB23F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Tích hợp liên tục </w:t>
      </w:r>
      <w:ins w:id="4221" w:author="Nguyen Toan" w:date="2018-05-06T21:19:00Z">
        <w:r w:rsidR="00E6320A">
          <w:rPr>
            <w:rFonts w:ascii="Times New Roman" w:eastAsia="Times New Roman" w:hAnsi="Times New Roman" w:cs="Times New Roman"/>
            <w:sz w:val="28"/>
            <w:szCs w:val="28"/>
          </w:rPr>
          <w:t>giúp giảm thiểu rủi ro nhờ việc phát hiện lỗi sớm, tăng chất lượng phần mềm nhờ việc tự động kiểm thử và kiểm tra</w:t>
        </w:r>
      </w:ins>
      <w:ins w:id="4222" w:author="Nguyen Toan" w:date="2018-05-06T21:20:00Z">
        <w:r w:rsidR="00E6320A">
          <w:rPr>
            <w:rFonts w:ascii="Times New Roman" w:eastAsia="Times New Roman" w:hAnsi="Times New Roman" w:cs="Times New Roman"/>
            <w:sz w:val="28"/>
            <w:szCs w:val="28"/>
          </w:rPr>
          <w:t>, đồng thời giảm thiểu những quy trình thủ công lặp đi lặp lại, thay vào đó là thực hiện tự động.</w:t>
        </w:r>
      </w:ins>
      <w:ins w:id="4223" w:author="Nguyen Toan" w:date="2018-05-07T22:41:00Z">
        <w:r w:rsidR="00061FA0" w:rsidRPr="00061FA0">
          <w:rPr>
            <w:rFonts w:ascii="Times New Roman" w:eastAsia="Times New Roman" w:hAnsi="Times New Roman" w:cs="Times New Roman"/>
            <w:sz w:val="28"/>
            <w:szCs w:val="28"/>
          </w:rPr>
          <w:t xml:space="preserve"> </w:t>
        </w:r>
        <w:r w:rsidR="00061FA0" w:rsidRPr="00E11734">
          <w:rPr>
            <w:rFonts w:ascii="Times New Roman" w:eastAsia="Times New Roman" w:hAnsi="Times New Roman" w:cs="Times New Roman"/>
            <w:sz w:val="28"/>
            <w:szCs w:val="28"/>
          </w:rPr>
          <w:t xml:space="preserve">Hiện tại, </w:t>
        </w:r>
        <w:r w:rsidR="00061FA0">
          <w:rPr>
            <w:rFonts w:ascii="Times New Roman" w:eastAsia="Times New Roman" w:hAnsi="Times New Roman" w:cs="Times New Roman"/>
            <w:sz w:val="28"/>
            <w:szCs w:val="28"/>
          </w:rPr>
          <w:t>có nhiều công cụ hỗ trợ việc tích hợp liên tục như</w:t>
        </w:r>
        <w:del w:id="4224" w:author="Nguyen Toan" w:date="2018-05-06T21:17:00Z">
          <w:r w:rsidR="00061FA0" w:rsidDel="00307FB4">
            <w:rPr>
              <w:rFonts w:ascii="Times New Roman" w:eastAsia="Times New Roman" w:hAnsi="Times New Roman" w:cs="Times New Roman"/>
              <w:sz w:val="28"/>
              <w:szCs w:val="28"/>
            </w:rPr>
            <w:delText>L</w:delText>
          </w:r>
        </w:del>
        <w:r w:rsidR="00061FA0" w:rsidRPr="00E11734">
          <w:rPr>
            <w:rFonts w:ascii="Times New Roman" w:eastAsia="Times New Roman" w:hAnsi="Times New Roman" w:cs="Times New Roman"/>
            <w:sz w:val="28"/>
            <w:szCs w:val="28"/>
          </w:rPr>
          <w:t xml:space="preserve"> TFS, Tea</w:t>
        </w:r>
        <w:r w:rsidR="00061FA0">
          <w:rPr>
            <w:rFonts w:ascii="Times New Roman" w:eastAsia="Times New Roman" w:hAnsi="Times New Roman" w:cs="Times New Roman"/>
            <w:sz w:val="28"/>
            <w:szCs w:val="28"/>
          </w:rPr>
          <w:t>mCity, Hudson, Jenkin, Travis, ..</w:t>
        </w:r>
        <w:r w:rsidR="00061FA0" w:rsidRPr="00E11734">
          <w:rPr>
            <w:rFonts w:ascii="Times New Roman" w:eastAsia="Times New Roman" w:hAnsi="Times New Roman" w:cs="Times New Roman"/>
            <w:sz w:val="28"/>
            <w:szCs w:val="28"/>
          </w:rPr>
          <w:t>.</w:t>
        </w:r>
      </w:ins>
      <w:del w:id="4225" w:author="Nguyen Toan" w:date="2018-05-06T21:19:00Z">
        <w:r w:rsidDel="00E6320A">
          <w:rPr>
            <w:rFonts w:ascii="Times New Roman" w:eastAsia="Times New Roman" w:hAnsi="Times New Roman" w:cs="Times New Roman"/>
            <w:sz w:val="28"/>
            <w:szCs w:val="28"/>
          </w:rPr>
          <w:delText>mang lại các lợi ích:</w:delText>
        </w:r>
      </w:del>
    </w:p>
    <w:p w14:paraId="66CD0C1E" w14:textId="48F09D68" w:rsidR="0014472B" w:rsidRPr="00A232B7" w:rsidDel="00E6320A" w:rsidRDefault="0014472B" w:rsidP="0014472B">
      <w:pPr>
        <w:pStyle w:val="ListParagraph"/>
        <w:numPr>
          <w:ilvl w:val="0"/>
          <w:numId w:val="31"/>
        </w:numPr>
        <w:spacing w:after="120"/>
        <w:jc w:val="both"/>
        <w:rPr>
          <w:del w:id="4226" w:author="Nguyen Toan" w:date="2018-05-06T21:21:00Z"/>
          <w:rFonts w:ascii="Times New Roman" w:eastAsia="Times New Roman" w:hAnsi="Times New Roman" w:cs="Times New Roman"/>
          <w:sz w:val="28"/>
          <w:szCs w:val="28"/>
        </w:rPr>
      </w:pPr>
      <w:del w:id="4227" w:author="Nguyen Toan" w:date="2018-05-06T21:21:00Z">
        <w:r w:rsidRPr="00A232B7" w:rsidDel="00E6320A">
          <w:rPr>
            <w:rFonts w:ascii="Times New Roman" w:eastAsia="Times New Roman" w:hAnsi="Times New Roman" w:cs="Times New Roman"/>
            <w:sz w:val="28"/>
            <w:szCs w:val="28"/>
          </w:rPr>
          <w:delText>Gich hợp liên tục mang lại các lợi ích:iên tsich hợ sch hợp liên tụcưsch hợpn mh hợp liên tục mang lại các  và kià  hợp (đây cũng là mục mang lại các lợi ích:iên tụcmã ngucũ đưngukiưngucũ tưngucũng là mục ctưngucũ đã cài đg là mục ma tuân thđg là mục map trình)</w:delText>
        </w:r>
        <w:bookmarkStart w:id="4228" w:name="_Toc513584076"/>
        <w:bookmarkStart w:id="4229" w:name="_Toc513613700"/>
        <w:bookmarkEnd w:id="4228"/>
        <w:bookmarkEnd w:id="4229"/>
      </w:del>
    </w:p>
    <w:p w14:paraId="6356CE70" w14:textId="2E89E94E" w:rsidR="0014472B" w:rsidDel="00E6320A" w:rsidRDefault="0014472B" w:rsidP="0014472B">
      <w:pPr>
        <w:pStyle w:val="ListParagraph"/>
        <w:numPr>
          <w:ilvl w:val="0"/>
          <w:numId w:val="31"/>
        </w:numPr>
        <w:spacing w:after="120"/>
        <w:jc w:val="both"/>
        <w:rPr>
          <w:del w:id="4230" w:author="Nguyen Toan" w:date="2018-05-06T21:21:00Z"/>
          <w:rFonts w:ascii="Times New Roman" w:eastAsia="Times New Roman" w:hAnsi="Times New Roman" w:cs="Times New Roman"/>
          <w:sz w:val="28"/>
          <w:szCs w:val="28"/>
        </w:rPr>
      </w:pPr>
      <w:del w:id="4231" w:author="Nguyen Toan" w:date="2018-05-06T21:21:00Z">
        <w:r w:rsidRPr="00A232B7" w:rsidDel="00E6320A">
          <w:rPr>
            <w:rFonts w:ascii="Times New Roman" w:eastAsia="Times New Roman" w:hAnsi="Times New Roman" w:cs="Times New Roman"/>
            <w:sz w:val="28"/>
            <w:szCs w:val="28"/>
          </w:rPr>
          <w:delText>Giuân thđg là mục map trìnhcác lợi ích:iên tục nhưLdùng việc kiểm soát lỗi hử, hệ thống CI tiến hànhdiuân thđg là mục map ttiuân thSinh ra ph là mục map trtrih ra ph rih ra ph là mục map trìnhcác</w:delText>
        </w:r>
        <w:bookmarkStart w:id="4232" w:name="_Toc513584077"/>
        <w:bookmarkStart w:id="4233" w:name="_Toc513613701"/>
        <w:bookmarkEnd w:id="4232"/>
        <w:bookmarkEnd w:id="4233"/>
      </w:del>
    </w:p>
    <w:p w14:paraId="143A7BFA"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8"/>
          <w:szCs w:val="28"/>
        </w:rPr>
      </w:pPr>
      <w:bookmarkStart w:id="4234" w:name="_Toc513613702"/>
      <w:r w:rsidRPr="00A232B7">
        <w:rPr>
          <w:rFonts w:ascii="Times New Roman" w:eastAsia="Times New Roman" w:hAnsi="Times New Roman" w:cs="Times New Roman"/>
          <w:b/>
          <w:sz w:val="28"/>
          <w:szCs w:val="28"/>
        </w:rPr>
        <w:t>Chuyển giao liên tục</w:t>
      </w:r>
      <w:bookmarkEnd w:id="4234"/>
    </w:p>
    <w:p w14:paraId="22B2DEC5" w14:textId="61336F79" w:rsidR="0014472B" w:rsidRDefault="0014472B" w:rsidP="0014472B">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ins w:id="4235" w:author="Nguyen Toan" w:date="2018-05-06T20:23:00Z">
        <w:r w:rsidR="000067AF">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ins w:id="4236" w:author="Nguyen Toan" w:date="2018-05-06T20:09:00Z">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_Ref513400707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37" w:author="Nguyen Toan" w:date="2018-05-06T20:09:00Z">
        <w:r w:rsidR="00A1132B" w:rsidRPr="006E17A1">
          <w:rPr>
            <w:rFonts w:ascii="Times New Roman" w:hAnsi="Times New Roman" w:cs="Times New Roman"/>
            <w:i/>
            <w:color w:val="auto"/>
            <w:sz w:val="28"/>
            <w:szCs w:val="28"/>
          </w:rPr>
          <w:t xml:space="preserve">Hình </w:t>
        </w:r>
        <w:r w:rsidR="00A1132B">
          <w:rPr>
            <w:rFonts w:ascii="Times New Roman" w:hAnsi="Times New Roman" w:cs="Times New Roman"/>
            <w:i/>
            <w:noProof/>
            <w:color w:val="auto"/>
            <w:sz w:val="28"/>
            <w:szCs w:val="28"/>
          </w:rPr>
          <w:t>1</w:t>
        </w:r>
        <w:r w:rsidR="00A1132B">
          <w:rPr>
            <w:rFonts w:ascii="Times New Roman" w:hAnsi="Times New Roman" w:cs="Times New Roman"/>
            <w:i/>
            <w:color w:val="auto"/>
            <w:sz w:val="28"/>
            <w:szCs w:val="28"/>
          </w:rPr>
          <w:t>.</w:t>
        </w:r>
        <w:r w:rsidR="00A1132B">
          <w:rPr>
            <w:rFonts w:ascii="Times New Roman" w:hAnsi="Times New Roman" w:cs="Times New Roman"/>
            <w:i/>
            <w:noProof/>
            <w:color w:val="auto"/>
            <w:sz w:val="28"/>
            <w:szCs w:val="28"/>
          </w:rPr>
          <w:t>9</w:t>
        </w:r>
        <w:r w:rsidR="00A1132B">
          <w:rPr>
            <w:rFonts w:ascii="Times New Roman" w:eastAsia="Times New Roman" w:hAnsi="Times New Roman" w:cs="Times New Roman"/>
            <w:sz w:val="28"/>
            <w:szCs w:val="28"/>
          </w:rPr>
          <w:fldChar w:fldCharType="end"/>
        </w:r>
      </w:ins>
      <w:r w:rsidRPr="00ED5331">
        <w:rPr>
          <w:rFonts w:ascii="Times New Roman" w:eastAsia="Times New Roman" w:hAnsi="Times New Roman" w:cs="Times New Roman"/>
          <w:sz w:val="28"/>
          <w:szCs w:val="28"/>
        </w:rPr>
        <w:fldChar w:fldCharType="begin"/>
      </w:r>
      <w:r w:rsidRPr="00ED5331">
        <w:rPr>
          <w:rFonts w:ascii="Times New Roman" w:eastAsia="Times New Roman" w:hAnsi="Times New Roman" w:cs="Times New Roman"/>
          <w:sz w:val="28"/>
          <w:szCs w:val="28"/>
        </w:rPr>
        <w:instrText xml:space="preserve"> REF _Ref513151988 \h </w:instrText>
      </w:r>
      <w:r w:rsidRPr="00A232B7">
        <w:rPr>
          <w:rFonts w:ascii="Times New Roman" w:eastAsia="Times New Roman" w:hAnsi="Times New Roman" w:cs="Times New Roman"/>
          <w:sz w:val="28"/>
          <w:szCs w:val="28"/>
        </w:rPr>
        <w:instrText xml:space="preserve"> \* MERGEFORMAT </w:instrText>
      </w:r>
      <w:r w:rsidRPr="00ED5331">
        <w:rPr>
          <w:rFonts w:ascii="Times New Roman" w:eastAsia="Times New Roman" w:hAnsi="Times New Roman" w:cs="Times New Roman"/>
          <w:sz w:val="28"/>
          <w:szCs w:val="28"/>
        </w:rPr>
      </w:r>
      <w:r w:rsidRPr="00ED5331">
        <w:rPr>
          <w:rFonts w:ascii="Times New Roman" w:eastAsia="Times New Roman" w:hAnsi="Times New Roman" w:cs="Times New Roman"/>
          <w:sz w:val="28"/>
          <w:szCs w:val="28"/>
        </w:rPr>
        <w:fldChar w:fldCharType="separate"/>
      </w:r>
      <w:del w:id="4238"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1.5</w:delText>
        </w:r>
      </w:del>
      <w:r w:rsidRPr="00ED5331">
        <w:rPr>
          <w:rFonts w:ascii="Times New Roman" w:eastAsia="Times New Roman" w:hAnsi="Times New Roman" w:cs="Times New Roman"/>
          <w:sz w:val="28"/>
          <w:szCs w:val="28"/>
        </w:rPr>
        <w:fldChar w:fldCharType="end"/>
      </w:r>
      <w:r w:rsidRPr="00ED53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mô tả quá trình chuyển giao liên tục.</w:t>
      </w:r>
    </w:p>
    <w:p w14:paraId="4318E0D7" w14:textId="77777777" w:rsidR="0014472B" w:rsidRDefault="0014472B" w:rsidP="0014472B">
      <w:pPr>
        <w:keepNext/>
        <w:spacing w:before="60" w:after="60" w:line="288" w:lineRule="auto"/>
        <w:jc w:val="center"/>
      </w:pPr>
      <w:r>
        <w:rPr>
          <w:noProof/>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7A16DC4C" w:rsidR="0014472B" w:rsidRDefault="0014472B" w:rsidP="0014472B">
      <w:pPr>
        <w:pStyle w:val="Caption"/>
        <w:jc w:val="center"/>
        <w:rPr>
          <w:rFonts w:ascii="Times New Roman" w:hAnsi="Times New Roman" w:cs="Times New Roman"/>
          <w:i w:val="0"/>
          <w:color w:val="auto"/>
          <w:sz w:val="28"/>
          <w:szCs w:val="28"/>
        </w:rPr>
      </w:pPr>
      <w:bookmarkStart w:id="4239" w:name="_Ref513400707"/>
      <w:bookmarkStart w:id="4240" w:name="_Toc513325031"/>
      <w:r w:rsidRPr="006E17A1">
        <w:rPr>
          <w:rFonts w:ascii="Times New Roman" w:hAnsi="Times New Roman" w:cs="Times New Roman"/>
          <w:i w:val="0"/>
          <w:color w:val="auto"/>
          <w:sz w:val="28"/>
          <w:szCs w:val="28"/>
        </w:rPr>
        <w:t xml:space="preserve">Hình </w:t>
      </w:r>
      <w:ins w:id="424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4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43" w:author="Nguyen Toan" w:date="2018-05-14T18:03:00Z">
        <w:r w:rsidR="0052504F">
          <w:rPr>
            <w:rFonts w:ascii="Times New Roman" w:hAnsi="Times New Roman" w:cs="Times New Roman"/>
            <w:i w:val="0"/>
            <w:noProof/>
            <w:color w:val="auto"/>
            <w:sz w:val="28"/>
            <w:szCs w:val="28"/>
          </w:rPr>
          <w:t>9</w:t>
        </w:r>
        <w:r w:rsidR="0052504F">
          <w:rPr>
            <w:rFonts w:ascii="Times New Roman" w:hAnsi="Times New Roman" w:cs="Times New Roman"/>
            <w:i w:val="0"/>
            <w:color w:val="auto"/>
            <w:sz w:val="28"/>
            <w:szCs w:val="28"/>
          </w:rPr>
          <w:fldChar w:fldCharType="end"/>
        </w:r>
      </w:ins>
      <w:bookmarkEnd w:id="4239"/>
      <w:del w:id="4244"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5</w:delText>
        </w:r>
        <w:r w:rsidDel="00BE0028">
          <w:rPr>
            <w:rFonts w:ascii="Times New Roman" w:hAnsi="Times New Roman" w:cs="Times New Roman"/>
            <w:i w:val="0"/>
            <w:color w:val="auto"/>
            <w:sz w:val="28"/>
            <w:szCs w:val="28"/>
          </w:rPr>
          <w:fldChar w:fldCharType="end"/>
        </w:r>
      </w:del>
      <w:r w:rsidRPr="006E17A1">
        <w:rPr>
          <w:rFonts w:ascii="Times New Roman" w:hAnsi="Times New Roman" w:cs="Times New Roman"/>
          <w:i w:val="0"/>
          <w:color w:val="auto"/>
          <w:sz w:val="28"/>
          <w:szCs w:val="28"/>
        </w:rPr>
        <w:t xml:space="preserve">: Quy trình </w:t>
      </w:r>
      <w:r>
        <w:rPr>
          <w:rFonts w:ascii="Times New Roman" w:hAnsi="Times New Roman" w:cs="Times New Roman"/>
          <w:i w:val="0"/>
          <w:color w:val="auto"/>
          <w:sz w:val="28"/>
          <w:szCs w:val="28"/>
        </w:rPr>
        <w:t>chuyển giao</w:t>
      </w:r>
      <w:r w:rsidRPr="006E17A1">
        <w:rPr>
          <w:rFonts w:ascii="Times New Roman" w:hAnsi="Times New Roman" w:cs="Times New Roman"/>
          <w:i w:val="0"/>
          <w:color w:val="auto"/>
          <w:sz w:val="28"/>
          <w:szCs w:val="28"/>
        </w:rPr>
        <w:t xml:space="preserve"> liên tục</w:t>
      </w:r>
      <w:bookmarkEnd w:id="4240"/>
    </w:p>
    <w:p w14:paraId="57D5B8E3" w14:textId="67C7F6A6" w:rsidR="0014472B" w:rsidRDefault="0014472B" w:rsidP="0014472B">
      <w:pPr>
        <w:spacing w:after="120"/>
        <w:ind w:firstLine="567"/>
        <w:jc w:val="both"/>
        <w:rPr>
          <w:rFonts w:ascii="Times New Roman" w:eastAsia="Times New Roman" w:hAnsi="Times New Roman" w:cs="Times New Roman"/>
          <w:sz w:val="28"/>
          <w:szCs w:val="28"/>
        </w:rPr>
      </w:pPr>
      <w:r w:rsidRPr="008F0708">
        <w:rPr>
          <w:rFonts w:ascii="Times New Roman" w:eastAsia="Times New Roman" w:hAnsi="Times New Roman" w:cs="Times New Roman"/>
          <w:sz w:val="28"/>
          <w:szCs w:val="28"/>
        </w:rPr>
        <w:t>Chuyển giao liên tục</w:t>
      </w:r>
      <w:r>
        <w:rPr>
          <w:rFonts w:ascii="Times New Roman" w:eastAsia="Times New Roman" w:hAnsi="Times New Roman" w:cs="Times New Roman"/>
          <w:sz w:val="28"/>
          <w:szCs w:val="28"/>
        </w:rPr>
        <w:t xml:space="preserve"> được thực hiện bằng cách sử dùng dòng triển khai (Deployment Pipeline -</w:t>
      </w:r>
      <w:ins w:id="4245" w:author="Nguyen Toan" w:date="2018-05-06T20:09:00Z">
        <w:r w:rsidR="00A1132B">
          <w:rPr>
            <w:rFonts w:ascii="Times New Roman" w:eastAsia="Times New Roman" w:hAnsi="Times New Roman" w:cs="Times New Roman"/>
            <w:sz w:val="28"/>
            <w:szCs w:val="28"/>
          </w:rPr>
          <w:t xml:space="preserve"> </w:t>
        </w:r>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_Ref513400721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46" w:author="Nguyen Toan" w:date="2018-05-06T20:09:00Z">
        <w:r w:rsidR="00A1132B" w:rsidRPr="008D3D96">
          <w:rPr>
            <w:rFonts w:ascii="Times New Roman" w:hAnsi="Times New Roman" w:cs="Times New Roman"/>
            <w:i/>
            <w:color w:val="auto"/>
            <w:sz w:val="28"/>
            <w:szCs w:val="28"/>
          </w:rPr>
          <w:t xml:space="preserve">Hình </w:t>
        </w:r>
        <w:r w:rsidR="00A1132B">
          <w:rPr>
            <w:rFonts w:ascii="Times New Roman" w:hAnsi="Times New Roman" w:cs="Times New Roman"/>
            <w:i/>
            <w:noProof/>
            <w:color w:val="auto"/>
            <w:sz w:val="28"/>
            <w:szCs w:val="28"/>
          </w:rPr>
          <w:t>1</w:t>
        </w:r>
        <w:r w:rsidR="00A1132B">
          <w:rPr>
            <w:rFonts w:ascii="Times New Roman" w:hAnsi="Times New Roman" w:cs="Times New Roman"/>
            <w:i/>
            <w:color w:val="auto"/>
            <w:sz w:val="28"/>
            <w:szCs w:val="28"/>
          </w:rPr>
          <w:t>.</w:t>
        </w:r>
        <w:r w:rsidR="00A1132B">
          <w:rPr>
            <w:rFonts w:ascii="Times New Roman" w:hAnsi="Times New Roman" w:cs="Times New Roman"/>
            <w:i/>
            <w:noProof/>
            <w:color w:val="auto"/>
            <w:sz w:val="28"/>
            <w:szCs w:val="28"/>
          </w:rPr>
          <w:t>10</w:t>
        </w:r>
        <w:r w:rsidR="00A1132B">
          <w:rPr>
            <w:rFonts w:ascii="Times New Roman" w:eastAsia="Times New Roman" w:hAnsi="Times New Roman" w:cs="Times New Roman"/>
            <w:sz w:val="28"/>
            <w:szCs w:val="28"/>
          </w:rPr>
          <w:fldChar w:fldCharType="end"/>
        </w:r>
      </w:ins>
      <w:del w:id="4247" w:author="Nguyen Toan" w:date="2018-05-06T20:09:00Z">
        <w:r w:rsidDel="00A1132B">
          <w:rPr>
            <w:rFonts w:ascii="Times New Roman" w:eastAsia="Times New Roman" w:hAnsi="Times New Roman" w:cs="Times New Roman"/>
            <w:sz w:val="28"/>
            <w:szCs w:val="28"/>
          </w:rPr>
          <w:delText xml:space="preserve"> </w:delText>
        </w:r>
        <w:r w:rsidDel="00A1132B">
          <w:rPr>
            <w:rFonts w:ascii="Times New Roman" w:eastAsia="Times New Roman" w:hAnsi="Times New Roman" w:cs="Times New Roman"/>
            <w:sz w:val="28"/>
            <w:szCs w:val="28"/>
          </w:rPr>
          <w:fldChar w:fldCharType="begin"/>
        </w:r>
        <w:r w:rsidDel="00A1132B">
          <w:rPr>
            <w:rFonts w:ascii="Times New Roman" w:eastAsia="Times New Roman" w:hAnsi="Times New Roman" w:cs="Times New Roman"/>
            <w:sz w:val="28"/>
            <w:szCs w:val="28"/>
          </w:rPr>
          <w:delInstrText xml:space="preserve"> REF _Ref513152031 \h  \* MERGEFORMAT </w:delInstrText>
        </w:r>
        <w:r w:rsidDel="00A1132B">
          <w:rPr>
            <w:rFonts w:ascii="Times New Roman" w:eastAsia="Times New Roman" w:hAnsi="Times New Roman" w:cs="Times New Roman"/>
            <w:sz w:val="28"/>
            <w:szCs w:val="28"/>
          </w:rPr>
        </w:r>
        <w:r w:rsidDel="00A1132B">
          <w:rPr>
            <w:rFonts w:ascii="Times New Roman" w:eastAsia="Times New Roman" w:hAnsi="Times New Roman" w:cs="Times New Roman"/>
            <w:sz w:val="28"/>
            <w:szCs w:val="28"/>
          </w:rPr>
          <w:fldChar w:fldCharType="separate"/>
        </w:r>
      </w:del>
      <w:del w:id="4248"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1.6</w:delText>
        </w:r>
      </w:del>
      <w:del w:id="4249" w:author="Nguyen Toan" w:date="2018-05-06T20:09:00Z">
        <w:r w:rsidDel="00A1132B">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Dòng triển khai</w:t>
      </w:r>
      <w:r w:rsidRPr="00974C52">
        <w:rPr>
          <w:rFonts w:ascii="Times New Roman" w:eastAsia="Times New Roman" w:hAnsi="Times New Roman" w:cs="Times New Roman"/>
          <w:sz w:val="28"/>
          <w:szCs w:val="28"/>
        </w:rPr>
        <w:t xml:space="preserve">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w:t>
      </w:r>
      <w:r>
        <w:rPr>
          <w:rFonts w:ascii="Times New Roman" w:eastAsia="Times New Roman" w:hAnsi="Times New Roman" w:cs="Times New Roman"/>
          <w:sz w:val="28"/>
          <w:szCs w:val="28"/>
        </w:rPr>
        <w:t>dòng triển khai</w:t>
      </w:r>
      <w:r w:rsidRPr="00974C52">
        <w:rPr>
          <w:rFonts w:ascii="Times New Roman" w:eastAsia="Times New Roman" w:hAnsi="Times New Roman" w:cs="Times New Roman"/>
          <w:sz w:val="28"/>
          <w:szCs w:val="28"/>
        </w:rPr>
        <w:t xml:space="preserve"> là quy trình để chuyển phần mềm từ </w:t>
      </w:r>
      <w:r>
        <w:rPr>
          <w:rFonts w:ascii="Times New Roman" w:eastAsia="Times New Roman" w:hAnsi="Times New Roman" w:cs="Times New Roman"/>
          <w:sz w:val="28"/>
          <w:szCs w:val="28"/>
        </w:rPr>
        <w:t>quản lý phiên bản</w:t>
      </w:r>
      <w:r w:rsidRPr="00974C52">
        <w:rPr>
          <w:rFonts w:ascii="Times New Roman" w:eastAsia="Times New Roman" w:hAnsi="Times New Roman" w:cs="Times New Roman"/>
          <w:sz w:val="28"/>
          <w:szCs w:val="28"/>
        </w:rPr>
        <w:t xml:space="preserve"> đến tay người dùng. Mỗi thay đổi đến phần mềm sẽ đi qua một quy trình phức tạp để được phát hành.</w:t>
      </w:r>
    </w:p>
    <w:p w14:paraId="3D22B3AF" w14:textId="77777777" w:rsidR="0014472B" w:rsidRDefault="0014472B">
      <w:pPr>
        <w:keepNext/>
        <w:spacing w:before="60" w:after="60" w:line="288" w:lineRule="auto"/>
        <w:ind w:firstLine="284"/>
        <w:jc w:val="center"/>
        <w:pPrChange w:id="4250" w:author="Nguyen Toan" w:date="2018-05-05T22:47:00Z">
          <w:pPr>
            <w:keepNext/>
            <w:spacing w:before="60" w:after="60" w:line="288" w:lineRule="auto"/>
            <w:ind w:firstLine="284"/>
          </w:pPr>
        </w:pPrChange>
      </w:pPr>
      <w:r>
        <w:rPr>
          <w:noProof/>
          <w:lang w:val="en-US"/>
        </w:rPr>
        <w:lastRenderedPageBreak/>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0C63CC56" w:rsidR="0014472B" w:rsidRDefault="0014472B" w:rsidP="00966627">
      <w:pPr>
        <w:pStyle w:val="Caption"/>
        <w:jc w:val="center"/>
        <w:rPr>
          <w:rFonts w:ascii="Times New Roman" w:hAnsi="Times New Roman" w:cs="Times New Roman"/>
          <w:b/>
          <w:sz w:val="28"/>
          <w:szCs w:val="28"/>
        </w:rPr>
      </w:pPr>
      <w:bookmarkStart w:id="4251" w:name="_Ref513400721"/>
      <w:bookmarkStart w:id="4252" w:name="_Toc513325032"/>
      <w:r w:rsidRPr="008D3D96">
        <w:rPr>
          <w:rFonts w:ascii="Times New Roman" w:hAnsi="Times New Roman" w:cs="Times New Roman"/>
          <w:i w:val="0"/>
          <w:color w:val="auto"/>
          <w:sz w:val="28"/>
          <w:szCs w:val="28"/>
        </w:rPr>
        <w:t xml:space="preserve">Hình </w:t>
      </w:r>
      <w:ins w:id="425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5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55" w:author="Nguyen Toan" w:date="2018-05-14T18:03:00Z">
        <w:r w:rsidR="0052504F">
          <w:rPr>
            <w:rFonts w:ascii="Times New Roman" w:hAnsi="Times New Roman" w:cs="Times New Roman"/>
            <w:i w:val="0"/>
            <w:noProof/>
            <w:color w:val="auto"/>
            <w:sz w:val="28"/>
            <w:szCs w:val="28"/>
          </w:rPr>
          <w:t>10</w:t>
        </w:r>
        <w:r w:rsidR="0052504F">
          <w:rPr>
            <w:rFonts w:ascii="Times New Roman" w:hAnsi="Times New Roman" w:cs="Times New Roman"/>
            <w:i w:val="0"/>
            <w:color w:val="auto"/>
            <w:sz w:val="28"/>
            <w:szCs w:val="28"/>
          </w:rPr>
          <w:fldChar w:fldCharType="end"/>
        </w:r>
      </w:ins>
      <w:bookmarkEnd w:id="4251"/>
      <w:del w:id="425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6</w:delText>
        </w:r>
        <w:r w:rsidDel="00BE0028">
          <w:rPr>
            <w:rFonts w:ascii="Times New Roman" w:hAnsi="Times New Roman" w:cs="Times New Roman"/>
            <w:i w:val="0"/>
            <w:color w:val="auto"/>
            <w:sz w:val="28"/>
            <w:szCs w:val="28"/>
          </w:rPr>
          <w:fldChar w:fldCharType="end"/>
        </w:r>
      </w:del>
      <w:r w:rsidRPr="008D3D96">
        <w:rPr>
          <w:rFonts w:ascii="Times New Roman" w:hAnsi="Times New Roman" w:cs="Times New Roman"/>
          <w:i w:val="0"/>
          <w:color w:val="auto"/>
          <w:sz w:val="28"/>
          <w:szCs w:val="28"/>
        </w:rPr>
        <w:t>: Dòng triển khai</w:t>
      </w:r>
      <w:bookmarkEnd w:id="4252"/>
    </w:p>
    <w:p w14:paraId="34E44459" w14:textId="77777777" w:rsidR="0009672D" w:rsidRPr="00966627" w:rsidRDefault="0009672D" w:rsidP="00966627">
      <w:pPr>
        <w:pStyle w:val="Heading2"/>
        <w:numPr>
          <w:ilvl w:val="1"/>
          <w:numId w:val="12"/>
        </w:numPr>
        <w:spacing w:before="240"/>
        <w:ind w:left="431" w:hanging="431"/>
        <w:rPr>
          <w:rFonts w:ascii="Times New Roman" w:hAnsi="Times New Roman" w:cs="Times New Roman"/>
          <w:b/>
          <w:sz w:val="28"/>
          <w:szCs w:val="28"/>
        </w:rPr>
      </w:pPr>
      <w:bookmarkStart w:id="4257" w:name="_Toc513613703"/>
      <w:r w:rsidRPr="00966627">
        <w:rPr>
          <w:rFonts w:ascii="Times New Roman" w:hAnsi="Times New Roman" w:cs="Times New Roman"/>
          <w:b/>
          <w:sz w:val="28"/>
          <w:szCs w:val="28"/>
        </w:rPr>
        <w:t xml:space="preserve">Kiểm </w:t>
      </w:r>
      <w:r w:rsidRPr="00966627">
        <w:rPr>
          <w:rFonts w:ascii="Times New Roman" w:eastAsia="Times New Roman" w:hAnsi="Times New Roman" w:cs="Times New Roman"/>
          <w:b/>
          <w:sz w:val="28"/>
          <w:szCs w:val="28"/>
        </w:rPr>
        <w:t>thử</w:t>
      </w:r>
      <w:bookmarkEnd w:id="4257"/>
    </w:p>
    <w:p w14:paraId="341ED32A" w14:textId="5E8BE377" w:rsidR="0009672D" w:rsidRPr="005A5BC4" w:rsidRDefault="003E5699" w:rsidP="00966627">
      <w:pPr>
        <w:spacing w:after="120"/>
        <w:ind w:firstLine="567"/>
        <w:jc w:val="both"/>
        <w:rPr>
          <w:rFonts w:ascii="Times New Roman" w:eastAsia="Times New Roman" w:hAnsi="Times New Roman" w:cs="Times New Roman"/>
          <w:sz w:val="28"/>
          <w:szCs w:val="28"/>
        </w:rPr>
      </w:pPr>
      <w:r w:rsidRPr="00F048F9">
        <w:rPr>
          <w:rFonts w:ascii="Times New Roman" w:eastAsia="Times New Roman" w:hAnsi="Times New Roman" w:cs="Times New Roman"/>
          <w:sz w:val="28"/>
          <w:szCs w:val="28"/>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53B23BEE" w:rsidR="00A6368E" w:rsidRDefault="002E529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Pr>
          <w:rFonts w:ascii="Times New Roman" w:eastAsia="Times New Roman" w:hAnsi="Times New Roman" w:cs="Times New Roman"/>
          <w:sz w:val="28"/>
          <w:szCs w:val="28"/>
        </w:rPr>
        <w:t>Mục đích của kiểm thử phần mềm là tìm ra các lỗi hay khiếm khuyết nhằm đảm bảo chương trình hoạt động đạt được hiệu quả tối đa.</w:t>
      </w:r>
    </w:p>
    <w:p w14:paraId="30780DB3" w14:textId="07D3D5E0"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w:t>
      </w:r>
      <w:ins w:id="4258" w:author="Nguyen Toan" w:date="2018-05-06T20:24:00Z">
        <w:r w:rsidR="00AE6D65">
          <w:rPr>
            <w:rFonts w:ascii="Times New Roman" w:eastAsia="Times New Roman" w:hAnsi="Times New Roman" w:cs="Times New Roman"/>
            <w:sz w:val="28"/>
            <w:szCs w:val="28"/>
          </w:rPr>
          <w:t xml:space="preserve"> </w:t>
        </w:r>
      </w:ins>
      <w:del w:id="4259" w:author="Nguyen Toan" w:date="2018-05-06T20:24:00Z">
        <w:r w:rsidDel="00AE6D65">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bảng chú giải thuật ngữ chuẩn IEEE – IEEE Standard Glossary of Software Engineering Technology: </w:t>
      </w:r>
    </w:p>
    <w:p w14:paraId="08B26220" w14:textId="5214CE9F"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phần mềm là quá trình khảo sát một hệ thống hay thành phần dưới những điều kiện xác định, quan sát và ghi lại các kết quả, và đánh g</w:t>
      </w:r>
      <w:del w:id="4260" w:author="Nguyen Toan" w:date="2018-05-05T22:48:00Z">
        <w:r w:rsidDel="00B546B2">
          <w:rPr>
            <w:rFonts w:ascii="Times New Roman" w:eastAsia="Times New Roman" w:hAnsi="Times New Roman" w:cs="Times New Roman"/>
            <w:sz w:val="28"/>
            <w:szCs w:val="28"/>
          </w:rPr>
          <w:delText>á</w:delText>
        </w:r>
      </w:del>
      <w:r>
        <w:rPr>
          <w:rFonts w:ascii="Times New Roman" w:eastAsia="Times New Roman" w:hAnsi="Times New Roman" w:cs="Times New Roman"/>
          <w:sz w:val="28"/>
          <w:szCs w:val="28"/>
        </w:rPr>
        <w:t>i</w:t>
      </w:r>
      <w:ins w:id="4261" w:author="Nguyen Toan" w:date="2018-05-05T22:48:00Z">
        <w:r w:rsidR="00B546B2">
          <w:rPr>
            <w:rFonts w:ascii="Times New Roman" w:eastAsia="Times New Roman" w:hAnsi="Times New Roman" w:cs="Times New Roman"/>
            <w:sz w:val="28"/>
            <w:szCs w:val="28"/>
          </w:rPr>
          <w:t>á</w:t>
        </w:r>
      </w:ins>
      <w:r>
        <w:rPr>
          <w:rFonts w:ascii="Times New Roman" w:eastAsia="Times New Roman" w:hAnsi="Times New Roman" w:cs="Times New Roman"/>
          <w:sz w:val="28"/>
          <w:szCs w:val="28"/>
        </w:rPr>
        <w:t xml:space="preserve"> một khía cạnh nào đó của hệ thống hay thành phần đó”</w:t>
      </w:r>
    </w:p>
    <w:p w14:paraId="14E9DFC4" w14:textId="31A4C7EB" w:rsidR="00A6368E" w:rsidRDefault="00F048F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368E">
        <w:rPr>
          <w:rFonts w:ascii="Times New Roman" w:eastAsia="Times New Roman" w:hAnsi="Times New Roman" w:cs="Times New Roman"/>
          <w:sz w:val="28"/>
          <w:szCs w:val="28"/>
        </w:rPr>
        <w:t>Kiểm thử phần mềm là quá trình thực thi một chương trình với mục đích tìm lỗ</w:t>
      </w:r>
      <w:r>
        <w:rPr>
          <w:rFonts w:ascii="Times New Roman" w:eastAsia="Times New Roman" w:hAnsi="Times New Roman" w:cs="Times New Roman"/>
          <w:sz w:val="28"/>
          <w:szCs w:val="28"/>
        </w:rPr>
        <w:t>i”</w:t>
      </w:r>
      <w:customXmlInsRangeStart w:id="4262" w:author="Nguyen Toan" w:date="2018-05-07T21:44:00Z"/>
      <w:sdt>
        <w:sdtPr>
          <w:rPr>
            <w:rFonts w:ascii="Times New Roman" w:eastAsia="Times New Roman" w:hAnsi="Times New Roman" w:cs="Times New Roman"/>
            <w:sz w:val="28"/>
            <w:szCs w:val="28"/>
          </w:rPr>
          <w:id w:val="1838810844"/>
          <w:citation/>
        </w:sdtPr>
        <w:sdtContent>
          <w:customXmlInsRangeEnd w:id="4262"/>
          <w:ins w:id="4263" w:author="Nguyen Toan" w:date="2018-05-07T21:44:00Z">
            <w:r w:rsidR="00836EC4">
              <w:rPr>
                <w:rFonts w:ascii="Times New Roman" w:eastAsia="Times New Roman" w:hAnsi="Times New Roman" w:cs="Times New Roman"/>
                <w:sz w:val="28"/>
                <w:szCs w:val="28"/>
              </w:rPr>
              <w:fldChar w:fldCharType="begin"/>
            </w:r>
            <w:r w:rsidR="00836EC4">
              <w:rPr>
                <w:rFonts w:ascii="Times New Roman" w:eastAsia="Times New Roman" w:hAnsi="Times New Roman" w:cs="Times New Roman"/>
                <w:sz w:val="28"/>
                <w:szCs w:val="28"/>
                <w:lang w:val="en-US"/>
              </w:rPr>
              <w:instrText xml:space="preserve"> CITATION B4 \l 1033 </w:instrText>
            </w:r>
          </w:ins>
          <w:r w:rsidR="00836EC4">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[10]</w:t>
          </w:r>
          <w:ins w:id="4264" w:author="Nguyen Toan" w:date="2018-05-07T21:44:00Z">
            <w:r w:rsidR="00836EC4">
              <w:rPr>
                <w:rFonts w:ascii="Times New Roman" w:eastAsia="Times New Roman" w:hAnsi="Times New Roman" w:cs="Times New Roman"/>
                <w:sz w:val="28"/>
                <w:szCs w:val="28"/>
              </w:rPr>
              <w:fldChar w:fldCharType="end"/>
            </w:r>
          </w:ins>
          <w:customXmlInsRangeStart w:id="4265" w:author="Nguyen Toan" w:date="2018-05-07T21:44:00Z"/>
        </w:sdtContent>
      </w:sdt>
      <w:customXmlInsRangeEnd w:id="4265"/>
      <w:del w:id="4266" w:author="Nguyen Toan" w:date="2018-05-07T21:44:00Z">
        <w:r w:rsidR="00506823" w:rsidDel="00836EC4">
          <w:rPr>
            <w:rFonts w:ascii="Times New Roman" w:eastAsia="Times New Roman" w:hAnsi="Times New Roman" w:cs="Times New Roman"/>
            <w:sz w:val="28"/>
            <w:szCs w:val="28"/>
          </w:rPr>
          <w:delText xml:space="preserve"> </w:delText>
        </w:r>
        <w:r w:rsidR="0051758A" w:rsidDel="00836EC4">
          <w:rPr>
            <w:rFonts w:ascii="Times New Roman" w:eastAsia="Times New Roman" w:hAnsi="Times New Roman" w:cs="Times New Roman"/>
            <w:sz w:val="28"/>
            <w:szCs w:val="28"/>
          </w:rPr>
          <w:delText>[5</w:delText>
        </w:r>
        <w:r w:rsidR="00375367" w:rsidDel="00836EC4">
          <w:rPr>
            <w:rFonts w:ascii="Times New Roman" w:eastAsia="Times New Roman" w:hAnsi="Times New Roman" w:cs="Times New Roman"/>
            <w:sz w:val="28"/>
            <w:szCs w:val="28"/>
          </w:rPr>
          <w:delText>]</w:delText>
        </w:r>
      </w:del>
      <w:r w:rsidR="00375367">
        <w:rPr>
          <w:rFonts w:ascii="Times New Roman" w:eastAsia="Times New Roman" w:hAnsi="Times New Roman" w:cs="Times New Roman"/>
          <w:sz w:val="28"/>
          <w:szCs w:val="28"/>
        </w:rPr>
        <w:t>.</w:t>
      </w:r>
      <w:r w:rsidR="00506823">
        <w:rPr>
          <w:rFonts w:ascii="Times New Roman" w:eastAsia="Times New Roman" w:hAnsi="Times New Roman" w:cs="Times New Roman"/>
          <w:sz w:val="28"/>
          <w:szCs w:val="28"/>
        </w:rPr>
        <w:t xml:space="preserve"> </w:t>
      </w:r>
    </w:p>
    <w:p w14:paraId="3EDDA77B" w14:textId="1894F236" w:rsidR="002641F5" w:rsidRDefault="002641F5"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Đảm bảo chất lượng phần mềm Quality Assurance (QA) là việc đảm bảo không xảy ra lỗi, thiếu sót trong quá trình phát triển, chuyển giao , sử dụng phần mềm.</w:t>
      </w:r>
    </w:p>
    <w:p w14:paraId="0453827C" w14:textId="7E0AAC8F" w:rsidR="009568FD" w:rsidRPr="005A5BC4"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lastRenderedPageBreak/>
        <w:t>Kiểm thử</w:t>
      </w:r>
      <w:customXmlInsRangeStart w:id="4267" w:author="Nguyen Toan" w:date="2018-05-07T21:44:00Z"/>
      <w:sdt>
        <w:sdtPr>
          <w:rPr>
            <w:rFonts w:ascii="Times New Roman" w:eastAsia="Times New Roman" w:hAnsi="Times New Roman" w:cs="Times New Roman"/>
            <w:sz w:val="28"/>
            <w:szCs w:val="28"/>
          </w:rPr>
          <w:id w:val="1866093241"/>
          <w:citation/>
        </w:sdtPr>
        <w:sdtContent>
          <w:customXmlInsRangeEnd w:id="4267"/>
          <w:ins w:id="4268" w:author="Nguyen Toan" w:date="2018-05-07T21:44:00Z">
            <w:r w:rsidR="00772073">
              <w:rPr>
                <w:rFonts w:ascii="Times New Roman" w:eastAsia="Times New Roman" w:hAnsi="Times New Roman" w:cs="Times New Roman"/>
                <w:sz w:val="28"/>
                <w:szCs w:val="28"/>
              </w:rPr>
              <w:fldChar w:fldCharType="begin"/>
            </w:r>
            <w:r w:rsidR="00772073">
              <w:rPr>
                <w:rFonts w:ascii="Times New Roman" w:eastAsia="Times New Roman" w:hAnsi="Times New Roman" w:cs="Times New Roman"/>
                <w:sz w:val="28"/>
                <w:szCs w:val="28"/>
                <w:lang w:val="en-US"/>
              </w:rPr>
              <w:instrText xml:space="preserve"> CITATION A1 \l 1033 </w:instrText>
            </w:r>
          </w:ins>
          <w:r w:rsidR="00772073">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[11]</w:t>
          </w:r>
          <w:ins w:id="4269" w:author="Nguyen Toan" w:date="2018-05-07T21:44:00Z">
            <w:r w:rsidR="00772073">
              <w:rPr>
                <w:rFonts w:ascii="Times New Roman" w:eastAsia="Times New Roman" w:hAnsi="Times New Roman" w:cs="Times New Roman"/>
                <w:sz w:val="28"/>
                <w:szCs w:val="28"/>
              </w:rPr>
              <w:fldChar w:fldCharType="end"/>
            </w:r>
          </w:ins>
          <w:customXmlInsRangeStart w:id="4270" w:author="Nguyen Toan" w:date="2018-05-07T21:44:00Z"/>
        </w:sdtContent>
      </w:sdt>
      <w:customXmlInsRangeEnd w:id="4270"/>
      <w:del w:id="4271" w:author="Nguyen Toan" w:date="2018-05-07T21:44:00Z">
        <w:r w:rsidR="00F14A88" w:rsidDel="00772073">
          <w:rPr>
            <w:rFonts w:ascii="Times New Roman" w:eastAsia="Times New Roman" w:hAnsi="Times New Roman" w:cs="Times New Roman"/>
            <w:sz w:val="28"/>
            <w:szCs w:val="28"/>
          </w:rPr>
          <w:delText xml:space="preserve"> </w:delText>
        </w:r>
        <w:r w:rsidR="00663FEE" w:rsidDel="00772073">
          <w:rPr>
            <w:rFonts w:ascii="Times New Roman" w:eastAsia="Times New Roman" w:hAnsi="Times New Roman" w:cs="Times New Roman"/>
            <w:sz w:val="28"/>
            <w:szCs w:val="28"/>
          </w:rPr>
          <w:delText>[1]</w:delText>
        </w:r>
      </w:del>
      <w:r w:rsidR="00663FEE">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là kỹ thuật đảm bảo chất lượng ở pha lập trình và sau lập trình. Đây là một phần con của hoạt động QA và là hoạt động chủ yếu của QA. </w:t>
      </w:r>
      <w:r w:rsidR="008F0D7A" w:rsidRPr="008F0D7A">
        <w:rPr>
          <w:rFonts w:ascii="Times New Roman" w:eastAsia="Times New Roman" w:hAnsi="Times New Roman" w:cs="Times New Roman"/>
          <w:sz w:val="28"/>
          <w:szCs w:val="28"/>
        </w:rPr>
        <w:t xml:space="preserve"> </w:t>
      </w:r>
    </w:p>
    <w:p w14:paraId="2F33FB98" w14:textId="47D740CA" w:rsidR="007808D6"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bao gồm hai phần : Verification (kiểm chứng) và validation (thẩm định).</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kiểm chứng (verification) trả lời cho câu hỏi “Are y</w:t>
      </w:r>
      <w:r>
        <w:rPr>
          <w:rFonts w:ascii="Times New Roman" w:eastAsia="Times New Roman" w:hAnsi="Times New Roman" w:cs="Times New Roman"/>
          <w:sz w:val="28"/>
          <w:szCs w:val="28"/>
        </w:rPr>
        <w:t>ou building it right?”, mục tiêu</w:t>
      </w:r>
      <w:r w:rsidRPr="005A5BC4">
        <w:rPr>
          <w:rFonts w:ascii="Times New Roman" w:eastAsia="Times New Roman" w:hAnsi="Times New Roman" w:cs="Times New Roman"/>
          <w:sz w:val="28"/>
          <w:szCs w:val="28"/>
        </w:rPr>
        <w:t xml:space="preserve"> là tìm ra lỗi lập trình so với thiết kế, đây là công việc của người phát triển.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thẩm định (Validation) trả lời cho câu hỏi “Are</w:t>
      </w:r>
      <w:r>
        <w:rPr>
          <w:rFonts w:ascii="Times New Roman" w:eastAsia="Times New Roman" w:hAnsi="Times New Roman" w:cs="Times New Roman"/>
          <w:sz w:val="28"/>
          <w:szCs w:val="28"/>
        </w:rPr>
        <w:t xml:space="preserve"> you building the right thing?”, mục tiêu</w:t>
      </w:r>
      <w:r w:rsidRPr="005A5BC4">
        <w:rPr>
          <w:rFonts w:ascii="Times New Roman" w:eastAsia="Times New Roman" w:hAnsi="Times New Roman" w:cs="Times New Roman"/>
          <w:sz w:val="28"/>
          <w:szCs w:val="28"/>
        </w:rPr>
        <w:t xml:space="preserve"> là kiểm thử chấp nhận (UAT). </w:t>
      </w:r>
    </w:p>
    <w:p w14:paraId="7E68985E" w14:textId="3308F4E7" w:rsidR="009567A2" w:rsidRPr="00966627"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272" w:name="_Toc513613704"/>
      <w:r w:rsidRPr="00966627">
        <w:rPr>
          <w:rFonts w:ascii="Times New Roman" w:eastAsia="Times New Roman" w:hAnsi="Times New Roman" w:cs="Times New Roman"/>
          <w:b/>
          <w:color w:val="auto"/>
        </w:rPr>
        <w:t>Kiểm thử hộp đen</w:t>
      </w:r>
      <w:bookmarkEnd w:id="4272"/>
    </w:p>
    <w:p w14:paraId="79A82365" w14:textId="4407A76A" w:rsidR="009567A2" w:rsidRPr="00972594" w:rsidDel="007757A9" w:rsidRDefault="00F812C3" w:rsidP="00966627">
      <w:pPr>
        <w:spacing w:after="120"/>
        <w:ind w:firstLine="567"/>
        <w:jc w:val="both"/>
        <w:rPr>
          <w:del w:id="4273"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ins w:id="4274" w:author="Nguyen Toan" w:date="2018-05-06T20:11:00Z">
        <w:r w:rsidR="007757A9">
          <w:rPr>
            <w:rFonts w:ascii="Times New Roman" w:eastAsia="Times New Roman" w:hAnsi="Times New Roman" w:cs="Times New Roman"/>
            <w:sz w:val="28"/>
            <w:szCs w:val="28"/>
          </w:rPr>
          <w:t xml:space="preserve"> </w:t>
        </w:r>
      </w:ins>
    </w:p>
    <w:p w14:paraId="3418EB51" w14:textId="3CE18966" w:rsidR="00301CDE" w:rsidRPr="00972594" w:rsidRDefault="00301CDE">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 xml:space="preserve">Các ca kiểm thử được sinh ra từ đặc tả </w:t>
      </w:r>
      <w:r w:rsidR="00A87ED5" w:rsidRPr="00972594">
        <w:rPr>
          <w:rFonts w:ascii="Times New Roman" w:eastAsia="Times New Roman" w:hAnsi="Times New Roman" w:cs="Times New Roman"/>
          <w:sz w:val="28"/>
          <w:szCs w:val="28"/>
        </w:rPr>
        <w:t>người dùng (User requirement)</w:t>
      </w:r>
      <w:ins w:id="4275" w:author="Nguyen Toan" w:date="2018-05-07T21:44:00Z">
        <w:r w:rsidR="00523C33">
          <w:rPr>
            <w:rFonts w:ascii="Times New Roman" w:eastAsia="Times New Roman" w:hAnsi="Times New Roman" w:cs="Times New Roman"/>
            <w:sz w:val="28"/>
            <w:szCs w:val="28"/>
          </w:rPr>
          <w:t xml:space="preserve"> </w:t>
        </w:r>
      </w:ins>
      <w:r w:rsidRPr="00972594">
        <w:rPr>
          <w:rFonts w:ascii="Times New Roman" w:eastAsia="Times New Roman" w:hAnsi="Times New Roman" w:cs="Times New Roman"/>
          <w:sz w:val="28"/>
          <w:szCs w:val="28"/>
        </w:rPr>
        <w:t>của chương trình</w:t>
      </w:r>
      <w:ins w:id="4276" w:author="Nguyen Toan" w:date="2018-05-06T20:11:00Z">
        <w:r w:rsidR="0066636E">
          <w:rPr>
            <w:rFonts w:ascii="Times New Roman" w:eastAsia="Times New Roman" w:hAnsi="Times New Roman" w:cs="Times New Roman"/>
            <w:sz w:val="28"/>
            <w:szCs w:val="28"/>
          </w:rPr>
          <w:t>.</w:t>
        </w:r>
      </w:ins>
    </w:p>
    <w:p w14:paraId="61FCAD09" w14:textId="6497A513" w:rsidR="00286322" w:rsidRPr="00972594" w:rsidDel="00917EF6" w:rsidRDefault="00286322">
      <w:pPr>
        <w:spacing w:after="120"/>
        <w:ind w:firstLine="567"/>
        <w:jc w:val="both"/>
        <w:rPr>
          <w:del w:id="4277"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phương pháp kiểm thử hộp đen</w:t>
      </w:r>
      <w:ins w:id="4278" w:author="Nguyen Toan" w:date="2018-05-06T20:10:00Z">
        <w:r w:rsidR="00917EF6">
          <w:rPr>
            <w:rFonts w:ascii="Times New Roman" w:eastAsia="Times New Roman" w:hAnsi="Times New Roman" w:cs="Times New Roman"/>
            <w:sz w:val="28"/>
            <w:szCs w:val="28"/>
          </w:rPr>
          <w:t xml:space="preserve"> </w:t>
        </w:r>
      </w:ins>
      <w:ins w:id="4279" w:author="Nguyen Toan" w:date="2018-05-06T20:11:00Z">
        <w:r w:rsidR="00037894">
          <w:rPr>
            <w:rFonts w:ascii="Times New Roman" w:eastAsia="Times New Roman" w:hAnsi="Times New Roman" w:cs="Times New Roman"/>
            <w:sz w:val="28"/>
            <w:szCs w:val="28"/>
          </w:rPr>
          <w:t>bao gồm</w:t>
        </w:r>
      </w:ins>
      <w:ins w:id="4280" w:author="Nguyen Toan" w:date="2018-05-06T20:10:00Z">
        <w:r w:rsidR="00917EF6">
          <w:rPr>
            <w:rFonts w:ascii="Times New Roman" w:eastAsia="Times New Roman" w:hAnsi="Times New Roman" w:cs="Times New Roman"/>
            <w:sz w:val="28"/>
            <w:szCs w:val="28"/>
          </w:rPr>
          <w:t xml:space="preserve"> kiểm thử tương đương, phân tích giá trị biên, </w:t>
        </w:r>
      </w:ins>
      <w:ins w:id="4281" w:author="Nguyen Toan" w:date="2018-05-06T20:11:00Z">
        <w:r w:rsidR="00917EF6">
          <w:rPr>
            <w:rFonts w:ascii="Times New Roman" w:eastAsia="Times New Roman" w:hAnsi="Times New Roman" w:cs="Times New Roman"/>
            <w:sz w:val="28"/>
            <w:szCs w:val="28"/>
          </w:rPr>
          <w:t xml:space="preserve">kiểm thử mọi cặp, kiểm thử fuzz. </w:t>
        </w:r>
      </w:ins>
      <w:del w:id="4282" w:author="Nguyen Toan" w:date="2018-05-06T20:10:00Z">
        <w:r w:rsidRPr="00972594" w:rsidDel="00917EF6">
          <w:rPr>
            <w:rFonts w:ascii="Times New Roman" w:eastAsia="Times New Roman" w:hAnsi="Times New Roman" w:cs="Times New Roman"/>
            <w:sz w:val="28"/>
            <w:szCs w:val="28"/>
          </w:rPr>
          <w:delText>:</w:delText>
        </w:r>
      </w:del>
    </w:p>
    <w:p w14:paraId="3587224A" w14:textId="05FE7B7C" w:rsidR="00286322" w:rsidRPr="00966627" w:rsidRDefault="00286322">
      <w:pPr>
        <w:spacing w:after="120"/>
        <w:ind w:firstLine="567"/>
        <w:jc w:val="both"/>
        <w:rPr>
          <w:rFonts w:ascii="Times New Roman" w:eastAsia="Times New Roman" w:hAnsi="Times New Roman" w:cs="Times New Roman"/>
          <w:sz w:val="28"/>
          <w:szCs w:val="28"/>
        </w:rPr>
        <w:pPrChange w:id="4283" w:author="Nguyen Toan" w:date="2018-05-06T20:11:00Z">
          <w:pPr>
            <w:pStyle w:val="ListParagraph"/>
            <w:numPr>
              <w:numId w:val="34"/>
            </w:numPr>
            <w:spacing w:after="120"/>
            <w:ind w:left="1287" w:hanging="360"/>
            <w:jc w:val="both"/>
          </w:pPr>
        </w:pPrChange>
      </w:pPr>
      <w:del w:id="4284" w:author="Nguyen Toan" w:date="2018-05-06T20:11:00Z">
        <w:r w:rsidRPr="00966627" w:rsidDel="00917EF6">
          <w:rPr>
            <w:rFonts w:ascii="Times New Roman" w:eastAsia="Times New Roman" w:hAnsi="Times New Roman" w:cs="Times New Roman"/>
            <w:sz w:val="28"/>
            <w:szCs w:val="28"/>
          </w:rPr>
          <w:delText>Kic phương pháp kiểm Phân tích giá trkiểm thKiân tích giá trkKiân tích giá t</w:delText>
        </w:r>
      </w:del>
      <w:r w:rsidR="00191AA8" w:rsidRPr="00972594">
        <w:rPr>
          <w:rFonts w:ascii="Times New Roman" w:eastAsia="Times New Roman" w:hAnsi="Times New Roman" w:cs="Times New Roman"/>
          <w:sz w:val="28"/>
          <w:szCs w:val="28"/>
        </w:rPr>
        <w:t>Kiểm thử hộp đen không có mối liên quan nào tới mã nguồn của chương trình, kiểm thử viên chỉ cần quan tâm đến việc một chức năng có hành xử đúng như đặc tả người dùng đưa ra.</w:t>
      </w:r>
      <w:r w:rsidR="00EB5737" w:rsidRPr="00972594">
        <w:rPr>
          <w:rFonts w:ascii="Times New Roman" w:eastAsia="Times New Roman" w:hAnsi="Times New Roman" w:cs="Times New Roman"/>
          <w:sz w:val="28"/>
          <w:szCs w:val="28"/>
        </w:rPr>
        <w:t xml:space="preserve"> Do kiểm thử viên không biết được phần mềm bên trong hoạt động thế nào, nên họ cần phải đưa ra nhiều ca kiểm thử khác nhau để có thể bao quát hết được chức năng.</w:t>
      </w:r>
      <w:r w:rsidR="00C93426" w:rsidRPr="00972594">
        <w:rPr>
          <w:rFonts w:ascii="Times New Roman" w:eastAsia="Times New Roman" w:hAnsi="Times New Roman" w:cs="Times New Roman"/>
          <w:sz w:val="28"/>
          <w:szCs w:val="28"/>
        </w:rPr>
        <w:t xml:space="preserve"> Kiểm thử hộp đen mang tính đánh giá khách quan nhưng theo chiều hướng thăm dò mù</w:t>
      </w:r>
      <w:r w:rsidR="00E00BC9">
        <w:rPr>
          <w:rFonts w:ascii="Times New Roman" w:eastAsia="Times New Roman" w:hAnsi="Times New Roman" w:cs="Times New Roman"/>
          <w:sz w:val="28"/>
          <w:szCs w:val="28"/>
        </w:rPr>
        <w:t>.</w:t>
      </w:r>
    </w:p>
    <w:p w14:paraId="082E3B67" w14:textId="32A28322" w:rsidR="00375F4B" w:rsidRPr="00966627"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285" w:name="_Toc513613705"/>
      <w:r w:rsidRPr="00966627">
        <w:rPr>
          <w:rFonts w:ascii="Times New Roman" w:eastAsia="Times New Roman" w:hAnsi="Times New Roman" w:cs="Times New Roman"/>
          <w:b/>
          <w:color w:val="auto"/>
        </w:rPr>
        <w:t>Kiểm thử hộp trắng</w:t>
      </w:r>
      <w:bookmarkEnd w:id="4285"/>
    </w:p>
    <w:p w14:paraId="70A986BA" w14:textId="71CC2F73" w:rsidR="00375F4B" w:rsidRPr="00972594" w:rsidRDefault="00E00BC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hộp trắng </w:t>
      </w:r>
      <w:r w:rsidR="00D87A2D">
        <w:rPr>
          <w:rFonts w:ascii="Times New Roman" w:eastAsia="Times New Roman" w:hAnsi="Times New Roman" w:cs="Times New Roman"/>
          <w:sz w:val="28"/>
          <w:szCs w:val="28"/>
        </w:rPr>
        <w:t>l</w:t>
      </w:r>
      <w:r w:rsidR="00375F4B" w:rsidRPr="00972594">
        <w:rPr>
          <w:rFonts w:ascii="Times New Roman" w:eastAsia="Times New Roman" w:hAnsi="Times New Roman" w:cs="Times New Roman"/>
          <w:sz w:val="28"/>
          <w:szCs w:val="28"/>
        </w:rPr>
        <w:t xml:space="preserve">à một chiến lược kiểm thử khác, trái ngược với kiểm thử hộp đen. Kiểm thử hộp trắng </w:t>
      </w:r>
      <w:r w:rsidR="003E7E6D" w:rsidRPr="00972594">
        <w:rPr>
          <w:rFonts w:ascii="Times New Roman" w:eastAsia="Times New Roman" w:hAnsi="Times New Roman" w:cs="Times New Roman"/>
          <w:sz w:val="28"/>
          <w:szCs w:val="28"/>
        </w:rPr>
        <w:t>cho phép khảo sát cấu trúc bên trong của chương trình. Chiến lược này xuất phát từ dữ liệu kiểm thử bằng sự kiểm thử tính logic của chương trình.</w:t>
      </w:r>
      <w:r w:rsidR="00104F52" w:rsidRPr="00972594">
        <w:rPr>
          <w:rFonts w:ascii="Times New Roman" w:eastAsia="Times New Roman" w:hAnsi="Times New Roman" w:cs="Times New Roman"/>
          <w:sz w:val="28"/>
          <w:szCs w:val="28"/>
        </w:rPr>
        <w:t xml:space="preserve"> Kiểm thử viên (thường là lập trình viên) sẽ truy cập vào cấu trúc dữ liệu và giải thuật cùng với mã nguồn của chương trình.</w:t>
      </w:r>
    </w:p>
    <w:p w14:paraId="0F8D1902" w14:textId="7CCD9B0D" w:rsidR="00413B10" w:rsidRPr="00972594" w:rsidDel="00211F9F" w:rsidRDefault="00413B10">
      <w:pPr>
        <w:spacing w:after="120"/>
        <w:ind w:firstLine="567"/>
        <w:jc w:val="both"/>
        <w:rPr>
          <w:del w:id="4286" w:author="Nguyen Toan" w:date="2018-05-06T20:14: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loại kiểm thử hộp trắng bao gồm:</w:t>
      </w:r>
      <w:ins w:id="4287" w:author="Nguyen Toan" w:date="2018-05-06T20:12:00Z">
        <w:r w:rsidR="00211F9F">
          <w:rPr>
            <w:rFonts w:ascii="Times New Roman" w:eastAsia="Times New Roman" w:hAnsi="Times New Roman" w:cs="Times New Roman"/>
            <w:sz w:val="28"/>
            <w:szCs w:val="28"/>
          </w:rPr>
          <w:t xml:space="preserve"> kiểm thử giao diện lập trình ứng dụng – API testing, đây là phương pháp kiểm thử của ứng dụng sử dụng các API. </w:t>
        </w:r>
      </w:ins>
      <w:ins w:id="4288" w:author="Nguyen Toan" w:date="2018-05-06T20:13:00Z">
        <w:r w:rsidR="00211F9F">
          <w:rPr>
            <w:rFonts w:ascii="Times New Roman" w:eastAsia="Times New Roman" w:hAnsi="Times New Roman" w:cs="Times New Roman"/>
            <w:sz w:val="28"/>
            <w:szCs w:val="28"/>
          </w:rPr>
          <w:t xml:space="preserve">Kiểm thử bao phủ mã lệnh – Code coverage tạo các ca kiểm thử để đáp ứng một số tiêu chuẩn về bao phủ mã lệnh. Các phương pháp gán lỗi – Fault injection, các phương pháp kiểm thử </w:t>
        </w:r>
      </w:ins>
      <w:ins w:id="4289" w:author="Nguyen Toan" w:date="2018-05-06T20:14:00Z">
        <w:r w:rsidR="00211F9F">
          <w:rPr>
            <w:rFonts w:ascii="Times New Roman" w:eastAsia="Times New Roman" w:hAnsi="Times New Roman" w:cs="Times New Roman"/>
            <w:sz w:val="28"/>
            <w:szCs w:val="28"/>
          </w:rPr>
          <w:t>hoán chuyển – Mutation testing methods, kiểm thử tĩnh – static testing.</w:t>
        </w:r>
      </w:ins>
    </w:p>
    <w:p w14:paraId="33050B9D" w14:textId="2455200F" w:rsidR="00413B10" w:rsidRPr="00966627" w:rsidDel="00211F9F" w:rsidRDefault="00413B10">
      <w:pPr>
        <w:spacing w:after="120"/>
        <w:ind w:firstLine="567"/>
        <w:jc w:val="both"/>
        <w:rPr>
          <w:del w:id="4290" w:author="Nguyen Toan" w:date="2018-05-06T20:14:00Z"/>
          <w:rFonts w:ascii="Times New Roman" w:eastAsia="Times New Roman" w:hAnsi="Times New Roman" w:cs="Times New Roman"/>
          <w:sz w:val="28"/>
          <w:szCs w:val="28"/>
        </w:rPr>
        <w:pPrChange w:id="4291" w:author="Nguyen Toan" w:date="2018-05-06T20:14:00Z">
          <w:pPr>
            <w:pStyle w:val="ListParagraph"/>
            <w:numPr>
              <w:numId w:val="35"/>
            </w:numPr>
            <w:spacing w:after="120"/>
            <w:ind w:left="1287" w:hanging="360"/>
            <w:jc w:val="both"/>
          </w:pPr>
        </w:pPrChange>
      </w:pPr>
      <w:del w:id="4292" w:author="Nguyen Toan" w:date="2018-05-06T20:14:00Z">
        <w:r w:rsidRPr="00966627" w:rsidDel="00211F9F">
          <w:rPr>
            <w:rFonts w:ascii="Times New Roman" w:eastAsia="Times New Roman" w:hAnsi="Times New Roman" w:cs="Times New Roman"/>
            <w:sz w:val="28"/>
            <w:szCs w:val="28"/>
          </w:rPr>
          <w:delText>Kic loại kiểm thử hộp trắng bao gồm:g – API testing: là phương pháp kim: th API testinụng sử dụng các API</w:delText>
        </w:r>
      </w:del>
    </w:p>
    <w:p w14:paraId="7E3166A3" w14:textId="6C7B20A8" w:rsidR="0060415E" w:rsidRPr="00966627" w:rsidDel="00211F9F" w:rsidRDefault="0060415E">
      <w:pPr>
        <w:spacing w:after="120"/>
        <w:ind w:firstLine="567"/>
        <w:jc w:val="both"/>
        <w:rPr>
          <w:del w:id="4293" w:author="Nguyen Toan" w:date="2018-05-06T20:14:00Z"/>
          <w:rFonts w:ascii="Times New Roman" w:eastAsia="Times New Roman" w:hAnsi="Times New Roman" w:cs="Times New Roman"/>
          <w:sz w:val="28"/>
          <w:szCs w:val="28"/>
        </w:rPr>
        <w:pPrChange w:id="4294" w:author="Nguyen Toan" w:date="2018-05-06T20:14:00Z">
          <w:pPr>
            <w:pStyle w:val="ListParagraph"/>
            <w:numPr>
              <w:numId w:val="35"/>
            </w:numPr>
            <w:spacing w:after="120"/>
            <w:ind w:left="1287" w:hanging="360"/>
            <w:jc w:val="both"/>
          </w:pPr>
        </w:pPrChange>
      </w:pPr>
      <w:del w:id="4295" w:author="Nguyen Toan" w:date="2018-05-06T20:14:00Z">
        <w:r w:rsidRPr="00966627" w:rsidDel="00211F9F">
          <w:rPr>
            <w:rFonts w:ascii="Times New Roman" w:eastAsia="Times New Roman" w:hAnsi="Times New Roman" w:cs="Times New Roman"/>
            <w:sz w:val="28"/>
            <w:szCs w:val="28"/>
          </w:rPr>
          <w:delText xml:space="preserve">Bao phI testinụng sử dụng các APIim: các ki testinụng sử dụng các APIim: chu ki testinụng sử dụng Các phương pháp gán ldụng các APIim:ction </w:delText>
        </w:r>
      </w:del>
    </w:p>
    <w:p w14:paraId="71B375BF" w14:textId="4AA0BCC0" w:rsidR="0060415E" w:rsidRPr="00966627" w:rsidDel="00211F9F" w:rsidRDefault="0060415E">
      <w:pPr>
        <w:spacing w:after="120"/>
        <w:ind w:firstLine="567"/>
        <w:jc w:val="both"/>
        <w:rPr>
          <w:del w:id="4296" w:author="Nguyen Toan" w:date="2018-05-06T20:14:00Z"/>
          <w:rFonts w:ascii="Times New Roman" w:eastAsia="Times New Roman" w:hAnsi="Times New Roman" w:cs="Times New Roman"/>
          <w:sz w:val="28"/>
          <w:szCs w:val="28"/>
        </w:rPr>
        <w:pPrChange w:id="4297" w:author="Nguyen Toan" w:date="2018-05-06T20:14:00Z">
          <w:pPr>
            <w:pStyle w:val="ListParagraph"/>
            <w:numPr>
              <w:numId w:val="35"/>
            </w:numPr>
            <w:spacing w:after="120"/>
            <w:ind w:left="1287" w:hanging="360"/>
            <w:jc w:val="both"/>
          </w:pPr>
        </w:pPrChange>
      </w:pPr>
      <w:del w:id="4298" w:author="Nguyen Toan" w:date="2018-05-06T20:14:00Z">
        <w:r w:rsidRPr="00966627" w:rsidDel="00211F9F">
          <w:rPr>
            <w:rFonts w:ascii="Times New Roman" w:eastAsia="Times New Roman" w:hAnsi="Times New Roman" w:cs="Times New Roman"/>
            <w:sz w:val="28"/>
            <w:szCs w:val="28"/>
          </w:rPr>
          <w:delText>Các phương pháp kin ldụng các APIim: – Mutation testing methos</w:delText>
        </w:r>
      </w:del>
    </w:p>
    <w:p w14:paraId="5C0984C7" w14:textId="76C23BB4" w:rsidR="0060415E" w:rsidRPr="00966627" w:rsidRDefault="0060415E">
      <w:pPr>
        <w:spacing w:after="120"/>
        <w:ind w:firstLine="567"/>
        <w:jc w:val="both"/>
        <w:rPr>
          <w:rFonts w:ascii="Times New Roman" w:eastAsia="Times New Roman" w:hAnsi="Times New Roman" w:cs="Times New Roman"/>
          <w:sz w:val="28"/>
          <w:szCs w:val="28"/>
        </w:rPr>
        <w:pPrChange w:id="4299" w:author="Nguyen Toan" w:date="2018-05-06T20:14:00Z">
          <w:pPr>
            <w:pStyle w:val="ListParagraph"/>
            <w:numPr>
              <w:numId w:val="35"/>
            </w:numPr>
            <w:spacing w:after="120"/>
            <w:ind w:left="1287" w:hanging="360"/>
            <w:jc w:val="both"/>
          </w:pPr>
        </w:pPrChange>
      </w:pPr>
      <w:del w:id="4300" w:author="Nguyen Toan" w:date="2018-05-06T20:14:00Z">
        <w:r w:rsidRPr="00966627" w:rsidDel="00211F9F">
          <w:rPr>
            <w:rFonts w:ascii="Times New Roman" w:eastAsia="Times New Roman" w:hAnsi="Times New Roman" w:cs="Times New Roman"/>
            <w:sz w:val="28"/>
            <w:szCs w:val="28"/>
          </w:rPr>
          <w:delText>Ki Mutation testing methosting: kiểm thử hộp trắng bao gồm gọi kiểm thử tĩnh</w:delText>
        </w:r>
      </w:del>
    </w:p>
    <w:p w14:paraId="264A1D23" w14:textId="01084316" w:rsidR="00C014C3" w:rsidRPr="00972594" w:rsidRDefault="0066347E"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Phương pháp kiểm thử</w:t>
      </w:r>
      <w:r w:rsidR="008407AB">
        <w:rPr>
          <w:rFonts w:ascii="Times New Roman" w:eastAsia="Times New Roman" w:hAnsi="Times New Roman" w:cs="Times New Roman"/>
          <w:sz w:val="28"/>
          <w:szCs w:val="28"/>
        </w:rPr>
        <w:t xml:space="preserve"> hộp trắng cũng có thể được sử d</w:t>
      </w:r>
      <w:r w:rsidRPr="00972594">
        <w:rPr>
          <w:rFonts w:ascii="Times New Roman" w:eastAsia="Times New Roman" w:hAnsi="Times New Roman" w:cs="Times New Roman"/>
          <w:sz w:val="28"/>
          <w:szCs w:val="28"/>
        </w:rPr>
        <w:t xml:space="preserve">ụng dể đánh giá sự hoàn thành của một bộ kiểm thử mà được tạo cùng với các phương pháp kiểm thử hộp </w:t>
      </w:r>
      <w:r w:rsidRPr="00972594">
        <w:rPr>
          <w:rFonts w:ascii="Times New Roman" w:eastAsia="Times New Roman" w:hAnsi="Times New Roman" w:cs="Times New Roman"/>
          <w:sz w:val="28"/>
          <w:szCs w:val="28"/>
        </w:rPr>
        <w:lastRenderedPageBreak/>
        <w:t xml:space="preserve">đen. Điều này cho phép các nhóm phần mềm khảo sát các phần của một hệ thống ít khi được kiểm tra và đảm bảo rằng những điểm chức năng quan trọng </w:t>
      </w:r>
      <w:r w:rsidR="00052FC7">
        <w:rPr>
          <w:rFonts w:ascii="Times New Roman" w:eastAsia="Times New Roman" w:hAnsi="Times New Roman" w:cs="Times New Roman"/>
          <w:sz w:val="28"/>
          <w:szCs w:val="28"/>
        </w:rPr>
        <w:t>nhất</w:t>
      </w:r>
      <w:r w:rsidR="00052FC7" w:rsidRPr="00972594">
        <w:rPr>
          <w:rFonts w:ascii="Times New Roman" w:eastAsia="Times New Roman" w:hAnsi="Times New Roman" w:cs="Times New Roman"/>
          <w:sz w:val="28"/>
          <w:szCs w:val="28"/>
        </w:rPr>
        <w:t xml:space="preserve"> </w:t>
      </w:r>
      <w:r w:rsidRPr="00972594">
        <w:rPr>
          <w:rFonts w:ascii="Times New Roman" w:eastAsia="Times New Roman" w:hAnsi="Times New Roman" w:cs="Times New Roman"/>
          <w:sz w:val="28"/>
          <w:szCs w:val="28"/>
        </w:rPr>
        <w:t>đã được kiểm tra.</w:t>
      </w:r>
    </w:p>
    <w:p w14:paraId="36722FD2" w14:textId="2D61FF1D" w:rsidR="00C014C3" w:rsidRPr="00966627"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01" w:name="_Toc513613706"/>
      <w:r w:rsidRPr="00966627">
        <w:rPr>
          <w:rFonts w:ascii="Times New Roman" w:eastAsia="Times New Roman" w:hAnsi="Times New Roman" w:cs="Times New Roman"/>
          <w:b/>
          <w:color w:val="auto"/>
        </w:rPr>
        <w:t>Kiểm thử hộp xám</w:t>
      </w:r>
      <w:bookmarkEnd w:id="4301"/>
    </w:p>
    <w:p w14:paraId="2774F69C" w14:textId="32EC2D6F" w:rsidR="001C4CAF" w:rsidRPr="00972594" w:rsidRDefault="000B47F9"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del w:id="4302" w:author="Nguyen Toan" w:date="2018-05-06T20:17:00Z">
        <w:r w:rsidR="003C58ED" w:rsidRPr="00972594" w:rsidDel="00A1776C">
          <w:rPr>
            <w:rFonts w:ascii="Times New Roman" w:eastAsia="Times New Roman" w:hAnsi="Times New Roman" w:cs="Times New Roman"/>
            <w:sz w:val="28"/>
            <w:szCs w:val="28"/>
          </w:rPr>
          <w:delText xml:space="preserve">, </w:delText>
        </w:r>
      </w:del>
      <w:ins w:id="4303" w:author="Nguyen Toan" w:date="2018-05-06T20:17:00Z">
        <w:r w:rsidR="00A1776C">
          <w:rPr>
            <w:rFonts w:ascii="Times New Roman" w:eastAsia="Times New Roman" w:hAnsi="Times New Roman" w:cs="Times New Roman"/>
            <w:sz w:val="28"/>
            <w:szCs w:val="28"/>
          </w:rPr>
          <w:t>.</w:t>
        </w:r>
        <w:r w:rsidR="00A1776C" w:rsidRPr="00972594">
          <w:rPr>
            <w:rFonts w:ascii="Times New Roman" w:eastAsia="Times New Roman" w:hAnsi="Times New Roman" w:cs="Times New Roman"/>
            <w:sz w:val="28"/>
            <w:szCs w:val="28"/>
          </w:rPr>
          <w:t xml:space="preserve"> </w:t>
        </w:r>
      </w:ins>
      <w:r w:rsidR="003C58ED" w:rsidRPr="00972594">
        <w:rPr>
          <w:rFonts w:ascii="Times New Roman" w:eastAsia="Times New Roman" w:hAnsi="Times New Roman" w:cs="Times New Roman"/>
          <w:sz w:val="28"/>
          <w:szCs w:val="28"/>
        </w:rPr>
        <w:t xml:space="preserve">Sự khác biệt này </w:t>
      </w:r>
      <w:r w:rsidR="008959EB">
        <w:rPr>
          <w:rFonts w:ascii="Times New Roman" w:eastAsia="Times New Roman" w:hAnsi="Times New Roman" w:cs="Times New Roman"/>
          <w:sz w:val="28"/>
          <w:szCs w:val="28"/>
        </w:rPr>
        <w:t>đ</w:t>
      </w:r>
      <w:r w:rsidR="003C58ED" w:rsidRPr="00972594">
        <w:rPr>
          <w:rFonts w:ascii="Times New Roman" w:eastAsia="Times New Roman" w:hAnsi="Times New Roman" w:cs="Times New Roman"/>
          <w:sz w:val="28"/>
          <w:szCs w:val="28"/>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p>
    <w:p w14:paraId="0CF8F8FD" w14:textId="59E27962" w:rsidR="00A95B33" w:rsidRPr="00966627"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04" w:name="_Toc513613707"/>
      <w:r w:rsidRPr="00966627">
        <w:rPr>
          <w:rFonts w:ascii="Times New Roman" w:eastAsia="Times New Roman" w:hAnsi="Times New Roman" w:cs="Times New Roman"/>
          <w:b/>
          <w:color w:val="auto"/>
        </w:rPr>
        <w:t xml:space="preserve">Các </w:t>
      </w:r>
      <w:r w:rsidR="00266296" w:rsidRPr="00966627">
        <w:rPr>
          <w:rFonts w:ascii="Times New Roman" w:eastAsia="Times New Roman" w:hAnsi="Times New Roman" w:cs="Times New Roman"/>
          <w:b/>
          <w:color w:val="auto"/>
        </w:rPr>
        <w:t>cấp độ</w:t>
      </w:r>
      <w:r w:rsidRPr="00966627">
        <w:rPr>
          <w:rFonts w:ascii="Times New Roman" w:eastAsia="Times New Roman" w:hAnsi="Times New Roman" w:cs="Times New Roman"/>
          <w:b/>
          <w:color w:val="auto"/>
        </w:rPr>
        <w:t xml:space="preserve"> kiểm thử</w:t>
      </w:r>
      <w:bookmarkEnd w:id="4304"/>
    </w:p>
    <w:p w14:paraId="4C7C9E8F" w14:textId="2F22E96C" w:rsidR="000D26B2" w:rsidRPr="006E7DAC" w:rsidRDefault="0078170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được chia thành nhiều cấp độ như thể hiện trong</w:t>
      </w:r>
      <w:r w:rsidR="005C3F41">
        <w:rPr>
          <w:rFonts w:ascii="Times New Roman" w:eastAsia="Times New Roman" w:hAnsi="Times New Roman" w:cs="Times New Roman"/>
          <w:sz w:val="28"/>
          <w:szCs w:val="28"/>
        </w:rPr>
        <w:t xml:space="preserve"> </w:t>
      </w:r>
      <w:r w:rsidR="005C3F41" w:rsidRPr="005C3F41">
        <w:rPr>
          <w:rFonts w:ascii="Times New Roman" w:eastAsia="Times New Roman" w:hAnsi="Times New Roman" w:cs="Times New Roman"/>
          <w:sz w:val="28"/>
          <w:szCs w:val="28"/>
        </w:rPr>
        <w:fldChar w:fldCharType="begin"/>
      </w:r>
      <w:r w:rsidR="005C3F41" w:rsidRPr="005C3F41">
        <w:rPr>
          <w:rFonts w:ascii="Times New Roman" w:eastAsia="Times New Roman" w:hAnsi="Times New Roman" w:cs="Times New Roman"/>
          <w:sz w:val="28"/>
          <w:szCs w:val="28"/>
        </w:rPr>
        <w:instrText xml:space="preserve"> REF _Ref512029124 \h  \* MERGEFORMAT </w:instrText>
      </w:r>
      <w:r w:rsidR="005C3F41" w:rsidRPr="005C3F41">
        <w:rPr>
          <w:rFonts w:ascii="Times New Roman" w:eastAsia="Times New Roman" w:hAnsi="Times New Roman" w:cs="Times New Roman"/>
          <w:sz w:val="28"/>
          <w:szCs w:val="28"/>
        </w:rPr>
      </w:r>
      <w:r w:rsidR="005C3F41" w:rsidRPr="005C3F41">
        <w:rPr>
          <w:rFonts w:ascii="Times New Roman" w:eastAsia="Times New Roman" w:hAnsi="Times New Roman" w:cs="Times New Roman"/>
          <w:sz w:val="28"/>
          <w:szCs w:val="28"/>
        </w:rPr>
        <w:fldChar w:fldCharType="separate"/>
      </w:r>
      <w:ins w:id="4305" w:author="Nguyen Toan" w:date="2018-05-05T22:59:00Z">
        <w:r w:rsidR="0048202A" w:rsidRPr="00B75AA9">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306" w:author="Nguyen Toan" w:date="2018-05-05T22:59:00Z">
              <w:rPr>
                <w:rFonts w:ascii="Times New Roman" w:hAnsi="Times New Roman" w:cs="Times New Roman"/>
                <w:i/>
                <w:noProof/>
                <w:color w:val="auto"/>
                <w:sz w:val="28"/>
                <w:szCs w:val="28"/>
              </w:rPr>
            </w:rPrChange>
          </w:rPr>
          <w:t>1.11</w:t>
        </w:r>
      </w:ins>
      <w:del w:id="4307"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1.11</w:delText>
        </w:r>
      </w:del>
      <w:r w:rsidR="005C3F41" w:rsidRPr="005C3F41">
        <w:rPr>
          <w:rFonts w:ascii="Times New Roman" w:eastAsia="Times New Roman" w:hAnsi="Times New Roman" w:cs="Times New Roman"/>
          <w:sz w:val="28"/>
          <w:szCs w:val="28"/>
        </w:rPr>
        <w:fldChar w:fldCharType="end"/>
      </w:r>
      <w:ins w:id="4308" w:author="Nguyen Toan" w:date="2018-05-06T20:17:00Z">
        <w:r w:rsidR="00671FA5">
          <w:rPr>
            <w:rFonts w:ascii="Times New Roman" w:eastAsia="Times New Roman" w:hAnsi="Times New Roman" w:cs="Times New Roman"/>
            <w:sz w:val="28"/>
            <w:szCs w:val="28"/>
          </w:rPr>
          <w:t>.</w:t>
        </w:r>
      </w:ins>
    </w:p>
    <w:p w14:paraId="63DBBD42" w14:textId="786F01EF" w:rsidR="000D26B2" w:rsidRDefault="007C6B05" w:rsidP="00D54437">
      <w:pPr>
        <w:keepNext/>
        <w:jc w:val="center"/>
      </w:pPr>
      <w:r>
        <w:rPr>
          <w:noProof/>
          <w:lang w:val="en-US"/>
        </w:rPr>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49C27B8A" w:rsidR="000D26B2" w:rsidRPr="0078170B" w:rsidRDefault="000D26B2" w:rsidP="0078170B">
      <w:pPr>
        <w:pStyle w:val="Caption"/>
        <w:jc w:val="center"/>
        <w:rPr>
          <w:rFonts w:ascii="Times New Roman" w:hAnsi="Times New Roman" w:cs="Times New Roman"/>
          <w:i w:val="0"/>
          <w:color w:val="auto"/>
          <w:sz w:val="28"/>
          <w:szCs w:val="28"/>
        </w:rPr>
      </w:pPr>
      <w:bookmarkStart w:id="4309" w:name="_Ref512029124"/>
      <w:bookmarkStart w:id="4310" w:name="_Ref512029099"/>
      <w:bookmarkStart w:id="4311" w:name="_Toc513325033"/>
      <w:r w:rsidRPr="00B75AA9">
        <w:rPr>
          <w:rFonts w:ascii="Times New Roman" w:hAnsi="Times New Roman" w:cs="Times New Roman"/>
          <w:i w:val="0"/>
          <w:color w:val="auto"/>
          <w:sz w:val="28"/>
          <w:szCs w:val="28"/>
        </w:rPr>
        <w:t xml:space="preserve">Hình </w:t>
      </w:r>
      <w:ins w:id="431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31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314"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4315"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4309"/>
      <w:r w:rsidRPr="00B75AA9">
        <w:rPr>
          <w:rFonts w:ascii="Times New Roman" w:hAnsi="Times New Roman" w:cs="Times New Roman"/>
          <w:i w:val="0"/>
          <w:color w:val="auto"/>
          <w:sz w:val="28"/>
          <w:szCs w:val="28"/>
        </w:rPr>
        <w:t>: Sơ đồ các cấp độ kiểm thử</w:t>
      </w:r>
      <w:bookmarkEnd w:id="4310"/>
      <w:bookmarkEnd w:id="4311"/>
    </w:p>
    <w:p w14:paraId="3B7A24DC" w14:textId="77777777" w:rsidR="00E41E8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đơn vị</w:t>
      </w:r>
      <w:r w:rsidR="00AE2934" w:rsidRPr="00966627">
        <w:rPr>
          <w:rFonts w:ascii="Times New Roman" w:hAnsi="Times New Roman" w:cs="Times New Roman"/>
          <w:b/>
          <w:sz w:val="28"/>
          <w:szCs w:val="28"/>
        </w:rPr>
        <w:t xml:space="preserve"> </w:t>
      </w:r>
    </w:p>
    <w:p w14:paraId="3BCA5DF0" w14:textId="0066BD03" w:rsidR="00ED2F6A" w:rsidRDefault="00E41E87" w:rsidP="00966627">
      <w:pPr>
        <w:spacing w:after="120"/>
        <w:ind w:firstLine="567"/>
        <w:jc w:val="both"/>
        <w:rPr>
          <w:rFonts w:ascii="Times New Roman" w:eastAsia="Times New Roman" w:hAnsi="Times New Roman" w:cs="Times New Roman"/>
          <w:sz w:val="28"/>
          <w:szCs w:val="28"/>
        </w:rPr>
      </w:pPr>
      <w:r w:rsidRPr="00EE402B">
        <w:rPr>
          <w:rFonts w:ascii="Times New Roman" w:eastAsia="Times New Roman" w:hAnsi="Times New Roman" w:cs="Times New Roman"/>
          <w:sz w:val="28"/>
          <w:szCs w:val="28"/>
        </w:rPr>
        <w:t>Kiểm thử đơn vị</w:t>
      </w:r>
      <w:r w:rsidR="00AE2934" w:rsidRPr="00EE402B">
        <w:rPr>
          <w:rFonts w:ascii="Times New Roman" w:eastAsia="Times New Roman" w:hAnsi="Times New Roman" w:cs="Times New Roman"/>
          <w:sz w:val="28"/>
          <w:szCs w:val="28"/>
        </w:rPr>
        <w:t>- Unit Test</w:t>
      </w:r>
      <w:r w:rsidR="0033203F" w:rsidRPr="00EE402B">
        <w:rPr>
          <w:rFonts w:ascii="Times New Roman" w:eastAsia="Times New Roman" w:hAnsi="Times New Roman" w:cs="Times New Roman"/>
          <w:sz w:val="28"/>
          <w:szCs w:val="28"/>
        </w:rPr>
        <w:t xml:space="preserve"> là</w:t>
      </w:r>
      <w:r w:rsidR="007918EF" w:rsidRPr="00EE402B">
        <w:rPr>
          <w:rFonts w:ascii="Times New Roman" w:eastAsia="Times New Roman" w:hAnsi="Times New Roman" w:cs="Times New Roman"/>
          <w:sz w:val="28"/>
          <w:szCs w:val="28"/>
        </w:rPr>
        <w:t xml:space="preserve"> </w:t>
      </w:r>
      <w:r w:rsidR="007918EF" w:rsidRPr="005A5BC4">
        <w:rPr>
          <w:rFonts w:ascii="Times New Roman" w:eastAsia="Times New Roman" w:hAnsi="Times New Roman" w:cs="Times New Roman"/>
          <w:sz w:val="28"/>
          <w:szCs w:val="28"/>
        </w:rPr>
        <w:t>việc kiểm thử từng thành phần cụ thể của chương trình, do lập trình viên thực hiện</w:t>
      </w:r>
      <w:r w:rsidR="002164BB">
        <w:rPr>
          <w:rFonts w:ascii="Times New Roman" w:eastAsia="Times New Roman" w:hAnsi="Times New Roman" w:cs="Times New Roman"/>
          <w:sz w:val="28"/>
          <w:szCs w:val="28"/>
        </w:rPr>
        <w:t xml:space="preserve">. Một đơn vị có thể là một phương thức, thủ tục hay một lớp của chương trình, các thành phần này có kích </w:t>
      </w:r>
      <w:r w:rsidR="00B833E1">
        <w:rPr>
          <w:rFonts w:ascii="Times New Roman" w:eastAsia="Times New Roman" w:hAnsi="Times New Roman" w:cs="Times New Roman"/>
          <w:sz w:val="28"/>
          <w:szCs w:val="28"/>
        </w:rPr>
        <w:t>thước nhỏ và hoạt động đơn giản</w:t>
      </w:r>
      <w:r w:rsidR="00372B3E">
        <w:rPr>
          <w:rFonts w:ascii="Times New Roman" w:eastAsia="Times New Roman" w:hAnsi="Times New Roman" w:cs="Times New Roman"/>
          <w:sz w:val="28"/>
          <w:szCs w:val="28"/>
        </w:rPr>
        <w:t>.</w:t>
      </w:r>
      <w:r w:rsidR="009A55AA">
        <w:rPr>
          <w:rFonts w:ascii="Times New Roman" w:eastAsia="Times New Roman" w:hAnsi="Times New Roman" w:cs="Times New Roman"/>
          <w:sz w:val="28"/>
          <w:szCs w:val="28"/>
        </w:rPr>
        <w:t xml:space="preserve"> Do đó, k</w:t>
      </w:r>
      <w:r w:rsidR="00B833E1">
        <w:rPr>
          <w:rFonts w:ascii="Times New Roman" w:eastAsia="Times New Roman" w:hAnsi="Times New Roman" w:cs="Times New Roman"/>
          <w:sz w:val="28"/>
          <w:szCs w:val="28"/>
        </w:rPr>
        <w:t xml:space="preserve">iểm thử đơn vị </w:t>
      </w:r>
      <w:r w:rsidR="001C4BEC">
        <w:rPr>
          <w:rFonts w:ascii="Times New Roman" w:eastAsia="Times New Roman" w:hAnsi="Times New Roman" w:cs="Times New Roman"/>
          <w:sz w:val="28"/>
          <w:szCs w:val="28"/>
        </w:rPr>
        <w:t>không có gì phức tạp, kết quả lỗi xảy ra dễ dàng khắc phục được</w:t>
      </w:r>
      <w:r w:rsidR="00F606B8">
        <w:rPr>
          <w:rFonts w:ascii="Times New Roman" w:eastAsia="Times New Roman" w:hAnsi="Times New Roman" w:cs="Times New Roman"/>
          <w:sz w:val="28"/>
          <w:szCs w:val="28"/>
        </w:rPr>
        <w:t>.</w:t>
      </w:r>
    </w:p>
    <w:p w14:paraId="562DF0C2" w14:textId="746BC26E" w:rsidR="00E41E87" w:rsidRPr="009A55AA" w:rsidRDefault="000C71A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Kiểm thử đơn vị thường do lập trình viên </w:t>
      </w:r>
      <w:r w:rsidR="00D00F81">
        <w:rPr>
          <w:rFonts w:ascii="Times New Roman" w:eastAsia="Times New Roman" w:hAnsi="Times New Roman" w:cs="Times New Roman"/>
          <w:sz w:val="28"/>
          <w:szCs w:val="28"/>
        </w:rPr>
        <w:t>thực hiện. Công đoạn này làm càng sớm càng tốt trong quá trình viết mã nguồn và xuyên suốt trong quá trình phát triển phần mềm.</w:t>
      </w:r>
      <w:r w:rsidR="00AE2934">
        <w:rPr>
          <w:rFonts w:ascii="Times New Roman" w:eastAsia="Times New Roman" w:hAnsi="Times New Roman" w:cs="Times New Roman"/>
          <w:sz w:val="28"/>
          <w:szCs w:val="28"/>
        </w:rPr>
        <w:t xml:space="preserve"> Thông thường, kiểm thử đơn vị thường yêu cầu </w:t>
      </w:r>
      <w:r w:rsidR="00700835">
        <w:rPr>
          <w:rFonts w:ascii="Times New Roman" w:eastAsia="Times New Roman" w:hAnsi="Times New Roman" w:cs="Times New Roman"/>
          <w:sz w:val="28"/>
          <w:szCs w:val="28"/>
        </w:rPr>
        <w:t>kiểm thử viên có kiến thức về thiết kế và mã nguồn của chương trình.</w:t>
      </w:r>
      <w:r w:rsidR="00B163FA">
        <w:rPr>
          <w:rFonts w:ascii="Times New Roman" w:eastAsia="Times New Roman" w:hAnsi="Times New Roman" w:cs="Times New Roman"/>
          <w:sz w:val="28"/>
          <w:szCs w:val="28"/>
        </w:rPr>
        <w:t xml:space="preserve"> Mục đích của kiểm thử đơn vị là đảm bảo thông tin được xử lý và trả về từ thành phần con là chính xác, trong mối tương quan với dữ li</w:t>
      </w:r>
      <w:r w:rsidR="0043588A">
        <w:rPr>
          <w:rFonts w:ascii="Times New Roman" w:eastAsia="Times New Roman" w:hAnsi="Times New Roman" w:cs="Times New Roman"/>
          <w:sz w:val="28"/>
          <w:szCs w:val="28"/>
        </w:rPr>
        <w:t>ệu nhập và chức năng của đơn vị đó.</w:t>
      </w:r>
    </w:p>
    <w:p w14:paraId="10CC584E" w14:textId="28DD6E93"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tích hợp</w:t>
      </w:r>
    </w:p>
    <w:p w14:paraId="07AC9EB2" w14:textId="27F3DA17" w:rsidR="00CE213A" w:rsidRDefault="00B17D12" w:rsidP="00966627">
      <w:pPr>
        <w:spacing w:after="120"/>
        <w:ind w:firstLine="567"/>
        <w:jc w:val="both"/>
        <w:rPr>
          <w:rFonts w:ascii="Times New Roman" w:eastAsia="Times New Roman" w:hAnsi="Times New Roman" w:cs="Times New Roman"/>
          <w:sz w:val="28"/>
          <w:szCs w:val="28"/>
        </w:rPr>
      </w:pPr>
      <w:r w:rsidRPr="0093650A">
        <w:rPr>
          <w:rFonts w:ascii="Times New Roman" w:eastAsia="Times New Roman" w:hAnsi="Times New Roman" w:cs="Times New Roman"/>
          <w:sz w:val="28"/>
          <w:szCs w:val="28"/>
        </w:rPr>
        <w:t>Kiểm t</w:t>
      </w:r>
      <w:r w:rsidR="0093650A">
        <w:rPr>
          <w:rFonts w:ascii="Times New Roman" w:eastAsia="Times New Roman" w:hAnsi="Times New Roman" w:cs="Times New Roman"/>
          <w:sz w:val="28"/>
          <w:szCs w:val="28"/>
        </w:rPr>
        <w:t>hử tích hợp- Intergration Test kết hợp các thành phần của một ứng dụng và kiểm thử</w:t>
      </w:r>
      <w:r w:rsidR="00B45909">
        <w:rPr>
          <w:rFonts w:ascii="Times New Roman" w:eastAsia="Times New Roman" w:hAnsi="Times New Roman" w:cs="Times New Roman"/>
          <w:sz w:val="28"/>
          <w:szCs w:val="28"/>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Default="00CE213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Mục tiêu chính của kiểm thử tích hợp là phát hiện lõi giao tiếp xảy </w:t>
      </w:r>
      <w:r w:rsidR="00F200F9">
        <w:rPr>
          <w:rFonts w:ascii="Times New Roman" w:eastAsia="Times New Roman" w:hAnsi="Times New Roman" w:cs="Times New Roman"/>
          <w:sz w:val="28"/>
          <w:szCs w:val="28"/>
        </w:rPr>
        <w:t xml:space="preserve">ra </w:t>
      </w:r>
      <w:r w:rsidR="00E62F98">
        <w:rPr>
          <w:rFonts w:ascii="Times New Roman" w:eastAsia="Times New Roman" w:hAnsi="Times New Roman" w:cs="Times New Roman"/>
          <w:sz w:val="28"/>
          <w:szCs w:val="28"/>
        </w:rPr>
        <w:t>giữa các thành phần, đơn vị. Hơn nữa</w:t>
      </w:r>
      <w:r w:rsidR="00F200F9">
        <w:rPr>
          <w:rFonts w:ascii="Times New Roman" w:eastAsia="Times New Roman" w:hAnsi="Times New Roman" w:cs="Times New Roman"/>
          <w:sz w:val="28"/>
          <w:szCs w:val="28"/>
        </w:rPr>
        <w:t xml:space="preserve">, kiểm thử tích hợp thực hiện </w:t>
      </w:r>
      <w:r w:rsidR="000D5050">
        <w:rPr>
          <w:rFonts w:ascii="Times New Roman" w:eastAsia="Times New Roman" w:hAnsi="Times New Roman" w:cs="Times New Roman"/>
          <w:sz w:val="28"/>
          <w:szCs w:val="28"/>
        </w:rPr>
        <w:t xml:space="preserve">tích hợp các đơn vị đơn </w:t>
      </w:r>
      <w:r w:rsidR="00F200F9">
        <w:rPr>
          <w:rFonts w:ascii="Times New Roman" w:eastAsia="Times New Roman" w:hAnsi="Times New Roman" w:cs="Times New Roman"/>
          <w:sz w:val="28"/>
          <w:szCs w:val="28"/>
        </w:rPr>
        <w:t xml:space="preserve">lẻ thành các hệ thống nhỏ và cuối cùng </w:t>
      </w:r>
      <w:r w:rsidR="00E62F98">
        <w:rPr>
          <w:rFonts w:ascii="Times New Roman" w:eastAsia="Times New Roman" w:hAnsi="Times New Roman" w:cs="Times New Roman"/>
          <w:sz w:val="28"/>
          <w:szCs w:val="28"/>
        </w:rPr>
        <w:t>là nguyên hệ thống hoàn chỉnh cho việc kiểm thử ở mức hệ thống.</w:t>
      </w:r>
    </w:p>
    <w:p w14:paraId="0432E118" w14:textId="5FA5FE04" w:rsidR="00BF1078" w:rsidRDefault="00BF1078"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Pr>
          <w:rFonts w:ascii="Times New Roman" w:eastAsia="Times New Roman" w:hAnsi="Times New Roman" w:cs="Times New Roman"/>
          <w:sz w:val="28"/>
          <w:szCs w:val="28"/>
        </w:rPr>
        <w:t xml:space="preserve">m tra đầy đủ khi thực hiện liên kết </w:t>
      </w:r>
      <w:r>
        <w:rPr>
          <w:rFonts w:ascii="Times New Roman" w:eastAsia="Times New Roman" w:hAnsi="Times New Roman" w:cs="Times New Roman"/>
          <w:sz w:val="28"/>
          <w:szCs w:val="28"/>
        </w:rPr>
        <w:t>vào với nhau</w:t>
      </w:r>
      <w:r w:rsidR="00467152">
        <w:rPr>
          <w:rFonts w:ascii="Times New Roman" w:eastAsia="Times New Roman" w:hAnsi="Times New Roman" w:cs="Times New Roman"/>
          <w:sz w:val="28"/>
          <w:szCs w:val="28"/>
        </w:rPr>
        <w:t xml:space="preserve"> trong quá trình kiểm thử tích hợp</w:t>
      </w:r>
      <w:r w:rsidR="00BA70A6">
        <w:rPr>
          <w:rFonts w:ascii="Times New Roman" w:eastAsia="Times New Roman" w:hAnsi="Times New Roman" w:cs="Times New Roman"/>
          <w:sz w:val="28"/>
          <w:szCs w:val="28"/>
        </w:rPr>
        <w:t>.</w:t>
      </w:r>
    </w:p>
    <w:p w14:paraId="1DCCC0C8" w14:textId="6CB4B20E" w:rsidR="003A59BE" w:rsidRDefault="003A59B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kiểm thử tích hợp được thực hiện trên các đơn vị đã được kiểm tra qua kiểm thử đơn vị.</w:t>
      </w:r>
      <w:r w:rsidR="00CE7339">
        <w:rPr>
          <w:rFonts w:ascii="Times New Roman" w:eastAsia="Times New Roman" w:hAnsi="Times New Roman" w:cs="Times New Roman"/>
          <w:sz w:val="28"/>
          <w:szCs w:val="28"/>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Pr>
          <w:rFonts w:ascii="Times New Roman" w:eastAsia="Times New Roman" w:hAnsi="Times New Roman" w:cs="Times New Roman"/>
          <w:sz w:val="28"/>
          <w:szCs w:val="28"/>
        </w:rPr>
        <w:t>nên tích hợp dần từng phần.</w:t>
      </w:r>
      <w:r w:rsidR="00320B29">
        <w:rPr>
          <w:rFonts w:ascii="Times New Roman" w:eastAsia="Times New Roman" w:hAnsi="Times New Roman" w:cs="Times New Roman"/>
          <w:sz w:val="28"/>
          <w:szCs w:val="28"/>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70124387" w:rsidR="00320B29" w:rsidRDefault="00320B29">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4 loại trong kiểm thử tích hợp</w:t>
      </w:r>
      <w:del w:id="4316" w:author="Nguyen Toan" w:date="2018-05-06T21:24:00Z">
        <w:r w:rsidDel="00190D36">
          <w:rPr>
            <w:rFonts w:ascii="Times New Roman" w:eastAsia="Times New Roman" w:hAnsi="Times New Roman" w:cs="Times New Roman"/>
            <w:sz w:val="28"/>
            <w:szCs w:val="28"/>
          </w:rPr>
          <w:delText>, bao gồm:</w:delText>
        </w:r>
      </w:del>
      <w:ins w:id="4317" w:author="Nguyen Toan" w:date="2018-05-06T21:24: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thử cấu trúc (Structure test): tương </w:t>
        </w:r>
        <w:r w:rsidR="00190D36">
          <w:rPr>
            <w:rFonts w:ascii="Times New Roman" w:eastAsia="Times New Roman" w:hAnsi="Times New Roman" w:cs="Times New Roman"/>
            <w:sz w:val="28"/>
            <w:szCs w:val="28"/>
          </w:rPr>
          <w:t xml:space="preserve">tự như kiểm thử hộp trắng, kiểm </w:t>
        </w:r>
        <w:r w:rsidR="00190D36" w:rsidRPr="00190D36">
          <w:rPr>
            <w:rFonts w:ascii="Times New Roman" w:eastAsia="Times New Roman" w:hAnsi="Times New Roman" w:cs="Times New Roman"/>
            <w:sz w:val="28"/>
            <w:szCs w:val="28"/>
          </w:rPr>
          <w:t xml:space="preserve">thử cấu trúc đảm bảo các thành phần bên </w:t>
        </w:r>
        <w:r w:rsidR="00190D36">
          <w:rPr>
            <w:rFonts w:ascii="Times New Roman" w:eastAsia="Times New Roman" w:hAnsi="Times New Roman" w:cs="Times New Roman"/>
            <w:sz w:val="28"/>
            <w:szCs w:val="28"/>
          </w:rPr>
          <w:t xml:space="preserve">trong của một chương trình chạy </w:t>
        </w:r>
        <w:r w:rsidR="00190D36" w:rsidRPr="00190D36">
          <w:rPr>
            <w:rFonts w:ascii="Times New Roman" w:eastAsia="Times New Roman" w:hAnsi="Times New Roman" w:cs="Times New Roman"/>
            <w:sz w:val="28"/>
            <w:szCs w:val="28"/>
          </w:rPr>
          <w:t xml:space="preserve">đúng và chú trọng đến hoạt động của các </w:t>
        </w:r>
        <w:r w:rsidR="00190D36">
          <w:rPr>
            <w:rFonts w:ascii="Times New Roman" w:eastAsia="Times New Roman" w:hAnsi="Times New Roman" w:cs="Times New Roman"/>
            <w:sz w:val="28"/>
            <w:szCs w:val="28"/>
          </w:rPr>
          <w:t xml:space="preserve">thành phần cấu trúc nôi tại của </w:t>
        </w:r>
        <w:r w:rsidR="00190D36" w:rsidRPr="00190D36">
          <w:rPr>
            <w:rFonts w:ascii="Times New Roman" w:eastAsia="Times New Roman" w:hAnsi="Times New Roman" w:cs="Times New Roman"/>
            <w:sz w:val="28"/>
            <w:szCs w:val="28"/>
          </w:rPr>
          <w:t>chương trình như các câu lệnh, rẽ nhánh bên trong</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chức năng (Functional Test):</w:t>
        </w:r>
        <w:r w:rsidR="00190D36">
          <w:rPr>
            <w:rFonts w:ascii="Times New Roman" w:eastAsia="Times New Roman" w:hAnsi="Times New Roman" w:cs="Times New Roman"/>
            <w:sz w:val="28"/>
            <w:szCs w:val="28"/>
          </w:rPr>
          <w:t xml:space="preserve"> tương tự như kiểm thử hộp đen,</w:t>
        </w:r>
      </w:ins>
      <w:ins w:id="4318" w:author="Nguyen Toan" w:date="2018-05-06T21:25:00Z">
        <w:r w:rsidR="00190D36">
          <w:rPr>
            <w:rFonts w:ascii="Times New Roman" w:eastAsia="Times New Roman" w:hAnsi="Times New Roman" w:cs="Times New Roman"/>
            <w:sz w:val="28"/>
            <w:szCs w:val="28"/>
          </w:rPr>
          <w:t xml:space="preserve"> </w:t>
        </w:r>
      </w:ins>
      <w:ins w:id="4319" w:author="Nguyen Toan" w:date="2018-05-06T21:24:00Z">
        <w:r w:rsidR="00190D36" w:rsidRPr="00190D36">
          <w:rPr>
            <w:rFonts w:ascii="Times New Roman" w:eastAsia="Times New Roman" w:hAnsi="Times New Roman" w:cs="Times New Roman"/>
            <w:sz w:val="28"/>
            <w:szCs w:val="28"/>
          </w:rPr>
          <w:t>kiểm thử chức năng chỉ chú trọng đến chức năng của chương trình, mà</w:t>
        </w:r>
      </w:ins>
      <w:ins w:id="4320" w:author="Nguyen Toan" w:date="2018-05-06T21:25:00Z">
        <w:r w:rsidR="00190D36">
          <w:rPr>
            <w:rFonts w:ascii="Times New Roman" w:eastAsia="Times New Roman" w:hAnsi="Times New Roman" w:cs="Times New Roman"/>
            <w:sz w:val="28"/>
            <w:szCs w:val="28"/>
          </w:rPr>
          <w:t xml:space="preserve"> </w:t>
        </w:r>
      </w:ins>
      <w:ins w:id="4321" w:author="Nguyen Toan" w:date="2018-05-06T21:24:00Z">
        <w:r w:rsidR="00190D36" w:rsidRPr="00190D36">
          <w:rPr>
            <w:rFonts w:ascii="Times New Roman" w:eastAsia="Times New Roman" w:hAnsi="Times New Roman" w:cs="Times New Roman"/>
            <w:sz w:val="28"/>
            <w:szCs w:val="28"/>
          </w:rPr>
          <w:t>không quan tâm đến hoạt động bên trong của ứng dụng, nó chỉ khảo sát</w:t>
        </w:r>
      </w:ins>
      <w:ins w:id="4322" w:author="Nguyen Toan" w:date="2018-05-06T21:25:00Z">
        <w:r w:rsidR="00190D36">
          <w:rPr>
            <w:rFonts w:ascii="Times New Roman" w:eastAsia="Times New Roman" w:hAnsi="Times New Roman" w:cs="Times New Roman"/>
            <w:sz w:val="28"/>
            <w:szCs w:val="28"/>
          </w:rPr>
          <w:t xml:space="preserve"> </w:t>
        </w:r>
      </w:ins>
      <w:ins w:id="4323" w:author="Nguyen Toan" w:date="2018-05-06T21:24:00Z">
        <w:r w:rsidR="00190D36" w:rsidRPr="00190D36">
          <w:rPr>
            <w:rFonts w:ascii="Times New Roman" w:eastAsia="Times New Roman" w:hAnsi="Times New Roman" w:cs="Times New Roman"/>
            <w:sz w:val="28"/>
            <w:szCs w:val="28"/>
          </w:rPr>
          <w:t>chức năng của chương trình theo yêu cầu kỹ thuật</w:t>
        </w:r>
      </w:ins>
      <w:ins w:id="4324" w:author="Nguyen Toan" w:date="2018-05-06T21:25: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w:t>
        </w:r>
        <w:r w:rsidR="00190D36" w:rsidRPr="00190D36">
          <w:rPr>
            <w:rFonts w:ascii="Times New Roman" w:eastAsia="Times New Roman" w:hAnsi="Times New Roman" w:cs="Times New Roman"/>
            <w:sz w:val="28"/>
            <w:szCs w:val="28"/>
          </w:rPr>
          <w:lastRenderedPageBreak/>
          <w:t>thử hiệu năng (Performance Test</w:t>
        </w:r>
        <w:r w:rsidR="00190D36">
          <w:rPr>
            <w:rFonts w:ascii="Times New Roman" w:eastAsia="Times New Roman" w:hAnsi="Times New Roman" w:cs="Times New Roman"/>
            <w:sz w:val="28"/>
            <w:szCs w:val="28"/>
          </w:rPr>
          <w:t xml:space="preserve">): là việc kiểm thử sự vận hành </w:t>
        </w:r>
        <w:r w:rsidR="00190D36" w:rsidRPr="00190D36">
          <w:rPr>
            <w:rFonts w:ascii="Times New Roman" w:eastAsia="Times New Roman" w:hAnsi="Times New Roman" w:cs="Times New Roman"/>
            <w:sz w:val="28"/>
            <w:szCs w:val="28"/>
          </w:rPr>
          <w:t>của hệ thống như tốc độ truyền, nhận v</w:t>
        </w:r>
        <w:r w:rsidR="00190D36">
          <w:rPr>
            <w:rFonts w:ascii="Times New Roman" w:eastAsia="Times New Roman" w:hAnsi="Times New Roman" w:cs="Times New Roman"/>
            <w:sz w:val="28"/>
            <w:szCs w:val="28"/>
          </w:rPr>
          <w:t xml:space="preserve">à phản hồi thông điệp trong một </w:t>
        </w:r>
        <w:r w:rsidR="00190D36" w:rsidRPr="00190D36">
          <w:rPr>
            <w:rFonts w:ascii="Times New Roman" w:eastAsia="Times New Roman" w:hAnsi="Times New Roman" w:cs="Times New Roman"/>
            <w:sz w:val="28"/>
            <w:szCs w:val="28"/>
          </w:rPr>
          <w:t>điều kiện cho trước.</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khả năng chịu tải (Stress Test)</w:t>
        </w:r>
        <w:r w:rsidR="00190D36">
          <w:rPr>
            <w:rFonts w:ascii="Times New Roman" w:eastAsia="Times New Roman" w:hAnsi="Times New Roman" w:cs="Times New Roman"/>
            <w:sz w:val="28"/>
            <w:szCs w:val="28"/>
          </w:rPr>
          <w:t xml:space="preserve">: có chức năng kiểm tra độ chịu </w:t>
        </w:r>
        <w:r w:rsidR="00190D36" w:rsidRPr="00190D36">
          <w:rPr>
            <w:rFonts w:ascii="Times New Roman" w:eastAsia="Times New Roman" w:hAnsi="Times New Roman" w:cs="Times New Roman"/>
            <w:sz w:val="28"/>
            <w:szCs w:val="28"/>
          </w:rPr>
          <w:t>tải của hệ thống, tính ổn định trong một hoàn cảnh cho trước.</w:t>
        </w:r>
      </w:ins>
    </w:p>
    <w:p w14:paraId="6B1FB7E6" w14:textId="71A5709D" w:rsidR="00320B29" w:rsidRPr="00966627" w:rsidDel="00190D36" w:rsidRDefault="00042346" w:rsidP="00966627">
      <w:pPr>
        <w:pStyle w:val="ListParagraph"/>
        <w:numPr>
          <w:ilvl w:val="0"/>
          <w:numId w:val="36"/>
        </w:numPr>
        <w:spacing w:after="120"/>
        <w:jc w:val="both"/>
        <w:rPr>
          <w:del w:id="4325" w:author="Nguyen Toan" w:date="2018-05-06T21:25:00Z"/>
          <w:rFonts w:ascii="Times New Roman" w:eastAsia="Times New Roman" w:hAnsi="Times New Roman" w:cs="Times New Roman"/>
          <w:sz w:val="28"/>
          <w:szCs w:val="28"/>
        </w:rPr>
      </w:pPr>
      <w:del w:id="4326" w:author="Nguyen Toan" w:date="2018-05-06T21:25:00Z">
        <w:r w:rsidRPr="00966627" w:rsidDel="00190D36">
          <w:rPr>
            <w:rFonts w:ascii="Times New Roman" w:eastAsia="Times New Roman" w:hAnsi="Times New Roman" w:cs="Times New Roman"/>
            <w:sz w:val="28"/>
            <w:szCs w:val="28"/>
          </w:rPr>
          <w:delText xml:space="preserve">Ki 4 loại trong kiểm ructure test): tương tự như kiểm thử hộp trắng, kiểm thử cấu trúc đảm bảo </w:delText>
        </w:r>
        <w:r w:rsidR="00581821" w:rsidRPr="00966627" w:rsidDel="00190D36">
          <w:rPr>
            <w:rFonts w:ascii="Times New Roman" w:eastAsia="Times New Roman" w:hAnsi="Times New Roman" w:cs="Times New Roman"/>
            <w:sz w:val="28"/>
            <w:szCs w:val="28"/>
          </w:rPr>
          <w:delText>các thành phong kiểm ructure test): tương tự như kiểm thử hộp trắng, kiểm thử cấu trúc đảm bảo hợp trước đó, điều này sẽ làm giảm số lượ</w:delText>
        </w:r>
        <w:r w:rsidR="0025278C" w:rsidRPr="00966627" w:rsidDel="00190D36">
          <w:rPr>
            <w:rFonts w:ascii="Times New Roman" w:eastAsia="Times New Roman" w:hAnsi="Times New Roman" w:cs="Times New Roman"/>
            <w:sz w:val="28"/>
            <w:szCs w:val="28"/>
          </w:rPr>
          <w:delText xml:space="preserve">như các câu lng kiểm ructure test): </w:delText>
        </w:r>
      </w:del>
    </w:p>
    <w:p w14:paraId="75C91C68" w14:textId="46C3E12A" w:rsidR="0025278C" w:rsidRPr="00966627" w:rsidDel="00190D36" w:rsidRDefault="0025278C" w:rsidP="00966627">
      <w:pPr>
        <w:pStyle w:val="ListParagraph"/>
        <w:numPr>
          <w:ilvl w:val="0"/>
          <w:numId w:val="36"/>
        </w:numPr>
        <w:spacing w:after="120"/>
        <w:jc w:val="both"/>
        <w:rPr>
          <w:del w:id="4327" w:author="Nguyen Toan" w:date="2018-05-06T21:25:00Z"/>
          <w:rFonts w:ascii="Times New Roman" w:eastAsia="Times New Roman" w:hAnsi="Times New Roman" w:cs="Times New Roman"/>
          <w:sz w:val="28"/>
          <w:szCs w:val="28"/>
        </w:rPr>
      </w:pPr>
      <w:del w:id="4328" w:author="Nguyen Toan" w:date="2018-05-06T21:25:00Z">
        <w:r w:rsidRPr="00966627" w:rsidDel="00190D36">
          <w:rPr>
            <w:rFonts w:ascii="Times New Roman" w:eastAsia="Times New Roman" w:hAnsi="Times New Roman" w:cs="Times New Roman"/>
            <w:sz w:val="28"/>
            <w:szCs w:val="28"/>
          </w:rPr>
          <w:delText xml:space="preserve">Kiư các cchức năng (Functional Test): </w:delText>
        </w:r>
        <w:r w:rsidR="00AD3FC8" w:rsidRPr="00966627" w:rsidDel="00190D36">
          <w:rPr>
            <w:rFonts w:ascii="Times New Roman" w:eastAsia="Times New Roman" w:hAnsi="Times New Roman" w:cs="Times New Roman"/>
            <w:sz w:val="28"/>
            <w:szCs w:val="28"/>
          </w:rPr>
          <w:delText>tương t cchức năng (Functional Test): ơng tự như kiểm thử hộp trắng, kiểm thử cấu trúc đảm bảo hợp trước đó, điều này sẽ làm giảm số lượng các ca kiểm</w:delText>
        </w:r>
        <w:r w:rsidR="009168BB" w:rsidRPr="00966627" w:rsidDel="00190D36">
          <w:rPr>
            <w:rFonts w:ascii="Times New Roman" w:eastAsia="Times New Roman" w:hAnsi="Times New Roman" w:cs="Times New Roman"/>
            <w:sz w:val="28"/>
            <w:szCs w:val="28"/>
          </w:rPr>
          <w:delText>, nó ch cchức năng (Functional Test): ơng tự như kiểm thử hộp trắng</w:delText>
        </w:r>
      </w:del>
    </w:p>
    <w:p w14:paraId="18ACFE5C" w14:textId="71BDDEA8" w:rsidR="009168BB" w:rsidRPr="00966627" w:rsidDel="00190D36" w:rsidRDefault="009168BB" w:rsidP="00966627">
      <w:pPr>
        <w:pStyle w:val="ListParagraph"/>
        <w:numPr>
          <w:ilvl w:val="0"/>
          <w:numId w:val="36"/>
        </w:numPr>
        <w:spacing w:after="120"/>
        <w:jc w:val="both"/>
        <w:rPr>
          <w:del w:id="4329" w:author="Nguyen Toan" w:date="2018-05-06T21:25:00Z"/>
          <w:rFonts w:ascii="Times New Roman" w:eastAsia="Times New Roman" w:hAnsi="Times New Roman" w:cs="Times New Roman"/>
          <w:sz w:val="28"/>
          <w:szCs w:val="28"/>
        </w:rPr>
      </w:pPr>
      <w:del w:id="4330" w:author="Nguyen Toan" w:date="2018-05-06T21:25:00Z">
        <w:r w:rsidRPr="00966627" w:rsidDel="00190D36">
          <w:rPr>
            <w:rFonts w:ascii="Times New Roman" w:eastAsia="Times New Roman" w:hAnsi="Times New Roman" w:cs="Times New Roman"/>
            <w:sz w:val="28"/>
            <w:szCs w:val="28"/>
          </w:rPr>
          <w:delText>Kinó ch chiệu năng (Performance Test): là việc</w:delText>
        </w:r>
        <w:r w:rsidR="003530EA" w:rsidRPr="00966627" w:rsidDel="00190D36">
          <w:rPr>
            <w:rFonts w:ascii="Times New Roman" w:eastAsia="Times New Roman" w:hAnsi="Times New Roman" w:cs="Times New Roman"/>
            <w:sz w:val="28"/>
            <w:szCs w:val="28"/>
          </w:rPr>
          <w:delText xml:space="preserve"> kió ch chiệu năng (Performance </w:delText>
        </w:r>
        <w:r w:rsidRPr="00966627" w:rsidDel="00190D36">
          <w:rPr>
            <w:rFonts w:ascii="Times New Roman" w:eastAsia="Times New Roman" w:hAnsi="Times New Roman" w:cs="Times New Roman"/>
            <w:sz w:val="28"/>
            <w:szCs w:val="28"/>
          </w:rPr>
          <w:delText>ng</w:delText>
        </w:r>
        <w:r w:rsidR="009A73F9" w:rsidRPr="00966627" w:rsidDel="00190D36">
          <w:rPr>
            <w:rFonts w:ascii="Times New Roman" w:eastAsia="Times New Roman" w:hAnsi="Times New Roman" w:cs="Times New Roman"/>
            <w:sz w:val="28"/>
            <w:szCs w:val="28"/>
          </w:rPr>
          <w:delText xml:space="preserve"> như th chiệu năng (Performance Test): là việchư kiểm thử hộp trắng, kiểm thử </w:delText>
        </w:r>
      </w:del>
    </w:p>
    <w:p w14:paraId="69B75870" w14:textId="1511EDA3" w:rsidR="009168BB" w:rsidRPr="00966627" w:rsidDel="00190D36" w:rsidRDefault="009168BB" w:rsidP="00966627">
      <w:pPr>
        <w:pStyle w:val="ListParagraph"/>
        <w:numPr>
          <w:ilvl w:val="0"/>
          <w:numId w:val="36"/>
        </w:numPr>
        <w:spacing w:after="120"/>
        <w:jc w:val="both"/>
        <w:rPr>
          <w:del w:id="4331" w:author="Nguyen Toan" w:date="2018-05-06T21:25:00Z"/>
          <w:rFonts w:ascii="Times New Roman" w:eastAsia="Times New Roman" w:hAnsi="Times New Roman" w:cs="Times New Roman"/>
          <w:sz w:val="28"/>
          <w:szCs w:val="28"/>
        </w:rPr>
      </w:pPr>
      <w:del w:id="4332" w:author="Nguyen Toan" w:date="2018-05-06T21:25:00Z">
        <w:r w:rsidRPr="00966627" w:rsidDel="00190D36">
          <w:rPr>
            <w:rFonts w:ascii="Times New Roman" w:eastAsia="Times New Roman" w:hAnsi="Times New Roman" w:cs="Times New Roman"/>
            <w:sz w:val="28"/>
            <w:szCs w:val="28"/>
          </w:rPr>
          <w:delText>Kihư th chiệu năng (Performance Test): là việchư kiểm th</w:delText>
        </w:r>
        <w:r w:rsidR="00EC065D" w:rsidRPr="00966627" w:rsidDel="00190D36">
          <w:rPr>
            <w:rFonts w:ascii="Times New Roman" w:eastAsia="Times New Roman" w:hAnsi="Times New Roman" w:cs="Times New Roman"/>
            <w:sz w:val="28"/>
            <w:szCs w:val="28"/>
          </w:rPr>
          <w:delText>iihư th chiệu năng (Performance Test): là việchư kng một hoàn cảnh cho trước.</w:delText>
        </w:r>
      </w:del>
    </w:p>
    <w:p w14:paraId="455A00CC" w14:textId="414E2FD7"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hệ thống</w:t>
      </w:r>
    </w:p>
    <w:p w14:paraId="5B568ECB" w14:textId="60F5302D" w:rsidR="00062D91" w:rsidRDefault="00062D91" w:rsidP="00966627">
      <w:pPr>
        <w:spacing w:after="120"/>
        <w:ind w:firstLine="567"/>
        <w:jc w:val="both"/>
        <w:rPr>
          <w:rFonts w:ascii="Times New Roman" w:eastAsia="Times New Roman" w:hAnsi="Times New Roman" w:cs="Times New Roman"/>
          <w:sz w:val="28"/>
          <w:szCs w:val="28"/>
        </w:rPr>
      </w:pPr>
      <w:r w:rsidRPr="00062D91">
        <w:rPr>
          <w:rFonts w:ascii="Times New Roman" w:eastAsia="Times New Roman" w:hAnsi="Times New Roman" w:cs="Times New Roman"/>
          <w:sz w:val="28"/>
          <w:szCs w:val="28"/>
        </w:rPr>
        <w:t xml:space="preserve">Kiểm thử hệ thống – System Test </w:t>
      </w:r>
      <w:r w:rsidR="00905FD0">
        <w:rPr>
          <w:rFonts w:ascii="Times New Roman" w:eastAsia="Times New Roman" w:hAnsi="Times New Roman" w:cs="Times New Roman"/>
          <w:sz w:val="28"/>
          <w:szCs w:val="28"/>
        </w:rPr>
        <w:t>là kiể</w:t>
      </w:r>
      <w:r>
        <w:rPr>
          <w:rFonts w:ascii="Times New Roman" w:eastAsia="Times New Roman" w:hAnsi="Times New Roman" w:cs="Times New Roman"/>
          <w:sz w:val="28"/>
          <w:szCs w:val="28"/>
        </w:rPr>
        <w:t>m thử thiết kế và toàn bộ hệ thống sau khi tích hợp có thỏa mãn yêu cầu người dùng đặt ra hay khong.</w:t>
      </w:r>
    </w:p>
    <w:p w14:paraId="790D41D9" w14:textId="602B6AE6" w:rsidR="00062D91" w:rsidRDefault="00A16AC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w:t>
      </w:r>
      <w:r w:rsidR="00062D91">
        <w:rPr>
          <w:rFonts w:ascii="Times New Roman" w:eastAsia="Times New Roman" w:hAnsi="Times New Roman" w:cs="Times New Roman"/>
          <w:sz w:val="28"/>
          <w:szCs w:val="28"/>
        </w:rPr>
        <w:t xml:space="preserve"> hệ thống bắt đầu sau khi đã tích hợp thành công các thành phần của hệ thống với nhau.</w:t>
      </w:r>
      <w:r w:rsidR="00AA61E5">
        <w:rPr>
          <w:rFonts w:ascii="Times New Roman" w:eastAsia="Times New Roman" w:hAnsi="Times New Roman" w:cs="Times New Roman"/>
          <w:sz w:val="28"/>
          <w:szCs w:val="28"/>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6F71BD36" w14:textId="09270E77" w:rsidR="00AA61E5" w:rsidDel="0080368D" w:rsidRDefault="00A16ACB" w:rsidP="00966627">
      <w:pPr>
        <w:spacing w:after="120"/>
        <w:ind w:firstLine="567"/>
        <w:jc w:val="both"/>
        <w:rPr>
          <w:del w:id="4333" w:author="Nguyen Toan" w:date="2018-05-07T21:45:00Z"/>
          <w:rFonts w:ascii="Times New Roman" w:eastAsia="Times New Roman" w:hAnsi="Times New Roman" w:cs="Times New Roman"/>
          <w:sz w:val="28"/>
          <w:szCs w:val="28"/>
        </w:rPr>
      </w:pPr>
      <w:r>
        <w:rPr>
          <w:rFonts w:ascii="Times New Roman" w:eastAsia="Times New Roman" w:hAnsi="Times New Roman" w:cs="Times New Roman"/>
          <w:sz w:val="28"/>
          <w:szCs w:val="28"/>
        </w:rPr>
        <w:t>Với kiểm thử tích hợp chú trọng sự giao tiếp giữa các đơn vị, thành phần, còn kiểm thử hệ thống chú trọng các hành vi và lỗi trên toàn hệ thống.</w:t>
      </w:r>
      <w:r w:rsidR="00E237FB">
        <w:rPr>
          <w:rFonts w:ascii="Times New Roman" w:eastAsia="Times New Roman" w:hAnsi="Times New Roman" w:cs="Times New Roman"/>
          <w:sz w:val="28"/>
          <w:szCs w:val="28"/>
        </w:rPr>
        <w:t xml:space="preserve"> Mức kiểm thử này thích hợp cho việc phát hiện lõi giao tiếp với các hệ thống hoặc ứng dụng của bên ngoài.</w:t>
      </w:r>
      <w:ins w:id="4334" w:author="Nguyen Toan" w:date="2018-05-07T21:45:00Z">
        <w:r w:rsidR="00314B57">
          <w:rPr>
            <w:rFonts w:ascii="Times New Roman" w:eastAsia="Times New Roman" w:hAnsi="Times New Roman" w:cs="Times New Roman"/>
            <w:sz w:val="28"/>
            <w:szCs w:val="28"/>
          </w:rPr>
          <w:t xml:space="preserve"> </w:t>
        </w:r>
      </w:ins>
    </w:p>
    <w:p w14:paraId="502AEB80" w14:textId="111ACB62" w:rsidR="006A553A" w:rsidRDefault="006A553A" w:rsidP="00E7321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kiểm thử hệ thống đòi hỏi nhiều thời gian, công sức, tính chính xác v</w:t>
      </w:r>
      <w:r w:rsidR="00E4534E">
        <w:rPr>
          <w:rFonts w:ascii="Times New Roman" w:eastAsia="Times New Roman" w:hAnsi="Times New Roman" w:cs="Times New Roman"/>
          <w:sz w:val="28"/>
          <w:szCs w:val="28"/>
        </w:rPr>
        <w:t>à khách quan của người kiểm thử.</w:t>
      </w:r>
    </w:p>
    <w:p w14:paraId="358D8457" w14:textId="2F5A867F" w:rsidR="00E4534E" w:rsidRDefault="00E4534E">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hệ thống bao gồm</w:t>
      </w:r>
      <w:ins w:id="4335" w:author="Nguyen Toan" w:date="2018-05-06T21:27:00Z">
        <w:r w:rsidR="0082774C">
          <w:rPr>
            <w:rFonts w:ascii="Times New Roman" w:eastAsia="Times New Roman" w:hAnsi="Times New Roman" w:cs="Times New Roman"/>
            <w:sz w:val="28"/>
            <w:szCs w:val="28"/>
          </w:rPr>
          <w:t xml:space="preserve"> sáu loại. </w:t>
        </w:r>
        <w:r w:rsidR="0082774C" w:rsidRPr="0082774C">
          <w:rPr>
            <w:rFonts w:ascii="Times New Roman" w:eastAsia="Times New Roman" w:hAnsi="Times New Roman" w:cs="Times New Roman"/>
            <w:sz w:val="28"/>
            <w:szCs w:val="28"/>
          </w:rPr>
          <w:t xml:space="preserve">Kiểm </w:t>
        </w:r>
        <w:r w:rsidR="003C381C">
          <w:rPr>
            <w:rFonts w:ascii="Times New Roman" w:eastAsia="Times New Roman" w:hAnsi="Times New Roman" w:cs="Times New Roman"/>
            <w:sz w:val="28"/>
            <w:szCs w:val="28"/>
          </w:rPr>
          <w:t>thử chức năng (Functional Test)</w:t>
        </w:r>
        <w:r w:rsidR="0082774C" w:rsidRPr="0082774C">
          <w:rPr>
            <w:rFonts w:ascii="Times New Roman" w:eastAsia="Times New Roman" w:hAnsi="Times New Roman" w:cs="Times New Roman"/>
            <w:sz w:val="28"/>
            <w:szCs w:val="28"/>
          </w:rPr>
          <w:t xml:space="preserve"> đ</w:t>
        </w:r>
        <w:r w:rsidR="0082774C">
          <w:rPr>
            <w:rFonts w:ascii="Times New Roman" w:eastAsia="Times New Roman" w:hAnsi="Times New Roman" w:cs="Times New Roman"/>
            <w:sz w:val="28"/>
            <w:szCs w:val="28"/>
          </w:rPr>
          <w:t xml:space="preserve">ảm bảo các hành vi của hệ thống </w:t>
        </w:r>
        <w:r w:rsidR="0082774C" w:rsidRPr="0082774C">
          <w:rPr>
            <w:rFonts w:ascii="Times New Roman" w:eastAsia="Times New Roman" w:hAnsi="Times New Roman" w:cs="Times New Roman"/>
            <w:sz w:val="28"/>
            <w:szCs w:val="28"/>
          </w:rPr>
          <w:t>thỏa mãn đúng yêu cầu thiết kế</w:t>
        </w:r>
      </w:ins>
      <w:del w:id="4336" w:author="Nguyen Toan" w:date="2018-05-06T21:27:00Z">
        <w:r w:rsidDel="0082774C">
          <w:rPr>
            <w:rFonts w:ascii="Times New Roman" w:eastAsia="Times New Roman" w:hAnsi="Times New Roman" w:cs="Times New Roman"/>
            <w:sz w:val="28"/>
            <w:szCs w:val="28"/>
          </w:rPr>
          <w:delText>:</w:delText>
        </w:r>
      </w:del>
      <w:ins w:id="4337" w:author="Nguyen Toan" w:date="2018-05-06T21:27:00Z">
        <w:r w:rsidR="0082774C">
          <w:rPr>
            <w:rFonts w:ascii="Times New Roman" w:eastAsia="Times New Roman" w:hAnsi="Times New Roman" w:cs="Times New Roman"/>
            <w:sz w:val="28"/>
            <w:szCs w:val="28"/>
          </w:rPr>
          <w:t xml:space="preserve">. </w:t>
        </w:r>
      </w:ins>
      <w:ins w:id="4338" w:author="Nguyen Toan" w:date="2018-05-06T21:28:00Z">
        <w:r w:rsidR="0082774C" w:rsidRPr="0082774C">
          <w:rPr>
            <w:rFonts w:ascii="Times New Roman" w:eastAsia="Times New Roman" w:hAnsi="Times New Roman" w:cs="Times New Roman"/>
            <w:sz w:val="28"/>
            <w:szCs w:val="28"/>
          </w:rPr>
          <w:t>Kiểm t</w:t>
        </w:r>
        <w:r w:rsidR="001A7739">
          <w:rPr>
            <w:rFonts w:ascii="Times New Roman" w:eastAsia="Times New Roman" w:hAnsi="Times New Roman" w:cs="Times New Roman"/>
            <w:sz w:val="28"/>
            <w:szCs w:val="28"/>
          </w:rPr>
          <w:t>hử hiệu năng (Performance Test)</w:t>
        </w:r>
        <w:r w:rsidR="0082774C" w:rsidRPr="0082774C">
          <w:rPr>
            <w:rFonts w:ascii="Times New Roman" w:eastAsia="Times New Roman" w:hAnsi="Times New Roman" w:cs="Times New Roman"/>
            <w:sz w:val="28"/>
            <w:szCs w:val="28"/>
          </w:rPr>
          <w:t xml:space="preserve"> </w:t>
        </w:r>
        <w:r w:rsidR="0082774C">
          <w:rPr>
            <w:rFonts w:ascii="Times New Roman" w:eastAsia="Times New Roman" w:hAnsi="Times New Roman" w:cs="Times New Roman"/>
            <w:sz w:val="28"/>
            <w:szCs w:val="28"/>
          </w:rPr>
          <w:t xml:space="preserve">đảm bảo tối ưu việc phân bổ tài </w:t>
        </w:r>
        <w:r w:rsidR="0082774C" w:rsidRPr="0082774C">
          <w:rPr>
            <w:rFonts w:ascii="Times New Roman" w:eastAsia="Times New Roman" w:hAnsi="Times New Roman" w:cs="Times New Roman"/>
            <w:sz w:val="28"/>
            <w:szCs w:val="28"/>
          </w:rPr>
          <w:t>nguyên hệ thống nhằm đạt được các chỉ</w:t>
        </w:r>
        <w:r w:rsidR="0082774C">
          <w:rPr>
            <w:rFonts w:ascii="Times New Roman" w:eastAsia="Times New Roman" w:hAnsi="Times New Roman" w:cs="Times New Roman"/>
            <w:sz w:val="28"/>
            <w:szCs w:val="28"/>
          </w:rPr>
          <w:t xml:space="preserve"> tiêu như thời gian xử lý, phản </w:t>
        </w:r>
        <w:r w:rsidR="0082774C" w:rsidRPr="0082774C">
          <w:rPr>
            <w:rFonts w:ascii="Times New Roman" w:eastAsia="Times New Roman" w:hAnsi="Times New Roman" w:cs="Times New Roman"/>
            <w:sz w:val="28"/>
            <w:szCs w:val="28"/>
          </w:rPr>
          <w:t>hồi,..</w:t>
        </w:r>
        <w:r w:rsidR="0082774C" w:rsidRPr="0082774C">
          <w:t xml:space="preserve"> </w:t>
        </w:r>
        <w:r w:rsidR="0082774C" w:rsidRPr="0082774C">
          <w:rPr>
            <w:rFonts w:ascii="Times New Roman" w:eastAsia="Times New Roman" w:hAnsi="Times New Roman" w:cs="Times New Roman"/>
            <w:sz w:val="28"/>
            <w:szCs w:val="28"/>
          </w:rPr>
          <w:t>Kiểm thử tải (Stress Test hoặc Load T</w:t>
        </w:r>
        <w:r w:rsidR="00D046C7">
          <w:rPr>
            <w:rFonts w:ascii="Times New Roman" w:eastAsia="Times New Roman" w:hAnsi="Times New Roman" w:cs="Times New Roman"/>
            <w:sz w:val="28"/>
            <w:szCs w:val="28"/>
          </w:rPr>
          <w:t>est)</w:t>
        </w:r>
        <w:r w:rsidR="0082774C">
          <w:rPr>
            <w:rFonts w:ascii="Times New Roman" w:eastAsia="Times New Roman" w:hAnsi="Times New Roman" w:cs="Times New Roman"/>
            <w:sz w:val="28"/>
            <w:szCs w:val="28"/>
          </w:rPr>
          <w:t xml:space="preserve"> đảm bảo hệ thống vận hành </w:t>
        </w:r>
        <w:r w:rsidR="0082774C" w:rsidRPr="0082774C">
          <w:rPr>
            <w:rFonts w:ascii="Times New Roman" w:eastAsia="Times New Roman" w:hAnsi="Times New Roman" w:cs="Times New Roman"/>
            <w:sz w:val="28"/>
            <w:szCs w:val="28"/>
          </w:rPr>
          <w:t>được trong điều kiện khắc nghiệt như</w:t>
        </w:r>
        <w:r w:rsidR="0082774C">
          <w:rPr>
            <w:rFonts w:ascii="Times New Roman" w:eastAsia="Times New Roman" w:hAnsi="Times New Roman" w:cs="Times New Roman"/>
            <w:sz w:val="28"/>
            <w:szCs w:val="28"/>
          </w:rPr>
          <w:t xml:space="preserve"> lượng truy cập tăng cao, đường </w:t>
        </w:r>
        <w:r w:rsidR="0082774C" w:rsidRPr="0082774C">
          <w:rPr>
            <w:rFonts w:ascii="Times New Roman" w:eastAsia="Times New Roman" w:hAnsi="Times New Roman" w:cs="Times New Roman"/>
            <w:sz w:val="28"/>
            <w:szCs w:val="28"/>
          </w:rPr>
          <w:t>truyền kém…</w:t>
        </w:r>
      </w:ins>
      <w:ins w:id="4339" w:author="Nguyen Toan" w:date="2018-05-07T23:06:00Z">
        <w:r w:rsidR="00294A61">
          <w:rPr>
            <w:rFonts w:ascii="Times New Roman" w:eastAsia="Times New Roman" w:hAnsi="Times New Roman" w:cs="Times New Roman"/>
            <w:sz w:val="28"/>
            <w:szCs w:val="28"/>
          </w:rPr>
          <w:t xml:space="preserve"> </w:t>
        </w:r>
      </w:ins>
      <w:ins w:id="4340" w:author="Nguyen Toan" w:date="2018-05-06T21:28:00Z">
        <w:r w:rsidR="0082774C" w:rsidRPr="0082774C">
          <w:rPr>
            <w:rFonts w:ascii="Times New Roman" w:eastAsia="Times New Roman" w:hAnsi="Times New Roman" w:cs="Times New Roman"/>
            <w:sz w:val="28"/>
            <w:szCs w:val="28"/>
          </w:rPr>
          <w:t>Kiểm thử cấu hình (Configuraion Test)</w:t>
        </w:r>
      </w:ins>
      <w:ins w:id="4341" w:author="Nguyen Toan" w:date="2018-05-06T21:29:00Z">
        <w:r w:rsidR="00E02555">
          <w:rPr>
            <w:rFonts w:ascii="Times New Roman" w:eastAsia="Times New Roman" w:hAnsi="Times New Roman" w:cs="Times New Roman"/>
            <w:sz w:val="28"/>
            <w:szCs w:val="28"/>
          </w:rPr>
          <w:t xml:space="preserve"> kiểm thử </w:t>
        </w:r>
      </w:ins>
      <w:ins w:id="4342" w:author="Nguyen Toan" w:date="2018-05-06T21:30:00Z">
        <w:r w:rsidR="003B13DF">
          <w:rPr>
            <w:rFonts w:ascii="Times New Roman" w:eastAsia="Times New Roman" w:hAnsi="Times New Roman" w:cs="Times New Roman"/>
            <w:sz w:val="28"/>
            <w:szCs w:val="28"/>
          </w:rPr>
          <w:t xml:space="preserve">hệ thống với các </w:t>
        </w:r>
        <w:r w:rsidR="00E02555">
          <w:rPr>
            <w:rFonts w:ascii="Times New Roman" w:eastAsia="Times New Roman" w:hAnsi="Times New Roman" w:cs="Times New Roman"/>
            <w:sz w:val="28"/>
            <w:szCs w:val="28"/>
          </w:rPr>
          <w:t xml:space="preserve">cấu hình </w:t>
        </w:r>
        <w:r w:rsidR="003B13DF">
          <w:rPr>
            <w:rFonts w:ascii="Times New Roman" w:eastAsia="Times New Roman" w:hAnsi="Times New Roman" w:cs="Times New Roman"/>
            <w:sz w:val="28"/>
            <w:szCs w:val="28"/>
          </w:rPr>
          <w:t>ở các môi trường, thiết bị khác nhau</w:t>
        </w:r>
      </w:ins>
      <w:ins w:id="4343" w:author="Nguyen Toan" w:date="2018-05-06T21:29:00Z">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bảo mật (Security Test) đảm</w:t>
        </w:r>
        <w:r w:rsidR="0082774C">
          <w:rPr>
            <w:rFonts w:ascii="Times New Roman" w:eastAsia="Times New Roman" w:hAnsi="Times New Roman" w:cs="Times New Roman"/>
            <w:sz w:val="28"/>
            <w:szCs w:val="28"/>
          </w:rPr>
          <w:t xml:space="preserve"> bảo tính toàn vẹn, bảo mật của </w:t>
        </w:r>
        <w:r w:rsidR="0082774C" w:rsidRPr="0082774C">
          <w:rPr>
            <w:rFonts w:ascii="Times New Roman" w:eastAsia="Times New Roman" w:hAnsi="Times New Roman" w:cs="Times New Roman"/>
            <w:sz w:val="28"/>
            <w:szCs w:val="28"/>
          </w:rPr>
          <w:t>dữ liệu và của hệ thống.</w:t>
        </w:r>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khả năng phục hồi (Recovery Test) đảm bảo hệ</w:t>
        </w:r>
        <w:r w:rsidR="0082774C">
          <w:rPr>
            <w:rFonts w:ascii="Times New Roman" w:eastAsia="Times New Roman" w:hAnsi="Times New Roman" w:cs="Times New Roman"/>
            <w:sz w:val="28"/>
            <w:szCs w:val="28"/>
          </w:rPr>
          <w:t xml:space="preserve"> thống có thể </w:t>
        </w:r>
        <w:r w:rsidR="0082774C" w:rsidRPr="0082774C">
          <w:rPr>
            <w:rFonts w:ascii="Times New Roman" w:eastAsia="Times New Roman" w:hAnsi="Times New Roman" w:cs="Times New Roman"/>
            <w:sz w:val="28"/>
            <w:szCs w:val="28"/>
          </w:rPr>
          <w:t xml:space="preserve">khôi phục lại trạng thái ổn định trước khi </w:t>
        </w:r>
        <w:r w:rsidR="0082774C">
          <w:rPr>
            <w:rFonts w:ascii="Times New Roman" w:eastAsia="Times New Roman" w:hAnsi="Times New Roman" w:cs="Times New Roman"/>
            <w:sz w:val="28"/>
            <w:szCs w:val="28"/>
          </w:rPr>
          <w:t xml:space="preserve">xảy ra mất mát tài nguyên, điều </w:t>
        </w:r>
        <w:r w:rsidR="0082774C" w:rsidRPr="0082774C">
          <w:rPr>
            <w:rFonts w:ascii="Times New Roman" w:eastAsia="Times New Roman" w:hAnsi="Times New Roman" w:cs="Times New Roman"/>
            <w:sz w:val="28"/>
            <w:szCs w:val="28"/>
          </w:rPr>
          <w:t>này đặc biệt quan trọng đối với các hệ thống tài chính – ngân hàng.</w:t>
        </w:r>
      </w:ins>
    </w:p>
    <w:p w14:paraId="42990DC2" w14:textId="38DEA992" w:rsidR="00E4534E" w:rsidRPr="00966627" w:rsidDel="0082774C" w:rsidRDefault="00E4534E" w:rsidP="00966627">
      <w:pPr>
        <w:pStyle w:val="ListParagraph"/>
        <w:numPr>
          <w:ilvl w:val="0"/>
          <w:numId w:val="37"/>
        </w:numPr>
        <w:spacing w:after="120"/>
        <w:jc w:val="both"/>
        <w:rPr>
          <w:del w:id="4344" w:author="Nguyen Toan" w:date="2018-05-06T21:29:00Z"/>
          <w:rFonts w:ascii="Times New Roman" w:eastAsia="Times New Roman" w:hAnsi="Times New Roman" w:cs="Times New Roman"/>
          <w:sz w:val="28"/>
          <w:szCs w:val="28"/>
        </w:rPr>
      </w:pPr>
      <w:del w:id="4345" w:author="Nguyen Toan" w:date="2018-05-06T21:29:00Z">
        <w:r w:rsidRPr="00966627" w:rsidDel="0082774C">
          <w:rPr>
            <w:rFonts w:ascii="Times New Roman" w:eastAsia="Times New Roman" w:hAnsi="Times New Roman" w:cs="Times New Roman"/>
            <w:sz w:val="28"/>
            <w:szCs w:val="28"/>
          </w:rPr>
          <w:delText xml:space="preserve">Kiểm thử hệ thống bao gồm:onal Test): đhống bao gồm:nh vi cst): đhống bao gồm:n đúng yêu cđhống bao gồKiđúng yêu cđhống bao gồm:mance Test): đống bao gồm:u </w:delText>
        </w:r>
        <w:r w:rsidR="00823DC3" w:rsidRPr="00966627" w:rsidDel="0082774C">
          <w:rPr>
            <w:rFonts w:ascii="Times New Roman" w:eastAsia="Times New Roman" w:hAnsi="Times New Roman" w:cs="Times New Roman"/>
            <w:sz w:val="28"/>
            <w:szCs w:val="28"/>
          </w:rPr>
          <w:delText>vince Test): đống guy</w:delText>
        </w:r>
        <w:r w:rsidR="00BA15AC" w:rsidDel="0082774C">
          <w:rPr>
            <w:rFonts w:ascii="Times New Roman" w:eastAsia="Times New Roman" w:hAnsi="Times New Roman" w:cs="Times New Roman"/>
            <w:sz w:val="28"/>
            <w:szCs w:val="28"/>
          </w:rPr>
          <w:delText>ê</w:delText>
        </w:r>
        <w:r w:rsidR="00823DC3" w:rsidRPr="00966627" w:rsidDel="0082774C">
          <w:rPr>
            <w:rFonts w:ascii="Times New Roman" w:eastAsia="Times New Roman" w:hAnsi="Times New Roman" w:cs="Times New Roman"/>
            <w:sz w:val="28"/>
            <w:szCs w:val="28"/>
          </w:rPr>
          <w:delText xml:space="preserve">n hce Test): đống guo gồm:ác ch Test): đống guo gồm:xc ch Test): đống </w:delText>
        </w:r>
      </w:del>
    </w:p>
    <w:p w14:paraId="17701111" w14:textId="6459E135" w:rsidR="00823DC3" w:rsidRPr="00966627" w:rsidDel="0082774C" w:rsidRDefault="00B82DD2" w:rsidP="00966627">
      <w:pPr>
        <w:pStyle w:val="ListParagraph"/>
        <w:numPr>
          <w:ilvl w:val="0"/>
          <w:numId w:val="37"/>
        </w:numPr>
        <w:spacing w:after="120"/>
        <w:jc w:val="both"/>
        <w:rPr>
          <w:del w:id="4346" w:author="Nguyen Toan" w:date="2018-05-06T21:29:00Z"/>
          <w:rFonts w:ascii="Times New Roman" w:eastAsia="Times New Roman" w:hAnsi="Times New Roman" w:cs="Times New Roman"/>
          <w:sz w:val="28"/>
          <w:szCs w:val="28"/>
        </w:rPr>
      </w:pPr>
      <w:del w:id="4347" w:author="Nguyen Toan" w:date="2018-05-06T21:29:00Z">
        <w:r w:rsidRPr="00966627" w:rsidDel="0082774C">
          <w:rPr>
            <w:rFonts w:ascii="Times New Roman" w:eastAsia="Times New Roman" w:hAnsi="Times New Roman" w:cs="Times New Roman"/>
            <w:sz w:val="28"/>
            <w:szCs w:val="28"/>
          </w:rPr>
          <w:delText xml:space="preserve">Ki ch Test): đống guo gồm:ho ch Test): đống guo gồm:ệo ch Test): đống guo gồm:g đih Test): đống guo gồm:ư lưh Test): đống guo gồm: đưưh Test): đống </w:delText>
        </w:r>
      </w:del>
    </w:p>
    <w:p w14:paraId="02B33046" w14:textId="7410F10C" w:rsidR="00BD45DE" w:rsidRPr="00966627" w:rsidDel="0082774C" w:rsidRDefault="00BD45DE" w:rsidP="00966627">
      <w:pPr>
        <w:pStyle w:val="ListParagraph"/>
        <w:numPr>
          <w:ilvl w:val="0"/>
          <w:numId w:val="37"/>
        </w:numPr>
        <w:spacing w:after="120"/>
        <w:jc w:val="both"/>
        <w:rPr>
          <w:del w:id="4348" w:author="Nguyen Toan" w:date="2018-05-06T21:29:00Z"/>
          <w:rFonts w:ascii="Times New Roman" w:eastAsia="Times New Roman" w:hAnsi="Times New Roman" w:cs="Times New Roman"/>
          <w:sz w:val="28"/>
          <w:szCs w:val="28"/>
        </w:rPr>
      </w:pPr>
      <w:del w:id="4349" w:author="Nguyen Toan" w:date="2018-05-06T21:29:00Z">
        <w:r w:rsidRPr="00966627" w:rsidDel="0082774C">
          <w:rPr>
            <w:rFonts w:ascii="Times New Roman" w:eastAsia="Times New Roman" w:hAnsi="Times New Roman" w:cs="Times New Roman"/>
            <w:sz w:val="28"/>
            <w:szCs w:val="28"/>
          </w:rPr>
          <w:delText xml:space="preserve">Kiưưh </w:delText>
        </w:r>
        <w:r w:rsidR="00963683" w:rsidRPr="00966627" w:rsidDel="0082774C">
          <w:rPr>
            <w:rFonts w:ascii="Times New Roman" w:eastAsia="Times New Roman" w:hAnsi="Times New Roman" w:cs="Times New Roman"/>
            <w:sz w:val="28"/>
            <w:szCs w:val="28"/>
          </w:rPr>
          <w:delText>hiưưh Test): đống guo gồn Test)</w:delText>
        </w:r>
        <w:r w:rsidRPr="00966627" w:rsidDel="0082774C">
          <w:rPr>
            <w:rFonts w:ascii="Times New Roman" w:eastAsia="Times New Roman" w:hAnsi="Times New Roman" w:cs="Times New Roman"/>
            <w:sz w:val="28"/>
            <w:szCs w:val="28"/>
          </w:rPr>
          <w:delText xml:space="preserve"> </w:delText>
        </w:r>
      </w:del>
    </w:p>
    <w:p w14:paraId="15A8D2B7" w14:textId="77634071" w:rsidR="00BD45DE" w:rsidRPr="00966627" w:rsidDel="0082774C" w:rsidRDefault="00BD45DE" w:rsidP="00966627">
      <w:pPr>
        <w:pStyle w:val="ListParagraph"/>
        <w:numPr>
          <w:ilvl w:val="0"/>
          <w:numId w:val="37"/>
        </w:numPr>
        <w:spacing w:after="120"/>
        <w:jc w:val="both"/>
        <w:rPr>
          <w:del w:id="4350" w:author="Nguyen Toan" w:date="2018-05-06T21:29:00Z"/>
          <w:rFonts w:ascii="Times New Roman" w:eastAsia="Times New Roman" w:hAnsi="Times New Roman" w:cs="Times New Roman"/>
          <w:sz w:val="28"/>
          <w:szCs w:val="28"/>
        </w:rPr>
      </w:pPr>
      <w:del w:id="4351"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w:delText>
        </w:r>
        <w:r w:rsidR="004E5E92" w:rsidRPr="00966627" w:rsidDel="0082774C">
          <w:rPr>
            <w:rFonts w:ascii="Times New Roman" w:eastAsia="Times New Roman" w:hAnsi="Times New Roman" w:cs="Times New Roman"/>
            <w:sz w:val="28"/>
            <w:szCs w:val="28"/>
          </w:rPr>
          <w:delText xml:space="preserve"> mưưh Test): đống guo gồn Test).h</w:delText>
        </w:r>
      </w:del>
    </w:p>
    <w:p w14:paraId="6262054A" w14:textId="62C14E4D" w:rsidR="00CD5D20" w:rsidRPr="00966627" w:rsidDel="0082774C" w:rsidRDefault="000264BE" w:rsidP="00966627">
      <w:pPr>
        <w:pStyle w:val="ListParagraph"/>
        <w:numPr>
          <w:ilvl w:val="0"/>
          <w:numId w:val="37"/>
        </w:numPr>
        <w:spacing w:after="120"/>
        <w:jc w:val="both"/>
        <w:rPr>
          <w:del w:id="4352" w:author="Nguyen Toan" w:date="2018-05-06T21:29:00Z"/>
          <w:rFonts w:ascii="Times New Roman" w:eastAsia="Times New Roman" w:hAnsi="Times New Roman" w:cs="Times New Roman"/>
          <w:sz w:val="28"/>
          <w:szCs w:val="28"/>
        </w:rPr>
      </w:pPr>
      <w:del w:id="4353"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tính chính xác vống hoặc ứng dụng của bên ngoài.các hành vi và lỗi trên toàn hệ thống.n hệ thốnệt quan trọng đối với các hệ thống tài chính – ngân hàng.</w:delText>
        </w:r>
      </w:del>
    </w:p>
    <w:p w14:paraId="71A075A3" w14:textId="480D79DA" w:rsidR="003376E5" w:rsidRPr="00966627"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 xml:space="preserve">Kiểm thử </w:t>
      </w:r>
      <w:r w:rsidRPr="00966627">
        <w:rPr>
          <w:rFonts w:ascii="Times New Roman" w:hAnsi="Times New Roman" w:cs="Times New Roman"/>
          <w:b/>
          <w:sz w:val="28"/>
          <w:szCs w:val="28"/>
        </w:rPr>
        <w:t>chấp</w:t>
      </w:r>
      <w:r w:rsidRPr="00966627">
        <w:rPr>
          <w:rFonts w:ascii="Times New Roman" w:eastAsia="Times New Roman" w:hAnsi="Times New Roman" w:cs="Times New Roman"/>
          <w:b/>
          <w:sz w:val="28"/>
          <w:szCs w:val="28"/>
        </w:rPr>
        <w:t xml:space="preserve"> nhận</w:t>
      </w:r>
    </w:p>
    <w:p w14:paraId="1AF50D3E" w14:textId="2831E48C" w:rsidR="00F87065" w:rsidRPr="009406F5" w:rsidRDefault="009406F5"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sau giai đoạn kiểm thử hệ thống sẽ là kiểm thử chấp nhận (Acceptance Test)</w:t>
      </w:r>
      <w:r w:rsidR="0094176A">
        <w:rPr>
          <w:rFonts w:ascii="Times New Roman" w:eastAsia="Times New Roman" w:hAnsi="Times New Roman" w:cs="Times New Roman"/>
          <w:sz w:val="28"/>
          <w:szCs w:val="28"/>
        </w:rPr>
        <w:t>. Bước này do khách hàng đưa ra yêu cầu thực hiện</w:t>
      </w:r>
      <w:r w:rsidR="00B66BF5">
        <w:rPr>
          <w:rFonts w:ascii="Times New Roman" w:eastAsia="Times New Roman" w:hAnsi="Times New Roman" w:cs="Times New Roman"/>
          <w:sz w:val="28"/>
          <w:szCs w:val="28"/>
        </w:rPr>
        <w:t>.</w:t>
      </w:r>
      <w:r w:rsidR="009036A3">
        <w:rPr>
          <w:rFonts w:ascii="Times New Roman" w:eastAsia="Times New Roman" w:hAnsi="Times New Roman" w:cs="Times New Roman"/>
          <w:sz w:val="28"/>
          <w:szCs w:val="28"/>
        </w:rPr>
        <w:t xml:space="preserve"> Quá trình kiể</w:t>
      </w:r>
      <w:r w:rsidR="00730AC2">
        <w:rPr>
          <w:rFonts w:ascii="Times New Roman" w:eastAsia="Times New Roman" w:hAnsi="Times New Roman" w:cs="Times New Roman"/>
          <w:sz w:val="28"/>
          <w:szCs w:val="28"/>
        </w:rPr>
        <w:t>m thử này có ý nghĩa quan trọng trong việc xác định xem chương trình có đáp ứng được như mong đợi của khách hàng hay không.</w:t>
      </w:r>
      <w:r w:rsidR="002D0B46">
        <w:rPr>
          <w:rFonts w:ascii="Times New Roman" w:eastAsia="Times New Roman" w:hAnsi="Times New Roman" w:cs="Times New Roman"/>
          <w:sz w:val="28"/>
          <w:szCs w:val="28"/>
        </w:rPr>
        <w:t xml:space="preserve"> </w:t>
      </w:r>
    </w:p>
    <w:p w14:paraId="66920A96" w14:textId="77777777" w:rsidR="006E2385" w:rsidRPr="00966627" w:rsidRDefault="006E2385" w:rsidP="00966627">
      <w:pPr>
        <w:pStyle w:val="Heading3"/>
        <w:numPr>
          <w:ilvl w:val="3"/>
          <w:numId w:val="12"/>
        </w:numPr>
        <w:spacing w:before="240" w:after="120"/>
        <w:ind w:left="646" w:hanging="646"/>
        <w:rPr>
          <w:rFonts w:ascii="Times New Roman" w:hAnsi="Times New Roman" w:cs="Times New Roman"/>
          <w:b/>
          <w:color w:val="auto"/>
        </w:rPr>
      </w:pPr>
      <w:bookmarkStart w:id="4354" w:name="_Toc513613708"/>
      <w:r w:rsidRPr="00966627">
        <w:rPr>
          <w:rFonts w:ascii="Times New Roman" w:hAnsi="Times New Roman" w:cs="Times New Roman"/>
          <w:b/>
          <w:color w:val="auto"/>
        </w:rPr>
        <w:lastRenderedPageBreak/>
        <w:t>Các cấp độ kiểm thử khác</w:t>
      </w:r>
      <w:bookmarkEnd w:id="4354"/>
    </w:p>
    <w:p w14:paraId="38382F47" w14:textId="3B1D602B" w:rsidR="00D42FB1" w:rsidRPr="002031DA" w:rsidRDefault="00D42FB1" w:rsidP="00966627">
      <w:pPr>
        <w:spacing w:after="120"/>
        <w:ind w:firstLine="567"/>
        <w:jc w:val="both"/>
        <w:rPr>
          <w:rFonts w:ascii="Times New Roman" w:eastAsia="Times New Roman" w:hAnsi="Times New Roman" w:cs="Times New Roman"/>
          <w:sz w:val="28"/>
          <w:szCs w:val="28"/>
        </w:rPr>
      </w:pPr>
      <w:r w:rsidRPr="002031DA">
        <w:rPr>
          <w:rFonts w:ascii="Times New Roman" w:eastAsia="Times New Roman" w:hAnsi="Times New Roman" w:cs="Times New Roman"/>
          <w:sz w:val="28"/>
          <w:szCs w:val="28"/>
        </w:rPr>
        <w:t xml:space="preserve">Ngoài các cấp độ trên, còn có một số cấp độ kiểm thử khác như </w:t>
      </w:r>
      <w:ins w:id="4355" w:author="Nguyen Toan" w:date="2018-05-05T22:48:00Z">
        <w:r w:rsidR="004404AB">
          <w:rPr>
            <w:rFonts w:ascii="Times New Roman" w:eastAsia="Times New Roman" w:hAnsi="Times New Roman" w:cs="Times New Roman"/>
            <w:sz w:val="28"/>
            <w:szCs w:val="28"/>
          </w:rPr>
          <w:t>kiểm thử hồi quy và kiểm thử tính đúng.</w:t>
        </w:r>
      </w:ins>
      <w:del w:id="4356" w:author="Nguyen Toan" w:date="2018-05-05T22:48:00Z">
        <w:r w:rsidRPr="002031DA" w:rsidDel="004404AB">
          <w:rPr>
            <w:rFonts w:ascii="Times New Roman" w:eastAsia="Times New Roman" w:hAnsi="Times New Roman" w:cs="Times New Roman"/>
            <w:sz w:val="28"/>
            <w:szCs w:val="28"/>
          </w:rPr>
          <w:delText>sau.</w:delText>
        </w:r>
      </w:del>
    </w:p>
    <w:p w14:paraId="0F7C1299" w14:textId="79F2C613" w:rsidR="00C43FF3" w:rsidRPr="00966627" w:rsidDel="004404AB" w:rsidRDefault="004404AB" w:rsidP="00351C8D">
      <w:pPr>
        <w:pStyle w:val="Heading4"/>
        <w:numPr>
          <w:ilvl w:val="4"/>
          <w:numId w:val="12"/>
        </w:numPr>
        <w:spacing w:before="240" w:after="120"/>
        <w:ind w:left="0" w:firstLine="0"/>
        <w:rPr>
          <w:del w:id="4357" w:author="Nguyen Toan" w:date="2018-05-05T22:48:00Z"/>
          <w:rFonts w:ascii="Times New Roman" w:hAnsi="Times New Roman" w:cs="Times New Roman"/>
          <w:b/>
          <w:color w:val="auto"/>
          <w:sz w:val="28"/>
          <w:szCs w:val="28"/>
        </w:rPr>
      </w:pPr>
      <w:ins w:id="4358" w:author="Nguyen Toan" w:date="2018-05-05T22:48:00Z">
        <w:r>
          <w:rPr>
            <w:rFonts w:ascii="Times New Roman" w:hAnsi="Times New Roman" w:cs="Times New Roman"/>
            <w:b/>
            <w:color w:val="auto"/>
            <w:sz w:val="28"/>
            <w:szCs w:val="28"/>
          </w:rPr>
          <w:tab/>
        </w:r>
      </w:ins>
      <w:del w:id="4359" w:author="Nguyen Toan" w:date="2018-05-05T22:48:00Z">
        <w:r w:rsidR="006E0B1C" w:rsidRPr="00966627" w:rsidDel="004404AB">
          <w:rPr>
            <w:rFonts w:ascii="Times New Roman" w:hAnsi="Times New Roman" w:cs="Times New Roman"/>
            <w:b/>
            <w:color w:val="auto"/>
            <w:sz w:val="28"/>
            <w:szCs w:val="28"/>
          </w:rPr>
          <w:delText>Kiểm thử hồi quy</w:delText>
        </w:r>
      </w:del>
    </w:p>
    <w:p w14:paraId="1EBC729F" w14:textId="797A251F" w:rsidR="0094316F" w:rsidDel="004404AB" w:rsidRDefault="00C43FF3">
      <w:pPr>
        <w:spacing w:after="120"/>
        <w:jc w:val="both"/>
        <w:rPr>
          <w:del w:id="4360" w:author="Nguyen Toan" w:date="2018-05-05T22:48:00Z"/>
          <w:rFonts w:ascii="Times New Roman" w:eastAsia="Times New Roman" w:hAnsi="Times New Roman" w:cs="Times New Roman"/>
          <w:sz w:val="28"/>
          <w:szCs w:val="28"/>
        </w:rPr>
        <w:pPrChange w:id="4361" w:author="Nguyen Toan" w:date="2018-05-05T22:48:00Z">
          <w:pPr>
            <w:spacing w:after="120"/>
            <w:ind w:firstLine="567"/>
            <w:jc w:val="both"/>
          </w:pPr>
        </w:pPrChange>
      </w:pPr>
      <w:r w:rsidRPr="00C43FF3">
        <w:rPr>
          <w:rFonts w:ascii="Times New Roman" w:eastAsia="Times New Roman" w:hAnsi="Times New Roman" w:cs="Times New Roman"/>
          <w:sz w:val="28"/>
          <w:szCs w:val="28"/>
        </w:rPr>
        <w:t xml:space="preserve">Kiểm thử hồi quy là “sự kiểm tra lại có lựa chọn của một hệ thống hay thành phần để xác minh là những sự thay đổi không gây  ra những hậu quả không mong muốn” </w:t>
      </w:r>
      <w:r w:rsidR="00B35BAA">
        <w:rPr>
          <w:rFonts w:ascii="Times New Roman" w:eastAsia="Times New Roman" w:hAnsi="Times New Roman" w:cs="Times New Roman"/>
          <w:sz w:val="28"/>
          <w:szCs w:val="28"/>
        </w:rPr>
        <w:t>(Theo chuẩn IEEE610-90)</w:t>
      </w:r>
      <w:r w:rsidR="0094316F">
        <w:rPr>
          <w:rFonts w:ascii="Times New Roman" w:eastAsia="Times New Roman" w:hAnsi="Times New Roman" w:cs="Times New Roman"/>
          <w:sz w:val="28"/>
          <w:szCs w:val="28"/>
        </w:rPr>
        <w:t>.</w:t>
      </w:r>
      <w:ins w:id="4362" w:author="Nguyen Toan" w:date="2018-05-05T22:48:00Z">
        <w:r w:rsidR="004404AB">
          <w:rPr>
            <w:rFonts w:ascii="Times New Roman" w:eastAsia="Times New Roman" w:hAnsi="Times New Roman" w:cs="Times New Roman"/>
            <w:sz w:val="28"/>
            <w:szCs w:val="28"/>
          </w:rPr>
          <w:t xml:space="preserve"> </w:t>
        </w:r>
      </w:ins>
    </w:p>
    <w:p w14:paraId="33E91E4F" w14:textId="7BA59DEF" w:rsidR="0094316F" w:rsidRDefault="0094316F">
      <w:pPr>
        <w:spacing w:after="120"/>
        <w:jc w:val="both"/>
        <w:rPr>
          <w:rFonts w:ascii="Times New Roman" w:eastAsia="Times New Roman" w:hAnsi="Times New Roman" w:cs="Times New Roman"/>
          <w:sz w:val="28"/>
          <w:szCs w:val="28"/>
        </w:rPr>
        <w:pPrChange w:id="4363" w:author="Nguyen Toan" w:date="2018-05-05T22:48:00Z">
          <w:pPr>
            <w:spacing w:after="120"/>
            <w:ind w:firstLine="567"/>
            <w:jc w:val="both"/>
          </w:pPr>
        </w:pPrChange>
      </w:pPr>
      <w:r>
        <w:rPr>
          <w:rFonts w:ascii="Times New Roman" w:eastAsia="Times New Roman" w:hAnsi="Times New Roman" w:cs="Times New Roman"/>
          <w:sz w:val="28"/>
          <w:szCs w:val="28"/>
        </w:rPr>
        <w:t>Trên thực tế, phần mềm đã trải qua các bước kiểm tra trước đó vẫn</w:t>
      </w:r>
      <w:r w:rsidR="00B65E21">
        <w:rPr>
          <w:rFonts w:ascii="Times New Roman" w:eastAsia="Times New Roman" w:hAnsi="Times New Roman" w:cs="Times New Roman"/>
          <w:sz w:val="28"/>
          <w:szCs w:val="28"/>
        </w:rPr>
        <w:t xml:space="preserve"> có thể thực hiện kiểm tra lại.</w:t>
      </w:r>
      <w:r w:rsidR="00C73E9B">
        <w:rPr>
          <w:rFonts w:ascii="Times New Roman" w:eastAsia="Times New Roman" w:hAnsi="Times New Roman" w:cs="Times New Roman"/>
          <w:sz w:val="28"/>
          <w:szCs w:val="28"/>
        </w:rPr>
        <w:t xml:space="preserve"> Đây là sự lặp lại các bước kiểm thử để chỉ ra rằng hệ thống phần mềm không bị thay đổi, ngoại trừ tới mức như yêu cầu</w:t>
      </w:r>
    </w:p>
    <w:p w14:paraId="4056A15A" w14:textId="4854D4F2" w:rsidR="00133D8E" w:rsidRPr="00966627" w:rsidDel="004404AB" w:rsidRDefault="00133D8E" w:rsidP="00966627">
      <w:pPr>
        <w:pStyle w:val="Heading4"/>
        <w:numPr>
          <w:ilvl w:val="4"/>
          <w:numId w:val="12"/>
        </w:numPr>
        <w:spacing w:before="240" w:after="120"/>
        <w:ind w:left="794" w:hanging="794"/>
        <w:rPr>
          <w:del w:id="4364" w:author="Nguyen Toan" w:date="2018-05-05T22:48:00Z"/>
          <w:rFonts w:ascii="Times New Roman" w:hAnsi="Times New Roman" w:cs="Times New Roman"/>
          <w:b/>
          <w:color w:val="auto"/>
          <w:sz w:val="28"/>
          <w:szCs w:val="28"/>
        </w:rPr>
      </w:pPr>
      <w:commentRangeStart w:id="4365"/>
      <w:del w:id="4366" w:author="Nguyen Toan" w:date="2018-05-05T22:48:00Z">
        <w:r w:rsidRPr="00966627" w:rsidDel="004404AB">
          <w:rPr>
            <w:rFonts w:ascii="Times New Roman" w:hAnsi="Times New Roman" w:cs="Times New Roman"/>
            <w:b/>
            <w:color w:val="auto"/>
            <w:sz w:val="28"/>
            <w:szCs w:val="28"/>
          </w:rPr>
          <w:delText>Kiểm thử tính đúng</w:delText>
        </w:r>
      </w:del>
    </w:p>
    <w:p w14:paraId="4F0B3E70" w14:textId="77777777" w:rsidR="004750C3" w:rsidRDefault="00BB325A" w:rsidP="00966627">
      <w:pPr>
        <w:spacing w:after="120"/>
        <w:ind w:firstLine="567"/>
        <w:jc w:val="both"/>
        <w:rPr>
          <w:ins w:id="4367" w:author="Nguyen Toan" w:date="2018-05-07T23:07: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đúng đắn là yêu cầu tối thiểu của phần mềm, là mục đích chủ yếu của kiểm thử. </w:t>
      </w:r>
      <w:r w:rsidR="00F61DD6">
        <w:rPr>
          <w:rFonts w:ascii="Times New Roman" w:eastAsia="Times New Roman" w:hAnsi="Times New Roman" w:cs="Times New Roman"/>
          <w:sz w:val="28"/>
          <w:szCs w:val="28"/>
        </w:rPr>
        <w:t>Kiểm thử tính đúng đắn –</w:t>
      </w:r>
      <w:r w:rsidR="00A94E20">
        <w:rPr>
          <w:rFonts w:ascii="Times New Roman" w:eastAsia="Times New Roman" w:hAnsi="Times New Roman" w:cs="Times New Roman"/>
          <w:sz w:val="28"/>
          <w:szCs w:val="28"/>
        </w:rPr>
        <w:t xml:space="preserve"> Correctness Testing, kiểm thử viên có thể </w:t>
      </w:r>
      <w:r w:rsidR="00060272">
        <w:rPr>
          <w:rFonts w:ascii="Times New Roman" w:eastAsia="Times New Roman" w:hAnsi="Times New Roman" w:cs="Times New Roman"/>
          <w:sz w:val="28"/>
          <w:szCs w:val="28"/>
        </w:rPr>
        <w:t xml:space="preserve">biết hay </w:t>
      </w:r>
      <w:r w:rsidR="00A94E20">
        <w:rPr>
          <w:rFonts w:ascii="Times New Roman" w:eastAsia="Times New Roman" w:hAnsi="Times New Roman" w:cs="Times New Roman"/>
          <w:sz w:val="28"/>
          <w:szCs w:val="28"/>
        </w:rPr>
        <w:t>không biết chi tiết bên trong của các th</w:t>
      </w:r>
      <w:r w:rsidR="00413495">
        <w:rPr>
          <w:rFonts w:ascii="Times New Roman" w:eastAsia="Times New Roman" w:hAnsi="Times New Roman" w:cs="Times New Roman"/>
          <w:sz w:val="28"/>
          <w:szCs w:val="28"/>
        </w:rPr>
        <w:t>ành phần phần mềm được kiểm thử như luồng điều khiển, dòng dữ liệu,…</w:t>
      </w:r>
      <w:commentRangeEnd w:id="4365"/>
      <w:r w:rsidR="002B6271">
        <w:rPr>
          <w:rStyle w:val="CommentReference"/>
        </w:rPr>
        <w:commentReference w:id="4365"/>
      </w:r>
    </w:p>
    <w:p w14:paraId="7E7EAECE" w14:textId="7D673FDD" w:rsidR="00133D8E" w:rsidRPr="00C43FF3" w:rsidRDefault="009B5C87"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63B51DB" w14:textId="45CD6006" w:rsidR="006F117B" w:rsidRDefault="000A02C1" w:rsidP="00966627">
      <w:pPr>
        <w:pStyle w:val="Heading1"/>
        <w:numPr>
          <w:ilvl w:val="0"/>
          <w:numId w:val="12"/>
        </w:numPr>
        <w:spacing w:after="600" w:line="240" w:lineRule="auto"/>
        <w:ind w:left="0" w:firstLine="0"/>
        <w:jc w:val="center"/>
        <w:rPr>
          <w:ins w:id="4368" w:author="Nguyen Toan" w:date="2018-05-05T22:48:00Z"/>
          <w:rFonts w:ascii="Times New Roman" w:eastAsia="Times New Roman" w:hAnsi="Times New Roman" w:cs="Times New Roman"/>
          <w:b/>
          <w:sz w:val="28"/>
          <w:szCs w:val="28"/>
        </w:rPr>
      </w:pPr>
      <w:bookmarkStart w:id="4369" w:name="_9xmhgkqivhy" w:colFirst="0" w:colLast="0"/>
      <w:bookmarkEnd w:id="4369"/>
      <w:del w:id="4370" w:author="Nguyen Toan" w:date="2018-05-07T23:44:00Z">
        <w:r w:rsidRPr="00D22636" w:rsidDel="007730D8">
          <w:rPr>
            <w:rFonts w:ascii="Times New Roman" w:eastAsia="Times New Roman" w:hAnsi="Times New Roman" w:cs="Times New Roman"/>
            <w:b/>
            <w:sz w:val="28"/>
            <w:szCs w:val="28"/>
          </w:rPr>
          <w:lastRenderedPageBreak/>
          <w:delText>THỰC TRẠNG</w:delText>
        </w:r>
      </w:del>
      <w:bookmarkStart w:id="4371" w:name="_Toc513613709"/>
      <w:ins w:id="4372" w:author="Nguyen Toan" w:date="2018-05-07T23:44:00Z">
        <w:r w:rsidR="007730D8">
          <w:rPr>
            <w:rFonts w:ascii="Times New Roman" w:eastAsia="Times New Roman" w:hAnsi="Times New Roman" w:cs="Times New Roman"/>
            <w:b/>
            <w:sz w:val="28"/>
            <w:szCs w:val="28"/>
          </w:rPr>
          <w:t>KHÓ KHĂN</w:t>
        </w:r>
      </w:ins>
      <w:r w:rsidRPr="00D22636">
        <w:rPr>
          <w:rFonts w:ascii="Times New Roman" w:eastAsia="Times New Roman" w:hAnsi="Times New Roman" w:cs="Times New Roman"/>
          <w:b/>
          <w:sz w:val="28"/>
          <w:szCs w:val="28"/>
        </w:rPr>
        <w:t xml:space="preserve"> VÀ CÁC VẤN ĐỀ CẦN GIẢI QUYẾT</w:t>
      </w:r>
      <w:bookmarkEnd w:id="4371"/>
    </w:p>
    <w:p w14:paraId="59EF3F2E" w14:textId="5CF8F3BD" w:rsidR="00F725CD" w:rsidRPr="00F725CD" w:rsidRDefault="003925EB">
      <w:pPr>
        <w:spacing w:line="288" w:lineRule="auto"/>
        <w:ind w:firstLine="567"/>
        <w:jc w:val="both"/>
        <w:rPr>
          <w:rPrChange w:id="4373" w:author="Nguyen Toan" w:date="2018-05-05T22:48:00Z">
            <w:rPr>
              <w:rFonts w:ascii="Times New Roman" w:eastAsia="Times New Roman" w:hAnsi="Times New Roman" w:cs="Times New Roman"/>
              <w:b/>
              <w:sz w:val="28"/>
              <w:szCs w:val="28"/>
            </w:rPr>
          </w:rPrChange>
        </w:rPr>
        <w:pPrChange w:id="4374" w:author="Nguyen Toan" w:date="2018-05-05T22:48:00Z">
          <w:pPr>
            <w:pStyle w:val="Heading1"/>
            <w:numPr>
              <w:numId w:val="12"/>
            </w:numPr>
            <w:spacing w:after="600" w:line="240" w:lineRule="auto"/>
            <w:ind w:left="360" w:hanging="360"/>
            <w:jc w:val="center"/>
          </w:pPr>
        </w:pPrChange>
      </w:pPr>
      <w:ins w:id="4375" w:author="Nguyen Toan" w:date="2018-05-07T23:38:00Z">
        <w:r w:rsidRPr="005A5BC4">
          <w:rPr>
            <w:rFonts w:ascii="Times New Roman" w:eastAsia="Times New Roman" w:hAnsi="Times New Roman" w:cs="Times New Roman"/>
            <w:sz w:val="28"/>
            <w:szCs w:val="28"/>
          </w:rPr>
          <w: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t>
        </w:r>
        <w:r>
          <w:rPr>
            <w:rFonts w:ascii="Times New Roman" w:eastAsia="Times New Roman" w:hAnsi="Times New Roman" w:cs="Times New Roman"/>
            <w:sz w:val="28"/>
            <w:szCs w:val="28"/>
          </w:rPr>
          <w:t>g</w:t>
        </w:r>
        <w:r w:rsidRPr="005A5BC4">
          <w:rPr>
            <w:rFonts w:ascii="Times New Roman" w:eastAsia="Times New Roman" w:hAnsi="Times New Roman" w:cs="Times New Roman"/>
            <w:sz w:val="28"/>
            <w:szCs w:val="28"/>
          </w:rPr>
          <w:t xml:space="preserve"> có trong quá trình phát triển, triển khai sản phẩm. </w:t>
        </w:r>
        <w:del w:id="4376" w:author="LoanDT" w:date="2018-05-08T21:57:00Z">
          <w:r w:rsidRPr="005A5BC4" w:rsidDel="00167B79">
            <w:rPr>
              <w:rFonts w:ascii="Times New Roman" w:eastAsia="Times New Roman" w:hAnsi="Times New Roman" w:cs="Times New Roman"/>
              <w:sz w:val="28"/>
              <w:szCs w:val="28"/>
            </w:rPr>
            <w:delText>Điều khá bất ngờ là c</w:delText>
          </w:r>
        </w:del>
      </w:ins>
      <w:ins w:id="4377" w:author="LoanDT" w:date="2018-05-08T21:57:00Z">
        <w:r w:rsidR="00167B79">
          <w:rPr>
            <w:rFonts w:ascii="Times New Roman" w:eastAsia="Times New Roman" w:hAnsi="Times New Roman" w:cs="Times New Roman"/>
            <w:sz w:val="28"/>
            <w:szCs w:val="28"/>
          </w:rPr>
          <w:t>C</w:t>
        </w:r>
      </w:ins>
      <w:ins w:id="4378" w:author="Nguyen Toan" w:date="2018-05-07T23:38:00Z">
        <w:r w:rsidRPr="005A5BC4">
          <w:rPr>
            <w:rFonts w:ascii="Times New Roman" w:eastAsia="Times New Roman" w:hAnsi="Times New Roman" w:cs="Times New Roman"/>
            <w:sz w:val="28"/>
            <w:szCs w:val="28"/>
          </w:rPr>
          <w:t xml:space="preserve">ác giải pháp tích hợp hiện nay thường được kiểm thử rất ít hoặc bỏ qua kiểm thử, hoặc nếu có thì được làm thủ công và không mang tính thường xuyên. </w:t>
        </w:r>
        <w:r>
          <w:rPr>
            <w:rFonts w:ascii="Times New Roman" w:eastAsia="Times New Roman" w:hAnsi="Times New Roman" w:cs="Times New Roman"/>
            <w:sz w:val="28"/>
            <w:szCs w:val="28"/>
          </w:rPr>
          <w:t>Nguyên nhân dẫn đến tình trạng này xuất phát từ nhiều nguyên nhân. Đầu tiên, k</w:t>
        </w:r>
        <w:r w:rsidRPr="00EA6F70">
          <w:rPr>
            <w:rFonts w:ascii="Times New Roman" w:eastAsia="Times New Roman" w:hAnsi="Times New Roman" w:cs="Times New Roman"/>
            <w:sz w:val="28"/>
            <w:szCs w:val="28"/>
          </w:rPr>
          <w:t>iến trúc ESB bao gồm nhiều thành phần,</w:t>
        </w:r>
        <w:r>
          <w:rPr>
            <w:rFonts w:ascii="Times New Roman" w:eastAsia="Times New Roman" w:hAnsi="Times New Roman" w:cs="Times New Roman"/>
            <w:sz w:val="28"/>
            <w:szCs w:val="28"/>
          </w:rPr>
          <w:t xml:space="preserve"> sử dụng các cơ chế truyền nhận </w:t>
        </w:r>
        <w:r w:rsidRPr="00EA6F70">
          <w:rPr>
            <w:rFonts w:ascii="Times New Roman" w:eastAsia="Times New Roman" w:hAnsi="Times New Roman" w:cs="Times New Roman"/>
            <w:sz w:val="28"/>
            <w:szCs w:val="28"/>
          </w:rPr>
          <w:t>bản tin bất đồng bộ, các giải pháp áp dụng</w:t>
        </w:r>
        <w:r>
          <w:rPr>
            <w:rFonts w:ascii="Times New Roman" w:eastAsia="Times New Roman" w:hAnsi="Times New Roman" w:cs="Times New Roman"/>
            <w:sz w:val="28"/>
            <w:szCs w:val="28"/>
          </w:rPr>
          <w:t xml:space="preserve"> thường phức tạp, phân tán, dẫn </w:t>
        </w:r>
        <w:r w:rsidRPr="00EA6F70">
          <w:rPr>
            <w:rFonts w:ascii="Times New Roman" w:eastAsia="Times New Roman" w:hAnsi="Times New Roman" w:cs="Times New Roman"/>
            <w:sz w:val="28"/>
            <w:szCs w:val="28"/>
          </w:rPr>
          <w:t>đến việc thiết lập môi trường kiểm thử giống</w:t>
        </w:r>
        <w:r>
          <w:rPr>
            <w:rFonts w:ascii="Times New Roman" w:eastAsia="Times New Roman" w:hAnsi="Times New Roman" w:cs="Times New Roman"/>
            <w:sz w:val="28"/>
            <w:szCs w:val="28"/>
          </w:rPr>
          <w:t xml:space="preserve"> với môi trường triển khai thực </w:t>
        </w:r>
        <w:r w:rsidRPr="00EA6F70">
          <w:rPr>
            <w:rFonts w:ascii="Times New Roman" w:eastAsia="Times New Roman" w:hAnsi="Times New Roman" w:cs="Times New Roman"/>
            <w:sz w:val="28"/>
            <w:szCs w:val="28"/>
          </w:rPr>
          <w:t>tế rất khó khăn.</w:t>
        </w:r>
        <w:r w:rsidRPr="00FA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Ngoài ra, q</w:t>
        </w:r>
        <w:r w:rsidRPr="003073FF">
          <w:rPr>
            <w:rFonts w:ascii="Times New Roman" w:eastAsia="Times New Roman" w:hAnsi="Times New Roman" w:cs="Times New Roman"/>
            <w:sz w:val="28"/>
            <w:szCs w:val="28"/>
          </w:rPr>
          <w:t>uỹ thời gian cho phát triển, tích hợp thàn</w:t>
        </w:r>
        <w:r>
          <w:rPr>
            <w:rFonts w:ascii="Times New Roman" w:eastAsia="Times New Roman" w:hAnsi="Times New Roman" w:cs="Times New Roman"/>
            <w:sz w:val="28"/>
            <w:szCs w:val="28"/>
          </w:rPr>
          <w:t xml:space="preserve">h phần mới, thường không nhiều, </w:t>
        </w:r>
        <w:r w:rsidRPr="003073FF">
          <w:rPr>
            <w:rFonts w:ascii="Times New Roman" w:eastAsia="Times New Roman" w:hAnsi="Times New Roman" w:cs="Times New Roman"/>
            <w:sz w:val="28"/>
            <w:szCs w:val="28"/>
          </w:rPr>
          <w:t>gây ra tình trạng quy trình kiểm thử bị rút ngắn hoặc bỏ qua.</w:t>
        </w:r>
        <w:r w:rsidRPr="003073FF" w:rsidDel="00EA6F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Mặt khác h</w:t>
        </w:r>
        <w:r w:rsidRPr="00FA2406">
          <w:rPr>
            <w:rFonts w:ascii="Times New Roman" w:eastAsia="Times New Roman" w:hAnsi="Times New Roman" w:cs="Times New Roman"/>
            <w:sz w:val="28"/>
            <w:szCs w:val="28"/>
          </w:rPr>
          <w:t>iện tại, có rất ít công cụ hỗ trợ kiểm thử các API, việc kiểm thử đều phải sử dụng qua các  công cụ riêng lẻ hoặc kiểm tra</w:t>
        </w:r>
        <w:r w:rsidR="0039412B">
          <w:rPr>
            <w:rFonts w:ascii="Times New Roman" w:eastAsia="Times New Roman" w:hAnsi="Times New Roman" w:cs="Times New Roman"/>
            <w:sz w:val="28"/>
            <w:szCs w:val="28"/>
          </w:rPr>
          <w:t xml:space="preserve"> từ lớp ngoài, giao diện người </w:t>
        </w:r>
        <w:r w:rsidRPr="00FA2406">
          <w:rPr>
            <w:rFonts w:ascii="Times New Roman" w:eastAsia="Times New Roman" w:hAnsi="Times New Roman" w:cs="Times New Roman"/>
            <w:sz w:val="28"/>
            <w:szCs w:val="28"/>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Pr>
            <w:rFonts w:ascii="Times New Roman" w:eastAsia="Times New Roman" w:hAnsi="Times New Roman" w:cs="Times New Roman"/>
            <w:sz w:val="28"/>
            <w:szCs w:val="28"/>
          </w:rPr>
          <w:t xml:space="preserve"> </w:t>
        </w:r>
      </w:ins>
      <w:ins w:id="4379" w:author="Nguyen Toan" w:date="2018-05-07T23:40:00Z">
        <w:r w:rsidR="0061337A">
          <w:rPr>
            <w:rFonts w:ascii="Times New Roman" w:eastAsia="Times New Roman" w:hAnsi="Times New Roman" w:cs="Times New Roman"/>
            <w:sz w:val="28"/>
            <w:szCs w:val="28"/>
          </w:rPr>
          <w:t>Chương này sẽ giới thiệu và phân tích những khó khăn đang gặp phải và đưa ra các vấn đề cần tập trung giải quyết cho các khó khăn đó.</w:t>
        </w:r>
      </w:ins>
    </w:p>
    <w:p w14:paraId="5CC02DFA" w14:textId="4C4FACDA" w:rsidR="007A129C" w:rsidRPr="00966627" w:rsidRDefault="001938D8" w:rsidP="00966627">
      <w:pPr>
        <w:pStyle w:val="Heading2"/>
        <w:numPr>
          <w:ilvl w:val="1"/>
          <w:numId w:val="13"/>
        </w:numPr>
        <w:spacing w:before="240"/>
        <w:ind w:left="357" w:hanging="357"/>
        <w:rPr>
          <w:rFonts w:ascii="Times New Roman" w:eastAsia="Times New Roman" w:hAnsi="Times New Roman" w:cs="Times New Roman"/>
          <w:b/>
          <w:sz w:val="28"/>
          <w:szCs w:val="28"/>
        </w:rPr>
      </w:pPr>
      <w:bookmarkStart w:id="4380" w:name="_Toc513150986"/>
      <w:bookmarkStart w:id="4381" w:name="_Toc513150987"/>
      <w:bookmarkStart w:id="4382" w:name="_Toc513150988"/>
      <w:bookmarkStart w:id="4383" w:name="_Toc513150989"/>
      <w:bookmarkStart w:id="4384" w:name="_jo7scs9gr2dv" w:colFirst="0" w:colLast="0"/>
      <w:bookmarkEnd w:id="4380"/>
      <w:bookmarkEnd w:id="4381"/>
      <w:bookmarkEnd w:id="4382"/>
      <w:bookmarkEnd w:id="4383"/>
      <w:bookmarkEnd w:id="4384"/>
      <w:del w:id="4385" w:author="Nguyen Toan" w:date="2018-05-07T23:44:00Z">
        <w:r w:rsidRPr="00966627" w:rsidDel="00BC182A">
          <w:rPr>
            <w:rFonts w:ascii="Times New Roman" w:hAnsi="Times New Roman" w:cs="Times New Roman"/>
            <w:b/>
            <w:sz w:val="28"/>
            <w:szCs w:val="28"/>
          </w:rPr>
          <w:delText>Thực</w:delText>
        </w:r>
        <w:r w:rsidRPr="00966627" w:rsidDel="00BC182A">
          <w:rPr>
            <w:rFonts w:ascii="Times New Roman" w:eastAsia="Times New Roman" w:hAnsi="Times New Roman" w:cs="Times New Roman"/>
            <w:b/>
            <w:sz w:val="28"/>
            <w:szCs w:val="28"/>
          </w:rPr>
          <w:delText xml:space="preserve"> trạng</w:delText>
        </w:r>
        <w:r w:rsidR="00E076DF" w:rsidRPr="00966627" w:rsidDel="00BC182A">
          <w:rPr>
            <w:rFonts w:ascii="Times New Roman" w:eastAsia="Times New Roman" w:hAnsi="Times New Roman" w:cs="Times New Roman"/>
            <w:b/>
            <w:sz w:val="28"/>
            <w:szCs w:val="28"/>
          </w:rPr>
          <w:delText xml:space="preserve"> và khó khăn</w:delText>
        </w:r>
      </w:del>
      <w:bookmarkStart w:id="4386" w:name="_Toc513613710"/>
      <w:ins w:id="4387" w:author="Nguyen Toan" w:date="2018-05-07T23:47:00Z">
        <w:r w:rsidR="00DB6561">
          <w:rPr>
            <w:rFonts w:ascii="Times New Roman" w:hAnsi="Times New Roman" w:cs="Times New Roman"/>
            <w:b/>
            <w:sz w:val="28"/>
            <w:szCs w:val="28"/>
          </w:rPr>
          <w:t>Môi</w:t>
        </w:r>
      </w:ins>
      <w:ins w:id="4388" w:author="Nguyen Toan" w:date="2018-05-07T23:44:00Z">
        <w:r w:rsidR="00BC182A">
          <w:rPr>
            <w:rFonts w:ascii="Times New Roman" w:hAnsi="Times New Roman" w:cs="Times New Roman"/>
            <w:b/>
            <w:sz w:val="28"/>
            <w:szCs w:val="28"/>
          </w:rPr>
          <w:t xml:space="preserve"> trường kiểm thử</w:t>
        </w:r>
      </w:ins>
      <w:bookmarkEnd w:id="4386"/>
      <w:r w:rsidR="00FE045A" w:rsidRPr="00966627">
        <w:rPr>
          <w:rFonts w:ascii="Times New Roman" w:eastAsia="Times New Roman" w:hAnsi="Times New Roman" w:cs="Times New Roman"/>
          <w:b/>
          <w:sz w:val="28"/>
          <w:szCs w:val="28"/>
        </w:rPr>
        <w:t xml:space="preserve"> </w:t>
      </w:r>
    </w:p>
    <w:p w14:paraId="19384D46" w14:textId="69C2979E" w:rsidR="00B478C3" w:rsidDel="0028548D" w:rsidRDefault="0035532E">
      <w:pPr>
        <w:ind w:firstLine="567"/>
        <w:jc w:val="both"/>
        <w:rPr>
          <w:del w:id="4389" w:author="Nguyen Toan" w:date="2018-05-06T21:31:00Z"/>
          <w:rFonts w:ascii="Times New Roman" w:eastAsia="Times New Roman" w:hAnsi="Times New Roman" w:cs="Times New Roman"/>
          <w:sz w:val="28"/>
          <w:szCs w:val="28"/>
        </w:rPr>
        <w:pPrChange w:id="4390" w:author="Nguyen Toan" w:date="2018-05-07T22:08:00Z">
          <w:pPr>
            <w:spacing w:line="288" w:lineRule="auto"/>
            <w:ind w:firstLine="567"/>
            <w:jc w:val="both"/>
          </w:pPr>
        </w:pPrChange>
      </w:pPr>
      <w:ins w:id="4391" w:author="Nguyen Toan" w:date="2018-05-07T23:51:00Z">
        <w:r>
          <w:rPr>
            <w:rFonts w:ascii="Times New Roman" w:eastAsia="Times New Roman" w:hAnsi="Times New Roman" w:cs="Times New Roman"/>
            <w:sz w:val="28"/>
            <w:szCs w:val="28"/>
          </w:rPr>
          <w:t xml:space="preserve">Kiến trúc ESB cung cấp kết nối </w:t>
        </w:r>
      </w:ins>
      <w:ins w:id="4392" w:author="Nguyen Toan" w:date="2018-05-07T23:52:00Z">
        <w:r>
          <w:rPr>
            <w:rFonts w:ascii="Times New Roman" w:eastAsia="Times New Roman" w:hAnsi="Times New Roman" w:cs="Times New Roman"/>
            <w:sz w:val="28"/>
            <w:szCs w:val="28"/>
          </w:rPr>
          <w:t xml:space="preserve">giữa các thành phần khác biệt nhau trong một hệ thống hoặc giữa các hệ thống khác nhau thông qua một hạ tầng thông tin chung. </w:t>
        </w:r>
      </w:ins>
      <w:ins w:id="4393" w:author="Nguyen Toan" w:date="2018-05-07T23:56:00Z">
        <w:r>
          <w:rPr>
            <w:rFonts w:ascii="Times New Roman" w:eastAsia="Times New Roman" w:hAnsi="Times New Roman" w:cs="Times New Roman"/>
            <w:sz w:val="28"/>
            <w:szCs w:val="28"/>
          </w:rPr>
          <w:t xml:space="preserve">Kiến trúc này bao gồm số lượng lớn các thành phần và </w:t>
        </w:r>
      </w:ins>
      <w:ins w:id="4394" w:author="Nguyen Toan" w:date="2018-05-07T23:57:00Z">
        <w:r w:rsidR="003A0B26">
          <w:rPr>
            <w:rFonts w:ascii="Times New Roman" w:eastAsia="Times New Roman" w:hAnsi="Times New Roman" w:cs="Times New Roman"/>
            <w:sz w:val="28"/>
            <w:szCs w:val="28"/>
          </w:rPr>
          <w:t xml:space="preserve">các tính năng. Để có thể kiểm thử hiệu quả hệ thống sử dụng kiến trúc ESB, tất cả các thành phần và tính năng </w:t>
        </w:r>
      </w:ins>
      <w:ins w:id="4395" w:author="Nguyen Toan" w:date="2018-05-07T23:58:00Z">
        <w:r w:rsidR="003A0B26">
          <w:rPr>
            <w:rFonts w:ascii="Times New Roman" w:eastAsia="Times New Roman" w:hAnsi="Times New Roman" w:cs="Times New Roman"/>
            <w:sz w:val="28"/>
            <w:szCs w:val="28"/>
          </w:rPr>
          <w:t xml:space="preserve">của hệ thống đều phải được </w:t>
        </w:r>
        <w:r w:rsidR="00065507">
          <w:rPr>
            <w:rFonts w:ascii="Times New Roman" w:eastAsia="Times New Roman" w:hAnsi="Times New Roman" w:cs="Times New Roman"/>
            <w:sz w:val="28"/>
            <w:szCs w:val="28"/>
          </w:rPr>
          <w:t xml:space="preserve">bao quát đến. </w:t>
        </w:r>
      </w:ins>
      <w:ins w:id="4396" w:author="Nguyen Toan" w:date="2018-05-08T00:20:00Z">
        <w:r w:rsidR="006B6C15">
          <w:rPr>
            <w:rFonts w:ascii="Times New Roman" w:eastAsia="Times New Roman" w:hAnsi="Times New Roman" w:cs="Times New Roman"/>
            <w:sz w:val="28"/>
            <w:szCs w:val="28"/>
          </w:rPr>
          <w:t xml:space="preserve">Tuy nhiên các thành phần </w:t>
        </w:r>
      </w:ins>
      <w:ins w:id="4397" w:author="LoanDT" w:date="2018-05-08T22:53:00Z">
        <w:r w:rsidR="00E2473B">
          <w:rPr>
            <w:rFonts w:ascii="Times New Roman" w:eastAsia="Times New Roman" w:hAnsi="Times New Roman" w:cs="Times New Roman"/>
            <w:sz w:val="28"/>
            <w:szCs w:val="28"/>
          </w:rPr>
          <w:t xml:space="preserve">trong hệ thống lại </w:t>
        </w:r>
      </w:ins>
      <w:ins w:id="4398" w:author="LoanDT" w:date="2018-05-08T22:54:00Z">
        <w:r w:rsidR="00E2473B">
          <w:rPr>
            <w:rFonts w:ascii="Times New Roman" w:eastAsia="Times New Roman" w:hAnsi="Times New Roman" w:cs="Times New Roman"/>
            <w:sz w:val="28"/>
            <w:szCs w:val="28"/>
          </w:rPr>
          <w:t>được xây dựng từ các ngôn ngữ khác nhau, thậm chí nằm trên các hạ tầng của các công ty khác nhau.</w:t>
        </w:r>
        <w:r w:rsidR="00E018F8">
          <w:rPr>
            <w:rFonts w:ascii="Times New Roman" w:eastAsia="Times New Roman" w:hAnsi="Times New Roman" w:cs="Times New Roman"/>
            <w:sz w:val="28"/>
            <w:szCs w:val="28"/>
          </w:rPr>
          <w:t xml:space="preserve"> </w:t>
        </w:r>
      </w:ins>
      <w:ins w:id="4399" w:author="LoanDT" w:date="2018-05-08T22:56:00Z">
        <w:r w:rsidR="00CD0B26">
          <w:rPr>
            <w:rFonts w:ascii="Times New Roman" w:eastAsia="Times New Roman" w:hAnsi="Times New Roman" w:cs="Times New Roman"/>
            <w:sz w:val="28"/>
            <w:szCs w:val="28"/>
          </w:rPr>
          <w:t xml:space="preserve">Chính vì vậy, trong nhiều trường hợp việc giả lập môi trường kiểm thử giống với môi trường triển khai thực tế là rất khó khăn. Lấy </w:t>
        </w:r>
      </w:ins>
      <w:ins w:id="4400" w:author="LoanDT" w:date="2018-05-08T22:57:00Z">
        <w:r w:rsidR="00CD0B26">
          <w:rPr>
            <w:rFonts w:ascii="Times New Roman" w:eastAsia="Times New Roman" w:hAnsi="Times New Roman" w:cs="Times New Roman"/>
            <w:sz w:val="28"/>
            <w:szCs w:val="28"/>
          </w:rPr>
          <w:t>ví dụ khi hệ thống ngân hàng tích hợp thêm một cổng thanh toán</w:t>
        </w:r>
        <w:r w:rsidR="00EA398C">
          <w:rPr>
            <w:rFonts w:ascii="Times New Roman" w:eastAsia="Times New Roman" w:hAnsi="Times New Roman" w:cs="Times New Roman"/>
            <w:sz w:val="28"/>
            <w:szCs w:val="28"/>
          </w:rPr>
          <w:t xml:space="preserve">, </w:t>
        </w:r>
      </w:ins>
      <w:ins w:id="4401" w:author="LoanDT" w:date="2018-05-08T22:58:00Z">
        <w:r w:rsidR="00EA398C">
          <w:rPr>
            <w:rFonts w:ascii="Times New Roman" w:eastAsia="Times New Roman" w:hAnsi="Times New Roman" w:cs="Times New Roman"/>
            <w:sz w:val="28"/>
            <w:szCs w:val="28"/>
          </w:rPr>
          <w:t xml:space="preserve">bằng cách nào để ta xác định được việc </w:t>
        </w:r>
      </w:ins>
      <w:ins w:id="4402" w:author="LoanDT" w:date="2018-05-08T22:59:00Z">
        <w:r w:rsidR="00EA398C">
          <w:rPr>
            <w:rFonts w:ascii="Times New Roman" w:eastAsia="Times New Roman" w:hAnsi="Times New Roman" w:cs="Times New Roman"/>
            <w:sz w:val="28"/>
            <w:szCs w:val="28"/>
          </w:rPr>
          <w:t>kết nối và thanh toán đến cổng thanh toán đó thành công khi mà lập trình viên không có được môi trường chạy thực tế trên môi trường phát triển.</w:t>
        </w:r>
      </w:ins>
      <w:ins w:id="4403" w:author="LoanDT" w:date="2018-05-08T23:00:00Z">
        <w:r w:rsidR="00903FC3">
          <w:rPr>
            <w:rFonts w:ascii="Times New Roman" w:eastAsia="Times New Roman" w:hAnsi="Times New Roman" w:cs="Times New Roman"/>
            <w:sz w:val="28"/>
            <w:szCs w:val="28"/>
          </w:rPr>
          <w:t xml:space="preserve"> Ngoài ra, </w:t>
        </w:r>
        <w:r w:rsidR="00903FC3">
          <w:rPr>
            <w:rFonts w:ascii="Times New Roman" w:eastAsia="Times New Roman" w:hAnsi="Times New Roman" w:cs="Times New Roman"/>
            <w:sz w:val="28"/>
            <w:szCs w:val="28"/>
          </w:rPr>
          <w:lastRenderedPageBreak/>
          <w:t xml:space="preserve">các hệ thống truyền tin còn có cơ chế gửi bản tin bất đồng bộ, hoặc </w:t>
        </w:r>
      </w:ins>
      <w:ins w:id="4404" w:author="LoanDT" w:date="2018-05-08T23:01:00Z">
        <w:r w:rsidR="00903FC3">
          <w:rPr>
            <w:rFonts w:ascii="Times New Roman" w:eastAsia="Times New Roman" w:hAnsi="Times New Roman" w:cs="Times New Roman"/>
            <w:sz w:val="28"/>
            <w:szCs w:val="28"/>
          </w:rPr>
          <w:t xml:space="preserve">gặp phải các vấn đề về tính toán song song, những vấn đề này cũng rất khó có thể kiểm thử và </w:t>
        </w:r>
      </w:ins>
      <w:ins w:id="4405" w:author="LoanDT" w:date="2018-05-08T23:02:00Z">
        <w:r w:rsidR="00903FC3">
          <w:rPr>
            <w:rFonts w:ascii="Times New Roman" w:eastAsia="Times New Roman" w:hAnsi="Times New Roman" w:cs="Times New Roman"/>
            <w:sz w:val="28"/>
            <w:szCs w:val="28"/>
          </w:rPr>
          <w:t xml:space="preserve">phát hiện. Một trường hợp khác là khi chức năng hệ thống dựa trên các mốc thời gian cố định, ví dụ như “gửi email cho khách hàng khi quá trình </w:t>
        </w:r>
      </w:ins>
      <w:ins w:id="4406" w:author="LoanDT" w:date="2018-05-08T23:03:00Z">
        <w:r w:rsidR="00903FC3">
          <w:rPr>
            <w:rFonts w:ascii="Times New Roman" w:eastAsia="Times New Roman" w:hAnsi="Times New Roman" w:cs="Times New Roman"/>
            <w:sz w:val="28"/>
            <w:szCs w:val="28"/>
          </w:rPr>
          <w:t>vận chuyển gói hàng bị trễ hơn ba ngày</w:t>
        </w:r>
      </w:ins>
      <w:ins w:id="4407" w:author="LoanDT" w:date="2018-05-08T23:02:00Z">
        <w:r w:rsidR="00903FC3">
          <w:rPr>
            <w:rFonts w:ascii="Times New Roman" w:eastAsia="Times New Roman" w:hAnsi="Times New Roman" w:cs="Times New Roman"/>
            <w:sz w:val="28"/>
            <w:szCs w:val="28"/>
          </w:rPr>
          <w:t>”</w:t>
        </w:r>
      </w:ins>
      <w:ins w:id="4408" w:author="LoanDT" w:date="2018-05-08T23:03:00Z">
        <w:r w:rsidR="00903FC3">
          <w:rPr>
            <w:rFonts w:ascii="Times New Roman" w:eastAsia="Times New Roman" w:hAnsi="Times New Roman" w:cs="Times New Roman"/>
            <w:sz w:val="28"/>
            <w:szCs w:val="28"/>
          </w:rPr>
          <w:t xml:space="preserve">, để có thể kiểm thử trường hợp này ta cần đợi ba ngày hoặc </w:t>
        </w:r>
      </w:ins>
      <w:ins w:id="4409" w:author="LoanDT" w:date="2018-05-08T23:04:00Z">
        <w:r w:rsidR="00903FC3">
          <w:rPr>
            <w:rFonts w:ascii="Times New Roman" w:eastAsia="Times New Roman" w:hAnsi="Times New Roman" w:cs="Times New Roman"/>
            <w:sz w:val="28"/>
            <w:szCs w:val="28"/>
          </w:rPr>
          <w:t>thay đổi thời gian trên rất nhiều hệ thống.</w:t>
        </w:r>
      </w:ins>
      <w:del w:id="4410" w:author="Nguyen Toan" w:date="2018-05-07T23:50:00Z">
        <w:r w:rsidR="00681720" w:rsidRPr="005A5BC4" w:rsidDel="00B63A59">
          <w:rPr>
            <w:rFonts w:ascii="Times New Roman" w:eastAsia="Times New Roman" w:hAnsi="Times New Roman" w:cs="Times New Roman"/>
            <w:sz w:val="28"/>
            <w:szCs w:val="28"/>
          </w:rPr>
          <w:delTex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delText>
        </w:r>
        <w:r w:rsidR="0026635D" w:rsidDel="00B63A59">
          <w:rPr>
            <w:rFonts w:ascii="Times New Roman" w:eastAsia="Times New Roman" w:hAnsi="Times New Roman" w:cs="Times New Roman"/>
            <w:sz w:val="28"/>
            <w:szCs w:val="28"/>
          </w:rPr>
          <w:delText>g</w:delText>
        </w:r>
        <w:r w:rsidR="00681720" w:rsidRPr="005A5BC4" w:rsidDel="00B63A59">
          <w:rPr>
            <w:rFonts w:ascii="Times New Roman" w:eastAsia="Times New Roman" w:hAnsi="Times New Roman" w:cs="Times New Roman"/>
            <w:sz w:val="28"/>
            <w:szCs w:val="28"/>
          </w:rPr>
          <w:delText xml:space="preserve"> có trong quá trình phát triển, triển khai sản phẩm. Điều khá bất ngờ là các giải pháp tích hợp hiện nay thường được kiểm thử rất ít hoặc bỏ qua kiểm thử, hoặc nếu có thì được làm thủ công và không mang tính thường xuyên. </w:delText>
        </w:r>
        <w:r w:rsidR="00B478C3" w:rsidDel="00B63A59">
          <w:rPr>
            <w:rFonts w:ascii="Times New Roman" w:eastAsia="Times New Roman" w:hAnsi="Times New Roman" w:cs="Times New Roman"/>
            <w:sz w:val="28"/>
            <w:szCs w:val="28"/>
          </w:rPr>
          <w:delText>Nguyên nhân dẫn đến tình trạ</w:delText>
        </w:r>
        <w:r w:rsidR="001760E5" w:rsidDel="00B63A59">
          <w:rPr>
            <w:rFonts w:ascii="Times New Roman" w:eastAsia="Times New Roman" w:hAnsi="Times New Roman" w:cs="Times New Roman"/>
            <w:sz w:val="28"/>
            <w:szCs w:val="28"/>
          </w:rPr>
          <w:delText xml:space="preserve">ng này xuất phát từ nhiều </w:delText>
        </w:r>
      </w:del>
      <w:del w:id="4411" w:author="Nguyen Toan" w:date="2018-05-06T21:31:00Z">
        <w:r w:rsidR="001760E5" w:rsidDel="009F73AB">
          <w:rPr>
            <w:rFonts w:ascii="Times New Roman" w:eastAsia="Times New Roman" w:hAnsi="Times New Roman" w:cs="Times New Roman"/>
            <w:sz w:val="28"/>
            <w:szCs w:val="28"/>
          </w:rPr>
          <w:delText>phía:</w:delText>
        </w:r>
      </w:del>
    </w:p>
    <w:p w14:paraId="23475C78" w14:textId="5FAF316E" w:rsidR="00B478C3" w:rsidRPr="0028548D" w:rsidDel="0028548D" w:rsidRDefault="001760E5">
      <w:pPr>
        <w:ind w:firstLine="567"/>
        <w:jc w:val="both"/>
        <w:rPr>
          <w:del w:id="4412" w:author="Nguyen Toan" w:date="2018-05-06T21:31:00Z"/>
          <w:rFonts w:ascii="Times New Roman" w:eastAsia="Times New Roman" w:hAnsi="Times New Roman" w:cs="Times New Roman"/>
          <w:sz w:val="28"/>
          <w:szCs w:val="28"/>
          <w:rPrChange w:id="4413" w:author="Nguyen Toan" w:date="2018-05-06T21:31:00Z">
            <w:rPr>
              <w:del w:id="4414" w:author="Nguyen Toan" w:date="2018-05-06T21:31:00Z"/>
            </w:rPr>
          </w:rPrChange>
        </w:rPr>
        <w:pPrChange w:id="4415" w:author="Nguyen Toan" w:date="2018-05-07T22:08:00Z">
          <w:pPr>
            <w:pStyle w:val="ListParagraph"/>
            <w:numPr>
              <w:numId w:val="38"/>
            </w:numPr>
            <w:spacing w:line="288" w:lineRule="auto"/>
            <w:ind w:left="927" w:hanging="360"/>
            <w:jc w:val="both"/>
          </w:pPr>
        </w:pPrChange>
      </w:pPr>
      <w:del w:id="4416" w:author="Nguyen Toan" w:date="2018-05-07T22:06:00Z">
        <w:r w:rsidRPr="0028548D" w:rsidDel="00EA6F70">
          <w:rPr>
            <w:rFonts w:ascii="Times New Roman" w:eastAsia="Times New Roman" w:hAnsi="Times New Roman" w:cs="Times New Roman"/>
            <w:sz w:val="28"/>
            <w:szCs w:val="28"/>
            <w:rPrChange w:id="4417" w:author="Nguyen Toan" w:date="2018-05-06T21:31:00Z">
              <w:rPr/>
            </w:rPrChange>
          </w:rPr>
          <w:delText>Kiuyên nh</w:delText>
        </w:r>
        <w:r w:rsidR="00B478C3" w:rsidRPr="0028548D" w:rsidDel="00EA6F70">
          <w:rPr>
            <w:rFonts w:ascii="Times New Roman" w:eastAsia="Times New Roman" w:hAnsi="Times New Roman" w:cs="Times New Roman"/>
            <w:sz w:val="28"/>
            <w:szCs w:val="28"/>
            <w:rPrChange w:id="4418" w:author="Nguyen Toan" w:date="2018-05-06T21:31:00Z">
              <w:rPr/>
            </w:rPrChange>
          </w:rPr>
          <w:delText xml:space="preserve"> ESB </w:delText>
        </w:r>
        <w:r w:rsidR="004507D6" w:rsidRPr="0028548D" w:rsidDel="00EA6F70">
          <w:rPr>
            <w:rFonts w:ascii="Times New Roman" w:eastAsia="Times New Roman" w:hAnsi="Times New Roman" w:cs="Times New Roman"/>
            <w:sz w:val="28"/>
            <w:szCs w:val="28"/>
            <w:rPrChange w:id="4419" w:author="Nguyen Toan" w:date="2018-05-06T21:31:00Z">
              <w:rPr/>
            </w:rPrChange>
          </w:rPr>
          <w:delText>bao gtrúcân.phát từ nhiều</w:delText>
        </w:r>
        <w:r w:rsidR="00B478C3" w:rsidRPr="0028548D" w:rsidDel="00EA6F70">
          <w:rPr>
            <w:rFonts w:ascii="Times New Roman" w:eastAsia="Times New Roman" w:hAnsi="Times New Roman" w:cs="Times New Roman"/>
            <w:sz w:val="28"/>
            <w:szCs w:val="28"/>
            <w:rPrChange w:id="4420" w:author="Nguyen Toan" w:date="2018-05-06T21:31:00Z">
              <w:rPr/>
            </w:rPrChange>
          </w:rPr>
          <w:delText xml:space="preserve"> </w:delText>
        </w:r>
        <w:r w:rsidR="00434CCE" w:rsidRPr="0028548D" w:rsidDel="00EA6F70">
          <w:rPr>
            <w:rFonts w:ascii="Times New Roman" w:eastAsia="Times New Roman" w:hAnsi="Times New Roman" w:cs="Times New Roman"/>
            <w:sz w:val="28"/>
            <w:szCs w:val="28"/>
            <w:rPrChange w:id="4421" w:author="Nguyen Toan" w:date="2018-05-06T21:31:00Z">
              <w:rPr/>
            </w:rPrChange>
          </w:rPr>
          <w:delText>sao gtrú</w:delText>
        </w:r>
        <w:r w:rsidR="00B478C3" w:rsidRPr="0028548D" w:rsidDel="00EA6F70">
          <w:rPr>
            <w:rFonts w:ascii="Times New Roman" w:eastAsia="Times New Roman" w:hAnsi="Times New Roman" w:cs="Times New Roman"/>
            <w:sz w:val="28"/>
            <w:szCs w:val="28"/>
            <w:rPrChange w:id="4422" w:author="Nguyen Toan" w:date="2018-05-06T21:31:00Z">
              <w:rPr/>
            </w:rPrChange>
          </w:rPr>
          <w:delText>các cơ chhi.phát từ nhiều rạển, triển khai sản phẩm.</w:delText>
        </w:r>
      </w:del>
      <w:del w:id="4423" w:author="Nguyen Toan" w:date="2018-05-07T23:50:00Z">
        <w:r w:rsidR="00B478C3" w:rsidRPr="0028548D" w:rsidDel="00B63A59">
          <w:rPr>
            <w:rFonts w:ascii="Times New Roman" w:eastAsia="Times New Roman" w:hAnsi="Times New Roman" w:cs="Times New Roman"/>
            <w:sz w:val="28"/>
            <w:szCs w:val="28"/>
            <w:rPrChange w:id="4424" w:author="Nguyen Toan" w:date="2018-05-06T21:31:00Z">
              <w:rPr/>
            </w:rPrChange>
          </w:rPr>
          <w:delText xml:space="preserve"> </w:delText>
        </w:r>
      </w:del>
      <w:del w:id="4425" w:author="Nguyen Toan" w:date="2018-05-07T22:06:00Z">
        <w:r w:rsidR="00B478C3" w:rsidRPr="0028548D" w:rsidDel="00EA6F70">
          <w:rPr>
            <w:rFonts w:ascii="Times New Roman" w:eastAsia="Times New Roman" w:hAnsi="Times New Roman" w:cs="Times New Roman"/>
            <w:sz w:val="28"/>
            <w:szCs w:val="28"/>
            <w:rPrChange w:id="4426" w:author="Nguyen Toan" w:date="2018-05-06T21:31:00Z">
              <w:rPr/>
            </w:rPrChange>
          </w:rPr>
          <w:delText>Điy ra tình trát từ nhiều rạển, triển k</w:delText>
        </w:r>
        <w:r w:rsidR="00434CCE" w:rsidRPr="0028548D" w:rsidDel="00EA6F70">
          <w:rPr>
            <w:rFonts w:ascii="Times New Roman" w:eastAsia="Times New Roman" w:hAnsi="Times New Roman" w:cs="Times New Roman"/>
            <w:sz w:val="28"/>
            <w:szCs w:val="28"/>
            <w:rPrChange w:id="4427" w:author="Nguyen Toan" w:date="2018-05-06T21:31:00Z">
              <w:rPr/>
            </w:rPrChange>
          </w:rPr>
          <w:delText xml:space="preserve"> dc cơ chhi.phát tquy trình ki, triển khai sản phẩm. Điều khá bất ngờ là các giải pháp tích hợp hiện</w:delText>
        </w:r>
        <w:r w:rsidR="00B478C3" w:rsidRPr="0028548D" w:rsidDel="00EA6F70">
          <w:rPr>
            <w:rFonts w:ascii="Times New Roman" w:eastAsia="Times New Roman" w:hAnsi="Times New Roman" w:cs="Times New Roman"/>
            <w:sz w:val="28"/>
            <w:szCs w:val="28"/>
            <w:rPrChange w:id="4428" w:author="Nguyen Toan" w:date="2018-05-06T21:31:00Z">
              <w:rPr/>
            </w:rPrChange>
          </w:rPr>
          <w:delText xml:space="preserve"> </w:delText>
        </w:r>
      </w:del>
    </w:p>
    <w:p w14:paraId="4BED798C" w14:textId="5F0842A5" w:rsidR="00421214" w:rsidRPr="0028548D" w:rsidDel="0028548D" w:rsidRDefault="00E9270B">
      <w:pPr>
        <w:ind w:firstLine="567"/>
        <w:jc w:val="both"/>
        <w:rPr>
          <w:del w:id="4429" w:author="Nguyen Toan" w:date="2018-05-06T21:31:00Z"/>
          <w:rFonts w:ascii="Times New Roman" w:eastAsia="Times New Roman" w:hAnsi="Times New Roman" w:cs="Times New Roman"/>
          <w:sz w:val="28"/>
          <w:szCs w:val="28"/>
          <w:rPrChange w:id="4430" w:author="Nguyen Toan" w:date="2018-05-06T21:31:00Z">
            <w:rPr>
              <w:del w:id="4431" w:author="Nguyen Toan" w:date="2018-05-06T21:31:00Z"/>
            </w:rPr>
          </w:rPrChange>
        </w:rPr>
        <w:pPrChange w:id="4432" w:author="Nguyen Toan" w:date="2018-05-07T22:08:00Z">
          <w:pPr>
            <w:pStyle w:val="ListParagraph"/>
            <w:numPr>
              <w:numId w:val="38"/>
            </w:numPr>
            <w:spacing w:line="288" w:lineRule="auto"/>
            <w:ind w:left="927" w:hanging="360"/>
            <w:jc w:val="both"/>
          </w:pPr>
        </w:pPrChange>
      </w:pPr>
      <w:del w:id="4433" w:author="Nguyen Toan" w:date="2018-05-07T22:06:00Z">
        <w:r w:rsidRPr="0028548D" w:rsidDel="00EA6F70">
          <w:rPr>
            <w:rFonts w:ascii="Times New Roman" w:eastAsia="Times New Roman" w:hAnsi="Times New Roman" w:cs="Times New Roman"/>
            <w:sz w:val="28"/>
            <w:szCs w:val="28"/>
            <w:rPrChange w:id="4434" w:author="Nguyen Toan" w:date="2018-05-06T21:31:00Z">
              <w:rPr/>
            </w:rPrChange>
          </w:rPr>
          <w:delText>Qu</w:delText>
        </w:r>
        <w:r w:rsidR="004507D6" w:rsidRPr="0028548D" w:rsidDel="00EA6F70">
          <w:rPr>
            <w:rFonts w:ascii="Times New Roman" w:eastAsia="Times New Roman" w:hAnsi="Times New Roman" w:cs="Times New Roman"/>
            <w:sz w:val="28"/>
            <w:szCs w:val="28"/>
            <w:rPrChange w:id="4435" w:author="Nguyen Toan" w:date="2018-05-06T21:31:00Z">
              <w:rPr/>
            </w:rPrChange>
          </w:rPr>
          <w:delText>ỹuc cơ chhi.phát tquy trình ki, triển khai sản phẩm. Điều khá bất ngờ là các giả</w:delText>
        </w:r>
        <w:r w:rsidR="00722D57" w:rsidRPr="0028548D" w:rsidDel="00EA6F70">
          <w:rPr>
            <w:rFonts w:ascii="Times New Roman" w:eastAsia="Times New Roman" w:hAnsi="Times New Roman" w:cs="Times New Roman"/>
            <w:sz w:val="28"/>
            <w:szCs w:val="28"/>
            <w:rPrChange w:id="4436" w:author="Nguyen Toan" w:date="2018-05-06T21:31:00Z">
              <w:rPr/>
            </w:rPrChange>
          </w:rPr>
          <w:delText>tình trchhi.phát tquy trình ki, triển khai sản phẩm. Đ</w:delText>
        </w:r>
      </w:del>
    </w:p>
    <w:p w14:paraId="566F0163" w14:textId="512E37C7" w:rsidR="001760E5" w:rsidRPr="0028548D" w:rsidDel="00AB20E1" w:rsidRDefault="00F2209C">
      <w:pPr>
        <w:ind w:firstLine="567"/>
        <w:jc w:val="both"/>
        <w:rPr>
          <w:del w:id="4437" w:author="LoanDT" w:date="2018-05-08T23:04:00Z"/>
          <w:rFonts w:ascii="Times New Roman" w:eastAsia="Times New Roman" w:hAnsi="Times New Roman" w:cs="Times New Roman"/>
          <w:sz w:val="28"/>
          <w:szCs w:val="28"/>
          <w:rPrChange w:id="4438" w:author="Nguyen Toan" w:date="2018-05-06T21:31:00Z">
            <w:rPr>
              <w:del w:id="4439" w:author="LoanDT" w:date="2018-05-08T23:04:00Z"/>
            </w:rPr>
          </w:rPrChange>
        </w:rPr>
        <w:pPrChange w:id="4440" w:author="Nguyen Toan" w:date="2018-05-07T22:08:00Z">
          <w:pPr>
            <w:pStyle w:val="ListParagraph"/>
            <w:numPr>
              <w:numId w:val="38"/>
            </w:numPr>
            <w:spacing w:line="288" w:lineRule="auto"/>
            <w:ind w:left="927" w:hanging="360"/>
            <w:jc w:val="both"/>
          </w:pPr>
        </w:pPrChange>
      </w:pPr>
      <w:del w:id="4441" w:author="Nguyen Toan" w:date="2018-05-06T21:31:00Z">
        <w:r w:rsidRPr="0028548D" w:rsidDel="0028548D">
          <w:rPr>
            <w:rFonts w:ascii="Times New Roman" w:eastAsia="Times New Roman" w:hAnsi="Times New Roman" w:cs="Times New Roman"/>
            <w:sz w:val="28"/>
            <w:szCs w:val="28"/>
            <w:rPrChange w:id="4442" w:author="Nguyen Toan" w:date="2018-05-06T21:31:00Z">
              <w:rPr/>
            </w:rPrChange>
          </w:rPr>
          <w:delText>H</w:delText>
        </w:r>
      </w:del>
      <w:del w:id="4443" w:author="Nguyen Toan" w:date="2018-05-07T23:50:00Z">
        <w:r w:rsidRPr="0028548D" w:rsidDel="00B63A59">
          <w:rPr>
            <w:rFonts w:ascii="Times New Roman" w:eastAsia="Times New Roman" w:hAnsi="Times New Roman" w:cs="Times New Roman"/>
            <w:sz w:val="28"/>
            <w:szCs w:val="28"/>
            <w:rPrChange w:id="4444" w:author="Nguyen Toan" w:date="2018-05-06T21:31:00Z">
              <w:rPr/>
            </w:rPrChange>
          </w:rPr>
          <w:delText>iình trchhi.phát tquy trình ki, triển khai sản phẩm. Điều khá bất ngờ là các giải pháp tích hợp hiện nay thường được kiểm thử rất ít hoặc bỏ qua kiểm thử, hoặc nếu có thì được làm thủ côa lỗi tại một ứng dụng trong hệ thống sẽ đòi hỏi việc tìm lỗi và sửa đổi nhiều ứng dụng cùng lúc, gây mất thời gian và tốn kém tài nguyên, các lỗi không được kiểm soát chặt chẽ.</w:delText>
        </w:r>
      </w:del>
      <w:del w:id="4445" w:author="Nguyen Toan" w:date="2018-05-07T23:51:00Z">
        <w:r w:rsidRPr="0028548D" w:rsidDel="0035532E">
          <w:rPr>
            <w:rFonts w:ascii="Times New Roman" w:eastAsia="Times New Roman" w:hAnsi="Times New Roman" w:cs="Times New Roman"/>
            <w:sz w:val="28"/>
            <w:szCs w:val="28"/>
            <w:rPrChange w:id="4446" w:author="Nguyen Toan" w:date="2018-05-06T21:31:00Z">
              <w:rPr/>
            </w:rPrChange>
          </w:rPr>
          <w:delText xml:space="preserve"> </w:delText>
        </w:r>
      </w:del>
    </w:p>
    <w:p w14:paraId="5744F3EE" w14:textId="71CC46EA" w:rsidR="007D287C" w:rsidRPr="00966627" w:rsidDel="00AB20E1" w:rsidRDefault="00E64768">
      <w:pPr>
        <w:pStyle w:val="Heading2"/>
        <w:numPr>
          <w:ilvl w:val="1"/>
          <w:numId w:val="13"/>
        </w:numPr>
        <w:spacing w:before="240"/>
        <w:ind w:left="0" w:firstLine="0"/>
        <w:rPr>
          <w:del w:id="4447" w:author="LoanDT" w:date="2018-05-08T23:04:00Z"/>
          <w:rFonts w:ascii="Times New Roman" w:hAnsi="Times New Roman" w:cs="Times New Roman"/>
          <w:b/>
          <w:sz w:val="28"/>
          <w:szCs w:val="28"/>
        </w:rPr>
        <w:pPrChange w:id="4448" w:author="LoanDT" w:date="2018-05-08T23:04:00Z">
          <w:pPr>
            <w:pStyle w:val="Heading2"/>
            <w:numPr>
              <w:ilvl w:val="1"/>
              <w:numId w:val="13"/>
            </w:numPr>
            <w:spacing w:before="240"/>
            <w:ind w:left="357" w:hanging="357"/>
          </w:pPr>
        </w:pPrChange>
      </w:pPr>
      <w:bookmarkStart w:id="4449" w:name="_Toc513150991"/>
      <w:bookmarkStart w:id="4450" w:name="_Toc513150992"/>
      <w:bookmarkEnd w:id="4449"/>
      <w:bookmarkEnd w:id="4450"/>
      <w:del w:id="4451" w:author="LoanDT" w:date="2018-05-08T23:04:00Z">
        <w:r w:rsidRPr="00966627" w:rsidDel="00AB20E1">
          <w:rPr>
            <w:rFonts w:ascii="Times New Roman" w:hAnsi="Times New Roman" w:cs="Times New Roman"/>
            <w:b/>
            <w:sz w:val="28"/>
            <w:szCs w:val="28"/>
          </w:rPr>
          <w:delText>Các vấn đề cần giải quyết</w:delText>
        </w:r>
      </w:del>
      <w:ins w:id="4452" w:author="Nguyen Toan" w:date="2018-05-07T23:46:00Z">
        <w:del w:id="4453" w:author="LoanDT" w:date="2018-05-08T23:04:00Z">
          <w:r w:rsidR="00A945B8" w:rsidDel="00AB20E1">
            <w:rPr>
              <w:rFonts w:ascii="Times New Roman" w:hAnsi="Times New Roman" w:cs="Times New Roman"/>
              <w:b/>
              <w:sz w:val="28"/>
              <w:szCs w:val="28"/>
            </w:rPr>
            <w:delText>Thời gian phát triển hệ thố</w:delText>
          </w:r>
          <w:r w:rsidR="00DB6561" w:rsidDel="00AB20E1">
            <w:rPr>
              <w:rFonts w:ascii="Times New Roman" w:hAnsi="Times New Roman" w:cs="Times New Roman"/>
              <w:b/>
              <w:sz w:val="28"/>
              <w:szCs w:val="28"/>
            </w:rPr>
            <w:delText xml:space="preserve">ng </w:delText>
          </w:r>
        </w:del>
      </w:ins>
    </w:p>
    <w:p w14:paraId="69AA2FEC" w14:textId="5D80AEEC" w:rsidR="009111ED" w:rsidRDefault="009111ED">
      <w:pPr>
        <w:ind w:firstLine="567"/>
        <w:jc w:val="both"/>
        <w:rPr>
          <w:ins w:id="4454" w:author="Nguyen Toan" w:date="2018-05-07T23:46:00Z"/>
        </w:rPr>
        <w:pPrChange w:id="4455" w:author="LoanDT" w:date="2018-05-08T23:04:00Z">
          <w:pPr>
            <w:pStyle w:val="ListParagraph"/>
            <w:numPr>
              <w:numId w:val="38"/>
            </w:numPr>
            <w:spacing w:line="288" w:lineRule="auto"/>
            <w:ind w:left="927" w:hanging="360"/>
            <w:jc w:val="both"/>
          </w:pPr>
        </w:pPrChange>
      </w:pPr>
    </w:p>
    <w:p w14:paraId="1225E927" w14:textId="77777777" w:rsidR="00E73597" w:rsidRDefault="009111ED">
      <w:pPr>
        <w:pStyle w:val="Heading2"/>
        <w:numPr>
          <w:ilvl w:val="1"/>
          <w:numId w:val="13"/>
        </w:numPr>
        <w:spacing w:before="240"/>
        <w:ind w:left="357" w:hanging="357"/>
        <w:rPr>
          <w:ins w:id="4456" w:author="Nguyen Toan" w:date="2018-05-08T00:01:00Z"/>
          <w:rFonts w:ascii="Times New Roman" w:hAnsi="Times New Roman" w:cs="Times New Roman"/>
          <w:b/>
          <w:sz w:val="28"/>
          <w:szCs w:val="28"/>
        </w:rPr>
        <w:pPrChange w:id="4457" w:author="Nguyen Toan" w:date="2018-05-07T23:47:00Z">
          <w:pPr>
            <w:pStyle w:val="ListParagraph"/>
            <w:numPr>
              <w:numId w:val="38"/>
            </w:numPr>
            <w:spacing w:line="288" w:lineRule="auto"/>
            <w:ind w:left="927" w:hanging="360"/>
            <w:jc w:val="both"/>
          </w:pPr>
        </w:pPrChange>
      </w:pPr>
      <w:bookmarkStart w:id="4458" w:name="_Toc513613711"/>
      <w:ins w:id="4459" w:author="Nguyen Toan" w:date="2018-05-07T23:46:00Z">
        <w:r w:rsidRPr="00C26521">
          <w:rPr>
            <w:rFonts w:ascii="Times New Roman" w:hAnsi="Times New Roman" w:cs="Times New Roman"/>
            <w:b/>
            <w:sz w:val="28"/>
            <w:szCs w:val="28"/>
            <w:rPrChange w:id="4460" w:author="Nguyen Toan" w:date="2018-05-07T23:47:00Z">
              <w:rPr>
                <w:rFonts w:ascii="Times New Roman" w:hAnsi="Times New Roman" w:cs="Times New Roman"/>
                <w:sz w:val="28"/>
                <w:szCs w:val="28"/>
              </w:rPr>
            </w:rPrChange>
          </w:rPr>
          <w:t>Công cụ hỗ trợ kiểm thử</w:t>
        </w:r>
        <w:bookmarkEnd w:id="4458"/>
        <w:r w:rsidRPr="00C26521">
          <w:rPr>
            <w:rFonts w:ascii="Times New Roman" w:hAnsi="Times New Roman" w:cs="Times New Roman"/>
            <w:b/>
            <w:sz w:val="28"/>
            <w:szCs w:val="28"/>
            <w:rPrChange w:id="4461" w:author="Nguyen Toan" w:date="2018-05-07T23:47:00Z">
              <w:rPr>
                <w:rFonts w:ascii="Times New Roman" w:hAnsi="Times New Roman" w:cs="Times New Roman"/>
                <w:sz w:val="28"/>
                <w:szCs w:val="28"/>
              </w:rPr>
            </w:rPrChange>
          </w:rPr>
          <w:t xml:space="preserve"> </w:t>
        </w:r>
      </w:ins>
    </w:p>
    <w:p w14:paraId="0897FC13" w14:textId="77777777" w:rsidR="00EE0860" w:rsidRDefault="00E14B5F">
      <w:pPr>
        <w:pStyle w:val="NoSpacing"/>
        <w:spacing w:after="120" w:line="276" w:lineRule="auto"/>
        <w:ind w:firstLine="567"/>
        <w:jc w:val="both"/>
        <w:rPr>
          <w:ins w:id="4462" w:author="LoanDT" w:date="2018-05-08T21:57:00Z"/>
          <w:rFonts w:ascii="Times New Roman" w:hAnsi="Times New Roman" w:cs="Times New Roman"/>
          <w:sz w:val="28"/>
          <w:szCs w:val="28"/>
        </w:rPr>
        <w:pPrChange w:id="4463" w:author="Nguyen Toan" w:date="2018-05-08T00:19:00Z">
          <w:pPr>
            <w:pStyle w:val="ListParagraph"/>
            <w:numPr>
              <w:numId w:val="38"/>
            </w:numPr>
            <w:spacing w:line="288" w:lineRule="auto"/>
            <w:ind w:left="927" w:hanging="360"/>
            <w:jc w:val="both"/>
          </w:pPr>
        </w:pPrChange>
      </w:pPr>
      <w:ins w:id="4464" w:author="Nguyen Toan" w:date="2018-05-08T00:08:00Z">
        <w:r w:rsidRPr="00C16F12">
          <w:rPr>
            <w:rFonts w:ascii="Times New Roman" w:hAnsi="Times New Roman" w:cs="Times New Roman"/>
            <w:sz w:val="28"/>
            <w:szCs w:val="28"/>
            <w:rPrChange w:id="4465" w:author="Nguyen Toan" w:date="2018-05-08T00:19:00Z">
              <w:rPr/>
            </w:rPrChange>
          </w:rPr>
          <w:t xml:space="preserve">Quá trình kiểm thử hệ thống sử dụng kiến trúc ESB </w:t>
        </w:r>
      </w:ins>
      <w:ins w:id="4466" w:author="Nguyen Toan" w:date="2018-05-08T00:09:00Z">
        <w:r w:rsidR="002F0D2E" w:rsidRPr="00C16F12">
          <w:rPr>
            <w:rFonts w:ascii="Times New Roman" w:hAnsi="Times New Roman" w:cs="Times New Roman"/>
            <w:sz w:val="28"/>
            <w:szCs w:val="28"/>
            <w:rPrChange w:id="4467" w:author="Nguyen Toan" w:date="2018-05-08T00:19:00Z">
              <w:rPr/>
            </w:rPrChange>
          </w:rPr>
          <w:t xml:space="preserve">chủ yếu tập trung vào giao tiếp giữa các thành phần trong </w:t>
        </w:r>
        <w:r w:rsidR="002F0D2E" w:rsidRPr="00C16F12">
          <w:rPr>
            <w:rFonts w:ascii="Times New Roman" w:eastAsia="Times New Roman" w:hAnsi="Times New Roman" w:cs="Times New Roman"/>
            <w:sz w:val="28"/>
            <w:szCs w:val="28"/>
            <w:rPrChange w:id="4468" w:author="Nguyen Toan" w:date="2018-05-08T00:19:00Z">
              <w:rPr/>
            </w:rPrChange>
          </w:rPr>
          <w:t>hh</w:t>
        </w:r>
        <w:r w:rsidR="002F0D2E" w:rsidRPr="00C16F12">
          <w:rPr>
            <w:rFonts w:ascii="Times New Roman" w:hAnsi="Times New Roman" w:cs="Times New Roman"/>
            <w:sz w:val="28"/>
            <w:szCs w:val="28"/>
            <w:rPrChange w:id="4469" w:author="Nguyen Toan" w:date="2018-05-08T00:19:00Z">
              <w:rPr/>
            </w:rPrChange>
          </w:rPr>
          <w:t xml:space="preserve"> thống. Vì vậy, quy trình kiểm thử không chú trọng vào phần kiểm thử giao diện người dùng mà t</w:t>
        </w:r>
      </w:ins>
      <w:ins w:id="4470" w:author="Nguyen Toan" w:date="2018-05-08T00:06:00Z">
        <w:r w:rsidR="002F0D2E" w:rsidRPr="00C16F12">
          <w:rPr>
            <w:rFonts w:ascii="Times New Roman" w:hAnsi="Times New Roman" w:cs="Times New Roman"/>
            <w:sz w:val="28"/>
            <w:szCs w:val="28"/>
            <w:rPrChange w:id="4471" w:author="Nguyen Toan" w:date="2018-05-08T00:19:00Z">
              <w:rPr/>
            </w:rPrChange>
          </w:rPr>
          <w:t>ập trung vào các API của các thành phần hệ thống.</w:t>
        </w:r>
      </w:ins>
      <w:ins w:id="4472" w:author="Nguyen Toan" w:date="2018-05-08T00:11:00Z">
        <w:r w:rsidR="00C01630" w:rsidRPr="00C16F12">
          <w:rPr>
            <w:rFonts w:ascii="Times New Roman" w:hAnsi="Times New Roman" w:cs="Times New Roman"/>
            <w:sz w:val="28"/>
            <w:szCs w:val="28"/>
            <w:rPrChange w:id="4473" w:author="Nguyen Toan" w:date="2018-05-08T00:19:00Z">
              <w:rPr/>
            </w:rPrChange>
          </w:rPr>
          <w:t xml:space="preserve"> Hiện nay, công cụ hỗ trợ kiểm thử API </w:t>
        </w:r>
      </w:ins>
      <w:ins w:id="4474" w:author="Nguyen Toan" w:date="2018-05-08T00:16:00Z">
        <w:r w:rsidR="005720F3" w:rsidRPr="00C16F12">
          <w:rPr>
            <w:rFonts w:ascii="Times New Roman" w:hAnsi="Times New Roman" w:cs="Times New Roman"/>
            <w:sz w:val="28"/>
            <w:szCs w:val="28"/>
            <w:rPrChange w:id="4475" w:author="Nguyen Toan" w:date="2018-05-08T00:19:00Z">
              <w:rPr/>
            </w:rPrChange>
          </w:rPr>
          <w:t>đang phổ biến là SoapUI và Postman.</w:t>
        </w:r>
      </w:ins>
    </w:p>
    <w:p w14:paraId="3719B616" w14:textId="42C898F5" w:rsidR="00D43216" w:rsidRDefault="00EE0860">
      <w:pPr>
        <w:pStyle w:val="NoSpacing"/>
        <w:spacing w:after="120" w:line="276" w:lineRule="auto"/>
        <w:ind w:firstLine="567"/>
        <w:jc w:val="both"/>
        <w:rPr>
          <w:ins w:id="4476" w:author="LoanDT" w:date="2018-05-08T22:01:00Z"/>
          <w:rFonts w:ascii="Times New Roman" w:hAnsi="Times New Roman" w:cs="Times New Roman"/>
          <w:sz w:val="28"/>
          <w:szCs w:val="28"/>
        </w:rPr>
        <w:pPrChange w:id="4477" w:author="Nguyen Toan" w:date="2018-05-08T00:19:00Z">
          <w:pPr>
            <w:pStyle w:val="ListParagraph"/>
            <w:numPr>
              <w:numId w:val="38"/>
            </w:numPr>
            <w:spacing w:line="288" w:lineRule="auto"/>
            <w:ind w:left="927" w:hanging="360"/>
            <w:jc w:val="both"/>
          </w:pPr>
        </w:pPrChange>
      </w:pPr>
      <w:ins w:id="4478" w:author="LoanDT" w:date="2018-05-08T21:57:00Z">
        <w:r>
          <w:rPr>
            <w:rFonts w:ascii="Times New Roman" w:hAnsi="Times New Roman" w:cs="Times New Roman"/>
            <w:sz w:val="28"/>
            <w:szCs w:val="28"/>
          </w:rPr>
          <w:t xml:space="preserve">Postman </w:t>
        </w:r>
      </w:ins>
      <w:ins w:id="4479" w:author="LoanDT" w:date="2018-05-08T21:58:00Z">
        <w:r w:rsidR="007E69BC">
          <w:rPr>
            <w:rFonts w:ascii="Times New Roman" w:hAnsi="Times New Roman" w:cs="Times New Roman"/>
            <w:sz w:val="28"/>
            <w:szCs w:val="28"/>
          </w:rPr>
          <w:t xml:space="preserve">là công cụ cho phép kết nối với các API, đặc biệt là các </w:t>
        </w:r>
      </w:ins>
      <w:ins w:id="4480" w:author="LoanDT" w:date="2018-05-08T21:59:00Z">
        <w:r w:rsidR="007E69BC">
          <w:rPr>
            <w:rFonts w:ascii="Times New Roman" w:hAnsi="Times New Roman" w:cs="Times New Roman"/>
            <w:sz w:val="28"/>
            <w:szCs w:val="28"/>
          </w:rPr>
          <w:t>ứng dụng viết theo giao thức R</w:t>
        </w:r>
        <w:r w:rsidR="00AC4FAB">
          <w:rPr>
            <w:rFonts w:ascii="Times New Roman" w:hAnsi="Times New Roman" w:cs="Times New Roman"/>
            <w:sz w:val="28"/>
            <w:szCs w:val="28"/>
          </w:rPr>
          <w:t>ESTful</w:t>
        </w:r>
        <w:r w:rsidR="00453A20">
          <w:rPr>
            <w:rFonts w:ascii="Times New Roman" w:hAnsi="Times New Roman" w:cs="Times New Roman"/>
            <w:sz w:val="28"/>
            <w:szCs w:val="28"/>
          </w:rPr>
          <w:t xml:space="preserve">. Người dùng có thể gọi vào các API mà không cần thiết </w:t>
        </w:r>
      </w:ins>
      <w:ins w:id="4481" w:author="LoanDT" w:date="2018-05-08T22:00:00Z">
        <w:r w:rsidR="00453A20">
          <w:rPr>
            <w:rFonts w:ascii="Times New Roman" w:hAnsi="Times New Roman" w:cs="Times New Roman"/>
            <w:sz w:val="28"/>
            <w:szCs w:val="28"/>
          </w:rPr>
          <w:t xml:space="preserve">viết mã </w:t>
        </w:r>
        <w:r w:rsidR="00D644C2">
          <w:rPr>
            <w:rFonts w:ascii="Times New Roman" w:hAnsi="Times New Roman" w:cs="Times New Roman"/>
            <w:sz w:val="28"/>
            <w:szCs w:val="28"/>
          </w:rPr>
          <w:t>n</w:t>
        </w:r>
      </w:ins>
      <w:ins w:id="4482" w:author="LoanDT" w:date="2018-05-08T22:05:00Z">
        <w:r w:rsidR="00D644C2">
          <w:rPr>
            <w:rFonts w:ascii="Times New Roman" w:hAnsi="Times New Roman" w:cs="Times New Roman"/>
            <w:sz w:val="28"/>
            <w:szCs w:val="28"/>
          </w:rPr>
          <w:t>guồn. Lập trình viên có thể thực hiện truyền trực tiếp các tham số dưới dạng text</w:t>
        </w:r>
      </w:ins>
      <w:ins w:id="4483" w:author="LoanDT" w:date="2018-05-08T22:06:00Z">
        <w:r w:rsidR="00D644C2">
          <w:rPr>
            <w:rFonts w:ascii="Times New Roman" w:hAnsi="Times New Roman" w:cs="Times New Roman"/>
            <w:sz w:val="28"/>
            <w:szCs w:val="28"/>
          </w:rPr>
          <w:t xml:space="preserve">, </w:t>
        </w:r>
      </w:ins>
      <w:ins w:id="4484" w:author="LoanDT" w:date="2018-05-08T22:05:00Z">
        <w:r w:rsidR="00D644C2">
          <w:rPr>
            <w:rFonts w:ascii="Times New Roman" w:hAnsi="Times New Roman" w:cs="Times New Roman"/>
            <w:sz w:val="28"/>
            <w:szCs w:val="28"/>
          </w:rPr>
          <w:t xml:space="preserve">json, xml, </w:t>
        </w:r>
      </w:ins>
      <w:ins w:id="4485" w:author="LoanDT" w:date="2018-05-08T22:06:00Z">
        <w:r w:rsidR="00D644C2">
          <w:rPr>
            <w:rFonts w:ascii="Times New Roman" w:hAnsi="Times New Roman" w:cs="Times New Roman"/>
            <w:sz w:val="28"/>
            <w:szCs w:val="28"/>
          </w:rPr>
          <w:t>html,…</w:t>
        </w:r>
      </w:ins>
      <w:ins w:id="4486" w:author="Nguyen Toan" w:date="2018-05-09T07:12:00Z">
        <w:r w:rsidR="001B0944">
          <w:rPr>
            <w:rFonts w:ascii="Times New Roman" w:hAnsi="Times New Roman" w:cs="Times New Roman"/>
            <w:sz w:val="28"/>
            <w:szCs w:val="28"/>
          </w:rPr>
          <w:t xml:space="preserve">(xem </w:t>
        </w:r>
        <w:r w:rsidR="001B0944">
          <w:rPr>
            <w:rFonts w:ascii="Times New Roman" w:hAnsi="Times New Roman" w:cs="Times New Roman"/>
            <w:sz w:val="28"/>
            <w:szCs w:val="28"/>
          </w:rPr>
          <w:fldChar w:fldCharType="begin"/>
        </w:r>
        <w:r w:rsidR="001B0944">
          <w:rPr>
            <w:rFonts w:ascii="Times New Roman" w:hAnsi="Times New Roman" w:cs="Times New Roman"/>
            <w:sz w:val="28"/>
            <w:szCs w:val="28"/>
          </w:rPr>
          <w:instrText xml:space="preserve"> REF _Ref513613301 \h </w:instrText>
        </w:r>
      </w:ins>
      <w:r w:rsidR="001B0944">
        <w:rPr>
          <w:rFonts w:ascii="Times New Roman" w:hAnsi="Times New Roman" w:cs="Times New Roman"/>
          <w:sz w:val="28"/>
          <w:szCs w:val="28"/>
        </w:rPr>
      </w:r>
      <w:r w:rsidR="001B0944">
        <w:rPr>
          <w:rFonts w:ascii="Times New Roman" w:hAnsi="Times New Roman" w:cs="Times New Roman"/>
          <w:sz w:val="28"/>
          <w:szCs w:val="28"/>
        </w:rPr>
        <w:fldChar w:fldCharType="separate"/>
      </w:r>
      <w:ins w:id="4487" w:author="Nguyen Toan" w:date="2018-05-09T07:12:00Z">
        <w:r w:rsidR="001B0944" w:rsidRPr="006B2266">
          <w:rPr>
            <w:rFonts w:ascii="Times New Roman" w:hAnsi="Times New Roman" w:cs="Times New Roman"/>
            <w:color w:val="auto"/>
            <w:sz w:val="28"/>
            <w:szCs w:val="28"/>
            <w:rPrChange w:id="4488" w:author="Nguyen Toan" w:date="2018-05-09T07:12:00Z">
              <w:rPr/>
            </w:rPrChange>
          </w:rPr>
          <w:t xml:space="preserve">Hình </w:t>
        </w:r>
        <w:r w:rsidR="001B0944" w:rsidRPr="006B2266">
          <w:rPr>
            <w:rFonts w:ascii="Times New Roman" w:hAnsi="Times New Roman" w:cs="Times New Roman"/>
            <w:noProof/>
            <w:color w:val="auto"/>
            <w:sz w:val="28"/>
            <w:szCs w:val="28"/>
            <w:rPrChange w:id="4489" w:author="Nguyen Toan" w:date="2018-05-09T07:12:00Z">
              <w:rPr>
                <w:noProof/>
              </w:rPr>
            </w:rPrChange>
          </w:rPr>
          <w:t>2</w:t>
        </w:r>
        <w:r w:rsidR="001B0944" w:rsidRPr="006B2266">
          <w:rPr>
            <w:rFonts w:ascii="Times New Roman" w:hAnsi="Times New Roman" w:cs="Times New Roman"/>
            <w:color w:val="auto"/>
            <w:sz w:val="28"/>
            <w:szCs w:val="28"/>
            <w:rPrChange w:id="4490" w:author="Nguyen Toan" w:date="2018-05-09T07:12:00Z">
              <w:rPr/>
            </w:rPrChange>
          </w:rPr>
          <w:t>.</w:t>
        </w:r>
        <w:r w:rsidR="001B0944" w:rsidRPr="006B2266">
          <w:rPr>
            <w:rFonts w:ascii="Times New Roman" w:hAnsi="Times New Roman" w:cs="Times New Roman"/>
            <w:noProof/>
            <w:color w:val="auto"/>
            <w:sz w:val="28"/>
            <w:szCs w:val="28"/>
            <w:rPrChange w:id="4491" w:author="Nguyen Toan" w:date="2018-05-09T07:12:00Z">
              <w:rPr>
                <w:noProof/>
              </w:rPr>
            </w:rPrChange>
          </w:rPr>
          <w:t>1</w:t>
        </w:r>
        <w:r w:rsidR="001B0944">
          <w:rPr>
            <w:rFonts w:ascii="Times New Roman" w:hAnsi="Times New Roman" w:cs="Times New Roman"/>
            <w:sz w:val="28"/>
            <w:szCs w:val="28"/>
          </w:rPr>
          <w:fldChar w:fldCharType="end"/>
        </w:r>
        <w:r w:rsidR="001B0944">
          <w:rPr>
            <w:rFonts w:ascii="Times New Roman" w:hAnsi="Times New Roman" w:cs="Times New Roman"/>
            <w:sz w:val="28"/>
            <w:szCs w:val="28"/>
          </w:rPr>
          <w:t>)</w:t>
        </w:r>
      </w:ins>
    </w:p>
    <w:p w14:paraId="35C418BD" w14:textId="77777777" w:rsidR="006B2266" w:rsidRDefault="00D43216">
      <w:pPr>
        <w:pStyle w:val="NoSpacing"/>
        <w:keepNext/>
        <w:spacing w:after="120" w:line="276" w:lineRule="auto"/>
        <w:ind w:firstLine="567"/>
        <w:jc w:val="center"/>
        <w:rPr>
          <w:ins w:id="4492" w:author="Nguyen Toan" w:date="2018-05-09T07:12:00Z"/>
        </w:rPr>
        <w:pPrChange w:id="4493" w:author="Nguyen Toan" w:date="2018-05-09T07:12:00Z">
          <w:pPr>
            <w:pStyle w:val="NoSpacing"/>
            <w:spacing w:after="120" w:line="276" w:lineRule="auto"/>
            <w:ind w:firstLine="567"/>
            <w:jc w:val="center"/>
          </w:pPr>
        </w:pPrChange>
      </w:pPr>
      <w:ins w:id="4494" w:author="LoanDT" w:date="2018-05-08T22:01:00Z">
        <w:r>
          <w:rPr>
            <w:rFonts w:ascii="Times New Roman" w:hAnsi="Times New Roman" w:cs="Times New Roman"/>
            <w:noProof/>
            <w:sz w:val="28"/>
            <w:szCs w:val="28"/>
            <w:lang w:val="en-US"/>
            <w:rPrChange w:id="4495" w:author="Unknown">
              <w:rPr>
                <w:noProof/>
                <w:lang w:val="en-US"/>
              </w:rPr>
            </w:rPrChange>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2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ins>
    </w:p>
    <w:p w14:paraId="61D827CD" w14:textId="501FE320" w:rsidR="00E14B5F" w:rsidRPr="006B2266" w:rsidRDefault="006B2266">
      <w:pPr>
        <w:pStyle w:val="Caption"/>
        <w:jc w:val="center"/>
        <w:rPr>
          <w:ins w:id="4496" w:author="Nguyen Toan" w:date="2018-05-08T00:06:00Z"/>
          <w:rFonts w:ascii="Times New Roman" w:hAnsi="Times New Roman" w:cs="Times New Roman"/>
          <w:color w:val="auto"/>
          <w:sz w:val="28"/>
          <w:szCs w:val="28"/>
          <w:rPrChange w:id="4497" w:author="Nguyen Toan" w:date="2018-05-09T07:12:00Z">
            <w:rPr>
              <w:ins w:id="4498" w:author="Nguyen Toan" w:date="2018-05-08T00:06:00Z"/>
            </w:rPr>
          </w:rPrChange>
        </w:rPr>
        <w:pPrChange w:id="4499" w:author="Nguyen Toan" w:date="2018-05-09T07:12:00Z">
          <w:pPr>
            <w:pStyle w:val="ListParagraph"/>
            <w:numPr>
              <w:numId w:val="38"/>
            </w:numPr>
            <w:spacing w:line="288" w:lineRule="auto"/>
            <w:ind w:left="927" w:hanging="360"/>
            <w:jc w:val="both"/>
          </w:pPr>
        </w:pPrChange>
      </w:pPr>
      <w:bookmarkStart w:id="4500" w:name="_Ref513613301"/>
      <w:ins w:id="4501" w:author="Nguyen Toan" w:date="2018-05-09T07:12:00Z">
        <w:r w:rsidRPr="006B2266">
          <w:rPr>
            <w:rFonts w:ascii="Times New Roman" w:hAnsi="Times New Roman" w:cs="Times New Roman"/>
            <w:i w:val="0"/>
            <w:color w:val="auto"/>
            <w:sz w:val="28"/>
            <w:szCs w:val="28"/>
            <w:rPrChange w:id="4502" w:author="Nguyen Toan" w:date="2018-05-09T07:12:00Z">
              <w:rPr/>
            </w:rPrChange>
          </w:rPr>
          <w:t xml:space="preserve">Hình </w:t>
        </w:r>
      </w:ins>
      <w:ins w:id="450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0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05"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4500"/>
      <w:ins w:id="4506" w:author="Nguyen Toan" w:date="2018-05-09T07:12:00Z">
        <w:r w:rsidRPr="006B2266">
          <w:rPr>
            <w:rFonts w:ascii="Times New Roman" w:hAnsi="Times New Roman" w:cs="Times New Roman"/>
            <w:i w:val="0"/>
            <w:color w:val="auto"/>
            <w:sz w:val="28"/>
            <w:szCs w:val="28"/>
            <w:rPrChange w:id="4507" w:author="Nguyen Toan" w:date="2018-05-09T07:12:00Z">
              <w:rPr/>
            </w:rPrChange>
          </w:rPr>
          <w:t>: Tham số trên Postman</w:t>
        </w:r>
      </w:ins>
    </w:p>
    <w:p w14:paraId="34D474E5" w14:textId="672566EE" w:rsidR="001F3376" w:rsidRDefault="001F3376">
      <w:pPr>
        <w:pStyle w:val="NoSpacing"/>
        <w:rPr>
          <w:ins w:id="4508" w:author="LoanDT" w:date="2018-05-08T22:03:00Z"/>
          <w:rFonts w:ascii="Times New Roman" w:hAnsi="Times New Roman" w:cs="Times New Roman"/>
          <w:sz w:val="28"/>
          <w:szCs w:val="28"/>
        </w:rPr>
        <w:pPrChange w:id="4509" w:author="Nguyen Toan" w:date="2018-05-08T00:18:00Z">
          <w:pPr>
            <w:pStyle w:val="ListParagraph"/>
            <w:numPr>
              <w:numId w:val="38"/>
            </w:numPr>
            <w:spacing w:line="288" w:lineRule="auto"/>
            <w:ind w:left="927" w:hanging="360"/>
            <w:jc w:val="both"/>
          </w:pPr>
        </w:pPrChange>
      </w:pPr>
      <w:ins w:id="4510" w:author="LoanDT" w:date="2018-05-08T22:02:00Z">
        <w:r w:rsidRPr="001F3376">
          <w:rPr>
            <w:rFonts w:ascii="Times New Roman" w:hAnsi="Times New Roman" w:cs="Times New Roman"/>
            <w:sz w:val="28"/>
            <w:szCs w:val="28"/>
            <w:rPrChange w:id="4511" w:author="LoanDT" w:date="2018-05-08T22:02:00Z">
              <w:rPr>
                <w:rFonts w:ascii="Times New Roman" w:hAnsi="Times New Roman" w:cs="Times New Roman"/>
                <w:b/>
                <w:sz w:val="28"/>
                <w:szCs w:val="28"/>
              </w:rPr>
            </w:rPrChange>
          </w:rPr>
          <w:t>Thay v</w:t>
        </w:r>
      </w:ins>
      <w:ins w:id="4512" w:author="LoanDT" w:date="2018-05-08T22:03:00Z">
        <w:r>
          <w:rPr>
            <w:rFonts w:ascii="Times New Roman" w:hAnsi="Times New Roman" w:cs="Times New Roman"/>
            <w:sz w:val="28"/>
            <w:szCs w:val="28"/>
          </w:rPr>
          <w:t>ì việc phải viết đoạn mã nguồn như</w:t>
        </w:r>
      </w:ins>
      <w:ins w:id="4513" w:author="Nguyen Toan" w:date="2018-05-09T07:13:00Z">
        <w:r w:rsidR="0034729B">
          <w:rPr>
            <w:rFonts w:ascii="Times New Roman" w:hAnsi="Times New Roman" w:cs="Times New Roman"/>
            <w:sz w:val="28"/>
            <w:szCs w:val="28"/>
          </w:rPr>
          <w:t xml:space="preserve"> </w:t>
        </w:r>
        <w:r w:rsidR="0034729B">
          <w:rPr>
            <w:rFonts w:ascii="Times New Roman" w:hAnsi="Times New Roman" w:cs="Times New Roman"/>
            <w:sz w:val="28"/>
            <w:szCs w:val="28"/>
          </w:rPr>
          <w:fldChar w:fldCharType="begin"/>
        </w:r>
        <w:r w:rsidR="0034729B">
          <w:rPr>
            <w:rFonts w:ascii="Times New Roman" w:hAnsi="Times New Roman" w:cs="Times New Roman"/>
            <w:sz w:val="28"/>
            <w:szCs w:val="28"/>
          </w:rPr>
          <w:instrText xml:space="preserve"> REF _Ref513613338 \h </w:instrText>
        </w:r>
      </w:ins>
      <w:r w:rsidR="0034729B">
        <w:rPr>
          <w:rFonts w:ascii="Times New Roman" w:hAnsi="Times New Roman" w:cs="Times New Roman"/>
          <w:sz w:val="28"/>
          <w:szCs w:val="28"/>
        </w:rPr>
      </w:r>
      <w:r w:rsidR="0034729B">
        <w:rPr>
          <w:rFonts w:ascii="Times New Roman" w:hAnsi="Times New Roman" w:cs="Times New Roman"/>
          <w:sz w:val="28"/>
          <w:szCs w:val="28"/>
        </w:rPr>
        <w:fldChar w:fldCharType="separate"/>
      </w:r>
      <w:ins w:id="4514" w:author="Nguyen Toan" w:date="2018-05-09T07:13:00Z">
        <w:r w:rsidR="0034729B" w:rsidRPr="0034729B">
          <w:rPr>
            <w:rFonts w:ascii="Times New Roman" w:hAnsi="Times New Roman" w:cs="Times New Roman"/>
            <w:color w:val="auto"/>
            <w:sz w:val="28"/>
            <w:szCs w:val="28"/>
            <w:rPrChange w:id="4515" w:author="Nguyen Toan" w:date="2018-05-09T07:13:00Z">
              <w:rPr/>
            </w:rPrChange>
          </w:rPr>
          <w:t xml:space="preserve">Hình </w:t>
        </w:r>
        <w:r w:rsidR="0034729B" w:rsidRPr="0034729B">
          <w:rPr>
            <w:rFonts w:ascii="Times New Roman" w:hAnsi="Times New Roman" w:cs="Times New Roman"/>
            <w:noProof/>
            <w:color w:val="auto"/>
            <w:sz w:val="28"/>
            <w:szCs w:val="28"/>
            <w:rPrChange w:id="4516" w:author="Nguyen Toan" w:date="2018-05-09T07:13:00Z">
              <w:rPr>
                <w:noProof/>
              </w:rPr>
            </w:rPrChange>
          </w:rPr>
          <w:t>2</w:t>
        </w:r>
        <w:r w:rsidR="0034729B" w:rsidRPr="0034729B">
          <w:rPr>
            <w:rFonts w:ascii="Times New Roman" w:hAnsi="Times New Roman" w:cs="Times New Roman"/>
            <w:color w:val="auto"/>
            <w:sz w:val="28"/>
            <w:szCs w:val="28"/>
            <w:rPrChange w:id="4517" w:author="Nguyen Toan" w:date="2018-05-09T07:13:00Z">
              <w:rPr/>
            </w:rPrChange>
          </w:rPr>
          <w:t>.</w:t>
        </w:r>
        <w:r w:rsidR="0034729B" w:rsidRPr="0034729B">
          <w:rPr>
            <w:rFonts w:ascii="Times New Roman" w:hAnsi="Times New Roman" w:cs="Times New Roman"/>
            <w:noProof/>
            <w:color w:val="auto"/>
            <w:sz w:val="28"/>
            <w:szCs w:val="28"/>
            <w:rPrChange w:id="4518" w:author="Nguyen Toan" w:date="2018-05-09T07:13:00Z">
              <w:rPr>
                <w:noProof/>
              </w:rPr>
            </w:rPrChange>
          </w:rPr>
          <w:t>2</w:t>
        </w:r>
        <w:r w:rsidR="0034729B">
          <w:rPr>
            <w:rFonts w:ascii="Times New Roman" w:hAnsi="Times New Roman" w:cs="Times New Roman"/>
            <w:sz w:val="28"/>
            <w:szCs w:val="28"/>
          </w:rPr>
          <w:fldChar w:fldCharType="end"/>
        </w:r>
      </w:ins>
      <w:ins w:id="4519" w:author="LoanDT" w:date="2018-05-08T22:04:00Z">
        <w:del w:id="4520" w:author="Nguyen Toan" w:date="2018-05-09T07:13:00Z">
          <w:r w:rsidR="00F56C9A" w:rsidDel="0034729B">
            <w:rPr>
              <w:rFonts w:ascii="Times New Roman" w:hAnsi="Times New Roman" w:cs="Times New Roman"/>
              <w:sz w:val="28"/>
              <w:szCs w:val="28"/>
            </w:rPr>
            <w:delText xml:space="preserve"> </w:delText>
          </w:r>
        </w:del>
      </w:ins>
      <w:ins w:id="4521" w:author="LoanDT" w:date="2018-05-08T22:06:00Z">
        <w:del w:id="4522" w:author="Nguyen Toan" w:date="2018-05-09T07:13:00Z">
          <w:r w:rsidR="00EA0C59" w:rsidDel="0034729B">
            <w:rPr>
              <w:rFonts w:ascii="Times New Roman" w:hAnsi="Times New Roman" w:cs="Times New Roman"/>
              <w:sz w:val="28"/>
              <w:szCs w:val="28"/>
            </w:rPr>
            <w:delText>sau</w:delText>
          </w:r>
        </w:del>
      </w:ins>
      <w:ins w:id="4523" w:author="LoanDT" w:date="2018-05-08T22:03:00Z">
        <w:r>
          <w:rPr>
            <w:rFonts w:ascii="Times New Roman" w:hAnsi="Times New Roman" w:cs="Times New Roman"/>
            <w:sz w:val="28"/>
            <w:szCs w:val="28"/>
          </w:rPr>
          <w:t>:</w:t>
        </w:r>
      </w:ins>
    </w:p>
    <w:p w14:paraId="31E1F5A4" w14:textId="77777777" w:rsidR="0034729B" w:rsidRDefault="00F56C9A">
      <w:pPr>
        <w:pStyle w:val="NoSpacing"/>
        <w:keepNext/>
        <w:jc w:val="center"/>
        <w:rPr>
          <w:ins w:id="4524" w:author="Nguyen Toan" w:date="2018-05-09T07:13:00Z"/>
        </w:rPr>
        <w:pPrChange w:id="4525" w:author="Nguyen Toan" w:date="2018-05-09T07:13:00Z">
          <w:pPr>
            <w:pStyle w:val="NoSpacing"/>
            <w:jc w:val="center"/>
          </w:pPr>
        </w:pPrChange>
      </w:pPr>
      <w:ins w:id="4526" w:author="LoanDT" w:date="2018-05-08T22:04:00Z">
        <w:r>
          <w:rPr>
            <w:rFonts w:ascii="Times New Roman" w:hAnsi="Times New Roman" w:cs="Times New Roman"/>
            <w:noProof/>
            <w:sz w:val="28"/>
            <w:szCs w:val="28"/>
            <w:lang w:val="en-US"/>
            <w:rPrChange w:id="4527" w:author="Unknown">
              <w:rPr>
                <w:noProof/>
                <w:lang w:val="en-US"/>
              </w:rPr>
            </w:rPrChange>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2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ins>
    </w:p>
    <w:p w14:paraId="59134DBB" w14:textId="52105459" w:rsidR="001F3376" w:rsidRPr="0034729B" w:rsidRDefault="0034729B">
      <w:pPr>
        <w:pStyle w:val="Caption"/>
        <w:jc w:val="center"/>
        <w:rPr>
          <w:ins w:id="4528" w:author="LoanDT" w:date="2018-05-08T22:02:00Z"/>
          <w:rFonts w:ascii="Times New Roman" w:hAnsi="Times New Roman" w:cs="Times New Roman"/>
          <w:color w:val="auto"/>
          <w:sz w:val="28"/>
          <w:szCs w:val="28"/>
          <w:rPrChange w:id="4529" w:author="Nguyen Toan" w:date="2018-05-09T07:13:00Z">
            <w:rPr>
              <w:ins w:id="4530" w:author="LoanDT" w:date="2018-05-08T22:02:00Z"/>
              <w:rFonts w:ascii="Times New Roman" w:hAnsi="Times New Roman" w:cs="Times New Roman"/>
              <w:b/>
              <w:sz w:val="28"/>
              <w:szCs w:val="28"/>
            </w:rPr>
          </w:rPrChange>
        </w:rPr>
        <w:pPrChange w:id="4531" w:author="Nguyen Toan" w:date="2018-05-09T07:13:00Z">
          <w:pPr>
            <w:pStyle w:val="ListParagraph"/>
            <w:numPr>
              <w:numId w:val="38"/>
            </w:numPr>
            <w:spacing w:line="288" w:lineRule="auto"/>
            <w:ind w:left="927" w:hanging="360"/>
            <w:jc w:val="both"/>
          </w:pPr>
        </w:pPrChange>
      </w:pPr>
      <w:bookmarkStart w:id="4532" w:name="_Ref513613338"/>
      <w:ins w:id="4533" w:author="Nguyen Toan" w:date="2018-05-09T07:13:00Z">
        <w:r w:rsidRPr="0034729B">
          <w:rPr>
            <w:rFonts w:ascii="Times New Roman" w:hAnsi="Times New Roman" w:cs="Times New Roman"/>
            <w:i w:val="0"/>
            <w:color w:val="auto"/>
            <w:sz w:val="28"/>
            <w:szCs w:val="28"/>
            <w:rPrChange w:id="4534" w:author="Nguyen Toan" w:date="2018-05-09T07:13:00Z">
              <w:rPr/>
            </w:rPrChange>
          </w:rPr>
          <w:t xml:space="preserve">Hình </w:t>
        </w:r>
      </w:ins>
      <w:ins w:id="453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3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37"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bookmarkEnd w:id="4532"/>
      <w:ins w:id="4538" w:author="Nguyen Toan" w:date="2018-05-09T07:13:00Z">
        <w:r w:rsidRPr="0034729B">
          <w:rPr>
            <w:rFonts w:ascii="Times New Roman" w:hAnsi="Times New Roman" w:cs="Times New Roman"/>
            <w:i w:val="0"/>
            <w:color w:val="auto"/>
            <w:sz w:val="28"/>
            <w:szCs w:val="28"/>
            <w:rPrChange w:id="4539" w:author="Nguyen Toan" w:date="2018-05-09T07:13:00Z">
              <w:rPr/>
            </w:rPrChange>
          </w:rPr>
          <w:t>: Mã nguồn gọi API</w:t>
        </w:r>
      </w:ins>
    </w:p>
    <w:p w14:paraId="7FEFE961" w14:textId="36C22590" w:rsidR="005B37FF" w:rsidRDefault="008836BE">
      <w:pPr>
        <w:pStyle w:val="NoSpacing"/>
        <w:ind w:firstLine="720"/>
        <w:rPr>
          <w:ins w:id="4540" w:author="LoanDT" w:date="2018-05-08T22:36:00Z"/>
          <w:rFonts w:ascii="Times New Roman" w:eastAsia="Times New Roman" w:hAnsi="Times New Roman" w:cs="Times New Roman"/>
          <w:sz w:val="28"/>
          <w:szCs w:val="28"/>
        </w:rPr>
        <w:pPrChange w:id="4541" w:author="LoanDT" w:date="2018-05-08T22:13:00Z">
          <w:pPr>
            <w:pStyle w:val="ListParagraph"/>
            <w:numPr>
              <w:numId w:val="38"/>
            </w:numPr>
            <w:spacing w:line="288" w:lineRule="auto"/>
            <w:ind w:left="927" w:hanging="360"/>
            <w:jc w:val="both"/>
          </w:pPr>
        </w:pPrChange>
      </w:pPr>
      <w:ins w:id="4542" w:author="LoanDT" w:date="2018-05-08T22:08:00Z">
        <w:r w:rsidRPr="00F434FC">
          <w:rPr>
            <w:rFonts w:ascii="Times New Roman" w:hAnsi="Times New Roman" w:cs="Times New Roman"/>
            <w:sz w:val="28"/>
            <w:szCs w:val="28"/>
          </w:rPr>
          <w:t xml:space="preserve">Postman </w:t>
        </w:r>
        <w:r w:rsidRPr="00F434FC">
          <w:rPr>
            <w:rFonts w:ascii="Times New Roman" w:hAnsi="Times New Roman" w:cs="Times New Roman"/>
            <w:sz w:val="28"/>
            <w:szCs w:val="28"/>
            <w:lang w:val="vi-VN"/>
          </w:rPr>
          <w:t>hỗ trợ tất cả các phương thức của HTTP như GET, POST, PUT, PATCH, DELETE,…</w:t>
        </w:r>
        <w:r w:rsidR="00206805" w:rsidRPr="00F434FC">
          <w:rPr>
            <w:rFonts w:ascii="Times New Roman" w:hAnsi="Times New Roman" w:cs="Times New Roman"/>
            <w:sz w:val="28"/>
            <w:szCs w:val="28"/>
            <w:lang w:val="vi-VN"/>
          </w:rPr>
          <w:t>và còn cho phép lưu lại lịch sử các lần gọi</w:t>
        </w:r>
      </w:ins>
      <w:ins w:id="4543" w:author="LoanDT" w:date="2018-05-08T22:10:00Z">
        <w:r w:rsidR="006E5CFC" w:rsidRPr="00F434FC">
          <w:rPr>
            <w:rFonts w:ascii="Times New Roman" w:hAnsi="Times New Roman" w:cs="Times New Roman"/>
            <w:sz w:val="28"/>
            <w:szCs w:val="28"/>
            <w:lang w:val="vi-VN"/>
          </w:rPr>
          <w:t>, đồng bộ các lời gọi theo tài khoản đã đăng ký.</w:t>
        </w:r>
      </w:ins>
      <w:ins w:id="4544" w:author="LoanDT" w:date="2018-05-08T22:12:00Z">
        <w:r w:rsidR="005B37FF" w:rsidRPr="00F434FC">
          <w:rPr>
            <w:rFonts w:ascii="Times New Roman" w:hAnsi="Times New Roman" w:cs="Times New Roman"/>
            <w:sz w:val="28"/>
            <w:szCs w:val="28"/>
            <w:lang w:val="vi-VN"/>
          </w:rPr>
          <w:t xml:space="preserve"> Ngoài ra postman có hỗ trợ các phương thức xác thực như OAuth1.0, OAuth2.</w:t>
        </w:r>
        <w:r w:rsidR="002919A4" w:rsidRPr="00F434FC">
          <w:rPr>
            <w:rFonts w:ascii="Times New Roman" w:hAnsi="Times New Roman" w:cs="Times New Roman"/>
            <w:sz w:val="28"/>
            <w:szCs w:val="28"/>
            <w:lang w:val="vi-VN"/>
          </w:rPr>
          <w:t>0,</w:t>
        </w:r>
      </w:ins>
      <w:ins w:id="4545" w:author="LoanDT" w:date="2018-05-08T22:13:00Z">
        <w:r w:rsidR="002919A4" w:rsidRPr="00F434FC">
          <w:rPr>
            <w:rFonts w:ascii="Times New Roman" w:hAnsi="Times New Roman" w:cs="Times New Roman"/>
            <w:sz w:val="28"/>
            <w:szCs w:val="28"/>
            <w:lang w:val="vi-VN"/>
          </w:rPr>
          <w:t>… Postman cho phép thay đổi header của các lời gọi</w:t>
        </w:r>
        <w:r w:rsidR="00A138CC" w:rsidRPr="00F434FC">
          <w:rPr>
            <w:rFonts w:ascii="Times New Roman" w:eastAsia="Times New Roman" w:hAnsi="Times New Roman" w:cs="Times New Roman"/>
            <w:sz w:val="28"/>
            <w:szCs w:val="28"/>
            <w:rPrChange w:id="4546" w:author="LoanDT" w:date="2018-05-08T22:13:00Z">
              <w:rPr>
                <w:rFonts w:eastAsia="Times New Roman"/>
              </w:rPr>
            </w:rPrChange>
          </w:rPr>
          <w:t xml:space="preserve"> tuỳ theo phương thức xác thực.</w:t>
        </w:r>
      </w:ins>
    </w:p>
    <w:p w14:paraId="35957A22" w14:textId="38B916B9" w:rsidR="00AA47E1" w:rsidRPr="006E5727" w:rsidRDefault="00AA47E1">
      <w:pPr>
        <w:pStyle w:val="NoSpacing"/>
        <w:ind w:firstLine="720"/>
        <w:rPr>
          <w:ins w:id="4547" w:author="LoanDT" w:date="2018-05-08T22:10:00Z"/>
          <w:rFonts w:ascii="Times New Roman" w:eastAsia="Times New Roman" w:hAnsi="Times New Roman" w:cs="Times New Roman"/>
          <w:sz w:val="28"/>
          <w:szCs w:val="28"/>
          <w:rPrChange w:id="4548" w:author="LoanDT" w:date="2018-05-08T22:13:00Z">
            <w:rPr>
              <w:ins w:id="4549" w:author="LoanDT" w:date="2018-05-08T22:10:00Z"/>
              <w:rFonts w:ascii="Times New Roman" w:hAnsi="Times New Roman" w:cs="Times New Roman"/>
              <w:sz w:val="28"/>
              <w:szCs w:val="28"/>
              <w:lang w:val="vi-VN"/>
            </w:rPr>
          </w:rPrChange>
        </w:rPr>
        <w:pPrChange w:id="4550" w:author="LoanDT" w:date="2018-05-08T22:13:00Z">
          <w:pPr>
            <w:pStyle w:val="ListParagraph"/>
            <w:numPr>
              <w:numId w:val="38"/>
            </w:numPr>
            <w:spacing w:line="288" w:lineRule="auto"/>
            <w:ind w:left="927" w:hanging="360"/>
            <w:jc w:val="both"/>
          </w:pPr>
        </w:pPrChange>
      </w:pPr>
      <w:ins w:id="4551" w:author="LoanDT" w:date="2018-05-08T22:36:00Z">
        <w:r>
          <w:rPr>
            <w:rFonts w:ascii="Times New Roman" w:eastAsia="Times New Roman" w:hAnsi="Times New Roman" w:cs="Times New Roman"/>
            <w:sz w:val="28"/>
            <w:szCs w:val="28"/>
          </w:rPr>
          <w:lastRenderedPageBreak/>
          <w:t>Postman đưa ra cho người dùng các lựa chọn phiên bản miễn phí và phiên bản thương mại mất phí</w:t>
        </w:r>
      </w:ins>
      <w:ins w:id="4552" w:author="LoanDT" w:date="2018-05-08T22:37:00Z">
        <w:r>
          <w:rPr>
            <w:rFonts w:ascii="Times New Roman" w:eastAsia="Times New Roman" w:hAnsi="Times New Roman" w:cs="Times New Roman"/>
            <w:sz w:val="28"/>
            <w:szCs w:val="28"/>
          </w:rPr>
          <w:t>. Phiên bản miễn phí cung cấp các chức năng cơ bản</w:t>
        </w:r>
      </w:ins>
      <w:ins w:id="4553" w:author="LoanDT" w:date="2018-05-08T22:41:00Z">
        <w:r w:rsidR="00925752">
          <w:rPr>
            <w:rFonts w:ascii="Times New Roman" w:eastAsia="Times New Roman" w:hAnsi="Times New Roman" w:cs="Times New Roman"/>
            <w:sz w:val="28"/>
            <w:szCs w:val="28"/>
          </w:rPr>
          <w:t xml:space="preserve"> như </w:t>
        </w:r>
      </w:ins>
      <w:ins w:id="4554" w:author="LoanDT" w:date="2018-05-08T22:42:00Z">
        <w:r w:rsidR="00925752">
          <w:rPr>
            <w:rFonts w:ascii="Times New Roman" w:eastAsia="Times New Roman" w:hAnsi="Times New Roman" w:cs="Times New Roman"/>
            <w:sz w:val="28"/>
            <w:szCs w:val="28"/>
          </w:rPr>
          <w:t>tạo nhóm lời gọi, tự động chạy lời gọi theo nhóm</w:t>
        </w:r>
      </w:ins>
      <w:ins w:id="4555" w:author="LoanDT" w:date="2018-05-08T22:45:00Z">
        <w:r w:rsidR="00925752">
          <w:rPr>
            <w:rFonts w:ascii="Times New Roman" w:eastAsia="Times New Roman" w:hAnsi="Times New Roman" w:cs="Times New Roman"/>
            <w:sz w:val="28"/>
            <w:szCs w:val="28"/>
          </w:rPr>
          <w:t xml:space="preserve">, giám sát các </w:t>
        </w:r>
      </w:ins>
      <w:ins w:id="4556" w:author="LoanDT" w:date="2018-05-08T22:46:00Z">
        <w:r w:rsidR="00925752">
          <w:rPr>
            <w:rFonts w:ascii="Times New Roman" w:eastAsia="Times New Roman" w:hAnsi="Times New Roman" w:cs="Times New Roman"/>
            <w:sz w:val="28"/>
            <w:szCs w:val="28"/>
          </w:rPr>
          <w:t>API dựa trên các lời g</w:t>
        </w:r>
      </w:ins>
      <w:ins w:id="4557" w:author="Nguyen Toan" w:date="2018-05-09T07:14:00Z">
        <w:r w:rsidR="00CE3A52">
          <w:rPr>
            <w:rFonts w:ascii="Times New Roman" w:eastAsia="Times New Roman" w:hAnsi="Times New Roman" w:cs="Times New Roman"/>
            <w:sz w:val="28"/>
            <w:szCs w:val="28"/>
          </w:rPr>
          <w:t>ọi (</w:t>
        </w:r>
        <w:r w:rsidR="00CE3A52">
          <w:rPr>
            <w:rFonts w:ascii="Times New Roman" w:eastAsia="Times New Roman" w:hAnsi="Times New Roman" w:cs="Times New Roman"/>
            <w:sz w:val="28"/>
            <w:szCs w:val="28"/>
          </w:rPr>
          <w:fldChar w:fldCharType="begin"/>
        </w:r>
        <w:r w:rsidR="00CE3A52">
          <w:rPr>
            <w:rFonts w:ascii="Times New Roman" w:eastAsia="Times New Roman" w:hAnsi="Times New Roman" w:cs="Times New Roman"/>
            <w:sz w:val="28"/>
            <w:szCs w:val="28"/>
          </w:rPr>
          <w:instrText xml:space="preserve"> REF _Ref513613388 \h </w:instrText>
        </w:r>
      </w:ins>
      <w:r w:rsidR="00CE3A52">
        <w:rPr>
          <w:rFonts w:ascii="Times New Roman" w:eastAsia="Times New Roman" w:hAnsi="Times New Roman" w:cs="Times New Roman"/>
          <w:sz w:val="28"/>
          <w:szCs w:val="28"/>
        </w:rPr>
      </w:r>
      <w:r w:rsidR="00CE3A52">
        <w:rPr>
          <w:rFonts w:ascii="Times New Roman" w:eastAsia="Times New Roman" w:hAnsi="Times New Roman" w:cs="Times New Roman"/>
          <w:sz w:val="28"/>
          <w:szCs w:val="28"/>
        </w:rPr>
        <w:fldChar w:fldCharType="separate"/>
      </w:r>
      <w:ins w:id="4558" w:author="Nguyen Toan" w:date="2018-05-09T07:14:00Z">
        <w:r w:rsidR="00CE3A52" w:rsidRPr="00F72BA9">
          <w:rPr>
            <w:rFonts w:ascii="Times New Roman" w:hAnsi="Times New Roman" w:cs="Times New Roman"/>
            <w:color w:val="auto"/>
            <w:sz w:val="28"/>
            <w:szCs w:val="28"/>
            <w:rPrChange w:id="4559" w:author="Nguyen Toan" w:date="2018-05-09T07:13:00Z">
              <w:rPr/>
            </w:rPrChange>
          </w:rPr>
          <w:t xml:space="preserve">Hình </w:t>
        </w:r>
        <w:r w:rsidR="00CE3A52" w:rsidRPr="00F72BA9">
          <w:rPr>
            <w:rFonts w:ascii="Times New Roman" w:hAnsi="Times New Roman" w:cs="Times New Roman"/>
            <w:noProof/>
            <w:color w:val="auto"/>
            <w:sz w:val="28"/>
            <w:szCs w:val="28"/>
            <w:rPrChange w:id="4560" w:author="Nguyen Toan" w:date="2018-05-09T07:13:00Z">
              <w:rPr>
                <w:noProof/>
              </w:rPr>
            </w:rPrChange>
          </w:rPr>
          <w:t>2</w:t>
        </w:r>
        <w:r w:rsidR="00CE3A52" w:rsidRPr="00F72BA9">
          <w:rPr>
            <w:rFonts w:ascii="Times New Roman" w:hAnsi="Times New Roman" w:cs="Times New Roman"/>
            <w:color w:val="auto"/>
            <w:sz w:val="28"/>
            <w:szCs w:val="28"/>
            <w:rPrChange w:id="4561" w:author="Nguyen Toan" w:date="2018-05-09T07:13:00Z">
              <w:rPr/>
            </w:rPrChange>
          </w:rPr>
          <w:t>.</w:t>
        </w:r>
        <w:r w:rsidR="00CE3A52" w:rsidRPr="00F72BA9">
          <w:rPr>
            <w:rFonts w:ascii="Times New Roman" w:hAnsi="Times New Roman" w:cs="Times New Roman"/>
            <w:noProof/>
            <w:color w:val="auto"/>
            <w:sz w:val="28"/>
            <w:szCs w:val="28"/>
            <w:rPrChange w:id="4562" w:author="Nguyen Toan" w:date="2018-05-09T07:13:00Z">
              <w:rPr>
                <w:noProof/>
              </w:rPr>
            </w:rPrChange>
          </w:rPr>
          <w:t>3</w:t>
        </w:r>
        <w:r w:rsidR="00CE3A52">
          <w:rPr>
            <w:rFonts w:ascii="Times New Roman" w:eastAsia="Times New Roman" w:hAnsi="Times New Roman" w:cs="Times New Roman"/>
            <w:sz w:val="28"/>
            <w:szCs w:val="28"/>
          </w:rPr>
          <w:fldChar w:fldCharType="end"/>
        </w:r>
        <w:r w:rsidR="00CE3A52">
          <w:rPr>
            <w:rFonts w:ascii="Times New Roman" w:eastAsia="Times New Roman" w:hAnsi="Times New Roman" w:cs="Times New Roman"/>
            <w:sz w:val="28"/>
            <w:szCs w:val="28"/>
          </w:rPr>
          <w:t>)</w:t>
        </w:r>
      </w:ins>
      <w:ins w:id="4563" w:author="LoanDT" w:date="2018-05-08T22:46:00Z">
        <w:del w:id="4564" w:author="Nguyen Toan" w:date="2018-05-09T07:14:00Z">
          <w:r w:rsidR="00925752" w:rsidDel="00CE3A52">
            <w:rPr>
              <w:rFonts w:ascii="Times New Roman" w:eastAsia="Times New Roman" w:hAnsi="Times New Roman" w:cs="Times New Roman"/>
              <w:sz w:val="28"/>
              <w:szCs w:val="28"/>
            </w:rPr>
            <w:delText xml:space="preserve">oị </w:delText>
          </w:r>
        </w:del>
      </w:ins>
      <w:ins w:id="4565" w:author="Nguyen Toan" w:date="2018-05-09T07:14:00Z">
        <w:r w:rsidR="00CE3A52">
          <w:rPr>
            <w:rFonts w:ascii="Times New Roman" w:eastAsia="Times New Roman" w:hAnsi="Times New Roman" w:cs="Times New Roman"/>
            <w:sz w:val="28"/>
            <w:szCs w:val="28"/>
          </w:rPr>
          <w:t xml:space="preserve">. </w:t>
        </w:r>
      </w:ins>
      <w:ins w:id="4566" w:author="LoanDT" w:date="2018-05-08T22:46:00Z">
        <w:r w:rsidR="00925752">
          <w:rPr>
            <w:rFonts w:ascii="Times New Roman" w:eastAsia="Times New Roman" w:hAnsi="Times New Roman" w:cs="Times New Roman"/>
            <w:sz w:val="28"/>
            <w:szCs w:val="28"/>
          </w:rPr>
          <w:t xml:space="preserve">Trong khi đó, phiên bản mất phí cung cấp thêm các chức năng nâng cao hơn như làm việc theo nhóm, </w:t>
        </w:r>
      </w:ins>
      <w:ins w:id="4567" w:author="LoanDT" w:date="2018-05-08T22:47:00Z">
        <w:r w:rsidR="00925752">
          <w:rPr>
            <w:rFonts w:ascii="Times New Roman" w:eastAsia="Times New Roman" w:hAnsi="Times New Roman" w:cs="Times New Roman"/>
            <w:sz w:val="28"/>
            <w:szCs w:val="28"/>
          </w:rPr>
          <w:t>tạo tài liệu API, giám sát chặt chẽ hơn…</w:t>
        </w:r>
      </w:ins>
      <w:ins w:id="4568" w:author="LoanDT" w:date="2018-05-08T22:40:00Z">
        <w:r w:rsidR="00E05B49">
          <w:rPr>
            <w:rFonts w:ascii="Times New Roman" w:eastAsia="Times New Roman" w:hAnsi="Times New Roman" w:cs="Times New Roman"/>
            <w:sz w:val="28"/>
            <w:szCs w:val="28"/>
          </w:rPr>
          <w:t xml:space="preserve"> </w:t>
        </w:r>
      </w:ins>
    </w:p>
    <w:p w14:paraId="73B2BA98" w14:textId="77777777" w:rsidR="00F72BA9" w:rsidRDefault="0033126A">
      <w:pPr>
        <w:pStyle w:val="NoSpacing"/>
        <w:keepNext/>
        <w:jc w:val="center"/>
        <w:rPr>
          <w:ins w:id="4569" w:author="Nguyen Toan" w:date="2018-05-09T07:13:00Z"/>
        </w:rPr>
        <w:pPrChange w:id="4570" w:author="Nguyen Toan" w:date="2018-05-09T07:13:00Z">
          <w:pPr>
            <w:pStyle w:val="NoSpacing"/>
            <w:jc w:val="center"/>
          </w:pPr>
        </w:pPrChange>
      </w:pPr>
      <w:ins w:id="4571" w:author="LoanDT" w:date="2018-05-08T22:11:00Z">
        <w:r>
          <w:rPr>
            <w:rFonts w:ascii="Times New Roman" w:hAnsi="Times New Roman" w:cs="Times New Roman"/>
            <w:noProof/>
            <w:sz w:val="28"/>
            <w:szCs w:val="28"/>
            <w:lang w:val="en-US"/>
            <w:rPrChange w:id="4572" w:author="Unknown">
              <w:rPr>
                <w:noProof/>
                <w:lang w:val="en-US"/>
              </w:rPr>
            </w:rPrChange>
          </w:rPr>
          <w:drawing>
            <wp:inline distT="0" distB="0" distL="0" distR="0" wp14:anchorId="15DD3E77" wp14:editId="44DBFA08">
              <wp:extent cx="3683000" cy="431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4318000"/>
                      </a:xfrm>
                      <a:prstGeom prst="rect">
                        <a:avLst/>
                      </a:prstGeom>
                    </pic:spPr>
                  </pic:pic>
                </a:graphicData>
              </a:graphic>
            </wp:inline>
          </w:drawing>
        </w:r>
      </w:ins>
    </w:p>
    <w:p w14:paraId="305DF6DA" w14:textId="57131199" w:rsidR="0033126A" w:rsidRPr="00F72BA9" w:rsidRDefault="00F72BA9">
      <w:pPr>
        <w:pStyle w:val="Caption"/>
        <w:jc w:val="center"/>
        <w:rPr>
          <w:ins w:id="4573" w:author="LoanDT" w:date="2018-05-08T22:10:00Z"/>
          <w:rFonts w:ascii="Times New Roman" w:hAnsi="Times New Roman" w:cs="Times New Roman"/>
          <w:color w:val="auto"/>
          <w:sz w:val="28"/>
          <w:szCs w:val="28"/>
          <w:lang w:val="vi-VN"/>
          <w:rPrChange w:id="4574" w:author="Nguyen Toan" w:date="2018-05-09T07:13:00Z">
            <w:rPr>
              <w:ins w:id="4575" w:author="LoanDT" w:date="2018-05-08T22:10:00Z"/>
              <w:rFonts w:ascii="Times New Roman" w:hAnsi="Times New Roman" w:cs="Times New Roman"/>
              <w:sz w:val="28"/>
              <w:szCs w:val="28"/>
              <w:lang w:val="vi-VN"/>
            </w:rPr>
          </w:rPrChange>
        </w:rPr>
        <w:pPrChange w:id="4576" w:author="Nguyen Toan" w:date="2018-05-09T07:13:00Z">
          <w:pPr>
            <w:pStyle w:val="ListParagraph"/>
            <w:numPr>
              <w:numId w:val="38"/>
            </w:numPr>
            <w:spacing w:line="288" w:lineRule="auto"/>
            <w:ind w:left="927" w:hanging="360"/>
            <w:jc w:val="both"/>
          </w:pPr>
        </w:pPrChange>
      </w:pPr>
      <w:bookmarkStart w:id="4577" w:name="_Ref513613388"/>
      <w:ins w:id="4578" w:author="Nguyen Toan" w:date="2018-05-09T07:13:00Z">
        <w:r w:rsidRPr="00F72BA9">
          <w:rPr>
            <w:rFonts w:ascii="Times New Roman" w:hAnsi="Times New Roman" w:cs="Times New Roman"/>
            <w:i w:val="0"/>
            <w:color w:val="auto"/>
            <w:sz w:val="28"/>
            <w:szCs w:val="28"/>
            <w:rPrChange w:id="4579" w:author="Nguyen Toan" w:date="2018-05-09T07:13:00Z">
              <w:rPr/>
            </w:rPrChange>
          </w:rPr>
          <w:t xml:space="preserve">Hình </w:t>
        </w:r>
      </w:ins>
      <w:ins w:id="458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8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82" w:author="Nguyen Toan" w:date="2018-05-14T18:03:00Z">
        <w:r w:rsidR="0052504F">
          <w:rPr>
            <w:rFonts w:ascii="Times New Roman" w:hAnsi="Times New Roman" w:cs="Times New Roman"/>
            <w:i w:val="0"/>
            <w:noProof/>
            <w:color w:val="auto"/>
            <w:sz w:val="28"/>
            <w:szCs w:val="28"/>
          </w:rPr>
          <w:t>3</w:t>
        </w:r>
        <w:r w:rsidR="0052504F">
          <w:rPr>
            <w:rFonts w:ascii="Times New Roman" w:hAnsi="Times New Roman" w:cs="Times New Roman"/>
            <w:i w:val="0"/>
            <w:color w:val="auto"/>
            <w:sz w:val="28"/>
            <w:szCs w:val="28"/>
          </w:rPr>
          <w:fldChar w:fldCharType="end"/>
        </w:r>
      </w:ins>
      <w:bookmarkEnd w:id="4577"/>
      <w:ins w:id="4583" w:author="Nguyen Toan" w:date="2018-05-09T07:13:00Z">
        <w:r w:rsidRPr="00F72BA9">
          <w:rPr>
            <w:rFonts w:ascii="Times New Roman" w:hAnsi="Times New Roman" w:cs="Times New Roman"/>
            <w:i w:val="0"/>
            <w:color w:val="auto"/>
            <w:sz w:val="28"/>
            <w:szCs w:val="28"/>
            <w:rPrChange w:id="4584" w:author="Nguyen Toan" w:date="2018-05-09T07:13:00Z">
              <w:rPr/>
            </w:rPrChange>
          </w:rPr>
          <w:t>: Quản lý các lời gọi API</w:t>
        </w:r>
      </w:ins>
    </w:p>
    <w:p w14:paraId="0589DC98" w14:textId="5A8F287F" w:rsidR="006E6A6C" w:rsidRDefault="005A58A4">
      <w:pPr>
        <w:pStyle w:val="NoSpacing"/>
        <w:ind w:firstLine="357"/>
        <w:rPr>
          <w:ins w:id="4585" w:author="LoanDT" w:date="2018-05-08T22:30:00Z"/>
          <w:rFonts w:ascii="Times New Roman" w:hAnsi="Times New Roman" w:cs="Times New Roman"/>
          <w:sz w:val="28"/>
          <w:szCs w:val="28"/>
          <w:lang w:val="vi-VN"/>
        </w:rPr>
        <w:pPrChange w:id="4586" w:author="LoanDT" w:date="2018-05-08T22:23:00Z">
          <w:pPr>
            <w:pStyle w:val="ListParagraph"/>
            <w:numPr>
              <w:numId w:val="38"/>
            </w:numPr>
            <w:spacing w:line="288" w:lineRule="auto"/>
            <w:ind w:left="927" w:hanging="360"/>
            <w:jc w:val="both"/>
          </w:pPr>
        </w:pPrChange>
      </w:pPr>
      <w:ins w:id="4587" w:author="LoanDT" w:date="2018-05-08T22:15:00Z">
        <w:r>
          <w:rPr>
            <w:rFonts w:ascii="Times New Roman" w:hAnsi="Times New Roman" w:cs="Times New Roman"/>
            <w:sz w:val="28"/>
            <w:szCs w:val="28"/>
            <w:lang w:val="vi-VN"/>
          </w:rPr>
          <w:t xml:space="preserve">Ngoài Postman, </w:t>
        </w:r>
        <w:r w:rsidR="00900055">
          <w:rPr>
            <w:rFonts w:ascii="Times New Roman" w:hAnsi="Times New Roman" w:cs="Times New Roman"/>
            <w:sz w:val="28"/>
            <w:szCs w:val="28"/>
            <w:lang w:val="vi-VN"/>
          </w:rPr>
          <w:t>SOAPUI</w:t>
        </w:r>
      </w:ins>
      <w:ins w:id="4588" w:author="Nguyen Toan" w:date="2018-05-09T07:15:00Z">
        <w:r w:rsidR="00270D16" w:rsidRPr="00270D16">
          <w:rPr>
            <w:rFonts w:ascii="Times New Roman" w:hAnsi="Times New Roman" w:cs="Times New Roman"/>
            <w:sz w:val="28"/>
            <w:szCs w:val="28"/>
            <w:lang w:val="vi-VN"/>
          </w:rPr>
          <w:t xml:space="preserve"> </w:t>
        </w:r>
      </w:ins>
      <w:moveToRangeStart w:id="4589" w:author="Nguyen Toan" w:date="2018-05-09T07:15:00Z" w:name="move513613440"/>
      <w:sdt>
        <w:sdtPr>
          <w:rPr>
            <w:rFonts w:ascii="Times New Roman" w:hAnsi="Times New Roman" w:cs="Times New Roman"/>
            <w:sz w:val="28"/>
            <w:szCs w:val="28"/>
            <w:lang w:val="vi-VN"/>
          </w:rPr>
          <w:id w:val="100462440"/>
          <w:citation/>
        </w:sdtPr>
        <w:sdtContent>
          <w:moveTo w:id="4590" w:author="Nguyen Toan" w:date="2018-05-09T07:15:00Z">
            <w:r w:rsidR="00270D16">
              <w:rPr>
                <w:rFonts w:ascii="Times New Roman" w:hAnsi="Times New Roman" w:cs="Times New Roman"/>
                <w:sz w:val="28"/>
                <w:szCs w:val="28"/>
                <w:lang w:val="vi-VN"/>
              </w:rPr>
              <w:fldChar w:fldCharType="begin"/>
            </w:r>
            <w:r w:rsidR="00270D16">
              <w:rPr>
                <w:rFonts w:ascii="Times New Roman" w:hAnsi="Times New Roman" w:cs="Times New Roman"/>
                <w:sz w:val="28"/>
                <w:szCs w:val="28"/>
                <w:lang w:val="vi-VN"/>
              </w:rPr>
              <w:instrText xml:space="preserve"> CITATION Soa \l 1066 </w:instrText>
            </w:r>
            <w:r w:rsidR="00270D16">
              <w:rPr>
                <w:rFonts w:ascii="Times New Roman" w:hAnsi="Times New Roman" w:cs="Times New Roman"/>
                <w:sz w:val="28"/>
                <w:szCs w:val="28"/>
                <w:lang w:val="vi-VN"/>
              </w:rPr>
              <w:fldChar w:fldCharType="separate"/>
            </w:r>
          </w:moveTo>
          <w:r w:rsidR="00113EBB" w:rsidRPr="00113EBB">
            <w:rPr>
              <w:rFonts w:ascii="Times New Roman" w:hAnsi="Times New Roman" w:cs="Times New Roman"/>
              <w:noProof/>
              <w:sz w:val="28"/>
              <w:szCs w:val="28"/>
              <w:lang w:val="vi-VN"/>
            </w:rPr>
            <w:t>[12]</w:t>
          </w:r>
          <w:moveTo w:id="4591" w:author="Nguyen Toan" w:date="2018-05-09T07:15:00Z">
            <w:r w:rsidR="00270D16">
              <w:rPr>
                <w:rFonts w:ascii="Times New Roman" w:hAnsi="Times New Roman" w:cs="Times New Roman"/>
                <w:sz w:val="28"/>
                <w:szCs w:val="28"/>
                <w:lang w:val="vi-VN"/>
              </w:rPr>
              <w:fldChar w:fldCharType="end"/>
            </w:r>
          </w:moveTo>
        </w:sdtContent>
      </w:sdt>
      <w:moveToRangeEnd w:id="4589"/>
      <w:ins w:id="4592" w:author="LoanDT" w:date="2018-05-08T22:15:00Z">
        <w:r w:rsidR="00900055">
          <w:rPr>
            <w:rFonts w:ascii="Times New Roman" w:hAnsi="Times New Roman" w:cs="Times New Roman"/>
            <w:sz w:val="28"/>
            <w:szCs w:val="28"/>
            <w:lang w:val="vi-VN"/>
          </w:rPr>
          <w:t xml:space="preserve"> cũng là công cụ hỗ trợ kiểm thử API được sử dụng </w:t>
        </w:r>
      </w:ins>
      <w:ins w:id="4593" w:author="LoanDT" w:date="2018-05-08T22:16:00Z">
        <w:r w:rsidR="00900055">
          <w:rPr>
            <w:rFonts w:ascii="Times New Roman" w:hAnsi="Times New Roman" w:cs="Times New Roman"/>
            <w:sz w:val="28"/>
            <w:szCs w:val="28"/>
            <w:lang w:val="vi-VN"/>
          </w:rPr>
          <w:t xml:space="preserve">phổ biến hiện nay. </w:t>
        </w:r>
        <w:r w:rsidR="00FF4AEE">
          <w:rPr>
            <w:rFonts w:ascii="Times New Roman" w:hAnsi="Times New Roman" w:cs="Times New Roman"/>
            <w:sz w:val="28"/>
            <w:szCs w:val="28"/>
            <w:lang w:val="vi-VN"/>
          </w:rPr>
          <w:t>Đây là công cụ kiểm thử có nền tảng mã nguồn mở hàng đầu</w:t>
        </w:r>
        <w:r w:rsidR="00DF7559">
          <w:rPr>
            <w:rFonts w:ascii="Times New Roman" w:hAnsi="Times New Roman" w:cs="Times New Roman"/>
            <w:sz w:val="28"/>
            <w:szCs w:val="28"/>
            <w:lang w:val="vi-VN"/>
          </w:rPr>
          <w:t xml:space="preserve"> cho phép kiểm thử viên thực hiện các loại kiểm thử như: kiểm thử chức năng, hồi quy, </w:t>
        </w:r>
      </w:ins>
      <w:ins w:id="4594" w:author="LoanDT" w:date="2018-05-08T22:17:00Z">
        <w:r w:rsidR="00DF7559">
          <w:rPr>
            <w:rFonts w:ascii="Times New Roman" w:hAnsi="Times New Roman" w:cs="Times New Roman"/>
            <w:sz w:val="28"/>
            <w:szCs w:val="28"/>
            <w:lang w:val="vi-VN"/>
          </w:rPr>
          <w:t>thử tải một cách tự động trên các Web API khác nhau.</w:t>
        </w:r>
      </w:ins>
      <w:ins w:id="4595" w:author="LoanDT" w:date="2018-05-08T22:18:00Z">
        <w:r w:rsidR="0044091E">
          <w:rPr>
            <w:rFonts w:ascii="Times New Roman" w:hAnsi="Times New Roman" w:cs="Times New Roman"/>
            <w:sz w:val="28"/>
            <w:szCs w:val="28"/>
            <w:lang w:val="vi-VN"/>
          </w:rPr>
          <w:t xml:space="preserve"> Hỗ trợ tất cả các giao thức chuẩn và công nghệ để kiểm thử các loại API</w:t>
        </w:r>
        <w:r w:rsidR="006041AD">
          <w:rPr>
            <w:rFonts w:ascii="Times New Roman" w:hAnsi="Times New Roman" w:cs="Times New Roman"/>
            <w:sz w:val="28"/>
            <w:szCs w:val="28"/>
            <w:lang w:val="vi-VN"/>
          </w:rPr>
          <w:t xml:space="preserve">. Ngoài ra, </w:t>
        </w:r>
      </w:ins>
      <w:ins w:id="4596" w:author="LoanDT" w:date="2018-05-08T22:19:00Z">
        <w:r w:rsidR="00B25FBC">
          <w:rPr>
            <w:rFonts w:ascii="Times New Roman" w:hAnsi="Times New Roman" w:cs="Times New Roman"/>
            <w:sz w:val="28"/>
            <w:szCs w:val="28"/>
            <w:lang w:val="vi-VN"/>
          </w:rPr>
          <w:t xml:space="preserve">SOAPUI cung cấp giao diện đồ hoạ để </w:t>
        </w:r>
      </w:ins>
      <w:ins w:id="4597" w:author="LoanDT" w:date="2018-05-08T22:20:00Z">
        <w:r w:rsidR="00B25FBC">
          <w:rPr>
            <w:rFonts w:ascii="Times New Roman" w:hAnsi="Times New Roman" w:cs="Times New Roman"/>
            <w:sz w:val="28"/>
            <w:szCs w:val="28"/>
            <w:lang w:val="vi-VN"/>
          </w:rPr>
          <w:t xml:space="preserve">người dùng không </w:t>
        </w:r>
        <w:r w:rsidR="00DA2013">
          <w:rPr>
            <w:rFonts w:ascii="Times New Roman" w:hAnsi="Times New Roman" w:cs="Times New Roman"/>
            <w:sz w:val="28"/>
            <w:szCs w:val="28"/>
            <w:lang w:val="vi-VN"/>
          </w:rPr>
          <w:t>chuyên</w:t>
        </w:r>
        <w:r w:rsidR="00B25FBC">
          <w:rPr>
            <w:rFonts w:ascii="Times New Roman" w:hAnsi="Times New Roman" w:cs="Times New Roman"/>
            <w:sz w:val="28"/>
            <w:szCs w:val="28"/>
            <w:lang w:val="vi-VN"/>
          </w:rPr>
          <w:t xml:space="preserve"> dễ dàng tương tác</w:t>
        </w:r>
      </w:ins>
      <w:ins w:id="4598" w:author="Nguyen Toan" w:date="2018-05-09T07:15:00Z">
        <w:r w:rsidR="008B2252">
          <w:rPr>
            <w:rFonts w:ascii="Times New Roman" w:hAnsi="Times New Roman" w:cs="Times New Roman"/>
            <w:sz w:val="28"/>
            <w:szCs w:val="28"/>
            <w:lang w:val="en-US"/>
          </w:rPr>
          <w:t xml:space="preserve"> (</w:t>
        </w:r>
        <w:r w:rsidR="008B2252">
          <w:rPr>
            <w:rFonts w:ascii="Times New Roman" w:hAnsi="Times New Roman" w:cs="Times New Roman"/>
            <w:sz w:val="28"/>
            <w:szCs w:val="28"/>
            <w:lang w:val="en-US"/>
          </w:rPr>
          <w:fldChar w:fldCharType="begin"/>
        </w:r>
        <w:r w:rsidR="008B2252">
          <w:rPr>
            <w:rFonts w:ascii="Times New Roman" w:hAnsi="Times New Roman" w:cs="Times New Roman"/>
            <w:sz w:val="28"/>
            <w:szCs w:val="28"/>
            <w:lang w:val="en-US"/>
          </w:rPr>
          <w:instrText xml:space="preserve"> REF _Ref513613454 \h </w:instrText>
        </w:r>
      </w:ins>
      <w:r w:rsidR="008B2252">
        <w:rPr>
          <w:rFonts w:ascii="Times New Roman" w:hAnsi="Times New Roman" w:cs="Times New Roman"/>
          <w:sz w:val="28"/>
          <w:szCs w:val="28"/>
          <w:lang w:val="en-US"/>
        </w:rPr>
      </w:r>
      <w:r w:rsidR="008B2252">
        <w:rPr>
          <w:rFonts w:ascii="Times New Roman" w:hAnsi="Times New Roman" w:cs="Times New Roman"/>
          <w:sz w:val="28"/>
          <w:szCs w:val="28"/>
          <w:lang w:val="en-US"/>
        </w:rPr>
        <w:fldChar w:fldCharType="separate"/>
      </w:r>
      <w:ins w:id="4599" w:author="Nguyen Toan" w:date="2018-05-09T07:15:00Z">
        <w:r w:rsidR="008B2252" w:rsidRPr="00E97E8C">
          <w:rPr>
            <w:rFonts w:ascii="Times New Roman" w:hAnsi="Times New Roman" w:cs="Times New Roman"/>
            <w:color w:val="auto"/>
            <w:sz w:val="28"/>
            <w:szCs w:val="28"/>
            <w:rPrChange w:id="4600" w:author="Nguyen Toan" w:date="2018-05-09T07:14:00Z">
              <w:rPr/>
            </w:rPrChange>
          </w:rPr>
          <w:t xml:space="preserve">Hình </w:t>
        </w:r>
        <w:r w:rsidR="008B2252" w:rsidRPr="00E97E8C">
          <w:rPr>
            <w:rFonts w:ascii="Times New Roman" w:hAnsi="Times New Roman" w:cs="Times New Roman"/>
            <w:noProof/>
            <w:color w:val="auto"/>
            <w:sz w:val="28"/>
            <w:szCs w:val="28"/>
            <w:rPrChange w:id="4601" w:author="Nguyen Toan" w:date="2018-05-09T07:14:00Z">
              <w:rPr>
                <w:noProof/>
              </w:rPr>
            </w:rPrChange>
          </w:rPr>
          <w:t>2</w:t>
        </w:r>
        <w:r w:rsidR="008B2252" w:rsidRPr="00E97E8C">
          <w:rPr>
            <w:rFonts w:ascii="Times New Roman" w:hAnsi="Times New Roman" w:cs="Times New Roman"/>
            <w:color w:val="auto"/>
            <w:sz w:val="28"/>
            <w:szCs w:val="28"/>
            <w:rPrChange w:id="4602" w:author="Nguyen Toan" w:date="2018-05-09T07:14:00Z">
              <w:rPr/>
            </w:rPrChange>
          </w:rPr>
          <w:t>.</w:t>
        </w:r>
        <w:r w:rsidR="008B2252" w:rsidRPr="00E97E8C">
          <w:rPr>
            <w:rFonts w:ascii="Times New Roman" w:hAnsi="Times New Roman" w:cs="Times New Roman"/>
            <w:noProof/>
            <w:color w:val="auto"/>
            <w:sz w:val="28"/>
            <w:szCs w:val="28"/>
            <w:rPrChange w:id="4603" w:author="Nguyen Toan" w:date="2018-05-09T07:14:00Z">
              <w:rPr>
                <w:noProof/>
              </w:rPr>
            </w:rPrChange>
          </w:rPr>
          <w:t>4</w:t>
        </w:r>
        <w:r w:rsidR="008B2252">
          <w:rPr>
            <w:rFonts w:ascii="Times New Roman" w:hAnsi="Times New Roman" w:cs="Times New Roman"/>
            <w:sz w:val="28"/>
            <w:szCs w:val="28"/>
            <w:lang w:val="en-US"/>
          </w:rPr>
          <w:fldChar w:fldCharType="end"/>
        </w:r>
        <w:r w:rsidR="008B2252">
          <w:rPr>
            <w:rFonts w:ascii="Times New Roman" w:hAnsi="Times New Roman" w:cs="Times New Roman"/>
            <w:sz w:val="28"/>
            <w:szCs w:val="28"/>
            <w:lang w:val="en-US"/>
          </w:rPr>
          <w:t>)</w:t>
        </w:r>
      </w:ins>
      <w:ins w:id="4604" w:author="LoanDT" w:date="2018-05-08T22:20:00Z">
        <w:r w:rsidR="00EB18CD">
          <w:rPr>
            <w:rFonts w:ascii="Times New Roman" w:hAnsi="Times New Roman" w:cs="Times New Roman"/>
            <w:sz w:val="28"/>
            <w:szCs w:val="28"/>
            <w:lang w:val="vi-VN"/>
          </w:rPr>
          <w:t>.</w:t>
        </w:r>
      </w:ins>
      <w:ins w:id="4605" w:author="LoanDT" w:date="2018-05-08T22:30:00Z">
        <w:r w:rsidR="00EB5376">
          <w:rPr>
            <w:rFonts w:ascii="Times New Roman" w:hAnsi="Times New Roman" w:cs="Times New Roman"/>
            <w:sz w:val="28"/>
            <w:szCs w:val="28"/>
            <w:lang w:val="vi-VN"/>
          </w:rPr>
          <w:t xml:space="preserve"> </w:t>
        </w:r>
      </w:ins>
      <w:moveFromRangeStart w:id="4606" w:author="Nguyen Toan" w:date="2018-05-09T07:15:00Z" w:name="move513613440"/>
      <w:customXmlInsRangeStart w:id="4607" w:author="LoanDT" w:date="2018-05-08T22:31:00Z"/>
      <w:sdt>
        <w:sdtPr>
          <w:rPr>
            <w:rFonts w:ascii="Times New Roman" w:hAnsi="Times New Roman" w:cs="Times New Roman"/>
            <w:sz w:val="28"/>
            <w:szCs w:val="28"/>
            <w:lang w:val="vi-VN"/>
          </w:rPr>
          <w:id w:val="-449310150"/>
          <w:citation/>
        </w:sdtPr>
        <w:sdtContent>
          <w:customXmlInsRangeEnd w:id="4607"/>
          <w:moveFrom w:id="4608" w:author="Nguyen Toan" w:date="2018-05-09T07:15:00Z">
            <w:ins w:id="4609" w:author="LoanDT" w:date="2018-05-08T22:31:00Z">
              <w:r w:rsidR="00F12740" w:rsidDel="00270D16">
                <w:rPr>
                  <w:rFonts w:ascii="Times New Roman" w:hAnsi="Times New Roman" w:cs="Times New Roman"/>
                  <w:sz w:val="28"/>
                  <w:szCs w:val="28"/>
                  <w:lang w:val="vi-VN"/>
                </w:rPr>
                <w:fldChar w:fldCharType="begin"/>
              </w:r>
              <w:r w:rsidR="00F12740" w:rsidDel="00270D16">
                <w:rPr>
                  <w:rFonts w:ascii="Times New Roman" w:hAnsi="Times New Roman" w:cs="Times New Roman"/>
                  <w:sz w:val="28"/>
                  <w:szCs w:val="28"/>
                  <w:lang w:val="vi-VN"/>
                </w:rPr>
                <w:instrText xml:space="preserve"> CITATION Soa \l 1066 </w:instrText>
              </w:r>
            </w:ins>
            <w:r w:rsidR="00F12740" w:rsidDel="00270D16">
              <w:rPr>
                <w:rFonts w:ascii="Times New Roman" w:hAnsi="Times New Roman" w:cs="Times New Roman"/>
                <w:sz w:val="28"/>
                <w:szCs w:val="28"/>
                <w:lang w:val="vi-VN"/>
              </w:rPr>
              <w:fldChar w:fldCharType="separate"/>
            </w:r>
            <w:ins w:id="4610" w:author="LoanDT" w:date="2018-05-08T22:31:00Z">
              <w:r w:rsidR="00F12740" w:rsidRPr="00F12740" w:rsidDel="00270D16">
                <w:rPr>
                  <w:rFonts w:ascii="Times New Roman" w:hAnsi="Times New Roman" w:cs="Times New Roman"/>
                  <w:noProof/>
                  <w:sz w:val="28"/>
                  <w:szCs w:val="28"/>
                  <w:lang w:val="vi-VN"/>
                  <w:rPrChange w:id="4611" w:author="LoanDT" w:date="2018-05-08T22:31:00Z">
                    <w:rPr>
                      <w:rFonts w:eastAsia="Times New Roman"/>
                    </w:rPr>
                  </w:rPrChange>
                </w:rPr>
                <w:t>[12]</w:t>
              </w:r>
              <w:r w:rsidR="00F12740" w:rsidDel="00270D16">
                <w:rPr>
                  <w:rFonts w:ascii="Times New Roman" w:hAnsi="Times New Roman" w:cs="Times New Roman"/>
                  <w:sz w:val="28"/>
                  <w:szCs w:val="28"/>
                  <w:lang w:val="vi-VN"/>
                </w:rPr>
                <w:fldChar w:fldCharType="end"/>
              </w:r>
            </w:ins>
          </w:moveFrom>
          <w:customXmlInsRangeStart w:id="4612" w:author="LoanDT" w:date="2018-05-08T22:31:00Z"/>
        </w:sdtContent>
      </w:sdt>
      <w:customXmlInsRangeEnd w:id="4612"/>
      <w:moveFromRangeEnd w:id="4606"/>
    </w:p>
    <w:p w14:paraId="35146170" w14:textId="77777777" w:rsidR="00E97E8C" w:rsidRDefault="00C05232">
      <w:pPr>
        <w:pStyle w:val="NoSpacing"/>
        <w:keepNext/>
        <w:ind w:firstLine="357"/>
        <w:jc w:val="center"/>
        <w:rPr>
          <w:ins w:id="4613" w:author="Nguyen Toan" w:date="2018-05-09T07:14:00Z"/>
        </w:rPr>
        <w:pPrChange w:id="4614" w:author="Nguyen Toan" w:date="2018-05-09T07:14:00Z">
          <w:pPr>
            <w:pStyle w:val="NoSpacing"/>
            <w:ind w:firstLine="357"/>
            <w:jc w:val="center"/>
          </w:pPr>
        </w:pPrChange>
      </w:pPr>
      <w:ins w:id="4615" w:author="LoanDT" w:date="2018-05-08T22:30:00Z">
        <w:r>
          <w:rPr>
            <w:rFonts w:ascii="Times New Roman" w:hAnsi="Times New Roman" w:cs="Times New Roman"/>
            <w:noProof/>
            <w:sz w:val="28"/>
            <w:szCs w:val="28"/>
            <w:lang w:val="en-US"/>
            <w:rPrChange w:id="4616" w:author="Unknown">
              <w:rPr>
                <w:noProof/>
                <w:lang w:val="en-US"/>
              </w:rPr>
            </w:rPrChange>
          </w:rPr>
          <w:lastRenderedPageBreak/>
          <w:drawing>
            <wp:inline distT="0" distB="0" distL="0" distR="0" wp14:anchorId="65C5C41E" wp14:editId="7088D8C8">
              <wp:extent cx="5972175" cy="195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55165"/>
                      </a:xfrm>
                      <a:prstGeom prst="rect">
                        <a:avLst/>
                      </a:prstGeom>
                    </pic:spPr>
                  </pic:pic>
                </a:graphicData>
              </a:graphic>
            </wp:inline>
          </w:drawing>
        </w:r>
      </w:ins>
    </w:p>
    <w:p w14:paraId="7EA825B5" w14:textId="58D716E3" w:rsidR="00C05232" w:rsidRPr="00E97E8C" w:rsidRDefault="00E97E8C">
      <w:pPr>
        <w:pStyle w:val="Caption"/>
        <w:jc w:val="center"/>
        <w:rPr>
          <w:ins w:id="4617" w:author="LoanDT" w:date="2018-05-08T22:23:00Z"/>
          <w:rFonts w:ascii="Times New Roman" w:hAnsi="Times New Roman" w:cs="Times New Roman"/>
          <w:color w:val="auto"/>
          <w:sz w:val="28"/>
          <w:szCs w:val="28"/>
          <w:lang w:val="vi-VN"/>
          <w:rPrChange w:id="4618" w:author="Nguyen Toan" w:date="2018-05-09T07:14:00Z">
            <w:rPr>
              <w:ins w:id="4619" w:author="LoanDT" w:date="2018-05-08T22:23:00Z"/>
              <w:rFonts w:ascii="Times New Roman" w:hAnsi="Times New Roman" w:cs="Times New Roman"/>
              <w:sz w:val="28"/>
              <w:szCs w:val="28"/>
              <w:lang w:val="vi-VN"/>
            </w:rPr>
          </w:rPrChange>
        </w:rPr>
        <w:pPrChange w:id="4620" w:author="Nguyen Toan" w:date="2018-05-09T07:14:00Z">
          <w:pPr>
            <w:pStyle w:val="ListParagraph"/>
            <w:numPr>
              <w:numId w:val="38"/>
            </w:numPr>
            <w:spacing w:line="288" w:lineRule="auto"/>
            <w:ind w:left="927" w:hanging="360"/>
            <w:jc w:val="both"/>
          </w:pPr>
        </w:pPrChange>
      </w:pPr>
      <w:bookmarkStart w:id="4621" w:name="_Ref513613454"/>
      <w:ins w:id="4622" w:author="Nguyen Toan" w:date="2018-05-09T07:14:00Z">
        <w:r w:rsidRPr="00E97E8C">
          <w:rPr>
            <w:rFonts w:ascii="Times New Roman" w:hAnsi="Times New Roman" w:cs="Times New Roman"/>
            <w:i w:val="0"/>
            <w:color w:val="auto"/>
            <w:sz w:val="28"/>
            <w:szCs w:val="28"/>
            <w:rPrChange w:id="4623" w:author="Nguyen Toan" w:date="2018-05-09T07:14:00Z">
              <w:rPr/>
            </w:rPrChange>
          </w:rPr>
          <w:t xml:space="preserve">Hình </w:t>
        </w:r>
      </w:ins>
      <w:ins w:id="462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62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626" w:author="Nguyen Toan" w:date="2018-05-14T18:03:00Z">
        <w:r w:rsidR="0052504F">
          <w:rPr>
            <w:rFonts w:ascii="Times New Roman" w:hAnsi="Times New Roman" w:cs="Times New Roman"/>
            <w:i w:val="0"/>
            <w:noProof/>
            <w:color w:val="auto"/>
            <w:sz w:val="28"/>
            <w:szCs w:val="28"/>
          </w:rPr>
          <w:t>4</w:t>
        </w:r>
        <w:r w:rsidR="0052504F">
          <w:rPr>
            <w:rFonts w:ascii="Times New Roman" w:hAnsi="Times New Roman" w:cs="Times New Roman"/>
            <w:i w:val="0"/>
            <w:color w:val="auto"/>
            <w:sz w:val="28"/>
            <w:szCs w:val="28"/>
          </w:rPr>
          <w:fldChar w:fldCharType="end"/>
        </w:r>
      </w:ins>
      <w:bookmarkEnd w:id="4621"/>
      <w:ins w:id="4627" w:author="Nguyen Toan" w:date="2018-05-09T07:14:00Z">
        <w:r w:rsidRPr="00E97E8C">
          <w:rPr>
            <w:rFonts w:ascii="Times New Roman" w:hAnsi="Times New Roman" w:cs="Times New Roman"/>
            <w:i w:val="0"/>
            <w:color w:val="auto"/>
            <w:sz w:val="28"/>
            <w:szCs w:val="28"/>
            <w:rPrChange w:id="4628" w:author="Nguyen Toan" w:date="2018-05-09T07:14:00Z">
              <w:rPr/>
            </w:rPrChange>
          </w:rPr>
          <w:t>: Lời gọi API trên SOAPUI</w:t>
        </w:r>
      </w:ins>
    </w:p>
    <w:p w14:paraId="414C02AD" w14:textId="7F5254E5" w:rsidR="00D71FC2" w:rsidRDefault="00D71FC2">
      <w:pPr>
        <w:pStyle w:val="NoSpacing"/>
        <w:ind w:firstLine="357"/>
        <w:rPr>
          <w:ins w:id="4629" w:author="LoanDT" w:date="2018-05-08T22:50:00Z"/>
          <w:rFonts w:ascii="Times New Roman" w:hAnsi="Times New Roman" w:cs="Times New Roman"/>
          <w:sz w:val="28"/>
          <w:szCs w:val="28"/>
          <w:lang w:val="vi-VN"/>
        </w:rPr>
        <w:pPrChange w:id="4630" w:author="LoanDT" w:date="2018-05-08T22:23:00Z">
          <w:pPr>
            <w:pStyle w:val="ListParagraph"/>
            <w:numPr>
              <w:numId w:val="38"/>
            </w:numPr>
            <w:spacing w:line="288" w:lineRule="auto"/>
            <w:ind w:left="927" w:hanging="360"/>
            <w:jc w:val="both"/>
          </w:pPr>
        </w:pPrChange>
      </w:pPr>
      <w:ins w:id="4631" w:author="LoanDT" w:date="2018-05-08T22:23:00Z">
        <w:r>
          <w:rPr>
            <w:rFonts w:ascii="Times New Roman" w:hAnsi="Times New Roman" w:cs="Times New Roman"/>
            <w:sz w:val="28"/>
            <w:szCs w:val="28"/>
            <w:lang w:val="vi-VN"/>
          </w:rPr>
          <w:t>SOAPUI có thể tích hợp được với nhiều công cụ phổ biến như Apache Maven, HUDSON, JUnit</w:t>
        </w:r>
      </w:ins>
      <w:ins w:id="4632" w:author="LoanDT" w:date="2018-05-08T22:24:00Z">
        <w:r>
          <w:rPr>
            <w:rFonts w:ascii="Times New Roman" w:hAnsi="Times New Roman" w:cs="Times New Roman"/>
            <w:sz w:val="28"/>
            <w:szCs w:val="28"/>
            <w:lang w:val="vi-VN"/>
          </w:rPr>
          <w:t>, Apache Ant</w:t>
        </w:r>
        <w:r w:rsidR="00D23625">
          <w:rPr>
            <w:rFonts w:ascii="Times New Roman" w:hAnsi="Times New Roman" w:cs="Times New Roman"/>
            <w:sz w:val="28"/>
            <w:szCs w:val="28"/>
            <w:lang w:val="vi-VN"/>
          </w:rPr>
          <w:t>… SOAPUI cung cấp hai phiên bản, một phiên bản miễn phí và một phiên bản trả phí. Phiên bản miễn phí đáp ứng hầu h</w:t>
        </w:r>
      </w:ins>
      <w:ins w:id="4633" w:author="LoanDT" w:date="2018-05-08T22:25:00Z">
        <w:r w:rsidR="00D23625">
          <w:rPr>
            <w:rFonts w:ascii="Times New Roman" w:hAnsi="Times New Roman" w:cs="Times New Roman"/>
            <w:sz w:val="28"/>
            <w:szCs w:val="28"/>
            <w:lang w:val="vi-VN"/>
          </w:rPr>
          <w:t xml:space="preserve">ết các yêu cầu </w:t>
        </w:r>
        <w:r w:rsidR="00E10F00">
          <w:rPr>
            <w:rFonts w:ascii="Times New Roman" w:hAnsi="Times New Roman" w:cs="Times New Roman"/>
            <w:sz w:val="28"/>
            <w:szCs w:val="28"/>
            <w:lang w:val="vi-VN"/>
          </w:rPr>
          <w:t xml:space="preserve">của lập trình viên về </w:t>
        </w:r>
        <w:r w:rsidR="00734924">
          <w:rPr>
            <w:rFonts w:ascii="Times New Roman" w:hAnsi="Times New Roman" w:cs="Times New Roman"/>
            <w:sz w:val="28"/>
            <w:szCs w:val="28"/>
            <w:lang w:val="vi-VN"/>
          </w:rPr>
          <w:t>các giao thức kết nối, việc</w:t>
        </w:r>
        <w:r w:rsidR="00E10F00">
          <w:rPr>
            <w:rFonts w:ascii="Times New Roman" w:hAnsi="Times New Roman" w:cs="Times New Roman"/>
            <w:sz w:val="28"/>
            <w:szCs w:val="28"/>
            <w:lang w:val="vi-VN"/>
          </w:rPr>
          <w:t xml:space="preserve"> chạy tự động và quản lý các ca kiểm thử.</w:t>
        </w:r>
      </w:ins>
      <w:ins w:id="4634" w:author="LoanDT" w:date="2018-05-08T22:49:00Z">
        <w:r w:rsidR="00A33005">
          <w:rPr>
            <w:rFonts w:ascii="Times New Roman" w:hAnsi="Times New Roman" w:cs="Times New Roman"/>
            <w:sz w:val="28"/>
            <w:szCs w:val="28"/>
            <w:lang w:val="vi-VN"/>
          </w:rPr>
          <w:t xml:space="preserve"> Phiên bản mất phí cung cấp thêm chức năng tạo báo cáo cho các ca kiểm thử đã chạy. </w:t>
        </w:r>
      </w:ins>
    </w:p>
    <w:p w14:paraId="148FD027" w14:textId="002225AD" w:rsidR="00A33005" w:rsidRPr="005A58A4" w:rsidRDefault="00A33005">
      <w:pPr>
        <w:pStyle w:val="NoSpacing"/>
        <w:ind w:firstLine="357"/>
        <w:rPr>
          <w:ins w:id="4635" w:author="LoanDT" w:date="2018-05-08T22:15:00Z"/>
          <w:rFonts w:ascii="Times New Roman" w:hAnsi="Times New Roman" w:cs="Times New Roman"/>
          <w:sz w:val="28"/>
          <w:szCs w:val="28"/>
          <w:lang w:val="vi-VN"/>
          <w:rPrChange w:id="4636" w:author="LoanDT" w:date="2018-05-08T22:15:00Z">
            <w:rPr>
              <w:ins w:id="4637" w:author="LoanDT" w:date="2018-05-08T22:15:00Z"/>
              <w:rFonts w:ascii="Times New Roman" w:hAnsi="Times New Roman" w:cs="Times New Roman"/>
              <w:b/>
              <w:sz w:val="28"/>
              <w:szCs w:val="28"/>
            </w:rPr>
          </w:rPrChange>
        </w:rPr>
        <w:pPrChange w:id="4638" w:author="LoanDT" w:date="2018-05-08T22:23:00Z">
          <w:pPr>
            <w:pStyle w:val="ListParagraph"/>
            <w:numPr>
              <w:numId w:val="38"/>
            </w:numPr>
            <w:spacing w:line="288" w:lineRule="auto"/>
            <w:ind w:left="927" w:hanging="360"/>
            <w:jc w:val="both"/>
          </w:pPr>
        </w:pPrChange>
      </w:pPr>
      <w:ins w:id="4639" w:author="LoanDT" w:date="2018-05-08T22:50:00Z">
        <w:r>
          <w:rPr>
            <w:rFonts w:ascii="Times New Roman" w:hAnsi="Times New Roman" w:cs="Times New Roman"/>
            <w:sz w:val="28"/>
            <w:szCs w:val="28"/>
            <w:lang w:val="vi-VN"/>
          </w:rPr>
          <w:t xml:space="preserve">Như vậy, có thể thấy, trong khi Postman thuần tuý chỉ là cung cấp khả năng thực hiện các lời gọi đến các API của ứng dung, thì SoapUI là công </w:t>
        </w:r>
      </w:ins>
      <w:ins w:id="4640" w:author="LoanDT" w:date="2018-05-08T22:51:00Z">
        <w:r>
          <w:rPr>
            <w:rFonts w:ascii="Times New Roman" w:hAnsi="Times New Roman" w:cs="Times New Roman"/>
            <w:sz w:val="28"/>
            <w:szCs w:val="28"/>
            <w:lang w:val="vi-VN"/>
          </w:rPr>
          <w:t xml:space="preserve">cụ nâng cao hơn tập trung vào </w:t>
        </w:r>
        <w:r w:rsidR="00BF6451">
          <w:rPr>
            <w:rFonts w:ascii="Times New Roman" w:hAnsi="Times New Roman" w:cs="Times New Roman"/>
            <w:sz w:val="28"/>
            <w:szCs w:val="28"/>
            <w:lang w:val="vi-VN"/>
          </w:rPr>
          <w:t>tạo các ca kiểm thử, tích hợp với các công cụ hỗ trợ khác</w:t>
        </w:r>
        <w:r w:rsidR="00F715B4">
          <w:rPr>
            <w:rFonts w:ascii="Times New Roman" w:hAnsi="Times New Roman" w:cs="Times New Roman"/>
            <w:sz w:val="28"/>
            <w:szCs w:val="28"/>
            <w:lang w:val="vi-VN"/>
          </w:rPr>
          <w:t xml:space="preserve">. Tuy nhiên </w:t>
        </w:r>
      </w:ins>
      <w:ins w:id="4641" w:author="LoanDT" w:date="2018-05-08T22:52:00Z">
        <w:r w:rsidR="00F715B4">
          <w:rPr>
            <w:rFonts w:ascii="Times New Roman" w:hAnsi="Times New Roman" w:cs="Times New Roman"/>
            <w:sz w:val="28"/>
            <w:szCs w:val="28"/>
            <w:lang w:val="vi-VN"/>
          </w:rPr>
          <w:t xml:space="preserve">tính năng xuất báo cáo các ca kiểm thử đã chạy lại ở phiên bản mất phí và </w:t>
        </w:r>
      </w:ins>
      <w:ins w:id="4642" w:author="LoanDT" w:date="2018-05-08T22:53:00Z">
        <w:r w:rsidR="00F715B4">
          <w:rPr>
            <w:rFonts w:ascii="Times New Roman" w:hAnsi="Times New Roman" w:cs="Times New Roman"/>
            <w:sz w:val="28"/>
            <w:szCs w:val="28"/>
            <w:lang w:val="vi-VN"/>
          </w:rPr>
          <w:t>công cụ này chưa có khả năng tự sinh ca kiểm thử.</w:t>
        </w:r>
      </w:ins>
    </w:p>
    <w:p w14:paraId="360DE762" w14:textId="6795DBAC" w:rsidR="000327DB" w:rsidRPr="00C26521" w:rsidDel="00FF3B87" w:rsidRDefault="000327DB">
      <w:pPr>
        <w:pStyle w:val="Heading2"/>
        <w:spacing w:before="240"/>
        <w:ind w:firstLine="567"/>
        <w:rPr>
          <w:del w:id="4643" w:author="Nguyen Toan" w:date="2018-05-06T21:33:00Z"/>
          <w:rFonts w:ascii="Times New Roman" w:hAnsi="Times New Roman" w:cs="Times New Roman"/>
          <w:b/>
          <w:sz w:val="28"/>
          <w:szCs w:val="28"/>
          <w:rPrChange w:id="4644" w:author="Nguyen Toan" w:date="2018-05-07T23:47:00Z">
            <w:rPr>
              <w:del w:id="4645" w:author="Nguyen Toan" w:date="2018-05-06T21:33:00Z"/>
            </w:rPr>
          </w:rPrChange>
        </w:rPr>
        <w:pPrChange w:id="4646" w:author="Nguyen Toan" w:date="2018-05-08T00:01:00Z">
          <w:pPr>
            <w:spacing w:line="288" w:lineRule="auto"/>
            <w:ind w:firstLine="567"/>
            <w:jc w:val="both"/>
          </w:pPr>
        </w:pPrChange>
      </w:pPr>
      <w:del w:id="4647" w:author="Nguyen Toan" w:date="2018-05-06T21:33:00Z">
        <w:r w:rsidRPr="00C26521" w:rsidDel="00FF3B87">
          <w:rPr>
            <w:rFonts w:ascii="Times New Roman" w:hAnsi="Times New Roman" w:cs="Times New Roman"/>
            <w:b/>
            <w:sz w:val="28"/>
            <w:szCs w:val="28"/>
            <w:rPrChange w:id="4648" w:author="Nguyen Toan" w:date="2018-05-07T23:47:00Z">
              <w:rPr/>
            </w:rPrChange>
          </w:rPr>
          <w:delText>Những khó khăn đã nêu đhữ ra các vấn đề cần giải quyết trong bài toán kiểm thử hệ thống sử dụng kiến trúc ESB:</w:delText>
        </w:r>
      </w:del>
    </w:p>
    <w:p w14:paraId="625E9955" w14:textId="19398B80" w:rsidR="00892622" w:rsidRPr="00C26521" w:rsidDel="00FF3B87" w:rsidRDefault="00DF36D4">
      <w:pPr>
        <w:pStyle w:val="Heading2"/>
        <w:spacing w:before="240"/>
        <w:ind w:firstLine="567"/>
        <w:rPr>
          <w:del w:id="4649" w:author="Nguyen Toan" w:date="2018-05-06T21:33:00Z"/>
          <w:rFonts w:ascii="Times New Roman" w:hAnsi="Times New Roman" w:cs="Times New Roman"/>
          <w:b/>
          <w:sz w:val="28"/>
          <w:szCs w:val="28"/>
          <w:rPrChange w:id="4650" w:author="Nguyen Toan" w:date="2018-05-07T23:47:00Z">
            <w:rPr>
              <w:del w:id="4651" w:author="Nguyen Toan" w:date="2018-05-06T21:33:00Z"/>
              <w:rFonts w:eastAsia="Times New Roman"/>
            </w:rPr>
          </w:rPrChange>
        </w:rPr>
        <w:pPrChange w:id="4652" w:author="Nguyen Toan" w:date="2018-05-08T00:01:00Z">
          <w:pPr>
            <w:pStyle w:val="ListParagraph"/>
            <w:numPr>
              <w:numId w:val="38"/>
            </w:numPr>
            <w:spacing w:line="288" w:lineRule="auto"/>
            <w:ind w:left="927" w:hanging="360"/>
            <w:jc w:val="both"/>
          </w:pPr>
        </w:pPrChange>
      </w:pPr>
      <w:del w:id="4653" w:author="Nguyen Toan" w:date="2018-05-06T21:33:00Z">
        <w:r w:rsidRPr="00C26521" w:rsidDel="00FF3B87">
          <w:rPr>
            <w:rFonts w:ascii="Times New Roman" w:hAnsi="Times New Roman" w:cs="Times New Roman"/>
            <w:b/>
            <w:sz w:val="28"/>
            <w:szCs w:val="28"/>
            <w:rPrChange w:id="4654" w:author="Nguyen Toan" w:date="2018-05-07T23:47:00Z">
              <w:rPr>
                <w:rFonts w:eastAsia="Times New Roman"/>
              </w:rPr>
            </w:rPrChange>
          </w:rPr>
          <w:delText>Xây dấn đề cần giải quyết trong bài toán kiểm thử hệ thống sử dụng kiến trúc E</w:delText>
        </w:r>
        <w:r w:rsidR="009504BC" w:rsidRPr="00C26521" w:rsidDel="00FF3B87">
          <w:rPr>
            <w:rFonts w:ascii="Times New Roman" w:hAnsi="Times New Roman" w:cs="Times New Roman"/>
            <w:b/>
            <w:sz w:val="28"/>
            <w:szCs w:val="28"/>
            <w:rPrChange w:id="4655" w:author="Nguyen Toan" w:date="2018-05-07T23:47:00Z">
              <w:rPr>
                <w:rFonts w:eastAsia="Times New Roman"/>
              </w:rPr>
            </w:rPrChange>
          </w:rPr>
          <w:delText>SB</w:delText>
        </w:r>
      </w:del>
    </w:p>
    <w:p w14:paraId="7B3D94A4" w14:textId="6F6B3967" w:rsidR="00892622" w:rsidRPr="00C26521" w:rsidDel="00FF3B87" w:rsidRDefault="00057827">
      <w:pPr>
        <w:pStyle w:val="Heading2"/>
        <w:spacing w:before="240"/>
        <w:ind w:firstLine="567"/>
        <w:rPr>
          <w:del w:id="4656" w:author="Nguyen Toan" w:date="2018-05-06T21:33:00Z"/>
          <w:rFonts w:ascii="Times New Roman" w:hAnsi="Times New Roman" w:cs="Times New Roman"/>
          <w:b/>
          <w:sz w:val="28"/>
          <w:szCs w:val="28"/>
          <w:rPrChange w:id="4657" w:author="Nguyen Toan" w:date="2018-05-07T23:47:00Z">
            <w:rPr>
              <w:del w:id="4658" w:author="Nguyen Toan" w:date="2018-05-06T21:33:00Z"/>
              <w:rFonts w:eastAsia="Times New Roman"/>
            </w:rPr>
          </w:rPrChange>
        </w:rPr>
        <w:pPrChange w:id="4659" w:author="Nguyen Toan" w:date="2018-05-08T00:01:00Z">
          <w:pPr>
            <w:pStyle w:val="ListParagraph"/>
            <w:numPr>
              <w:numId w:val="38"/>
            </w:numPr>
            <w:spacing w:line="288" w:lineRule="auto"/>
            <w:ind w:left="927" w:hanging="360"/>
            <w:jc w:val="both"/>
          </w:pPr>
        </w:pPrChange>
      </w:pPr>
      <w:del w:id="4660" w:author="Nguyen Toan" w:date="2018-05-06T21:33:00Z">
        <w:r w:rsidRPr="00C26521" w:rsidDel="00FF3B87">
          <w:rPr>
            <w:rFonts w:ascii="Times New Roman" w:hAnsi="Times New Roman" w:cs="Times New Roman"/>
            <w:b/>
            <w:sz w:val="28"/>
            <w:szCs w:val="28"/>
            <w:rPrChange w:id="4661" w:author="Nguyen Toan" w:date="2018-05-07T23:47:00Z">
              <w:rPr>
                <w:rFonts w:eastAsia="Times New Roman"/>
              </w:rPr>
            </w:rPrChange>
          </w:rPr>
          <w:delText>Các ca kiểm thử phải bao quát hết được chức năng của từng thành phần, cũng như các chức năng tích hợp giữa các thành phần với nhau.</w:delText>
        </w:r>
      </w:del>
    </w:p>
    <w:p w14:paraId="46B7B07D" w14:textId="4AFE355E" w:rsidR="005A58A4" w:rsidRDefault="000327DB">
      <w:pPr>
        <w:pStyle w:val="NoSpacing"/>
        <w:rPr>
          <w:ins w:id="4662" w:author="LoanDT" w:date="2018-05-08T22:02:00Z"/>
        </w:rPr>
        <w:pPrChange w:id="4663" w:author="Nguyen Toan" w:date="2018-05-08T00:18:00Z">
          <w:pPr>
            <w:pStyle w:val="ListParagraph"/>
            <w:numPr>
              <w:numId w:val="38"/>
            </w:numPr>
            <w:spacing w:line="288" w:lineRule="auto"/>
            <w:ind w:left="927" w:hanging="360"/>
            <w:jc w:val="both"/>
          </w:pPr>
        </w:pPrChange>
      </w:pPr>
      <w:del w:id="4664" w:author="Nguyen Toan" w:date="2018-05-06T21:33:00Z">
        <w:r w:rsidRPr="00C26521" w:rsidDel="00FF3B87">
          <w:delText>Quá trình kithử phải bao quát hết được chức năng của từng thành phần, cũng như các chức năng tích hợp giphát trih kithử phải bao quá được toàn bộ các ca kiểm thử.</w:delText>
        </w:r>
      </w:del>
      <w:ins w:id="4665" w:author="Nguyen Toan" w:date="2018-05-05T22:50:00Z">
        <w:r w:rsidR="001152C3" w:rsidRPr="00C26521">
          <w:br w:type="page"/>
        </w:r>
      </w:ins>
    </w:p>
    <w:p w14:paraId="6C06B9D0" w14:textId="77777777" w:rsidR="001F3376" w:rsidRPr="00E14B5F" w:rsidRDefault="001F3376">
      <w:pPr>
        <w:pStyle w:val="NoSpacing"/>
        <w:pPrChange w:id="4666" w:author="Nguyen Toan" w:date="2018-05-08T00:18:00Z">
          <w:pPr>
            <w:pStyle w:val="ListParagraph"/>
            <w:numPr>
              <w:numId w:val="38"/>
            </w:numPr>
            <w:spacing w:line="288" w:lineRule="auto"/>
            <w:ind w:left="927" w:hanging="360"/>
            <w:jc w:val="both"/>
          </w:pPr>
        </w:pPrChange>
      </w:pPr>
    </w:p>
    <w:p w14:paraId="25742408" w14:textId="12660243" w:rsidR="006F117B" w:rsidRDefault="00F241CD" w:rsidP="00966627">
      <w:pPr>
        <w:pStyle w:val="Heading1"/>
        <w:numPr>
          <w:ilvl w:val="0"/>
          <w:numId w:val="12"/>
        </w:numPr>
        <w:spacing w:before="360" w:after="360"/>
        <w:ind w:left="357" w:hanging="357"/>
        <w:jc w:val="center"/>
        <w:rPr>
          <w:ins w:id="4667" w:author="Nguyen Toan" w:date="2018-05-05T22:50:00Z"/>
          <w:rFonts w:ascii="Times New Roman" w:eastAsia="Times New Roman" w:hAnsi="Times New Roman" w:cs="Times New Roman"/>
          <w:b/>
          <w:sz w:val="28"/>
          <w:szCs w:val="28"/>
        </w:rPr>
      </w:pPr>
      <w:del w:id="4668" w:author="Nguyen Toan" w:date="2018-05-05T22:49:00Z">
        <w:r w:rsidRPr="00966627" w:rsidDel="006C1A72">
          <w:rPr>
            <w:rFonts w:ascii="Times New Roman" w:eastAsia="Times New Roman" w:hAnsi="Times New Roman" w:cs="Times New Roman"/>
            <w:b/>
            <w:sz w:val="28"/>
            <w:szCs w:val="28"/>
          </w:rPr>
          <w:delText xml:space="preserve">GIẢI PHÁP VÀ ĐỀ XUẤT </w:delText>
        </w:r>
      </w:del>
      <w:bookmarkStart w:id="4669" w:name="_Toc513613712"/>
      <w:r w:rsidRPr="00966627">
        <w:rPr>
          <w:rFonts w:ascii="Times New Roman" w:eastAsia="Times New Roman" w:hAnsi="Times New Roman" w:cs="Times New Roman"/>
          <w:b/>
          <w:sz w:val="28"/>
          <w:szCs w:val="28"/>
        </w:rPr>
        <w:t>QUY TRÌNH KIỂM THỬ CHO ỨNG DỤNG ESB</w:t>
      </w:r>
      <w:bookmarkEnd w:id="4669"/>
    </w:p>
    <w:p w14:paraId="3FBCDFF2" w14:textId="0C9E2F2C" w:rsidR="00015D89" w:rsidRPr="004B4E8E" w:rsidDel="004B4E8E" w:rsidRDefault="00015D89">
      <w:pPr>
        <w:ind w:firstLine="567"/>
        <w:jc w:val="both"/>
        <w:rPr>
          <w:del w:id="4670" w:author="Nguyen Toan" w:date="2018-05-08T00:13:00Z"/>
          <w:rFonts w:ascii="Times New Roman" w:hAnsi="Times New Roman" w:cs="Times New Roman"/>
          <w:sz w:val="28"/>
          <w:szCs w:val="28"/>
          <w:rPrChange w:id="4671" w:author="Nguyen Toan" w:date="2018-05-08T00:13:00Z">
            <w:rPr>
              <w:del w:id="4672" w:author="Nguyen Toan" w:date="2018-05-08T00:13:00Z"/>
              <w:rFonts w:ascii="Times New Roman" w:eastAsia="Times New Roman" w:hAnsi="Times New Roman" w:cs="Times New Roman"/>
              <w:b/>
              <w:sz w:val="28"/>
              <w:szCs w:val="28"/>
            </w:rPr>
          </w:rPrChange>
        </w:rPr>
        <w:pPrChange w:id="4673" w:author="Nguyen Toan" w:date="2018-05-08T00:13:00Z">
          <w:pPr>
            <w:pStyle w:val="Heading1"/>
            <w:numPr>
              <w:numId w:val="12"/>
            </w:numPr>
            <w:spacing w:before="360" w:after="360"/>
            <w:ind w:left="357" w:hanging="357"/>
            <w:jc w:val="center"/>
          </w:pPr>
        </w:pPrChange>
      </w:pPr>
    </w:p>
    <w:p w14:paraId="30167939" w14:textId="2084489E" w:rsidR="000C5C3A" w:rsidRPr="004B4E8E" w:rsidDel="004B4E8E" w:rsidRDefault="004B4E8E">
      <w:pPr>
        <w:pStyle w:val="NoSpacing"/>
        <w:spacing w:line="276" w:lineRule="auto"/>
        <w:ind w:firstLine="567"/>
        <w:jc w:val="both"/>
        <w:rPr>
          <w:del w:id="4674" w:author="Nguyen Toan" w:date="2018-05-08T00:12:00Z"/>
          <w:rFonts w:ascii="Times New Roman" w:hAnsi="Times New Roman" w:cs="Times New Roman"/>
          <w:sz w:val="28"/>
          <w:szCs w:val="28"/>
          <w:rPrChange w:id="4675" w:author="Nguyen Toan" w:date="2018-05-08T00:13:00Z">
            <w:rPr>
              <w:del w:id="4676" w:author="Nguyen Toan" w:date="2018-05-08T00:12:00Z"/>
            </w:rPr>
          </w:rPrChange>
        </w:rPr>
        <w:pPrChange w:id="4677" w:author="Nguyen Toan" w:date="2018-05-08T00:13:00Z">
          <w:pPr>
            <w:pStyle w:val="ListParagraph"/>
            <w:numPr>
              <w:ilvl w:val="1"/>
              <w:numId w:val="5"/>
            </w:numPr>
            <w:spacing w:before="240" w:after="120" w:line="288" w:lineRule="auto"/>
            <w:ind w:left="1080" w:hanging="720"/>
            <w:contextualSpacing w:val="0"/>
            <w:outlineLvl w:val="1"/>
          </w:pPr>
        </w:pPrChange>
      </w:pPr>
      <w:ins w:id="4678" w:author="Nguyen Toan" w:date="2018-05-08T00:12:00Z">
        <w:r w:rsidRPr="004B4E8E">
          <w:rPr>
            <w:rFonts w:ascii="Times New Roman" w:hAnsi="Times New Roman" w:cs="Times New Roman"/>
            <w:sz w:val="28"/>
            <w:szCs w:val="28"/>
            <w:rPrChange w:id="4679" w:author="Nguyen Toan" w:date="2018-05-08T00:13:00Z">
              <w:rPr/>
            </w:rPrChange>
          </w:rPr>
          <w:t>Hiện nay, có nhiều nghiên cứu tập trung vào việc kiểm thử ứng dụng ESB, Các chiến lược này bao gồm ba chiến thuật chính</w:t>
        </w:r>
      </w:ins>
      <w:del w:id="4680" w:author="Nguyen Toan" w:date="2018-05-08T00:12:00Z">
        <w:r w:rsidR="000C5C3A" w:rsidRPr="004B4E8E" w:rsidDel="004B4E8E">
          <w:rPr>
            <w:rFonts w:ascii="Times New Roman" w:hAnsi="Times New Roman" w:cs="Times New Roman"/>
            <w:sz w:val="28"/>
            <w:szCs w:val="28"/>
            <w:rPrChange w:id="4681" w:author="Nguyen Toan" w:date="2018-05-08T00:13:00Z">
              <w:rPr/>
            </w:rPrChange>
          </w:rPr>
          <w:delText xml:space="preserve">Chiến lược kiểm thử hệ thống sử dụng kiến trúc ESB </w:delText>
        </w:r>
      </w:del>
    </w:p>
    <w:p w14:paraId="5FBC2999" w14:textId="26A0FEF3" w:rsidR="002E5EB4" w:rsidRPr="00966627" w:rsidDel="000D5A37" w:rsidRDefault="002E5EB4">
      <w:pPr>
        <w:ind w:firstLine="567"/>
        <w:jc w:val="both"/>
        <w:rPr>
          <w:del w:id="4682" w:author="Nguyen Toan" w:date="2018-05-06T21:37:00Z"/>
          <w:rFonts w:ascii="Times New Roman" w:hAnsi="Times New Roman" w:cs="Times New Roman"/>
          <w:sz w:val="28"/>
          <w:szCs w:val="28"/>
        </w:rPr>
        <w:pPrChange w:id="4683" w:author="Nguyen Toan" w:date="2018-05-08T00:13:00Z">
          <w:pPr>
            <w:spacing w:line="288" w:lineRule="auto"/>
            <w:ind w:firstLine="567"/>
            <w:jc w:val="both"/>
          </w:pPr>
        </w:pPrChange>
      </w:pPr>
      <w:del w:id="4684" w:author="Nguyen Toan" w:date="2018-05-08T00:13:00Z">
        <w:r w:rsidRPr="00966627" w:rsidDel="004B4E8E">
          <w:rPr>
            <w:rFonts w:ascii="Times New Roman" w:hAnsi="Times New Roman" w:cs="Times New Roman"/>
            <w:sz w:val="28"/>
            <w:szCs w:val="28"/>
          </w:rPr>
          <w:delText>Chiến lược kiểm thử hệ thống bao gồm ba chiến thuật chính</w:delText>
        </w:r>
      </w:del>
      <w:r w:rsidRPr="00966627">
        <w:rPr>
          <w:rFonts w:ascii="Times New Roman" w:hAnsi="Times New Roman" w:cs="Times New Roman"/>
          <w:sz w:val="28"/>
          <w:szCs w:val="28"/>
        </w:rPr>
        <w:t>:</w:t>
      </w:r>
      <w:ins w:id="4685" w:author="Nguyen Toan" w:date="2018-05-06T21:36:00Z">
        <w:r w:rsidR="000D5A37">
          <w:rPr>
            <w:rFonts w:ascii="Times New Roman" w:hAnsi="Times New Roman" w:cs="Times New Roman"/>
            <w:sz w:val="28"/>
            <w:szCs w:val="28"/>
          </w:rPr>
          <w:t xml:space="preserve"> </w:t>
        </w:r>
      </w:ins>
    </w:p>
    <w:p w14:paraId="75C978D2" w14:textId="7A485811" w:rsidR="002E5EB4" w:rsidRPr="000D5A37" w:rsidDel="000D5A37" w:rsidRDefault="000D5A37">
      <w:pPr>
        <w:ind w:firstLine="567"/>
        <w:jc w:val="both"/>
        <w:rPr>
          <w:del w:id="4686" w:author="Nguyen Toan" w:date="2018-05-06T21:37:00Z"/>
          <w:rFonts w:ascii="Times New Roman" w:hAnsi="Times New Roman" w:cs="Times New Roman"/>
          <w:sz w:val="28"/>
          <w:szCs w:val="28"/>
          <w:rPrChange w:id="4687" w:author="Nguyen Toan" w:date="2018-05-06T21:37:00Z">
            <w:rPr>
              <w:del w:id="4688" w:author="Nguyen Toan" w:date="2018-05-06T21:37:00Z"/>
            </w:rPr>
          </w:rPrChange>
        </w:rPr>
        <w:pPrChange w:id="4689" w:author="Nguyen Toan" w:date="2018-05-08T00:13:00Z">
          <w:pPr>
            <w:pStyle w:val="ListParagraph"/>
            <w:numPr>
              <w:numId w:val="40"/>
            </w:numPr>
            <w:spacing w:line="288" w:lineRule="auto"/>
            <w:ind w:left="1287" w:hanging="360"/>
            <w:jc w:val="both"/>
          </w:pPr>
        </w:pPrChange>
      </w:pPr>
      <w:ins w:id="4690" w:author="Nguyen Toan" w:date="2018-05-06T21:37:00Z">
        <w:r>
          <w:rPr>
            <w:rFonts w:ascii="Times New Roman" w:hAnsi="Times New Roman" w:cs="Times New Roman"/>
            <w:sz w:val="28"/>
            <w:szCs w:val="28"/>
          </w:rPr>
          <w:t>k</w:t>
        </w:r>
      </w:ins>
      <w:del w:id="4691" w:author="Nguyen Toan" w:date="2018-05-06T21:37:00Z">
        <w:r w:rsidR="002E5EB4" w:rsidRPr="000D5A37" w:rsidDel="000D5A37">
          <w:rPr>
            <w:rFonts w:ascii="Times New Roman" w:hAnsi="Times New Roman" w:cs="Times New Roman"/>
            <w:sz w:val="28"/>
            <w:szCs w:val="28"/>
            <w:rPrChange w:id="4692" w:author="Nguyen Toan" w:date="2018-05-06T21:37:00Z">
              <w:rPr/>
            </w:rPrChange>
          </w:rPr>
          <w:delText>K</w:delText>
        </w:r>
      </w:del>
      <w:r w:rsidR="002E5EB4" w:rsidRPr="000D5A37">
        <w:rPr>
          <w:rFonts w:ascii="Times New Roman" w:hAnsi="Times New Roman" w:cs="Times New Roman"/>
          <w:sz w:val="28"/>
          <w:szCs w:val="28"/>
          <w:rPrChange w:id="4693" w:author="Nguyen Toan" w:date="2018-05-06T21:37:00Z">
            <w:rPr/>
          </w:rPrChange>
        </w:rPr>
        <w:t>iểm thử đơn vị</w:t>
      </w:r>
      <w:ins w:id="4694" w:author="Nguyen Toan" w:date="2018-05-06T21:37:00Z">
        <w:r>
          <w:rPr>
            <w:rFonts w:ascii="Times New Roman" w:hAnsi="Times New Roman" w:cs="Times New Roman"/>
            <w:sz w:val="28"/>
            <w:szCs w:val="28"/>
          </w:rPr>
          <w:t xml:space="preserve">, </w:t>
        </w:r>
      </w:ins>
    </w:p>
    <w:p w14:paraId="565E87D9" w14:textId="28C847D0" w:rsidR="002E5EB4" w:rsidRPr="000D5A37" w:rsidDel="000D5A37" w:rsidRDefault="002E5EB4">
      <w:pPr>
        <w:ind w:firstLine="567"/>
        <w:jc w:val="both"/>
        <w:rPr>
          <w:del w:id="4695" w:author="Nguyen Toan" w:date="2018-05-06T21:37:00Z"/>
          <w:rFonts w:ascii="Times New Roman" w:hAnsi="Times New Roman" w:cs="Times New Roman"/>
          <w:sz w:val="28"/>
          <w:szCs w:val="28"/>
          <w:rPrChange w:id="4696" w:author="Nguyen Toan" w:date="2018-05-06T21:37:00Z">
            <w:rPr>
              <w:del w:id="4697" w:author="Nguyen Toan" w:date="2018-05-06T21:37:00Z"/>
            </w:rPr>
          </w:rPrChange>
        </w:rPr>
        <w:pPrChange w:id="4698" w:author="Nguyen Toan" w:date="2018-05-08T00:13:00Z">
          <w:pPr>
            <w:pStyle w:val="ListParagraph"/>
            <w:numPr>
              <w:numId w:val="40"/>
            </w:numPr>
            <w:spacing w:line="288" w:lineRule="auto"/>
            <w:ind w:left="1287" w:hanging="360"/>
            <w:jc w:val="both"/>
          </w:pPr>
        </w:pPrChange>
      </w:pPr>
      <w:del w:id="4699" w:author="Nguyen Toan" w:date="2018-05-06T21:37:00Z">
        <w:r w:rsidRPr="000D5A37" w:rsidDel="000D5A37">
          <w:rPr>
            <w:rFonts w:ascii="Times New Roman" w:hAnsi="Times New Roman" w:cs="Times New Roman"/>
            <w:sz w:val="28"/>
            <w:szCs w:val="28"/>
            <w:rPrChange w:id="4700" w:author="Nguyen Toan" w:date="2018-05-06T21:37:00Z">
              <w:rPr/>
            </w:rPrChange>
          </w:rPr>
          <w:delText>K</w:delText>
        </w:r>
      </w:del>
      <w:ins w:id="4701" w:author="Nguyen Toan" w:date="2018-05-06T21:37:00Z">
        <w:r w:rsidR="000D5A37">
          <w:rPr>
            <w:rFonts w:ascii="Times New Roman" w:hAnsi="Times New Roman" w:cs="Times New Roman"/>
            <w:sz w:val="28"/>
            <w:szCs w:val="28"/>
          </w:rPr>
          <w:t>k</w:t>
        </w:r>
      </w:ins>
      <w:r w:rsidRPr="000D5A37">
        <w:rPr>
          <w:rFonts w:ascii="Times New Roman" w:hAnsi="Times New Roman" w:cs="Times New Roman"/>
          <w:sz w:val="28"/>
          <w:szCs w:val="28"/>
          <w:rPrChange w:id="4702" w:author="Nguyen Toan" w:date="2018-05-06T21:37:00Z">
            <w:rPr/>
          </w:rPrChange>
        </w:rPr>
        <w:t>iểm thử tích hợp</w:t>
      </w:r>
      <w:ins w:id="4703" w:author="Nguyen Toan" w:date="2018-05-06T21:37:00Z">
        <w:r w:rsidR="000D5A37">
          <w:rPr>
            <w:rFonts w:ascii="Times New Roman" w:hAnsi="Times New Roman" w:cs="Times New Roman"/>
            <w:sz w:val="28"/>
            <w:szCs w:val="28"/>
          </w:rPr>
          <w:t xml:space="preserve"> và </w:t>
        </w:r>
      </w:ins>
    </w:p>
    <w:p w14:paraId="0864C993" w14:textId="2235F52E" w:rsidR="002E5EB4" w:rsidRPr="000D5A37" w:rsidRDefault="000D5A37">
      <w:pPr>
        <w:ind w:firstLine="567"/>
        <w:jc w:val="both"/>
        <w:rPr>
          <w:rFonts w:ascii="Times New Roman" w:hAnsi="Times New Roman" w:cs="Times New Roman"/>
          <w:sz w:val="28"/>
          <w:szCs w:val="28"/>
          <w:rPrChange w:id="4704" w:author="Nguyen Toan" w:date="2018-05-06T21:37:00Z">
            <w:rPr/>
          </w:rPrChange>
        </w:rPr>
        <w:pPrChange w:id="4705" w:author="Nguyen Toan" w:date="2018-05-08T00:13:00Z">
          <w:pPr>
            <w:pStyle w:val="ListParagraph"/>
            <w:numPr>
              <w:numId w:val="40"/>
            </w:numPr>
            <w:spacing w:line="288" w:lineRule="auto"/>
            <w:ind w:left="1287" w:hanging="360"/>
            <w:jc w:val="both"/>
          </w:pPr>
        </w:pPrChange>
      </w:pPr>
      <w:ins w:id="4706" w:author="Nguyen Toan" w:date="2018-05-06T21:37:00Z">
        <w:r>
          <w:rPr>
            <w:rFonts w:ascii="Times New Roman" w:hAnsi="Times New Roman" w:cs="Times New Roman"/>
            <w:sz w:val="28"/>
            <w:szCs w:val="28"/>
          </w:rPr>
          <w:t>k</w:t>
        </w:r>
      </w:ins>
      <w:del w:id="4707" w:author="Nguyen Toan" w:date="2018-05-06T21:37:00Z">
        <w:r w:rsidR="002E5EB4" w:rsidRPr="000D5A37" w:rsidDel="000D5A37">
          <w:rPr>
            <w:rFonts w:ascii="Times New Roman" w:hAnsi="Times New Roman" w:cs="Times New Roman"/>
            <w:sz w:val="28"/>
            <w:szCs w:val="28"/>
            <w:rPrChange w:id="4708" w:author="Nguyen Toan" w:date="2018-05-06T21:37:00Z">
              <w:rPr/>
            </w:rPrChange>
          </w:rPr>
          <w:delText>K</w:delText>
        </w:r>
      </w:del>
      <w:r w:rsidR="002E5EB4" w:rsidRPr="000D5A37">
        <w:rPr>
          <w:rFonts w:ascii="Times New Roman" w:hAnsi="Times New Roman" w:cs="Times New Roman"/>
          <w:sz w:val="28"/>
          <w:szCs w:val="28"/>
          <w:rPrChange w:id="4709" w:author="Nguyen Toan" w:date="2018-05-06T21:37:00Z">
            <w:rPr/>
          </w:rPrChange>
        </w:rPr>
        <w:t>iểm thử hồi quy</w:t>
      </w:r>
      <w:ins w:id="4710" w:author="Nguyen Toan" w:date="2018-05-06T21:37:00Z">
        <w:r>
          <w:rPr>
            <w:rFonts w:ascii="Times New Roman" w:hAnsi="Times New Roman" w:cs="Times New Roman"/>
            <w:sz w:val="28"/>
            <w:szCs w:val="28"/>
          </w:rPr>
          <w:t>.</w:t>
        </w:r>
      </w:ins>
    </w:p>
    <w:p w14:paraId="693543E4" w14:textId="3A8FB15D" w:rsidR="000C5C3A" w:rsidRPr="00966627" w:rsidRDefault="000C5C3A" w:rsidP="000C5C3A">
      <w:pPr>
        <w:spacing w:line="288" w:lineRule="auto"/>
        <w:ind w:firstLine="567"/>
        <w:jc w:val="both"/>
        <w:rPr>
          <w:rFonts w:ascii="Times New Roman" w:hAnsi="Times New Roman" w:cs="Times New Roman"/>
          <w:sz w:val="28"/>
          <w:szCs w:val="28"/>
        </w:rPr>
      </w:pPr>
      <w:r w:rsidRPr="00966627">
        <w:rPr>
          <w:rFonts w:ascii="Times New Roman" w:hAnsi="Times New Roman" w:cs="Times New Roman"/>
          <w:sz w:val="28"/>
          <w:szCs w:val="28"/>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966627">
        <w:rPr>
          <w:rFonts w:ascii="Times New Roman" w:hAnsi="Times New Roman" w:cs="Times New Roman"/>
          <w:sz w:val="28"/>
          <w:szCs w:val="28"/>
        </w:rPr>
        <w:t xml:space="preserve"> (kiểm thử đơn vị)</w:t>
      </w:r>
      <w:r w:rsidRPr="00966627">
        <w:rPr>
          <w:rFonts w:ascii="Times New Roman" w:hAnsi="Times New Roman" w:cs="Times New Roman"/>
          <w:sz w:val="28"/>
          <w:szCs w:val="28"/>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3B7A66E8" w14:textId="77777777" w:rsidR="000C5C3A" w:rsidRPr="00966627" w:rsidDel="00F10C45" w:rsidRDefault="000C5C3A" w:rsidP="000C5C3A">
      <w:pPr>
        <w:spacing w:line="288" w:lineRule="auto"/>
        <w:ind w:firstLine="567"/>
        <w:jc w:val="both"/>
        <w:rPr>
          <w:del w:id="4711" w:author="Nguyen Toan" w:date="2018-05-08T00:13:00Z"/>
          <w:rFonts w:ascii="Times New Roman" w:hAnsi="Times New Roman" w:cs="Times New Roman"/>
          <w:sz w:val="28"/>
          <w:szCs w:val="28"/>
        </w:rPr>
      </w:pPr>
      <w:r w:rsidRPr="00966627">
        <w:rPr>
          <w:rFonts w:ascii="Times New Roman" w:hAnsi="Times New Roman" w:cs="Times New Roman"/>
          <w:sz w:val="28"/>
          <w:szCs w:val="28"/>
        </w:rPr>
        <w:t xml:space="preserve">Sau khi đã đảm bảo các chức năng hoạt động riêng biệt của từng thành phần hoạt động đúng, ta sẽ tiến hành kiểm thử tích hợp giữa các thành phần. </w:t>
      </w:r>
    </w:p>
    <w:p w14:paraId="61CAAD64" w14:textId="2C92F32F" w:rsidR="000C5C3A" w:rsidRDefault="000C5C3A">
      <w:pPr>
        <w:spacing w:line="288" w:lineRule="auto"/>
        <w:ind w:firstLine="567"/>
        <w:jc w:val="both"/>
        <w:rPr>
          <w:ins w:id="4712" w:author="Nguyen Toan" w:date="2018-05-08T00:23:00Z"/>
          <w:rFonts w:ascii="Times New Roman" w:eastAsia="Times New Roman" w:hAnsi="Times New Roman" w:cs="Times New Roman"/>
          <w:sz w:val="28"/>
          <w:szCs w:val="28"/>
        </w:rPr>
      </w:pPr>
      <w:r w:rsidRPr="00966627">
        <w:rPr>
          <w:rFonts w:ascii="Times New Roman" w:hAnsi="Times New Roman" w:cs="Times New Roman"/>
          <w:sz w:val="28"/>
          <w:szCs w:val="28"/>
        </w:rPr>
        <w:t>Quá trình này sẽ được lặp lại mỗi khi có sự thay đổi ở bất cứ thành phần nào</w:t>
      </w:r>
      <w:r w:rsidR="00947ED3" w:rsidRPr="00966627">
        <w:rPr>
          <w:rFonts w:ascii="Times New Roman" w:hAnsi="Times New Roman" w:cs="Times New Roman"/>
          <w:sz w:val="28"/>
          <w:szCs w:val="28"/>
        </w:rPr>
        <w:t xml:space="preserve"> (kiểm thử hồi quy)</w:t>
      </w:r>
      <w:r w:rsidRPr="00966627">
        <w:rPr>
          <w:rFonts w:ascii="Times New Roman" w:hAnsi="Times New Roman" w:cs="Times New Roman"/>
          <w:sz w:val="28"/>
          <w:szCs w:val="28"/>
        </w:rPr>
        <w:t xml:space="preserve">. </w:t>
      </w:r>
      <w:ins w:id="4713" w:author="Nguyen Toan" w:date="2018-05-08T00:14:00Z">
        <w:r w:rsidR="00F10C45" w:rsidRPr="00F10C45">
          <w:rPr>
            <w:rFonts w:ascii="Times New Roman" w:hAnsi="Times New Roman" w:cs="Times New Roman"/>
            <w:sz w:val="28"/>
            <w:szCs w:val="28"/>
          </w:rPr>
          <w:t>Trong chương này, luận văn sẽ đề xuất</w:t>
        </w:r>
      </w:ins>
      <w:ins w:id="4714" w:author="Nguyen Toan" w:date="2018-05-08T00:24:00Z">
        <w:r w:rsidR="00D40309">
          <w:rPr>
            <w:rFonts w:ascii="Times New Roman" w:hAnsi="Times New Roman" w:cs="Times New Roman"/>
            <w:sz w:val="28"/>
            <w:szCs w:val="28"/>
          </w:rPr>
          <w:t xml:space="preserve"> chiến thuật kiểm thử và</w:t>
        </w:r>
      </w:ins>
      <w:ins w:id="4715" w:author="Nguyen Toan" w:date="2018-05-08T00:14:00Z">
        <w:r w:rsidR="00F10C45" w:rsidRPr="00F10C45">
          <w:rPr>
            <w:rFonts w:ascii="Times New Roman" w:hAnsi="Times New Roman" w:cs="Times New Roman"/>
            <w:sz w:val="28"/>
            <w:szCs w:val="28"/>
          </w:rPr>
          <w:t xml:space="preserve"> xây dựng công cụ sinh mã kiểm thử tự động cho ứng dụng ESB, đồng thời xây dựng luồng triển khai liên tục cơ bản cho một ứng dụng ESB.</w:t>
        </w:r>
      </w:ins>
      <w:del w:id="4716" w:author="Nguyen Toan" w:date="2018-05-08T00:14:00Z">
        <w:r w:rsidRPr="00966627" w:rsidDel="00F10C45">
          <w:rPr>
            <w:rFonts w:ascii="Times New Roman" w:hAnsi="Times New Roman" w:cs="Times New Roman"/>
            <w:sz w:val="28"/>
            <w:szCs w:val="28"/>
          </w:rPr>
          <w:delText>Tất nhiên phần kiểm thử đơn vị chỉ thực hiện lại trên thành phần</w:delText>
        </w:r>
        <w:r w:rsidDel="00F10C45">
          <w:rPr>
            <w:rFonts w:ascii="Times New Roman" w:eastAsia="Times New Roman" w:hAnsi="Times New Roman" w:cs="Times New Roman"/>
            <w:sz w:val="28"/>
            <w:szCs w:val="28"/>
          </w:rPr>
          <w:delText xml:space="preserve"> có sự thay đổi</w:delText>
        </w:r>
      </w:del>
      <w:del w:id="4717" w:author="Nguyen Toan" w:date="2018-05-08T00:24:00Z">
        <w:r w:rsidDel="00102EED">
          <w:rPr>
            <w:rFonts w:ascii="Times New Roman" w:eastAsia="Times New Roman" w:hAnsi="Times New Roman" w:cs="Times New Roman"/>
            <w:sz w:val="28"/>
            <w:szCs w:val="28"/>
          </w:rPr>
          <w:delText xml:space="preserve">. </w:delText>
        </w:r>
      </w:del>
    </w:p>
    <w:p w14:paraId="5C8A9520" w14:textId="3F116005" w:rsidR="006B6C15" w:rsidRPr="00692B66" w:rsidRDefault="006B6C15">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Change w:id="4718" w:author="Nguyen Toan" w:date="2018-05-08T00:24:00Z">
            <w:rPr/>
          </w:rPrChange>
        </w:rPr>
        <w:pPrChange w:id="4719" w:author="Nguyen Toan" w:date="2018-05-08T00:24:00Z">
          <w:pPr>
            <w:spacing w:line="288" w:lineRule="auto"/>
            <w:ind w:firstLine="567"/>
            <w:jc w:val="both"/>
          </w:pPr>
        </w:pPrChange>
      </w:pPr>
      <w:bookmarkStart w:id="4720" w:name="_Toc513613713"/>
      <w:ins w:id="4721" w:author="Nguyen Toan" w:date="2018-05-08T00:23:00Z">
        <w:r w:rsidRPr="00692B66">
          <w:rPr>
            <w:rFonts w:ascii="Times New Roman" w:eastAsia="Times New Roman" w:hAnsi="Times New Roman" w:cs="Times New Roman"/>
            <w:b/>
            <w:sz w:val="28"/>
            <w:szCs w:val="28"/>
            <w:rPrChange w:id="4722" w:author="Nguyen Toan" w:date="2018-05-08T00:24:00Z">
              <w:rPr>
                <w:rFonts w:ascii="Times New Roman" w:eastAsia="Times New Roman" w:hAnsi="Times New Roman" w:cs="Times New Roman"/>
                <w:sz w:val="28"/>
                <w:szCs w:val="28"/>
              </w:rPr>
            </w:rPrChange>
          </w:rPr>
          <w:t>Các chiến thuật kiểm thử</w:t>
        </w:r>
      </w:ins>
      <w:bookmarkEnd w:id="4720"/>
    </w:p>
    <w:p w14:paraId="376AD0BC" w14:textId="604C9737" w:rsidR="000C5C3A" w:rsidRPr="00966627"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23" w:name="_Toc513613714"/>
      <w:r w:rsidRPr="00966627">
        <w:rPr>
          <w:rFonts w:ascii="Times New Roman" w:eastAsia="Times New Roman" w:hAnsi="Times New Roman" w:cs="Times New Roman"/>
          <w:b/>
          <w:sz w:val="28"/>
          <w:szCs w:val="28"/>
        </w:rPr>
        <w:t>Kiểm thử đơn vị</w:t>
      </w:r>
      <w:bookmarkEnd w:id="4723"/>
    </w:p>
    <w:p w14:paraId="17D69C5C" w14:textId="7301533A" w:rsidR="000C5C3A" w:rsidRPr="005A5BC4" w:rsidRDefault="000C5C3A" w:rsidP="000C5C3A">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w:t>
      </w:r>
      <w:r>
        <w:rPr>
          <w:rFonts w:ascii="Times New Roman" w:eastAsia="Times New Roman" w:hAnsi="Times New Roman" w:cs="Times New Roman"/>
          <w:sz w:val="28"/>
          <w:szCs w:val="28"/>
        </w:rPr>
        <w:t xml:space="preserve"> để đưa ra kết quả (xem</w:t>
      </w:r>
      <w:r w:rsidRPr="002903B7">
        <w:rPr>
          <w:rFonts w:ascii="Times New Roman" w:eastAsia="Times New Roman" w:hAnsi="Times New Roman" w:cs="Times New Roman"/>
          <w:sz w:val="28"/>
          <w:szCs w:val="28"/>
        </w:rPr>
        <w:t xml:space="preserve"> </w:t>
      </w:r>
      <w:r w:rsidR="00121071">
        <w:rPr>
          <w:rFonts w:ascii="Times New Roman" w:eastAsia="Times New Roman" w:hAnsi="Times New Roman" w:cs="Times New Roman"/>
          <w:sz w:val="28"/>
          <w:szCs w:val="28"/>
        </w:rPr>
        <w:fldChar w:fldCharType="begin"/>
      </w:r>
      <w:r w:rsidR="00121071">
        <w:rPr>
          <w:rFonts w:ascii="Times New Roman" w:eastAsia="Times New Roman" w:hAnsi="Times New Roman" w:cs="Times New Roman"/>
          <w:sz w:val="28"/>
          <w:szCs w:val="28"/>
        </w:rPr>
        <w:instrText xml:space="preserve"> REF _Ref513152321 \h </w:instrText>
      </w:r>
      <w:r w:rsidR="00121071">
        <w:rPr>
          <w:rFonts w:ascii="Times New Roman" w:eastAsia="Times New Roman" w:hAnsi="Times New Roman" w:cs="Times New Roman"/>
          <w:sz w:val="28"/>
          <w:szCs w:val="28"/>
        </w:rPr>
      </w:r>
      <w:r w:rsidR="00121071">
        <w:rPr>
          <w:rFonts w:ascii="Times New Roman" w:eastAsia="Times New Roman" w:hAnsi="Times New Roman" w:cs="Times New Roman"/>
          <w:sz w:val="28"/>
          <w:szCs w:val="28"/>
        </w:rPr>
        <w:fldChar w:fldCharType="separate"/>
      </w:r>
      <w:ins w:id="4724" w:author="Nguyen Toan" w:date="2018-05-05T22:59:00Z">
        <w:r w:rsidR="0048202A" w:rsidRPr="006055F3">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w:t>
        </w:r>
      </w:ins>
      <w:del w:id="4725" w:author="Nguyen Toan" w:date="2018-05-05T22:57:00Z">
        <w:r w:rsidR="00E6465F" w:rsidRPr="006055F3"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w:delText>
        </w:r>
      </w:del>
      <w:r w:rsidR="00121071">
        <w:rPr>
          <w:rFonts w:ascii="Times New Roman" w:eastAsia="Times New Roman" w:hAnsi="Times New Roman" w:cs="Times New Roman"/>
          <w:sz w:val="28"/>
          <w:szCs w:val="28"/>
        </w:rPr>
        <w:fldChar w:fldCharType="end"/>
      </w:r>
      <w:del w:id="4726" w:author="Nguyen Toan" w:date="2018-05-05T22:59:00Z">
        <w:r w:rsidRPr="001F2214" w:rsidDel="005378E9">
          <w:rPr>
            <w:rFonts w:ascii="Times New Roman" w:eastAsia="Times New Roman" w:hAnsi="Times New Roman" w:cs="Times New Roman"/>
            <w:sz w:val="28"/>
            <w:szCs w:val="28"/>
          </w:rPr>
          <w:fldChar w:fldCharType="begin"/>
        </w:r>
        <w:r w:rsidRPr="002903B7" w:rsidDel="005378E9">
          <w:rPr>
            <w:rFonts w:ascii="Times New Roman" w:eastAsia="Times New Roman" w:hAnsi="Times New Roman" w:cs="Times New Roman"/>
            <w:sz w:val="28"/>
            <w:szCs w:val="28"/>
          </w:rPr>
          <w:delInstrText xml:space="preserve"> REF _Ref511971127 \h </w:delInstrText>
        </w:r>
        <w:r w:rsidRPr="00D2583D" w:rsidDel="005378E9">
          <w:rPr>
            <w:rFonts w:ascii="Times New Roman" w:eastAsia="Times New Roman" w:hAnsi="Times New Roman" w:cs="Times New Roman"/>
            <w:sz w:val="28"/>
            <w:szCs w:val="28"/>
          </w:rPr>
          <w:delInstrText xml:space="preserve"> \* MERGEFORMAT </w:delInstrText>
        </w:r>
        <w:r w:rsidRPr="001F2214" w:rsidDel="005378E9">
          <w:rPr>
            <w:rFonts w:ascii="Times New Roman" w:eastAsia="Times New Roman" w:hAnsi="Times New Roman" w:cs="Times New Roman"/>
            <w:sz w:val="28"/>
            <w:szCs w:val="28"/>
          </w:rPr>
        </w:r>
        <w:r w:rsidRPr="001F2214" w:rsidDel="005378E9">
          <w:rPr>
            <w:rFonts w:ascii="Times New Roman" w:eastAsia="Times New Roman" w:hAnsi="Times New Roman" w:cs="Times New Roman"/>
            <w:sz w:val="28"/>
            <w:szCs w:val="28"/>
          </w:rPr>
          <w:fldChar w:fldCharType="end"/>
        </w:r>
      </w:del>
      <w:ins w:id="4727" w:author="Nguyen Toan" w:date="2018-05-05T23:00:00Z">
        <w:r w:rsidR="005378E9">
          <w:rPr>
            <w:rFonts w:ascii="Times New Roman" w:eastAsia="Times New Roman" w:hAnsi="Times New Roman" w:cs="Times New Roman"/>
            <w:sz w:val="28"/>
            <w:szCs w:val="28"/>
          </w:rPr>
          <w:t>,</w:t>
        </w:r>
      </w:ins>
      <w:del w:id="4728" w:author="Nguyen Toan" w:date="2018-05-05T22:59:00Z">
        <w:r w:rsidRPr="002903B7" w:rsidDel="005378E9">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5A5BC4" w:rsidRDefault="000C5C3A" w:rsidP="000C5C3A">
      <w:pPr>
        <w:spacing w:line="288" w:lineRule="auto"/>
        <w:rPr>
          <w:rFonts w:ascii="Times New Roman" w:eastAsia="Times New Roman" w:hAnsi="Times New Roman" w:cs="Times New Roman"/>
          <w:sz w:val="28"/>
          <w:szCs w:val="28"/>
        </w:rPr>
      </w:pPr>
    </w:p>
    <w:p w14:paraId="6E199A47" w14:textId="77777777" w:rsidR="000C5C3A" w:rsidRPr="005A5BC4" w:rsidRDefault="000C5C3A" w:rsidP="00216141">
      <w:pPr>
        <w:keepNext/>
        <w:spacing w:line="288" w:lineRule="auto"/>
        <w:rPr>
          <w:rFonts w:ascii="Times New Roman" w:hAnsi="Times New Roman" w:cs="Times New Roman"/>
          <w:sz w:val="28"/>
          <w:szCs w:val="28"/>
        </w:rPr>
      </w:pPr>
      <w:r w:rsidRPr="00966627">
        <w:rPr>
          <w:rFonts w:ascii="Times New Roman" w:eastAsia="Times New Roman" w:hAnsi="Times New Roman" w:cs="Times New Roman"/>
          <w:noProof/>
          <w:sz w:val="28"/>
          <w:szCs w:val="28"/>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48C2BFEA" w:rsidR="000C5C3A" w:rsidRPr="004B4931" w:rsidRDefault="000C5C3A" w:rsidP="004D6926">
      <w:pPr>
        <w:pStyle w:val="Caption"/>
        <w:spacing w:line="288" w:lineRule="auto"/>
        <w:jc w:val="center"/>
        <w:rPr>
          <w:rFonts w:ascii="Times New Roman" w:hAnsi="Times New Roman" w:cs="Times New Roman"/>
          <w:i w:val="0"/>
          <w:color w:val="auto"/>
          <w:sz w:val="28"/>
          <w:szCs w:val="28"/>
        </w:rPr>
      </w:pPr>
      <w:bookmarkStart w:id="4729" w:name="_Ref513152321"/>
      <w:bookmarkStart w:id="4730" w:name="_Toc513325034"/>
      <w:r w:rsidRPr="006055F3">
        <w:rPr>
          <w:rFonts w:ascii="Times New Roman" w:hAnsi="Times New Roman" w:cs="Times New Roman"/>
          <w:i w:val="0"/>
          <w:color w:val="auto"/>
          <w:sz w:val="28"/>
          <w:szCs w:val="28"/>
        </w:rPr>
        <w:t xml:space="preserve">Hình </w:t>
      </w:r>
      <w:ins w:id="473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3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33"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del w:id="4734"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del>
      <w:bookmarkEnd w:id="4729"/>
      <w:del w:id="4735" w:author="Nguyen Toan" w:date="2018-05-06T14:50:00Z">
        <w:r w:rsidDel="00551ABB">
          <w:rPr>
            <w:rFonts w:ascii="Times New Roman" w:hAnsi="Times New Roman" w:cs="Times New Roman"/>
            <w:i w:val="0"/>
            <w:color w:val="auto"/>
            <w:sz w:val="28"/>
            <w:szCs w:val="28"/>
          </w:rPr>
          <w:delText>.</w:delText>
        </w:r>
      </w:del>
      <w:ins w:id="4736" w:author="Nguyen Toan" w:date="2018-05-06T14:50:00Z">
        <w:r w:rsidR="00551ABB">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đơn vị theo lớp</w:t>
      </w:r>
      <w:bookmarkEnd w:id="4730"/>
      <w:customXmlInsRangeStart w:id="4737" w:author="Nguyen Toan" w:date="2018-05-07T23:09:00Z"/>
      <w:sdt>
        <w:sdtPr>
          <w:rPr>
            <w:rFonts w:ascii="Times New Roman" w:hAnsi="Times New Roman" w:cs="Times New Roman"/>
            <w:i w:val="0"/>
            <w:color w:val="auto"/>
            <w:sz w:val="28"/>
            <w:szCs w:val="28"/>
          </w:rPr>
          <w:id w:val="-983775330"/>
          <w:citation/>
        </w:sdtPr>
        <w:sdtContent>
          <w:customXmlInsRangeEnd w:id="4737"/>
          <w:ins w:id="4738" w:author="Nguyen Toan" w:date="2018-05-07T23:09:00Z">
            <w:r w:rsidR="00516186">
              <w:rPr>
                <w:rFonts w:ascii="Times New Roman" w:hAnsi="Times New Roman" w:cs="Times New Roman"/>
                <w:i w:val="0"/>
                <w:color w:val="auto"/>
                <w:sz w:val="28"/>
                <w:szCs w:val="28"/>
              </w:rPr>
              <w:fldChar w:fldCharType="begin"/>
            </w:r>
            <w:r w:rsidR="00516186">
              <w:rPr>
                <w:rFonts w:ascii="Times New Roman" w:hAnsi="Times New Roman" w:cs="Times New Roman"/>
                <w:i w:val="0"/>
                <w:color w:val="auto"/>
                <w:sz w:val="28"/>
                <w:szCs w:val="28"/>
                <w:lang w:val="en-US"/>
              </w:rPr>
              <w:instrText xml:space="preserve"> CITATION Gre02 \l 1033 </w:instrText>
            </w:r>
          </w:ins>
          <w:r w:rsidR="00516186">
            <w:rPr>
              <w:rFonts w:ascii="Times New Roman" w:hAnsi="Times New Roman" w:cs="Times New Roman"/>
              <w:i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[13]</w:t>
          </w:r>
          <w:ins w:id="4739" w:author="Nguyen Toan" w:date="2018-05-07T23:09:00Z">
            <w:r w:rsidR="00516186">
              <w:rPr>
                <w:rFonts w:ascii="Times New Roman" w:hAnsi="Times New Roman" w:cs="Times New Roman"/>
                <w:i w:val="0"/>
                <w:color w:val="auto"/>
                <w:sz w:val="28"/>
                <w:szCs w:val="28"/>
              </w:rPr>
              <w:fldChar w:fldCharType="end"/>
            </w:r>
          </w:ins>
          <w:customXmlInsRangeStart w:id="4740" w:author="Nguyen Toan" w:date="2018-05-07T23:09:00Z"/>
        </w:sdtContent>
      </w:sdt>
      <w:customXmlInsRangeEnd w:id="4740"/>
    </w:p>
    <w:p w14:paraId="30F2C9FA" w14:textId="7833A92D" w:rsidR="000C5C3A" w:rsidRPr="00966627" w:rsidRDefault="000C5C3A">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Change w:id="4741" w:author="Nguyen Toan" w:date="2018-05-06T20:07:00Z">
          <w:pPr>
            <w:pStyle w:val="ListParagraph"/>
            <w:numPr>
              <w:ilvl w:val="2"/>
              <w:numId w:val="5"/>
            </w:numPr>
            <w:tabs>
              <w:tab w:val="left" w:pos="1418"/>
            </w:tabs>
            <w:spacing w:before="240" w:after="120" w:line="288" w:lineRule="auto"/>
            <w:ind w:left="1440" w:hanging="720"/>
            <w:contextualSpacing w:val="0"/>
            <w:outlineLvl w:val="2"/>
          </w:pPr>
        </w:pPrChange>
      </w:pPr>
      <w:del w:id="4742" w:author="Nguyen Toan" w:date="2018-05-06T16:17:00Z">
        <w:r w:rsidRPr="00966627" w:rsidDel="00693C59">
          <w:rPr>
            <w:rFonts w:ascii="Times New Roman" w:eastAsia="Times New Roman" w:hAnsi="Times New Roman" w:cs="Times New Roman"/>
            <w:b/>
            <w:sz w:val="28"/>
            <w:szCs w:val="28"/>
          </w:rPr>
          <w:delText>Ki</w:delText>
        </w:r>
      </w:del>
      <w:bookmarkStart w:id="4743" w:name="_Toc513613715"/>
      <w:r w:rsidRPr="00966627">
        <w:rPr>
          <w:rFonts w:ascii="Times New Roman" w:eastAsia="Times New Roman" w:hAnsi="Times New Roman" w:cs="Times New Roman"/>
          <w:b/>
          <w:sz w:val="28"/>
          <w:szCs w:val="28"/>
        </w:rPr>
        <w:t xml:space="preserve">Kiểm </w:t>
      </w:r>
      <w:ins w:id="4744" w:author="Nguyen Toan" w:date="2018-05-06T20:07:00Z">
        <w:r w:rsidR="002244B4">
          <w:rPr>
            <w:rFonts w:ascii="Times New Roman" w:eastAsia="Times New Roman" w:hAnsi="Times New Roman" w:cs="Times New Roman"/>
            <w:b/>
            <w:sz w:val="28"/>
            <w:szCs w:val="28"/>
          </w:rPr>
          <w:t>th</w:t>
        </w:r>
      </w:ins>
      <w:r w:rsidR="00CD00C8">
        <w:rPr>
          <w:rFonts w:ascii="Times New Roman" w:eastAsia="Times New Roman" w:hAnsi="Times New Roman" w:cs="Times New Roman"/>
          <w:b/>
          <w:sz w:val="28"/>
          <w:szCs w:val="28"/>
        </w:rPr>
        <w:t xml:space="preserve">ử </w:t>
      </w:r>
      <w:r w:rsidR="008F241A" w:rsidRPr="00966627">
        <w:rPr>
          <w:rFonts w:ascii="Times New Roman" w:eastAsia="Times New Roman" w:hAnsi="Times New Roman" w:cs="Times New Roman"/>
          <w:b/>
          <w:sz w:val="28"/>
          <w:szCs w:val="28"/>
        </w:rPr>
        <w:t>tích hợp</w:t>
      </w:r>
      <w:bookmarkEnd w:id="4743"/>
    </w:p>
    <w:p w14:paraId="6D3B3883" w14:textId="77777777" w:rsidR="000C5C3A" w:rsidRPr="005A5BC4" w:rsidRDefault="000C5C3A" w:rsidP="00216141">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Pr>
          <w:rFonts w:ascii="Times New Roman" w:eastAsia="Times New Roman" w:hAnsi="Times New Roman" w:cs="Times New Roman"/>
          <w:sz w:val="28"/>
          <w:szCs w:val="28"/>
          <w:lang w:val="vi-VN"/>
        </w:rPr>
        <w:t>ậ</w:t>
      </w:r>
      <w:r w:rsidRPr="005A5BC4">
        <w:rPr>
          <w:rFonts w:ascii="Times New Roman" w:eastAsia="Times New Roman" w:hAnsi="Times New Roman" w:cs="Times New Roman"/>
          <w:sz w:val="28"/>
          <w:szCs w:val="28"/>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5A5BC4" w:rsidRDefault="000C5C3A" w:rsidP="004D6926">
      <w:pPr>
        <w:keepNext/>
        <w:spacing w:line="288" w:lineRule="auto"/>
        <w:rPr>
          <w:rFonts w:ascii="Times New Roman" w:hAnsi="Times New Roman" w:cs="Times New Roman"/>
          <w:sz w:val="28"/>
          <w:szCs w:val="28"/>
        </w:rPr>
      </w:pPr>
      <w:commentRangeStart w:id="4745"/>
      <w:r w:rsidRPr="00966627">
        <w:rPr>
          <w:rFonts w:ascii="Times New Roman" w:eastAsia="Times New Roman" w:hAnsi="Times New Roman" w:cs="Times New Roman"/>
          <w:noProof/>
          <w:sz w:val="28"/>
          <w:szCs w:val="28"/>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4745"/>
      <w:r w:rsidR="00291910">
        <w:rPr>
          <w:rStyle w:val="CommentReference"/>
        </w:rPr>
        <w:commentReference w:id="4745"/>
      </w:r>
    </w:p>
    <w:p w14:paraId="0CC0AC2D" w14:textId="73D654D3" w:rsidR="000C5C3A" w:rsidRDefault="000C5C3A" w:rsidP="00A817ED">
      <w:pPr>
        <w:pStyle w:val="Caption"/>
        <w:spacing w:line="288" w:lineRule="auto"/>
        <w:jc w:val="center"/>
        <w:rPr>
          <w:rFonts w:ascii="Times New Roman" w:hAnsi="Times New Roman" w:cs="Times New Roman"/>
          <w:i w:val="0"/>
          <w:color w:val="auto"/>
          <w:sz w:val="28"/>
          <w:szCs w:val="28"/>
        </w:rPr>
      </w:pPr>
      <w:bookmarkStart w:id="4746" w:name="_Toc513325035"/>
      <w:r w:rsidRPr="00586062">
        <w:rPr>
          <w:rFonts w:ascii="Times New Roman" w:hAnsi="Times New Roman" w:cs="Times New Roman"/>
          <w:i w:val="0"/>
          <w:color w:val="auto"/>
          <w:sz w:val="28"/>
          <w:szCs w:val="28"/>
        </w:rPr>
        <w:t xml:space="preserve">Hình </w:t>
      </w:r>
      <w:ins w:id="474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4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49"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del w:id="4750"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w:delText>
        </w:r>
        <w:r w:rsidDel="00BE0028">
          <w:rPr>
            <w:rFonts w:ascii="Times New Roman" w:hAnsi="Times New Roman" w:cs="Times New Roman"/>
            <w:i w:val="0"/>
            <w:color w:val="auto"/>
            <w:sz w:val="28"/>
            <w:szCs w:val="28"/>
          </w:rPr>
          <w:fldChar w:fldCharType="end"/>
        </w:r>
      </w:del>
      <w:del w:id="4751" w:author="Nguyen Toan" w:date="2018-05-06T14:50:00Z">
        <w:r w:rsidDel="002C4301">
          <w:rPr>
            <w:rFonts w:ascii="Times New Roman" w:hAnsi="Times New Roman" w:cs="Times New Roman"/>
            <w:i w:val="0"/>
            <w:color w:val="auto"/>
            <w:sz w:val="28"/>
            <w:szCs w:val="28"/>
          </w:rPr>
          <w:delText>.</w:delText>
        </w:r>
      </w:del>
      <w:ins w:id="4752" w:author="Nguyen Toan" w:date="2018-05-06T14:50:00Z">
        <w:r w:rsidR="002C4301">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tích hợp</w:t>
      </w:r>
      <w:bookmarkEnd w:id="4746"/>
    </w:p>
    <w:p w14:paraId="5699F0E5" w14:textId="2883CF96" w:rsidR="000C5C3A" w:rsidRPr="00966627"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53" w:name="_Toc513613716"/>
      <w:r w:rsidRPr="00966627">
        <w:rPr>
          <w:rFonts w:ascii="Times New Roman" w:eastAsia="Times New Roman" w:hAnsi="Times New Roman" w:cs="Times New Roman"/>
          <w:b/>
          <w:sz w:val="28"/>
          <w:szCs w:val="28"/>
        </w:rPr>
        <w:t>Kiểm thử hồi quy</w:t>
      </w:r>
      <w:bookmarkEnd w:id="4753"/>
    </w:p>
    <w:p w14:paraId="6ABB6405" w14:textId="77777777" w:rsidR="000C5C3A" w:rsidRDefault="000C5C3A" w:rsidP="00216141">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Kiểm thử hồi quy </w:t>
      </w:r>
      <w:r>
        <w:rPr>
          <w:rFonts w:ascii="Times New Roman" w:eastAsia="Times New Roman" w:hAnsi="Times New Roman" w:cs="Times New Roman"/>
          <w:sz w:val="28"/>
          <w:szCs w:val="28"/>
        </w:rPr>
        <w:t>[1</w:t>
      </w:r>
      <w:del w:id="4754" w:author="Nguyen Toan" w:date="2018-05-05T22:52:00Z">
        <w:r w:rsidDel="00952E95">
          <w:rPr>
            <w:rFonts w:ascii="Times New Roman" w:eastAsia="Times New Roman" w:hAnsi="Times New Roman" w:cs="Times New Roman"/>
            <w:sz w:val="28"/>
            <w:szCs w:val="28"/>
          </w:rPr>
          <w:delText>,tr255-256</w:delText>
        </w:r>
      </w:del>
      <w:r>
        <w:rPr>
          <w:rFonts w:ascii="Times New Roman" w:eastAsia="Times New Roman" w:hAnsi="Times New Roman" w:cs="Times New Roman"/>
          <w:sz w:val="28"/>
          <w:szCs w:val="28"/>
        </w:rPr>
        <w:t xml:space="preserve">] </w:t>
      </w:r>
      <w:r w:rsidRPr="00FE011D">
        <w:rPr>
          <w:rFonts w:ascii="Times New Roman" w:eastAsia="Times New Roman" w:hAnsi="Times New Roman" w:cs="Times New Roman"/>
          <w:sz w:val="28"/>
          <w:szCs w:val="28"/>
        </w:rPr>
        <w:t>là việc kiểm thử lại một lần nữa chức năng do việc thay đổi chức năng khác có hoặc không có liên quan đến chức năng được kiểm thử</w:t>
      </w:r>
      <w:r>
        <w:rPr>
          <w:rFonts w:ascii="Times New Roman" w:eastAsia="Times New Roman" w:hAnsi="Times New Roman" w:cs="Times New Roman"/>
          <w:sz w:val="28"/>
          <w:szCs w:val="28"/>
        </w:rPr>
        <w:t>.</w:t>
      </w:r>
    </w:p>
    <w:p w14:paraId="1271BAC3" w14:textId="31F9040F" w:rsidR="000C5C3A" w:rsidRDefault="000C5C3A" w:rsidP="00966627">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w:t>
      </w:r>
      <w:r w:rsidRPr="00FE011D">
        <w:rPr>
          <w:rFonts w:ascii="Times New Roman" w:eastAsia="Times New Roman" w:hAnsi="Times New Roman" w:cs="Times New Roman"/>
          <w:sz w:val="28"/>
          <w:szCs w:val="28"/>
        </w:rPr>
        <w:lastRenderedPageBreak/>
        <w:t>những hệ thống mà việc thay đổi các ứng dụng khác nó có liên quan đến dễ gây ảnh hưởng tiềm ẩn.</w:t>
      </w:r>
    </w:p>
    <w:p w14:paraId="73970D90" w14:textId="14078F34" w:rsidR="00E14157" w:rsidRPr="00966627"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755" w:name="_Toc513613717"/>
      <w:ins w:id="4756" w:author="Nguyen Toan" w:date="2018-05-06T21:37:00Z">
        <w:r>
          <w:rPr>
            <w:rFonts w:ascii="Times New Roman" w:eastAsia="Times New Roman" w:hAnsi="Times New Roman" w:cs="Times New Roman"/>
            <w:b/>
            <w:sz w:val="28"/>
            <w:szCs w:val="28"/>
          </w:rPr>
          <w:t xml:space="preserve">Đề xuất </w:t>
        </w:r>
      </w:ins>
      <w:del w:id="4757" w:author="Nguyen Toan" w:date="2018-05-06T21:37:00Z">
        <w:r w:rsidR="003274D7" w:rsidRPr="00966627" w:rsidDel="00DD3F1C">
          <w:rPr>
            <w:rFonts w:ascii="Times New Roman" w:eastAsia="Times New Roman" w:hAnsi="Times New Roman" w:cs="Times New Roman"/>
            <w:b/>
            <w:sz w:val="28"/>
            <w:szCs w:val="28"/>
          </w:rPr>
          <w:delText xml:space="preserve">Quy </w:delText>
        </w:r>
      </w:del>
      <w:ins w:id="4758" w:author="Nguyen Toan" w:date="2018-05-06T21:37:00Z">
        <w:r>
          <w:rPr>
            <w:rFonts w:ascii="Times New Roman" w:eastAsia="Times New Roman" w:hAnsi="Times New Roman" w:cs="Times New Roman"/>
            <w:b/>
            <w:sz w:val="28"/>
            <w:szCs w:val="28"/>
          </w:rPr>
          <w:t>q</w:t>
        </w:r>
        <w:r w:rsidRPr="00966627">
          <w:rPr>
            <w:rFonts w:ascii="Times New Roman" w:eastAsia="Times New Roman" w:hAnsi="Times New Roman" w:cs="Times New Roman"/>
            <w:b/>
            <w:sz w:val="28"/>
            <w:szCs w:val="28"/>
          </w:rPr>
          <w:t xml:space="preserve">uy </w:t>
        </w:r>
      </w:ins>
      <w:r w:rsidR="003274D7" w:rsidRPr="00966627">
        <w:rPr>
          <w:rFonts w:ascii="Times New Roman" w:eastAsia="Times New Roman" w:hAnsi="Times New Roman" w:cs="Times New Roman"/>
          <w:b/>
          <w:sz w:val="28"/>
          <w:szCs w:val="28"/>
        </w:rPr>
        <w:t>trình</w:t>
      </w:r>
      <w:r w:rsidR="00E14157" w:rsidRPr="00966627">
        <w:rPr>
          <w:rFonts w:ascii="Times New Roman" w:eastAsia="Times New Roman" w:hAnsi="Times New Roman" w:cs="Times New Roman"/>
          <w:b/>
          <w:sz w:val="28"/>
          <w:szCs w:val="28"/>
        </w:rPr>
        <w:t xml:space="preserve"> kiểm thử hệ thống</w:t>
      </w:r>
      <w:bookmarkEnd w:id="4755"/>
      <w:r w:rsidR="00E14157" w:rsidRPr="00966627">
        <w:rPr>
          <w:rFonts w:ascii="Times New Roman" w:eastAsia="Times New Roman" w:hAnsi="Times New Roman" w:cs="Times New Roman"/>
          <w:b/>
          <w:sz w:val="28"/>
          <w:szCs w:val="28"/>
        </w:rPr>
        <w:t xml:space="preserve"> </w:t>
      </w:r>
    </w:p>
    <w:p w14:paraId="1EE7F520" w14:textId="35307D2F" w:rsidR="00E14157" w:rsidRPr="001F2214" w:rsidDel="00386A87" w:rsidRDefault="00325418" w:rsidP="00D2583D">
      <w:pPr>
        <w:spacing w:line="288" w:lineRule="auto"/>
        <w:ind w:firstLine="567"/>
        <w:jc w:val="both"/>
        <w:rPr>
          <w:del w:id="4759" w:author="Nguyen Toan" w:date="2018-05-06T21:38:00Z"/>
          <w:rFonts w:ascii="Times New Roman" w:eastAsia="Times New Roman" w:hAnsi="Times New Roman" w:cs="Times New Roman"/>
          <w:sz w:val="28"/>
          <w:szCs w:val="28"/>
        </w:rPr>
      </w:pPr>
      <w:del w:id="4760" w:author="Nguyen Toan" w:date="2018-05-06T21:38:00Z">
        <w:r w:rsidRPr="003468B4" w:rsidDel="00386A87">
          <w:rPr>
            <w:rFonts w:ascii="Times New Roman" w:eastAsia="Times New Roman" w:hAnsi="Times New Roman" w:cs="Times New Roman"/>
            <w:sz w:val="28"/>
            <w:szCs w:val="28"/>
          </w:rPr>
          <w:delText>Với tầm quan trọng của kiểm thử, việc sử dụng một giải pháp</w:delText>
        </w:r>
        <w:r w:rsidRPr="001F2214" w:rsidDel="00386A87">
          <w:rPr>
            <w:rFonts w:ascii="Times New Roman" w:eastAsia="Times New Roman" w:hAnsi="Times New Roman" w:cs="Times New Roman"/>
            <w:sz w:val="28"/>
            <w:szCs w:val="28"/>
          </w:rPr>
          <w:delText xml:space="preserve"> tích hợp liên tục - Continuous Integration (CI) trong cả quá trình phát triển là vô cùng cần thiết. CI đem lại nhiều thuận lợi trong kiểm thử</w:delText>
        </w:r>
        <w:r w:rsidR="00F133B2" w:rsidRPr="001F2214" w:rsidDel="00386A87">
          <w:rPr>
            <w:rFonts w:ascii="Times New Roman" w:eastAsia="Times New Roman" w:hAnsi="Times New Roman" w:cs="Times New Roman"/>
            <w:sz w:val="28"/>
            <w:szCs w:val="28"/>
          </w:rPr>
          <w:delText xml:space="preserve"> như p</w:delText>
        </w:r>
        <w:r w:rsidRPr="001F2214" w:rsidDel="00386A87">
          <w:rPr>
            <w:rFonts w:ascii="Times New Roman" w:eastAsia="Times New Roman" w:hAnsi="Times New Roman" w:cs="Times New Roman"/>
            <w:sz w:val="28"/>
            <w:szCs w:val="28"/>
          </w:rPr>
          <w:delText xml:space="preserve">hát hiện sớm các vấn đề của hệ </w:delText>
        </w:r>
        <w:r w:rsidR="009C7E13" w:rsidRPr="001F2214" w:rsidDel="00386A87">
          <w:rPr>
            <w:rFonts w:ascii="Times New Roman" w:eastAsia="Times New Roman" w:hAnsi="Times New Roman" w:cs="Times New Roman"/>
            <w:sz w:val="28"/>
            <w:szCs w:val="28"/>
          </w:rPr>
          <w:delText>thống trong vòng đời phát triển, đ</w:delText>
        </w:r>
        <w:r w:rsidRPr="001F2214" w:rsidDel="00386A87">
          <w:rPr>
            <w:rFonts w:ascii="Times New Roman" w:eastAsia="Times New Roman" w:hAnsi="Times New Roman" w:cs="Times New Roman"/>
            <w:sz w:val="28"/>
            <w:szCs w:val="28"/>
          </w:rPr>
          <w:delText>ảm bảo các ca kiểm thử được chạy hết trước khi triển khai một phiên bản mới</w:delText>
        </w:r>
        <w:r w:rsidR="00752E37" w:rsidRPr="001F2214" w:rsidDel="00386A87">
          <w:rPr>
            <w:rFonts w:ascii="Times New Roman" w:eastAsia="Times New Roman" w:hAnsi="Times New Roman" w:cs="Times New Roman"/>
            <w:sz w:val="28"/>
            <w:szCs w:val="28"/>
          </w:rPr>
          <w:delText>. Ngoài ra CI còn</w:delText>
        </w:r>
        <w:r w:rsidR="0031103A" w:rsidRPr="001F2214" w:rsidDel="00386A87">
          <w:rPr>
            <w:rFonts w:ascii="Times New Roman" w:eastAsia="Times New Roman" w:hAnsi="Times New Roman" w:cs="Times New Roman"/>
            <w:sz w:val="28"/>
            <w:szCs w:val="28"/>
          </w:rPr>
          <w:delText xml:space="preserve"> giúp cho việc</w:delText>
        </w:r>
        <w:r w:rsidRPr="001F2214" w:rsidDel="00386A87">
          <w:rPr>
            <w:rFonts w:ascii="Times New Roman" w:eastAsia="Times New Roman" w:hAnsi="Times New Roman" w:cs="Times New Roman"/>
            <w:sz w:val="28"/>
            <w:szCs w:val="28"/>
          </w:rPr>
          <w:delText xml:space="preserve"> đóng gói phần mềm</w:delText>
        </w:r>
        <w:r w:rsidR="00826A41" w:rsidRPr="001F2214" w:rsidDel="00386A87">
          <w:rPr>
            <w:rFonts w:ascii="Times New Roman" w:eastAsia="Times New Roman" w:hAnsi="Times New Roman" w:cs="Times New Roman"/>
            <w:sz w:val="28"/>
            <w:szCs w:val="28"/>
          </w:rPr>
          <w:delText xml:space="preserve"> dễ dàng</w:delText>
        </w:r>
        <w:r w:rsidRPr="001F2214" w:rsidDel="00386A87">
          <w:rPr>
            <w:rFonts w:ascii="Times New Roman" w:eastAsia="Times New Roman" w:hAnsi="Times New Roman" w:cs="Times New Roman"/>
            <w:sz w:val="28"/>
            <w:szCs w:val="28"/>
          </w:rPr>
          <w:delText>, kết hợp với các giải pháp triển khai liên tục -Continuos Delivery (CD) triển khai nhanh gọn hơn.</w:delText>
        </w:r>
      </w:del>
    </w:p>
    <w:p w14:paraId="43B39083" w14:textId="061FA691" w:rsidR="00FF3170" w:rsidRPr="001F2214" w:rsidRDefault="009F6491" w:rsidP="00D2583D">
      <w:pPr>
        <w:ind w:firstLine="360"/>
        <w:jc w:val="both"/>
        <w:rPr>
          <w:rFonts w:ascii="Times New Roman" w:hAnsi="Times New Roman" w:cs="Times New Roman"/>
          <w:sz w:val="28"/>
          <w:szCs w:val="28"/>
        </w:rPr>
      </w:pPr>
      <w:r w:rsidRPr="001F2214">
        <w:rPr>
          <w:rFonts w:ascii="Times New Roman" w:hAnsi="Times New Roman" w:cs="Times New Roman"/>
          <w:sz w:val="28"/>
          <w:szCs w:val="28"/>
        </w:rPr>
        <w:fldChar w:fldCharType="begin"/>
      </w:r>
      <w:r w:rsidRPr="001F2214">
        <w:rPr>
          <w:rFonts w:ascii="Times New Roman" w:hAnsi="Times New Roman" w:cs="Times New Roman"/>
          <w:sz w:val="28"/>
          <w:szCs w:val="28"/>
        </w:rPr>
        <w:instrText xml:space="preserve"> REF _Ref511971256 \h </w:instrText>
      </w:r>
      <w:r w:rsidR="004A17D3" w:rsidRPr="001F2214">
        <w:rPr>
          <w:rFonts w:ascii="Times New Roman" w:hAnsi="Times New Roman" w:cs="Times New Roman"/>
          <w:sz w:val="28"/>
          <w:szCs w:val="28"/>
        </w:rPr>
        <w:instrText xml:space="preserve"> \* MERGEFORMAT </w:instrText>
      </w:r>
      <w:r w:rsidRPr="001F2214">
        <w:rPr>
          <w:rFonts w:ascii="Times New Roman" w:hAnsi="Times New Roman" w:cs="Times New Roman"/>
          <w:sz w:val="28"/>
          <w:szCs w:val="28"/>
        </w:rPr>
      </w:r>
      <w:r w:rsidRPr="001F2214">
        <w:rPr>
          <w:rFonts w:ascii="Times New Roman" w:hAnsi="Times New Roman" w:cs="Times New Roman"/>
          <w:sz w:val="28"/>
          <w:szCs w:val="28"/>
        </w:rPr>
        <w:fldChar w:fldCharType="separate"/>
      </w:r>
      <w:ins w:id="4761" w:author="Nguyen Toan" w:date="2018-05-05T22:59:00Z">
        <w:r w:rsidR="0048202A" w:rsidRPr="009B326B">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762" w:author="Nguyen Toan" w:date="2018-05-05T22:59:00Z">
              <w:rPr>
                <w:rFonts w:ascii="Times New Roman" w:hAnsi="Times New Roman" w:cs="Times New Roman"/>
                <w:i/>
                <w:noProof/>
                <w:color w:val="auto"/>
                <w:sz w:val="28"/>
                <w:szCs w:val="28"/>
              </w:rPr>
            </w:rPrChange>
          </w:rPr>
          <w:t>3.3</w:t>
        </w:r>
      </w:ins>
      <w:del w:id="4763"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3.3</w:delText>
        </w:r>
      </w:del>
      <w:r w:rsidRPr="001F2214">
        <w:rPr>
          <w:rFonts w:ascii="Times New Roman" w:hAnsi="Times New Roman" w:cs="Times New Roman"/>
          <w:sz w:val="28"/>
          <w:szCs w:val="28"/>
        </w:rPr>
        <w:fldChar w:fldCharType="end"/>
      </w:r>
      <w:r w:rsidRPr="003468B4">
        <w:rPr>
          <w:rFonts w:ascii="Times New Roman" w:hAnsi="Times New Roman" w:cs="Times New Roman"/>
          <w:sz w:val="28"/>
          <w:szCs w:val="28"/>
        </w:rPr>
        <w:t xml:space="preserve"> </w:t>
      </w:r>
      <w:r w:rsidR="00FF3170" w:rsidRPr="001F2214">
        <w:rPr>
          <w:rFonts w:ascii="Times New Roman" w:hAnsi="Times New Roman" w:cs="Times New Roman"/>
          <w:sz w:val="28"/>
          <w:szCs w:val="28"/>
        </w:rPr>
        <w:t xml:space="preserve">thể hiện </w:t>
      </w:r>
      <w:r w:rsidR="00C754E6">
        <w:rPr>
          <w:rFonts w:ascii="Times New Roman" w:hAnsi="Times New Roman" w:cs="Times New Roman"/>
          <w:sz w:val="28"/>
          <w:szCs w:val="28"/>
        </w:rPr>
        <w:t>quy trình</w:t>
      </w:r>
      <w:ins w:id="4764" w:author="Nguyen Toan" w:date="2018-05-06T21:38:00Z">
        <w:r w:rsidR="00EF3A9B">
          <w:rPr>
            <w:rFonts w:ascii="Times New Roman" w:hAnsi="Times New Roman" w:cs="Times New Roman"/>
            <w:sz w:val="28"/>
            <w:szCs w:val="28"/>
          </w:rPr>
          <w:t xml:space="preserve"> đề xuất</w:t>
        </w:r>
      </w:ins>
      <w:r w:rsidR="00FF3170" w:rsidRPr="001F2214">
        <w:rPr>
          <w:rFonts w:ascii="Times New Roman" w:hAnsi="Times New Roman" w:cs="Times New Roman"/>
          <w:sz w:val="28"/>
          <w:szCs w:val="28"/>
        </w:rPr>
        <w:t xml:space="preserve"> kiểm thử tự động cho hệ thống ESB.</w:t>
      </w:r>
    </w:p>
    <w:p w14:paraId="5ABBBACB" w14:textId="77777777" w:rsidR="001306B4" w:rsidRDefault="003946FD" w:rsidP="00966627">
      <w:pPr>
        <w:keepNext/>
        <w:spacing w:line="288" w:lineRule="auto"/>
        <w:jc w:val="center"/>
      </w:pPr>
      <w:r w:rsidRPr="005A5BC4">
        <w:rPr>
          <w:rFonts w:ascii="Times New Roman" w:eastAsia="Times New Roman" w:hAnsi="Times New Roman" w:cs="Times New Roman"/>
          <w:noProof/>
          <w:sz w:val="28"/>
          <w:szCs w:val="28"/>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546841A6" w:rsidR="00003EB5" w:rsidRDefault="001306B4" w:rsidP="00A54A30">
      <w:pPr>
        <w:pStyle w:val="Caption"/>
        <w:spacing w:line="288" w:lineRule="auto"/>
        <w:jc w:val="center"/>
        <w:rPr>
          <w:rFonts w:ascii="Times New Roman" w:hAnsi="Times New Roman" w:cs="Times New Roman"/>
          <w:i w:val="0"/>
          <w:color w:val="auto"/>
          <w:sz w:val="28"/>
          <w:szCs w:val="28"/>
        </w:rPr>
      </w:pPr>
      <w:bookmarkStart w:id="4765" w:name="_Ref511971256"/>
      <w:bookmarkStart w:id="4766" w:name="_Toc511320660"/>
      <w:bookmarkStart w:id="4767" w:name="_Toc511326641"/>
      <w:bookmarkStart w:id="4768" w:name="_Toc511991199"/>
      <w:bookmarkStart w:id="4769" w:name="_Toc513325036"/>
      <w:r w:rsidRPr="009B326B">
        <w:rPr>
          <w:rFonts w:ascii="Times New Roman" w:hAnsi="Times New Roman" w:cs="Times New Roman"/>
          <w:i w:val="0"/>
          <w:color w:val="auto"/>
          <w:sz w:val="28"/>
          <w:szCs w:val="28"/>
        </w:rPr>
        <w:t xml:space="preserve">Hình </w:t>
      </w:r>
      <w:ins w:id="477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7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72" w:author="Nguyen Toan" w:date="2018-05-14T18:03:00Z">
        <w:r w:rsidR="0052504F">
          <w:rPr>
            <w:rFonts w:ascii="Times New Roman" w:hAnsi="Times New Roman" w:cs="Times New Roman"/>
            <w:i w:val="0"/>
            <w:noProof/>
            <w:color w:val="auto"/>
            <w:sz w:val="28"/>
            <w:szCs w:val="28"/>
          </w:rPr>
          <w:t>3</w:t>
        </w:r>
        <w:r w:rsidR="0052504F">
          <w:rPr>
            <w:rFonts w:ascii="Times New Roman" w:hAnsi="Times New Roman" w:cs="Times New Roman"/>
            <w:i w:val="0"/>
            <w:color w:val="auto"/>
            <w:sz w:val="28"/>
            <w:szCs w:val="28"/>
          </w:rPr>
          <w:fldChar w:fldCharType="end"/>
        </w:r>
      </w:ins>
      <w:del w:id="4773"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4765"/>
      <w:r w:rsidR="00362752">
        <w:rPr>
          <w:rFonts w:ascii="Times New Roman" w:hAnsi="Times New Roman" w:cs="Times New Roman"/>
          <w:i w:val="0"/>
          <w:color w:val="auto"/>
          <w:sz w:val="28"/>
          <w:szCs w:val="28"/>
        </w:rPr>
        <w:t>.</w:t>
      </w:r>
      <w:r w:rsidR="008F4528" w:rsidRPr="009B326B">
        <w:rPr>
          <w:rFonts w:ascii="Times New Roman" w:hAnsi="Times New Roman" w:cs="Times New Roman"/>
          <w:i w:val="0"/>
          <w:color w:val="auto"/>
          <w:sz w:val="28"/>
          <w:szCs w:val="28"/>
        </w:rPr>
        <w:t xml:space="preserve"> Quy trình kiểm thử hệ thống ESB</w:t>
      </w:r>
      <w:bookmarkEnd w:id="4766"/>
      <w:bookmarkEnd w:id="4767"/>
      <w:bookmarkEnd w:id="4768"/>
      <w:bookmarkEnd w:id="4769"/>
    </w:p>
    <w:p w14:paraId="32C1D760" w14:textId="77777777" w:rsidR="00FF79E2" w:rsidRDefault="00D71BA7">
      <w:pPr>
        <w:pStyle w:val="Caption"/>
        <w:spacing w:before="120" w:line="276" w:lineRule="auto"/>
        <w:ind w:firstLine="567"/>
        <w:jc w:val="both"/>
        <w:rPr>
          <w:ins w:id="4774" w:author="Nguyen Toan" w:date="2018-05-06T21:39:00Z"/>
          <w:rFonts w:ascii="Times New Roman" w:eastAsia="Times New Roman" w:hAnsi="Times New Roman" w:cs="Times New Roman"/>
          <w:sz w:val="28"/>
          <w:szCs w:val="28"/>
        </w:rPr>
        <w:pPrChange w:id="4775" w:author="Nguyen Toan" w:date="2018-05-06T21:42:00Z">
          <w:pPr>
            <w:spacing w:line="288" w:lineRule="auto"/>
            <w:ind w:firstLine="567"/>
            <w:jc w:val="both"/>
          </w:pPr>
        </w:pPrChange>
      </w:pPr>
      <w:ins w:id="4776" w:author="Nguyen Toan" w:date="2018-05-06T21:38:00Z">
        <w:r w:rsidRPr="00D71BA7">
          <w:rPr>
            <w:rFonts w:ascii="Times New Roman" w:eastAsia="Times New Roman" w:hAnsi="Times New Roman" w:cs="Times New Roman"/>
            <w:i w:val="0"/>
            <w:iCs w:val="0"/>
            <w:color w:val="000000"/>
            <w:sz w:val="28"/>
            <w:szCs w:val="28"/>
          </w:rPr>
          <w:t xml:space="preserve">Để kích hoạt quy trình, trên công cụ Jenkins, sử </w:t>
        </w:r>
        <w:r>
          <w:rPr>
            <w:rFonts w:ascii="Times New Roman" w:eastAsia="Times New Roman" w:hAnsi="Times New Roman" w:cs="Times New Roman"/>
            <w:i w:val="0"/>
            <w:iCs w:val="0"/>
            <w:color w:val="000000"/>
            <w:sz w:val="28"/>
            <w:szCs w:val="28"/>
          </w:rPr>
          <w:t xml:space="preserve">dụng một kích (trigger) có chức </w:t>
        </w:r>
        <w:r w:rsidRPr="00D71BA7">
          <w:rPr>
            <w:rFonts w:ascii="Times New Roman" w:eastAsia="Times New Roman" w:hAnsi="Times New Roman" w:cs="Times New Roman"/>
            <w:i w:val="0"/>
            <w:iCs w:val="0"/>
            <w:color w:val="000000"/>
            <w:sz w:val="28"/>
            <w:szCs w:val="28"/>
          </w:rPr>
          <w:t>năng kích hoạt quá trình chạy tự động mỗi khi có thay đổi trên kho mã nguồn SVN</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hoặc git.</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có sự thay đổi mã nguồn, Jenkins th</w:t>
        </w:r>
        <w:r>
          <w:rPr>
            <w:rFonts w:ascii="Times New Roman" w:eastAsia="Times New Roman" w:hAnsi="Times New Roman" w:cs="Times New Roman"/>
            <w:i w:val="0"/>
            <w:iCs w:val="0"/>
            <w:color w:val="000000"/>
            <w:sz w:val="28"/>
            <w:szCs w:val="28"/>
          </w:rPr>
          <w:t xml:space="preserve">ực hiện lấy mã nguồn về máy chủ </w:t>
        </w:r>
        <w:r w:rsidRPr="00D71BA7">
          <w:rPr>
            <w:rFonts w:ascii="Times New Roman" w:eastAsia="Times New Roman" w:hAnsi="Times New Roman" w:cs="Times New Roman"/>
            <w:i w:val="0"/>
            <w:iCs w:val="0"/>
            <w:color w:val="000000"/>
            <w:sz w:val="28"/>
            <w:szCs w:val="28"/>
          </w:rPr>
          <w:t>bằng</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các lệnh svn hoặc git update. Bằng việc c</w:t>
        </w:r>
        <w:r>
          <w:rPr>
            <w:rFonts w:ascii="Times New Roman" w:eastAsia="Times New Roman" w:hAnsi="Times New Roman" w:cs="Times New Roman"/>
            <w:i w:val="0"/>
            <w:iCs w:val="0"/>
            <w:color w:val="000000"/>
            <w:sz w:val="28"/>
            <w:szCs w:val="28"/>
          </w:rPr>
          <w:t xml:space="preserve">ấu hình thêm việc chạy các dòng </w:t>
        </w:r>
        <w:r w:rsidRPr="00D71BA7">
          <w:rPr>
            <w:rFonts w:ascii="Times New Roman" w:eastAsia="Times New Roman" w:hAnsi="Times New Roman" w:cs="Times New Roman"/>
            <w:i w:val="0"/>
            <w:iCs w:val="0"/>
            <w:color w:val="000000"/>
            <w:sz w:val="28"/>
            <w:szCs w:val="28"/>
          </w:rPr>
          <w:t>lệnh trước</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biên dịch, Jenkins gọi quá trình dịch và sinh mã kiểm t</w:t>
        </w:r>
        <w:r>
          <w:rPr>
            <w:rFonts w:ascii="Times New Roman" w:eastAsia="Times New Roman" w:hAnsi="Times New Roman" w:cs="Times New Roman"/>
            <w:i w:val="0"/>
            <w:iCs w:val="0"/>
            <w:color w:val="000000"/>
            <w:sz w:val="28"/>
            <w:szCs w:val="28"/>
          </w:rPr>
          <w:t xml:space="preserve">hử tự động </w:t>
        </w:r>
        <w:r w:rsidRPr="00D71BA7">
          <w:rPr>
            <w:rFonts w:ascii="Times New Roman" w:eastAsia="Times New Roman" w:hAnsi="Times New Roman" w:cs="Times New Roman"/>
            <w:i w:val="0"/>
            <w:iCs w:val="0"/>
            <w:color w:val="000000"/>
            <w:sz w:val="28"/>
            <w:szCs w:val="28"/>
          </w:rPr>
          <w:t>bằng công cụ.</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Do hệ thống ESB chứa nhiều luồng x</w:t>
        </w:r>
        <w:r>
          <w:rPr>
            <w:rFonts w:ascii="Times New Roman" w:eastAsia="Times New Roman" w:hAnsi="Times New Roman" w:cs="Times New Roman"/>
            <w:i w:val="0"/>
            <w:iCs w:val="0"/>
            <w:color w:val="000000"/>
            <w:sz w:val="28"/>
            <w:szCs w:val="28"/>
          </w:rPr>
          <w:t xml:space="preserve">ử lý và nhiều kết nối, nên việc </w:t>
        </w:r>
        <w:r w:rsidRPr="00D71BA7">
          <w:rPr>
            <w:rFonts w:ascii="Times New Roman" w:eastAsia="Times New Roman" w:hAnsi="Times New Roman" w:cs="Times New Roman"/>
            <w:i w:val="0"/>
            <w:iCs w:val="0"/>
            <w:color w:val="000000"/>
            <w:sz w:val="28"/>
            <w:szCs w:val="28"/>
          </w:rPr>
          <w:t>viết các mã</w:t>
        </w:r>
      </w:ins>
      <w:ins w:id="4777" w:author="Nguyen Toan" w:date="2018-05-06T21:39:00Z">
        <w:r>
          <w:rPr>
            <w:rFonts w:ascii="Times New Roman" w:eastAsia="Times New Roman" w:hAnsi="Times New Roman" w:cs="Times New Roman"/>
            <w:i w:val="0"/>
            <w:iCs w:val="0"/>
            <w:color w:val="000000"/>
            <w:sz w:val="28"/>
            <w:szCs w:val="28"/>
          </w:rPr>
          <w:t xml:space="preserve"> </w:t>
        </w:r>
      </w:ins>
      <w:ins w:id="4778" w:author="Nguyen Toan" w:date="2018-05-06T21:38:00Z">
        <w:r w:rsidRPr="00D71BA7">
          <w:rPr>
            <w:rFonts w:ascii="Times New Roman" w:eastAsia="Times New Roman" w:hAnsi="Times New Roman" w:cs="Times New Roman"/>
            <w:i w:val="0"/>
            <w:iCs w:val="0"/>
            <w:color w:val="000000"/>
            <w:sz w:val="28"/>
            <w:szCs w:val="28"/>
          </w:rPr>
          <w:t>nguồn kiểm thử gây tốn kém thời gian v</w:t>
        </w:r>
        <w:r>
          <w:rPr>
            <w:rFonts w:ascii="Times New Roman" w:eastAsia="Times New Roman" w:hAnsi="Times New Roman" w:cs="Times New Roman"/>
            <w:i w:val="0"/>
            <w:iCs w:val="0"/>
            <w:color w:val="000000"/>
            <w:sz w:val="28"/>
            <w:szCs w:val="28"/>
          </w:rPr>
          <w:t xml:space="preserve">à dễ dẫn đến thiếu sót. Vì vậy, </w:t>
        </w:r>
        <w:r w:rsidRPr="00D71BA7">
          <w:rPr>
            <w:rFonts w:ascii="Times New Roman" w:eastAsia="Times New Roman" w:hAnsi="Times New Roman" w:cs="Times New Roman"/>
            <w:i w:val="0"/>
            <w:iCs w:val="0"/>
            <w:color w:val="000000"/>
            <w:sz w:val="28"/>
            <w:szCs w:val="28"/>
          </w:rPr>
          <w:t>luận văn này</w:t>
        </w:r>
      </w:ins>
      <w:ins w:id="4779" w:author="Nguyen Toan" w:date="2018-05-06T21:39:00Z">
        <w:r>
          <w:rPr>
            <w:rFonts w:ascii="Times New Roman" w:eastAsia="Times New Roman" w:hAnsi="Times New Roman" w:cs="Times New Roman"/>
            <w:i w:val="0"/>
            <w:iCs w:val="0"/>
            <w:color w:val="000000"/>
            <w:sz w:val="28"/>
            <w:szCs w:val="28"/>
          </w:rPr>
          <w:t xml:space="preserve"> </w:t>
        </w:r>
      </w:ins>
      <w:ins w:id="4780" w:author="Nguyen Toan" w:date="2018-05-06T21:38:00Z">
        <w:r w:rsidRPr="00D71BA7">
          <w:rPr>
            <w:rFonts w:ascii="Times New Roman" w:eastAsia="Times New Roman" w:hAnsi="Times New Roman" w:cs="Times New Roman"/>
            <w:i w:val="0"/>
            <w:iCs w:val="0"/>
            <w:color w:val="000000"/>
            <w:sz w:val="28"/>
            <w:szCs w:val="28"/>
          </w:rPr>
          <w:t>đề xuất thêm việc xây dựng công cụ thực hiện sinh mã nguồn kiểm thử ch</w:t>
        </w:r>
        <w:r>
          <w:rPr>
            <w:rFonts w:ascii="Times New Roman" w:eastAsia="Times New Roman" w:hAnsi="Times New Roman" w:cs="Times New Roman"/>
            <w:i w:val="0"/>
            <w:iCs w:val="0"/>
            <w:color w:val="000000"/>
            <w:sz w:val="28"/>
            <w:szCs w:val="28"/>
          </w:rPr>
          <w:t xml:space="preserve">ức năng </w:t>
        </w:r>
      </w:ins>
      <w:ins w:id="4781" w:author="Nguyen Toan" w:date="2018-05-06T21:39:00Z">
        <w:r>
          <w:rPr>
            <w:rFonts w:ascii="Times New Roman" w:eastAsia="Times New Roman" w:hAnsi="Times New Roman" w:cs="Times New Roman"/>
            <w:i w:val="0"/>
            <w:iCs w:val="0"/>
            <w:color w:val="000000"/>
            <w:sz w:val="28"/>
            <w:szCs w:val="28"/>
          </w:rPr>
          <w:t xml:space="preserve"> </w:t>
        </w:r>
      </w:ins>
      <w:ins w:id="4782" w:author="Nguyen Toan" w:date="2018-05-06T21:38:00Z">
        <w:r w:rsidRPr="00D71BA7">
          <w:rPr>
            <w:rFonts w:ascii="Times New Roman" w:eastAsia="Times New Roman" w:hAnsi="Times New Roman" w:cs="Times New Roman"/>
            <w:i w:val="0"/>
            <w:iCs w:val="0"/>
            <w:color w:val="000000"/>
            <w:sz w:val="28"/>
            <w:szCs w:val="28"/>
          </w:rPr>
          <w:t xml:space="preserve">cho ứng dụng ESB, công </w:t>
        </w:r>
        <w:r>
          <w:rPr>
            <w:rFonts w:ascii="Times New Roman" w:eastAsia="Times New Roman" w:hAnsi="Times New Roman" w:cs="Times New Roman"/>
            <w:i w:val="0"/>
            <w:iCs w:val="0"/>
            <w:color w:val="000000"/>
            <w:sz w:val="28"/>
            <w:szCs w:val="28"/>
          </w:rPr>
          <w:t xml:space="preserve">cụ này có tên là AsenAPIDriver. </w:t>
        </w:r>
        <w:r w:rsidRPr="00D71BA7">
          <w:rPr>
            <w:rFonts w:ascii="Times New Roman" w:eastAsia="Times New Roman" w:hAnsi="Times New Roman" w:cs="Times New Roman"/>
            <w:i w:val="0"/>
            <w:iCs w:val="0"/>
            <w:color w:val="000000"/>
            <w:sz w:val="28"/>
            <w:szCs w:val="28"/>
          </w:rPr>
          <w:t>AsenAPIDriver xây dựng</w:t>
        </w:r>
      </w:ins>
      <w:ins w:id="4783" w:author="Nguyen Toan" w:date="2018-05-06T21:39:00Z">
        <w:r>
          <w:rPr>
            <w:rFonts w:ascii="Times New Roman" w:eastAsia="Times New Roman" w:hAnsi="Times New Roman" w:cs="Times New Roman"/>
            <w:i w:val="0"/>
            <w:iCs w:val="0"/>
            <w:color w:val="000000"/>
            <w:sz w:val="28"/>
            <w:szCs w:val="28"/>
          </w:rPr>
          <w:t xml:space="preserve"> </w:t>
        </w:r>
      </w:ins>
      <w:ins w:id="4784" w:author="Nguyen Toan" w:date="2018-05-06T21:38:00Z">
        <w:r w:rsidRPr="00D71BA7">
          <w:rPr>
            <w:rFonts w:ascii="Times New Roman" w:eastAsia="Times New Roman" w:hAnsi="Times New Roman" w:cs="Times New Roman"/>
            <w:i w:val="0"/>
            <w:iCs w:val="0"/>
            <w:color w:val="000000"/>
            <w:sz w:val="28"/>
            <w:szCs w:val="28"/>
          </w:rPr>
          <w:t xml:space="preserve">trên nền tảng Java, có </w:t>
        </w:r>
        <w:r>
          <w:rPr>
            <w:rFonts w:ascii="Times New Roman" w:eastAsia="Times New Roman" w:hAnsi="Times New Roman" w:cs="Times New Roman"/>
            <w:i w:val="0"/>
            <w:iCs w:val="0"/>
            <w:color w:val="000000"/>
            <w:sz w:val="28"/>
            <w:szCs w:val="28"/>
          </w:rPr>
          <w:t xml:space="preserve">chức năng quét mã nguồn và danh </w:t>
        </w:r>
        <w:r w:rsidRPr="00D71BA7">
          <w:rPr>
            <w:rFonts w:ascii="Times New Roman" w:eastAsia="Times New Roman" w:hAnsi="Times New Roman" w:cs="Times New Roman"/>
            <w:i w:val="0"/>
            <w:iCs w:val="0"/>
            <w:color w:val="000000"/>
            <w:sz w:val="28"/>
            <w:szCs w:val="28"/>
          </w:rPr>
          <w:t>sách các ca kiểm thử, từ đó</w:t>
        </w:r>
      </w:ins>
      <w:ins w:id="4785" w:author="Nguyen Toan" w:date="2018-05-06T21:39:00Z">
        <w:r>
          <w:rPr>
            <w:rFonts w:ascii="Times New Roman" w:eastAsia="Times New Roman" w:hAnsi="Times New Roman" w:cs="Times New Roman"/>
            <w:i w:val="0"/>
            <w:iCs w:val="0"/>
            <w:color w:val="000000"/>
            <w:sz w:val="28"/>
            <w:szCs w:val="28"/>
          </w:rPr>
          <w:t xml:space="preserve"> </w:t>
        </w:r>
      </w:ins>
      <w:ins w:id="4786" w:author="Nguyen Toan" w:date="2018-05-06T21:38:00Z">
        <w:r w:rsidRPr="00D71BA7">
          <w:rPr>
            <w:rFonts w:ascii="Times New Roman" w:eastAsia="Times New Roman" w:hAnsi="Times New Roman" w:cs="Times New Roman"/>
            <w:i w:val="0"/>
            <w:iCs w:val="0"/>
            <w:color w:val="000000"/>
            <w:sz w:val="28"/>
            <w:szCs w:val="28"/>
          </w:rPr>
          <w:t>sinh ra bộ mã nguồn kiểm thử tự động cho ứng dụng.</w:t>
        </w:r>
      </w:ins>
    </w:p>
    <w:p w14:paraId="795104B0" w14:textId="74EC7F42" w:rsidR="0032406D" w:rsidRDefault="0032406D" w:rsidP="003C66BF">
      <w:pPr>
        <w:pStyle w:val="Caption"/>
        <w:spacing w:before="120" w:line="276" w:lineRule="auto"/>
        <w:ind w:firstLine="567"/>
        <w:jc w:val="both"/>
        <w:rPr>
          <w:ins w:id="4787" w:author="Nguyen Toan" w:date="2018-05-06T21:40:00Z"/>
          <w:rFonts w:ascii="Times New Roman" w:eastAsia="Times New Roman" w:hAnsi="Times New Roman" w:cs="Times New Roman"/>
          <w:color w:val="auto"/>
          <w:sz w:val="28"/>
          <w:szCs w:val="28"/>
        </w:rPr>
        <w:pPrChange w:id="4788" w:author="Nguyen Toan" w:date="2018-05-14T16:58:00Z">
          <w:pPr>
            <w:spacing w:line="288" w:lineRule="auto"/>
            <w:ind w:firstLine="567"/>
            <w:jc w:val="both"/>
          </w:pPr>
        </w:pPrChange>
      </w:pPr>
      <w:ins w:id="4789" w:author="Nguyen Toan" w:date="2018-05-06T21:40:00Z">
        <w:r w:rsidRPr="0032406D">
          <w:rPr>
            <w:rFonts w:ascii="Times New Roman" w:eastAsia="Times New Roman" w:hAnsi="Times New Roman" w:cs="Times New Roman"/>
            <w:i w:val="0"/>
            <w:iCs w:val="0"/>
            <w:color w:val="auto"/>
            <w:sz w:val="28"/>
            <w:szCs w:val="28"/>
          </w:rPr>
          <w:t>Sau khi sinh mã nguồn kiểm thử thành công, Jenkins tự động gọi quá trình biên</w:t>
        </w:r>
      </w:ins>
      <w:ins w:id="4790" w:author="Nguyen Toan" w:date="2018-05-06T21:41:00Z">
        <w:r w:rsidR="00ED70A7">
          <w:rPr>
            <w:rFonts w:ascii="Times New Roman" w:eastAsia="Times New Roman" w:hAnsi="Times New Roman" w:cs="Times New Roman"/>
            <w:i w:val="0"/>
            <w:iCs w:val="0"/>
            <w:color w:val="auto"/>
            <w:sz w:val="28"/>
            <w:szCs w:val="28"/>
          </w:rPr>
          <w:t xml:space="preserve"> </w:t>
        </w:r>
      </w:ins>
      <w:ins w:id="4791" w:author="Nguyen Toan" w:date="2018-05-06T21:40:00Z">
        <w:r w:rsidRPr="0032406D">
          <w:rPr>
            <w:rFonts w:ascii="Times New Roman" w:eastAsia="Times New Roman" w:hAnsi="Times New Roman" w:cs="Times New Roman"/>
            <w:i w:val="0"/>
            <w:iCs w:val="0"/>
            <w:color w:val="auto"/>
            <w:sz w:val="28"/>
            <w:szCs w:val="28"/>
          </w:rPr>
          <w:t xml:space="preserve">dịch, đóng gói và triển khai ứng dụng. Quá trình </w:t>
        </w:r>
        <w:r w:rsidR="00ED70A7">
          <w:rPr>
            <w:rFonts w:ascii="Times New Roman" w:eastAsia="Times New Roman" w:hAnsi="Times New Roman" w:cs="Times New Roman"/>
            <w:i w:val="0"/>
            <w:iCs w:val="0"/>
            <w:color w:val="auto"/>
            <w:sz w:val="28"/>
            <w:szCs w:val="28"/>
          </w:rPr>
          <w:t>đóng gói và triển khai ứng dụng</w:t>
        </w:r>
      </w:ins>
      <w:ins w:id="4792" w:author="Nguyen Toan" w:date="2018-05-06T21:41:00Z">
        <w:r w:rsidR="00ED70A7">
          <w:rPr>
            <w:rFonts w:ascii="Times New Roman" w:eastAsia="Times New Roman" w:hAnsi="Times New Roman" w:cs="Times New Roman"/>
            <w:i w:val="0"/>
            <w:iCs w:val="0"/>
            <w:color w:val="auto"/>
            <w:sz w:val="28"/>
            <w:szCs w:val="28"/>
          </w:rPr>
          <w:t xml:space="preserve"> </w:t>
        </w:r>
      </w:ins>
      <w:ins w:id="4793" w:author="Nguyen Toan" w:date="2018-05-06T21:40:00Z">
        <w:r w:rsidRPr="0032406D">
          <w:rPr>
            <w:rFonts w:ascii="Times New Roman" w:eastAsia="Times New Roman" w:hAnsi="Times New Roman" w:cs="Times New Roman"/>
            <w:i w:val="0"/>
            <w:iCs w:val="0"/>
            <w:color w:val="auto"/>
            <w:sz w:val="28"/>
            <w:szCs w:val="28"/>
          </w:rPr>
          <w:t xml:space="preserve">được thực hiện bởi bộ thư viện Maven, đây là một </w:t>
        </w:r>
        <w:r>
          <w:rPr>
            <w:rFonts w:ascii="Times New Roman" w:eastAsia="Times New Roman" w:hAnsi="Times New Roman" w:cs="Times New Roman"/>
            <w:i w:val="0"/>
            <w:iCs w:val="0"/>
            <w:color w:val="auto"/>
            <w:sz w:val="28"/>
            <w:szCs w:val="28"/>
          </w:rPr>
          <w:t xml:space="preserve">thư viện mã nguồn mở để quản lý </w:t>
        </w:r>
        <w:r w:rsidRPr="0032406D">
          <w:rPr>
            <w:rFonts w:ascii="Times New Roman" w:eastAsia="Times New Roman" w:hAnsi="Times New Roman" w:cs="Times New Roman"/>
            <w:i w:val="0"/>
            <w:iCs w:val="0"/>
            <w:color w:val="auto"/>
            <w:sz w:val="28"/>
            <w:szCs w:val="28"/>
          </w:rPr>
          <w:t xml:space="preserve">dự án phần mềm. </w:t>
        </w:r>
        <w:r w:rsidRPr="00B82C88">
          <w:rPr>
            <w:rFonts w:ascii="Times New Roman" w:eastAsia="Times New Roman" w:hAnsi="Times New Roman" w:cs="Times New Roman"/>
            <w:i w:val="0"/>
            <w:iCs w:val="0"/>
            <w:color w:val="000000"/>
            <w:sz w:val="28"/>
            <w:szCs w:val="28"/>
            <w:rPrChange w:id="4794" w:author="Nguyen Toan" w:date="2018-05-06T21:42:00Z">
              <w:rPr>
                <w:rFonts w:ascii="Times New Roman" w:eastAsia="Times New Roman" w:hAnsi="Times New Roman" w:cs="Times New Roman"/>
                <w:color w:val="auto"/>
                <w:sz w:val="28"/>
                <w:szCs w:val="28"/>
              </w:rPr>
            </w:rPrChange>
          </w:rPr>
          <w:t>Maven</w:t>
        </w:r>
        <w:r w:rsidRPr="0032406D">
          <w:rPr>
            <w:rFonts w:ascii="Times New Roman" w:eastAsia="Times New Roman" w:hAnsi="Times New Roman" w:cs="Times New Roman"/>
            <w:i w:val="0"/>
            <w:iCs w:val="0"/>
            <w:color w:val="auto"/>
            <w:sz w:val="28"/>
            <w:szCs w:val="28"/>
          </w:rPr>
          <w:t xml:space="preserve"> kích hoạt quá trình biên dịc</w:t>
        </w:r>
        <w:r>
          <w:rPr>
            <w:rFonts w:ascii="Times New Roman" w:eastAsia="Times New Roman" w:hAnsi="Times New Roman" w:cs="Times New Roman"/>
            <w:i w:val="0"/>
            <w:iCs w:val="0"/>
            <w:color w:val="auto"/>
            <w:sz w:val="28"/>
            <w:szCs w:val="28"/>
          </w:rPr>
          <w:t xml:space="preserve">h mã nguồn, kiểm thử chức năng </w:t>
        </w:r>
        <w:r w:rsidRPr="0032406D">
          <w:rPr>
            <w:rFonts w:ascii="Times New Roman" w:eastAsia="Times New Roman" w:hAnsi="Times New Roman" w:cs="Times New Roman"/>
            <w:i w:val="0"/>
            <w:iCs w:val="0"/>
            <w:color w:val="auto"/>
            <w:sz w:val="28"/>
            <w:szCs w:val="28"/>
          </w:rPr>
          <w:t>và kiểm thử đơn vị cho ứng dụng. Nếu quá trìn</w:t>
        </w:r>
        <w:r>
          <w:rPr>
            <w:rFonts w:ascii="Times New Roman" w:eastAsia="Times New Roman" w:hAnsi="Times New Roman" w:cs="Times New Roman"/>
            <w:i w:val="0"/>
            <w:iCs w:val="0"/>
            <w:color w:val="auto"/>
            <w:sz w:val="28"/>
            <w:szCs w:val="28"/>
          </w:rPr>
          <w:t xml:space="preserve">h kiểm thử thành công, Maven tự </w:t>
        </w:r>
        <w:r w:rsidRPr="0032406D">
          <w:rPr>
            <w:rFonts w:ascii="Times New Roman" w:eastAsia="Times New Roman" w:hAnsi="Times New Roman" w:cs="Times New Roman"/>
            <w:i w:val="0"/>
            <w:iCs w:val="0"/>
            <w:color w:val="auto"/>
            <w:sz w:val="28"/>
            <w:szCs w:val="28"/>
          </w:rPr>
          <w:lastRenderedPageBreak/>
          <w:t>động triển khai ứng dụng lên thư mục cài đặt sẵn. Từ đó, công cụ Jenkins sẽ triển</w:t>
        </w:r>
        <w:r>
          <w:rPr>
            <w:rFonts w:ascii="Times New Roman" w:eastAsia="Times New Roman" w:hAnsi="Times New Roman" w:cs="Times New Roman"/>
            <w:i w:val="0"/>
            <w:iCs w:val="0"/>
            <w:color w:val="auto"/>
            <w:sz w:val="28"/>
            <w:szCs w:val="28"/>
          </w:rPr>
          <w:t xml:space="preserve"> </w:t>
        </w:r>
        <w:r w:rsidRPr="0032406D">
          <w:rPr>
            <w:rFonts w:ascii="Times New Roman" w:eastAsia="Times New Roman" w:hAnsi="Times New Roman" w:cs="Times New Roman"/>
            <w:i w:val="0"/>
            <w:iCs w:val="0"/>
            <w:color w:val="auto"/>
            <w:sz w:val="28"/>
            <w:szCs w:val="28"/>
          </w:rPr>
          <w:t>khai ứng dụng lên máy chủ.</w:t>
        </w:r>
      </w:ins>
    </w:p>
    <w:p w14:paraId="0479A885" w14:textId="65AA23D6" w:rsidR="00EA27F0" w:rsidRPr="00FF79E2" w:rsidDel="00D71BA7" w:rsidRDefault="0032406D">
      <w:pPr>
        <w:pStyle w:val="Caption"/>
        <w:spacing w:before="120" w:line="276" w:lineRule="auto"/>
        <w:ind w:firstLine="567"/>
        <w:jc w:val="both"/>
        <w:rPr>
          <w:del w:id="4795" w:author="Nguyen Toan" w:date="2018-05-06T21:38:00Z"/>
          <w:rFonts w:ascii="Times New Roman" w:eastAsia="Times New Roman" w:hAnsi="Times New Roman" w:cs="Times New Roman"/>
          <w:color w:val="auto"/>
          <w:sz w:val="28"/>
          <w:szCs w:val="28"/>
          <w:rPrChange w:id="4796" w:author="Nguyen Toan" w:date="2018-05-06T21:39:00Z">
            <w:rPr>
              <w:del w:id="4797" w:author="Nguyen Toan" w:date="2018-05-06T21:38:00Z"/>
              <w:rFonts w:ascii="Times New Roman" w:eastAsia="Times New Roman" w:hAnsi="Times New Roman" w:cs="Times New Roman"/>
              <w:sz w:val="28"/>
              <w:szCs w:val="28"/>
            </w:rPr>
          </w:rPrChange>
        </w:rPr>
        <w:pPrChange w:id="4798" w:author="Nguyen Toan" w:date="2018-05-06T21:42:00Z">
          <w:pPr>
            <w:spacing w:line="288" w:lineRule="auto"/>
            <w:ind w:firstLine="567"/>
            <w:jc w:val="both"/>
          </w:pPr>
        </w:pPrChange>
      </w:pPr>
      <w:ins w:id="4799" w:author="Nguyen Toan" w:date="2018-05-06T21:40:00Z">
        <w:r w:rsidRPr="0032406D">
          <w:rPr>
            <w:rFonts w:ascii="Times New Roman" w:eastAsia="Times New Roman" w:hAnsi="Times New Roman" w:cs="Times New Roman"/>
            <w:i w:val="0"/>
            <w:iCs w:val="0"/>
            <w:color w:val="auto"/>
            <w:sz w:val="28"/>
            <w:szCs w:val="28"/>
          </w:rPr>
          <w:t xml:space="preserve">Toàn bộ quá trình </w:t>
        </w:r>
        <w:r w:rsidRPr="00390508">
          <w:rPr>
            <w:rFonts w:ascii="Times New Roman" w:eastAsia="Times New Roman" w:hAnsi="Times New Roman" w:cs="Times New Roman"/>
            <w:color w:val="000000"/>
            <w:sz w:val="28"/>
            <w:szCs w:val="28"/>
            <w:rPrChange w:id="4800" w:author="LoanDT" w:date="2018-05-10T23:17:00Z">
              <w:rPr>
                <w:rFonts w:ascii="Times New Roman" w:eastAsia="Times New Roman" w:hAnsi="Times New Roman" w:cs="Times New Roman"/>
                <w:color w:val="auto"/>
                <w:sz w:val="28"/>
                <w:szCs w:val="28"/>
              </w:rPr>
            </w:rPrChange>
          </w:rPr>
          <w:t>kiểm</w:t>
        </w:r>
        <w:r w:rsidRPr="0032406D">
          <w:rPr>
            <w:rFonts w:ascii="Times New Roman" w:eastAsia="Times New Roman" w:hAnsi="Times New Roman" w:cs="Times New Roman"/>
            <w:i w:val="0"/>
            <w:iCs w:val="0"/>
            <w:color w:val="auto"/>
            <w:sz w:val="28"/>
            <w:szCs w:val="28"/>
          </w:rPr>
          <w:t xml:space="preserve"> thử và triển khai </w:t>
        </w:r>
        <w:r w:rsidR="00ED70A7">
          <w:rPr>
            <w:rFonts w:ascii="Times New Roman" w:eastAsia="Times New Roman" w:hAnsi="Times New Roman" w:cs="Times New Roman"/>
            <w:i w:val="0"/>
            <w:iCs w:val="0"/>
            <w:color w:val="auto"/>
            <w:sz w:val="28"/>
            <w:szCs w:val="28"/>
          </w:rPr>
          <w:t xml:space="preserve">này được thực hiện tự động bằng </w:t>
        </w:r>
        <w:r w:rsidRPr="0032406D">
          <w:rPr>
            <w:rFonts w:ascii="Times New Roman" w:eastAsia="Times New Roman" w:hAnsi="Times New Roman" w:cs="Times New Roman"/>
            <w:i w:val="0"/>
            <w:iCs w:val="0"/>
            <w:color w:val="auto"/>
            <w:sz w:val="28"/>
            <w:szCs w:val="28"/>
          </w:rPr>
          <w:t>việc</w:t>
        </w:r>
      </w:ins>
      <w:ins w:id="4801" w:author="Nguyen Toan" w:date="2018-05-06T21:41:00Z">
        <w:r w:rsidR="00ED70A7">
          <w:rPr>
            <w:rFonts w:ascii="Times New Roman" w:eastAsia="Times New Roman" w:hAnsi="Times New Roman" w:cs="Times New Roman"/>
            <w:i w:val="0"/>
            <w:iCs w:val="0"/>
            <w:color w:val="auto"/>
            <w:sz w:val="28"/>
            <w:szCs w:val="28"/>
          </w:rPr>
          <w:t xml:space="preserve"> </w:t>
        </w:r>
      </w:ins>
      <w:ins w:id="4802" w:author="Nguyen Toan" w:date="2018-05-06T21:40:00Z">
        <w:r w:rsidRPr="0032406D">
          <w:rPr>
            <w:rFonts w:ascii="Times New Roman" w:eastAsia="Times New Roman" w:hAnsi="Times New Roman" w:cs="Times New Roman"/>
            <w:i w:val="0"/>
            <w:iCs w:val="0"/>
            <w:color w:val="auto"/>
            <w:sz w:val="28"/>
            <w:szCs w:val="28"/>
          </w:rPr>
          <w:t>xây dựng công cụ AsenAPIDriver và tích hợ</w:t>
        </w:r>
        <w:r w:rsidR="00ED70A7">
          <w:rPr>
            <w:rFonts w:ascii="Times New Roman" w:eastAsia="Times New Roman" w:hAnsi="Times New Roman" w:cs="Times New Roman"/>
            <w:i w:val="0"/>
            <w:iCs w:val="0"/>
            <w:color w:val="auto"/>
            <w:sz w:val="28"/>
            <w:szCs w:val="28"/>
          </w:rPr>
          <w:t>p thêm các công cụ mã nguồn mở:</w:t>
        </w:r>
      </w:ins>
      <w:ins w:id="4803" w:author="Nguyen Toan" w:date="2018-05-06T21:41:00Z">
        <w:r w:rsidR="00ED70A7">
          <w:rPr>
            <w:rFonts w:ascii="Times New Roman" w:eastAsia="Times New Roman" w:hAnsi="Times New Roman" w:cs="Times New Roman"/>
            <w:i w:val="0"/>
            <w:iCs w:val="0"/>
            <w:color w:val="auto"/>
            <w:sz w:val="28"/>
            <w:szCs w:val="28"/>
          </w:rPr>
          <w:t xml:space="preserve"> </w:t>
        </w:r>
      </w:ins>
      <w:ins w:id="4804" w:author="Nguyen Toan" w:date="2018-05-06T21:40:00Z">
        <w:r w:rsidRPr="0032406D">
          <w:rPr>
            <w:rFonts w:ascii="Times New Roman" w:eastAsia="Times New Roman" w:hAnsi="Times New Roman" w:cs="Times New Roman"/>
            <w:i w:val="0"/>
            <w:iCs w:val="0"/>
            <w:color w:val="auto"/>
            <w:sz w:val="28"/>
            <w:szCs w:val="28"/>
          </w:rPr>
          <w:t>Jenkins, Maven, JUnit, M</w:t>
        </w:r>
        <w:del w:id="4805" w:author="LoanDT" w:date="2018-05-10T23:17:00Z">
          <w:r w:rsidR="00915743" w:rsidRPr="0032406D" w:rsidDel="00915743">
            <w:rPr>
              <w:rFonts w:ascii="Times New Roman" w:eastAsia="Times New Roman" w:hAnsi="Times New Roman" w:cs="Times New Roman"/>
              <w:i w:val="0"/>
              <w:iCs w:val="0"/>
              <w:color w:val="auto"/>
              <w:sz w:val="28"/>
              <w:szCs w:val="28"/>
            </w:rPr>
            <w:delText>u</w:delText>
          </w:r>
        </w:del>
      </w:ins>
      <w:ins w:id="4806" w:author="LoanDT" w:date="2018-05-10T23:17:00Z">
        <w:r w:rsidR="00915743">
          <w:rPr>
            <w:rFonts w:ascii="Times New Roman" w:eastAsia="Times New Roman" w:hAnsi="Times New Roman" w:cs="Times New Roman"/>
            <w:i w:val="0"/>
            <w:iCs w:val="0"/>
            <w:color w:val="auto"/>
            <w:sz w:val="28"/>
            <w:szCs w:val="28"/>
          </w:rPr>
          <w:t>U</w:t>
        </w:r>
      </w:ins>
      <w:ins w:id="4807" w:author="Nguyen Toan" w:date="2018-05-06T21:40:00Z">
        <w:r w:rsidRPr="0032406D">
          <w:rPr>
            <w:rFonts w:ascii="Times New Roman" w:eastAsia="Times New Roman" w:hAnsi="Times New Roman" w:cs="Times New Roman"/>
            <w:i w:val="0"/>
            <w:iCs w:val="0"/>
            <w:color w:val="auto"/>
            <w:sz w:val="28"/>
            <w:szCs w:val="28"/>
          </w:rPr>
          <w:t>nit</w:t>
        </w:r>
      </w:ins>
      <w:ins w:id="4808" w:author="LoanDT" w:date="2018-05-10T23:17:00Z">
        <w:r w:rsidR="00915743">
          <w:rPr>
            <w:rFonts w:ascii="Times New Roman" w:eastAsia="Times New Roman" w:hAnsi="Times New Roman" w:cs="Times New Roman"/>
            <w:i w:val="0"/>
            <w:iCs w:val="0"/>
            <w:color w:val="auto"/>
            <w:sz w:val="28"/>
            <w:szCs w:val="28"/>
          </w:rPr>
          <w:t>, Subversion</w:t>
        </w:r>
      </w:ins>
      <w:del w:id="4809" w:author="Nguyen Toan" w:date="2018-05-06T21:38:00Z">
        <w:r w:rsidR="00EA27F0" w:rsidRPr="00FF79E2" w:rsidDel="00D71BA7">
          <w:rPr>
            <w:rFonts w:ascii="Times New Roman" w:eastAsia="Times New Roman" w:hAnsi="Times New Roman" w:cs="Times New Roman"/>
            <w:color w:val="auto"/>
            <w:sz w:val="28"/>
            <w:szCs w:val="28"/>
            <w:rPrChange w:id="4810" w:author="Nguyen Toan" w:date="2018-05-06T21:39:00Z">
              <w:rPr>
                <w:rFonts w:ascii="Times New Roman" w:eastAsia="Times New Roman" w:hAnsi="Times New Roman" w:cs="Times New Roman"/>
                <w:sz w:val="28"/>
                <w:szCs w:val="28"/>
              </w:rPr>
            </w:rPrChange>
          </w:rPr>
          <w:delText>ĐQuy trình kiquy trình, trên công c thống ESBSB.hai liên t</w:delText>
        </w:r>
        <w:r w:rsidR="006E0A3B" w:rsidRPr="00FF79E2" w:rsidDel="00D71BA7">
          <w:rPr>
            <w:rFonts w:ascii="Times New Roman" w:eastAsia="Times New Roman" w:hAnsi="Times New Roman" w:cs="Times New Roman"/>
            <w:color w:val="auto"/>
            <w:sz w:val="28"/>
            <w:szCs w:val="28"/>
            <w:rPrChange w:id="4811" w:author="Nguyen Toan" w:date="2018-05-06T21:39:00Z">
              <w:rPr>
                <w:rFonts w:ascii="Times New Roman" w:eastAsia="Times New Roman" w:hAnsi="Times New Roman" w:cs="Times New Roman"/>
                <w:sz w:val="28"/>
                <w:szCs w:val="28"/>
              </w:rPr>
            </w:rPrChange>
          </w:rPr>
          <w:delText>kích (trigger)</w:delText>
        </w:r>
        <w:r w:rsidR="00EA27F0" w:rsidRPr="00FF79E2" w:rsidDel="00D71BA7">
          <w:rPr>
            <w:rFonts w:ascii="Times New Roman" w:eastAsia="Times New Roman" w:hAnsi="Times New Roman" w:cs="Times New Roman"/>
            <w:color w:val="auto"/>
            <w:sz w:val="28"/>
            <w:szCs w:val="28"/>
            <w:rPrChange w:id="4812" w:author="Nguyen Toan" w:date="2018-05-06T21:39:00Z">
              <w:rPr>
                <w:rFonts w:ascii="Times New Roman" w:eastAsia="Times New Roman" w:hAnsi="Times New Roman" w:cs="Times New Roman"/>
                <w:sz w:val="28"/>
                <w:szCs w:val="28"/>
              </w:rPr>
            </w:rPrChange>
          </w:rPr>
          <w:delText xml:space="preserve"> có chtrigger)n công c thống ESBSB.hai lự động mỗi khi có thay đổi trên kho mã nguồn SVN hoặc git.</w:delText>
        </w:r>
      </w:del>
    </w:p>
    <w:p w14:paraId="038E8F48" w14:textId="416B8467" w:rsidR="00323FCB" w:rsidRPr="00FF79E2" w:rsidDel="00D71BA7" w:rsidRDefault="00EA27F0">
      <w:pPr>
        <w:pStyle w:val="Caption"/>
        <w:spacing w:before="120" w:line="276" w:lineRule="auto"/>
        <w:ind w:firstLine="567"/>
        <w:rPr>
          <w:del w:id="4813" w:author="Nguyen Toan" w:date="2018-05-06T21:38:00Z"/>
          <w:rFonts w:ascii="Times New Roman" w:hAnsi="Times New Roman" w:cs="Times New Roman"/>
          <w:color w:val="auto"/>
          <w:sz w:val="28"/>
          <w:szCs w:val="28"/>
          <w:rPrChange w:id="4814" w:author="Nguyen Toan" w:date="2018-05-06T21:39:00Z">
            <w:rPr>
              <w:del w:id="4815" w:author="Nguyen Toan" w:date="2018-05-06T21:38:00Z"/>
              <w:rFonts w:ascii="Times New Roman" w:hAnsi="Times New Roman" w:cs="Times New Roman"/>
              <w:sz w:val="28"/>
              <w:szCs w:val="28"/>
            </w:rPr>
          </w:rPrChange>
        </w:rPr>
        <w:pPrChange w:id="4816" w:author="Nguyen Toan" w:date="2018-05-06T21:42:00Z">
          <w:pPr>
            <w:spacing w:line="288" w:lineRule="auto"/>
            <w:ind w:firstLine="567"/>
            <w:jc w:val="both"/>
          </w:pPr>
        </w:pPrChange>
      </w:pPr>
      <w:del w:id="4817" w:author="Nguyen Toan" w:date="2018-05-06T21:38:00Z">
        <w:r w:rsidRPr="00FF79E2" w:rsidDel="00D71BA7">
          <w:rPr>
            <w:rFonts w:ascii="Times New Roman" w:eastAsia="Times New Roman" w:hAnsi="Times New Roman" w:cs="Times New Roman"/>
            <w:color w:val="auto"/>
            <w:sz w:val="28"/>
            <w:szCs w:val="28"/>
            <w:rPrChange w:id="4818" w:author="Nguyen Toan" w:date="2018-05-06T21:39:00Z">
              <w:rPr>
                <w:rFonts w:ascii="Times New Roman" w:eastAsia="Times New Roman" w:hAnsi="Times New Roman" w:cs="Times New Roman"/>
                <w:sz w:val="28"/>
                <w:szCs w:val="28"/>
              </w:rPr>
            </w:rPrChange>
          </w:rPr>
          <w:delText>Khi có sigger)n công c thống</w:delText>
        </w:r>
        <w:r w:rsidR="00A07CEA" w:rsidRPr="00FF79E2" w:rsidDel="00D71BA7">
          <w:rPr>
            <w:rFonts w:ascii="Times New Roman" w:eastAsia="Times New Roman" w:hAnsi="Times New Roman" w:cs="Times New Roman"/>
            <w:color w:val="auto"/>
            <w:sz w:val="28"/>
            <w:szCs w:val="28"/>
            <w:rPrChange w:id="4819" w:author="Nguyen Toan" w:date="2018-05-06T21:39:00Z">
              <w:rPr>
                <w:rFonts w:ascii="Times New Roman" w:eastAsia="Times New Roman" w:hAnsi="Times New Roman" w:cs="Times New Roman"/>
                <w:sz w:val="28"/>
                <w:szCs w:val="28"/>
              </w:rPr>
            </w:rPrChange>
          </w:rPr>
          <w:delText xml:space="preserve"> </w:delText>
        </w:r>
        <w:r w:rsidRPr="00FF79E2" w:rsidDel="00D71BA7">
          <w:rPr>
            <w:rFonts w:ascii="Times New Roman" w:eastAsia="Times New Roman" w:hAnsi="Times New Roman" w:cs="Times New Roman"/>
            <w:color w:val="auto"/>
            <w:sz w:val="28"/>
            <w:szCs w:val="28"/>
            <w:rPrChange w:id="4820" w:author="Nguyen Toan" w:date="2018-05-06T21:39:00Z">
              <w:rPr>
                <w:rFonts w:ascii="Times New Roman" w:eastAsia="Times New Roman" w:hAnsi="Times New Roman" w:cs="Times New Roman"/>
                <w:sz w:val="28"/>
                <w:szCs w:val="28"/>
              </w:rPr>
            </w:rPrChange>
          </w:rPr>
          <w:delText xml:space="preserve">Jenkins thger)n công c thống ESBSB.hai lự động mỗi khi có thay </w:delText>
        </w:r>
        <w:r w:rsidR="00192DA7" w:rsidRPr="00FF79E2" w:rsidDel="00D71BA7">
          <w:rPr>
            <w:rFonts w:ascii="Times New Roman" w:eastAsia="Times New Roman" w:hAnsi="Times New Roman" w:cs="Times New Roman"/>
            <w:color w:val="auto"/>
            <w:sz w:val="28"/>
            <w:szCs w:val="28"/>
            <w:rPrChange w:id="4821" w:author="Nguyen Toan" w:date="2018-05-06T21:39:00Z">
              <w:rPr>
                <w:rFonts w:ascii="Times New Roman" w:eastAsia="Times New Roman" w:hAnsi="Times New Roman" w:cs="Times New Roman"/>
                <w:sz w:val="28"/>
                <w:szCs w:val="28"/>
              </w:rPr>
            </w:rPrChange>
          </w:rPr>
          <w:delText xml:space="preserve">c git update. </w:delText>
        </w:r>
        <w:r w:rsidR="00A3487B" w:rsidRPr="00FF79E2" w:rsidDel="00D71BA7">
          <w:rPr>
            <w:rFonts w:ascii="Times New Roman" w:eastAsia="Times New Roman" w:hAnsi="Times New Roman" w:cs="Times New Roman"/>
            <w:color w:val="auto"/>
            <w:sz w:val="28"/>
            <w:szCs w:val="28"/>
            <w:rPrChange w:id="4822" w:author="Nguyen Toan" w:date="2018-05-06T21:39:00Z">
              <w:rPr>
                <w:rFonts w:ascii="Times New Roman" w:eastAsia="Times New Roman" w:hAnsi="Times New Roman" w:cs="Times New Roman"/>
                <w:sz w:val="28"/>
                <w:szCs w:val="28"/>
              </w:rPr>
            </w:rPrChange>
          </w:rPr>
          <w:delText>Bằng việc cấu hình thêm việc chạy các dòng lệnh trước khi biên dịch, Jenkins gọi quá trình dịch và sinh mã kiểm thử tự độ</w:delText>
        </w:r>
        <w:r w:rsidR="00A6385D" w:rsidRPr="00FF79E2" w:rsidDel="00D71BA7">
          <w:rPr>
            <w:rFonts w:ascii="Times New Roman" w:eastAsia="Times New Roman" w:hAnsi="Times New Roman" w:cs="Times New Roman"/>
            <w:color w:val="auto"/>
            <w:sz w:val="28"/>
            <w:szCs w:val="28"/>
            <w:rPrChange w:id="4823" w:author="Nguyen Toan" w:date="2018-05-06T21:39:00Z">
              <w:rPr>
                <w:rFonts w:ascii="Times New Roman" w:eastAsia="Times New Roman" w:hAnsi="Times New Roman" w:cs="Times New Roman"/>
                <w:sz w:val="28"/>
                <w:szCs w:val="28"/>
              </w:rPr>
            </w:rPrChange>
          </w:rPr>
          <w:delText>ng b việc cấu h</w:delText>
        </w:r>
        <w:r w:rsidR="00A3487B" w:rsidRPr="00FF79E2" w:rsidDel="00D71BA7">
          <w:rPr>
            <w:rFonts w:ascii="Times New Roman" w:eastAsia="Times New Roman" w:hAnsi="Times New Roman" w:cs="Times New Roman"/>
            <w:color w:val="auto"/>
            <w:sz w:val="28"/>
            <w:szCs w:val="28"/>
            <w:rPrChange w:id="4824" w:author="Nguyen Toan" w:date="2018-05-06T21:39:00Z">
              <w:rPr>
                <w:rFonts w:ascii="Times New Roman" w:eastAsia="Times New Roman" w:hAnsi="Times New Roman" w:cs="Times New Roman"/>
                <w:sz w:val="28"/>
                <w:szCs w:val="28"/>
              </w:rPr>
            </w:rPrChange>
          </w:rPr>
          <w:delText>.</w:delText>
        </w:r>
        <w:r w:rsidR="00990E1F" w:rsidRPr="00FF79E2" w:rsidDel="00D71BA7">
          <w:rPr>
            <w:rFonts w:ascii="Times New Roman" w:eastAsia="Times New Roman" w:hAnsi="Times New Roman" w:cs="Times New Roman"/>
            <w:color w:val="auto"/>
            <w:sz w:val="28"/>
            <w:szCs w:val="28"/>
            <w:rPrChange w:id="4825" w:author="Nguyen Toan" w:date="2018-05-06T21:39:00Z">
              <w:rPr>
                <w:rFonts w:ascii="Times New Roman" w:eastAsia="Times New Roman" w:hAnsi="Times New Roman" w:cs="Times New Roman"/>
                <w:sz w:val="28"/>
                <w:szCs w:val="28"/>
              </w:rPr>
            </w:rPrChange>
          </w:rPr>
          <w:delText xml:space="preserve"> </w:delText>
        </w:r>
        <w:r w:rsidR="00323FCB" w:rsidRPr="00FF79E2" w:rsidDel="00D71BA7">
          <w:rPr>
            <w:rFonts w:ascii="Times New Roman" w:eastAsia="Times New Roman" w:hAnsi="Times New Roman" w:cs="Times New Roman"/>
            <w:color w:val="auto"/>
            <w:sz w:val="28"/>
            <w:szCs w:val="28"/>
            <w:rPrChange w:id="4826" w:author="Nguyen Toan" w:date="2018-05-06T21:39:00Z">
              <w:rPr>
                <w:rFonts w:ascii="Times New Roman" w:eastAsia="Times New Roman" w:hAnsi="Times New Roman" w:cs="Times New Roman"/>
                <w:sz w:val="28"/>
                <w:szCs w:val="28"/>
              </w:rPr>
            </w:rPrChange>
          </w:rPr>
          <w:delText xml:space="preserve">Do h việc cấu hình </w:delText>
        </w:r>
        <w:r w:rsidR="000124B3" w:rsidRPr="00FF79E2" w:rsidDel="00D71BA7">
          <w:rPr>
            <w:rFonts w:ascii="Times New Roman" w:eastAsia="Times New Roman" w:hAnsi="Times New Roman" w:cs="Times New Roman"/>
            <w:color w:val="auto"/>
            <w:sz w:val="28"/>
            <w:szCs w:val="28"/>
            <w:rPrChange w:id="4827" w:author="Nguyen Toan" w:date="2018-05-06T21:39:00Z">
              <w:rPr>
                <w:rFonts w:ascii="Times New Roman" w:eastAsia="Times New Roman" w:hAnsi="Times New Roman" w:cs="Times New Roman"/>
                <w:sz w:val="28"/>
                <w:szCs w:val="28"/>
              </w:rPr>
            </w:rPrChange>
          </w:rPr>
          <w:delText>a</w:delText>
        </w:r>
        <w:r w:rsidR="00323FCB" w:rsidRPr="00FF79E2" w:rsidDel="00D71BA7">
          <w:rPr>
            <w:rFonts w:ascii="Times New Roman" w:eastAsia="Times New Roman" w:hAnsi="Times New Roman" w:cs="Times New Roman"/>
            <w:color w:val="auto"/>
            <w:sz w:val="28"/>
            <w:szCs w:val="28"/>
            <w:rPrChange w:id="4828" w:author="Nguyen Toan" w:date="2018-05-06T21:39:00Z">
              <w:rPr>
                <w:rFonts w:ascii="Times New Roman" w:eastAsia="Times New Roman" w:hAnsi="Times New Roman" w:cs="Times New Roman"/>
                <w:sz w:val="28"/>
                <w:szCs w:val="28"/>
              </w:rPr>
            </w:rPrChange>
          </w:rPr>
          <w:delText xml:space="preserve"> nhi việc cấu hình thêm việc chạy các dòng lệnh trước khi biên dịch, Jenkins gọi quá trình dịch và sinh mã kiểm thử tự độận lợi trong ki</w:delText>
        </w:r>
        <w:r w:rsidR="00323FCB" w:rsidRPr="00FF79E2" w:rsidDel="00D71BA7">
          <w:rPr>
            <w:rFonts w:ascii="Times New Roman" w:hAnsi="Times New Roman" w:cs="Times New Roman"/>
            <w:color w:val="auto"/>
            <w:sz w:val="28"/>
            <w:szCs w:val="28"/>
            <w:rPrChange w:id="4829" w:author="Nguyen Toan" w:date="2018-05-06T21:39:00Z">
              <w:rPr>
                <w:rFonts w:ascii="Times New Roman" w:hAnsi="Times New Roman" w:cs="Times New Roman"/>
                <w:sz w:val="28"/>
                <w:szCs w:val="28"/>
              </w:rPr>
            </w:rPrChange>
          </w:rPr>
          <w:delText xml:space="preserve"> này đề xuất thêm việc xây dựng công cụ thực hiện sinh mã nguồn kiểm thử chức năng cho ứng dụng ESB, công cụ này có tên là AsenAPIDriver.</w:delText>
        </w:r>
        <w:r w:rsidR="002558C9" w:rsidRPr="00FF79E2" w:rsidDel="00D71BA7">
          <w:rPr>
            <w:rFonts w:ascii="Times New Roman" w:hAnsi="Times New Roman" w:cs="Times New Roman"/>
            <w:color w:val="auto"/>
            <w:sz w:val="28"/>
            <w:szCs w:val="28"/>
            <w:rPrChange w:id="4830" w:author="Nguyen Toan" w:date="2018-05-06T21:39:00Z">
              <w:rPr>
                <w:rFonts w:ascii="Times New Roman" w:hAnsi="Times New Roman" w:cs="Times New Roman"/>
                <w:sz w:val="28"/>
                <w:szCs w:val="28"/>
              </w:rPr>
            </w:rPrChange>
          </w:rPr>
          <w:delText xml:space="preserve"> </w:delText>
        </w:r>
        <w:r w:rsidR="00323FCB" w:rsidRPr="00FF79E2" w:rsidDel="00D71BA7">
          <w:rPr>
            <w:rFonts w:ascii="Times New Roman" w:hAnsi="Times New Roman" w:cs="Times New Roman"/>
            <w:color w:val="auto"/>
            <w:sz w:val="28"/>
            <w:szCs w:val="28"/>
            <w:rPrChange w:id="4831" w:author="Nguyen Toan" w:date="2018-05-06T21:39:00Z">
              <w:rPr>
                <w:rFonts w:ascii="Times New Roman" w:hAnsi="Times New Roman" w:cs="Times New Roman"/>
                <w:sz w:val="28"/>
                <w:szCs w:val="28"/>
              </w:rPr>
            </w:rPrChange>
          </w:rPr>
          <w:delText xml:space="preserve">AsenAPIDriver xây dựng trên nền tảng Java, có chức năng quét mã nguồn và danh sách các ca kiểm thử, từ đó sinh ra bộ mã nguồn kiểm thử tự động cho ứng dụng. </w:delText>
        </w:r>
      </w:del>
    </w:p>
    <w:p w14:paraId="77C6C174" w14:textId="7795EB20" w:rsidR="00192DA7" w:rsidRPr="00FF79E2" w:rsidDel="0032406D" w:rsidRDefault="00D30F29">
      <w:pPr>
        <w:pStyle w:val="Caption"/>
        <w:spacing w:before="120" w:line="276" w:lineRule="auto"/>
        <w:ind w:firstLine="567"/>
        <w:rPr>
          <w:del w:id="4832" w:author="Nguyen Toan" w:date="2018-05-06T21:40:00Z"/>
          <w:rFonts w:ascii="Times New Roman" w:eastAsia="Times New Roman" w:hAnsi="Times New Roman" w:cs="Times New Roman"/>
          <w:color w:val="auto"/>
          <w:sz w:val="28"/>
          <w:szCs w:val="28"/>
          <w:rPrChange w:id="4833" w:author="Nguyen Toan" w:date="2018-05-06T21:39:00Z">
            <w:rPr>
              <w:del w:id="4834" w:author="Nguyen Toan" w:date="2018-05-06T21:40:00Z"/>
              <w:rFonts w:ascii="Times New Roman" w:eastAsia="Times New Roman" w:hAnsi="Times New Roman" w:cs="Times New Roman"/>
              <w:sz w:val="28"/>
              <w:szCs w:val="28"/>
            </w:rPr>
          </w:rPrChange>
        </w:rPr>
        <w:pPrChange w:id="4835" w:author="Nguyen Toan" w:date="2018-05-06T21:42:00Z">
          <w:pPr>
            <w:spacing w:line="288" w:lineRule="auto"/>
            <w:ind w:firstLine="567"/>
            <w:jc w:val="both"/>
          </w:pPr>
        </w:pPrChange>
      </w:pPr>
      <w:del w:id="4836" w:author="Nguyen Toan" w:date="2018-05-06T21:40:00Z">
        <w:r w:rsidRPr="00FF79E2" w:rsidDel="0032406D">
          <w:rPr>
            <w:rFonts w:ascii="Times New Roman" w:hAnsi="Times New Roman" w:cs="Times New Roman"/>
            <w:color w:val="auto"/>
            <w:sz w:val="28"/>
            <w:szCs w:val="28"/>
            <w:rPrChange w:id="4837" w:author="Nguyen Toan" w:date="2018-05-06T21:39:00Z">
              <w:rPr>
                <w:rFonts w:ascii="Times New Roman" w:hAnsi="Times New Roman" w:cs="Times New Roman"/>
                <w:sz w:val="28"/>
                <w:szCs w:val="28"/>
              </w:rPr>
            </w:rPrChange>
          </w:rPr>
          <w:delText>Sau khi sinh mã nguồn kiểm thử thành công,</w:delText>
        </w:r>
        <w:r w:rsidR="005D413B" w:rsidRPr="00FF79E2" w:rsidDel="0032406D">
          <w:rPr>
            <w:rFonts w:ascii="Times New Roman" w:hAnsi="Times New Roman" w:cs="Times New Roman"/>
            <w:color w:val="auto"/>
            <w:sz w:val="28"/>
            <w:szCs w:val="28"/>
            <w:rPrChange w:id="4838" w:author="Nguyen Toan" w:date="2018-05-06T21:39:00Z">
              <w:rPr>
                <w:rFonts w:ascii="Times New Roman" w:hAnsi="Times New Roman" w:cs="Times New Roman"/>
                <w:sz w:val="28"/>
                <w:szCs w:val="28"/>
              </w:rPr>
            </w:rPrChange>
          </w:rPr>
          <w:delText xml:space="preserve"> Jenkins tự động gọi quá trình</w:delText>
        </w:r>
        <w:r w:rsidR="006423F1" w:rsidRPr="00FF79E2" w:rsidDel="0032406D">
          <w:rPr>
            <w:rFonts w:ascii="Times New Roman" w:hAnsi="Times New Roman" w:cs="Times New Roman"/>
            <w:color w:val="auto"/>
            <w:sz w:val="28"/>
            <w:szCs w:val="28"/>
            <w:rPrChange w:id="4839" w:author="Nguyen Toan" w:date="2018-05-06T21:39:00Z">
              <w:rPr>
                <w:rFonts w:ascii="Times New Roman" w:hAnsi="Times New Roman" w:cs="Times New Roman"/>
                <w:sz w:val="28"/>
                <w:szCs w:val="28"/>
              </w:rPr>
            </w:rPrChange>
          </w:rPr>
          <w:delText xml:space="preserve"> biên dịch,</w:delText>
        </w:r>
        <w:r w:rsidR="005D413B" w:rsidRPr="00FF79E2" w:rsidDel="0032406D">
          <w:rPr>
            <w:rFonts w:ascii="Times New Roman" w:hAnsi="Times New Roman" w:cs="Times New Roman"/>
            <w:color w:val="auto"/>
            <w:sz w:val="28"/>
            <w:szCs w:val="28"/>
            <w:rPrChange w:id="4840" w:author="Nguyen Toan" w:date="2018-05-06T21:39:00Z">
              <w:rPr>
                <w:rFonts w:ascii="Times New Roman" w:hAnsi="Times New Roman" w:cs="Times New Roman"/>
                <w:sz w:val="28"/>
                <w:szCs w:val="28"/>
              </w:rPr>
            </w:rPrChange>
          </w:rPr>
          <w:delText xml:space="preserve"> </w:delText>
        </w:r>
        <w:r w:rsidR="005D413B" w:rsidRPr="00FF79E2" w:rsidDel="0032406D">
          <w:rPr>
            <w:rFonts w:ascii="Times New Roman" w:eastAsia="Times New Roman" w:hAnsi="Times New Roman" w:cs="Times New Roman"/>
            <w:color w:val="auto"/>
            <w:sz w:val="28"/>
            <w:szCs w:val="28"/>
            <w:rPrChange w:id="4841" w:author="Nguyen Toan" w:date="2018-05-06T21:39:00Z">
              <w:rPr>
                <w:rFonts w:ascii="Times New Roman" w:eastAsia="Times New Roman" w:hAnsi="Times New Roman" w:cs="Times New Roman"/>
                <w:sz w:val="28"/>
                <w:szCs w:val="28"/>
              </w:rPr>
            </w:rPrChange>
          </w:rPr>
          <w:delText>đóng gói và trig gọi quá trình thành công, có chức năng quét mã nguồn và danh sách các ca kiểm thử, từ đó sinh ra bộ mã nguồn kiểm thử tự động cho ứng dụng. y ảnh hưởng ti</w:delText>
        </w:r>
        <w:r w:rsidR="00323FCB" w:rsidRPr="00FF79E2" w:rsidDel="0032406D">
          <w:rPr>
            <w:rFonts w:ascii="Times New Roman" w:eastAsia="Times New Roman" w:hAnsi="Times New Roman" w:cs="Times New Roman"/>
            <w:color w:val="auto"/>
            <w:sz w:val="28"/>
            <w:szCs w:val="28"/>
            <w:rPrChange w:id="4842" w:author="Nguyen Toan" w:date="2018-05-06T21:39:00Z">
              <w:rPr>
                <w:rFonts w:ascii="Times New Roman" w:eastAsia="Times New Roman" w:hAnsi="Times New Roman" w:cs="Times New Roman"/>
                <w:sz w:val="28"/>
                <w:szCs w:val="28"/>
              </w:rPr>
            </w:rPrChange>
          </w:rPr>
          <w:delText xml:space="preserve"> </w:delText>
        </w:r>
        <w:r w:rsidR="00661C8F" w:rsidRPr="00FF79E2" w:rsidDel="0032406D">
          <w:rPr>
            <w:rFonts w:ascii="Times New Roman" w:eastAsia="Times New Roman" w:hAnsi="Times New Roman" w:cs="Times New Roman"/>
            <w:color w:val="auto"/>
            <w:sz w:val="28"/>
            <w:szCs w:val="28"/>
            <w:rPrChange w:id="4843" w:author="Nguyen Toan" w:date="2018-05-06T21:39:00Z">
              <w:rPr>
                <w:rFonts w:ascii="Times New Roman" w:eastAsia="Times New Roman" w:hAnsi="Times New Roman" w:cs="Times New Roman"/>
                <w:sz w:val="28"/>
                <w:szCs w:val="28"/>
              </w:rPr>
            </w:rPrChange>
          </w:rPr>
          <w:delText>Maven</w:delText>
        </w:r>
        <w:r w:rsidR="00323FCB" w:rsidRPr="00FF79E2" w:rsidDel="0032406D">
          <w:rPr>
            <w:rFonts w:ascii="Times New Roman" w:eastAsia="Times New Roman" w:hAnsi="Times New Roman" w:cs="Times New Roman"/>
            <w:color w:val="auto"/>
            <w:sz w:val="28"/>
            <w:szCs w:val="28"/>
            <w:rPrChange w:id="4844" w:author="Nguyen Toan" w:date="2018-05-06T21:39:00Z">
              <w:rPr>
                <w:rFonts w:ascii="Times New Roman" w:eastAsia="Times New Roman" w:hAnsi="Times New Roman" w:cs="Times New Roman"/>
                <w:sz w:val="28"/>
                <w:szCs w:val="28"/>
              </w:rPr>
            </w:rPrChange>
          </w:rPr>
          <w:delText xml:space="preserve"> kích hoạt quá trình</w:delText>
        </w:r>
        <w:r w:rsidR="00940EB4" w:rsidRPr="00FF79E2" w:rsidDel="0032406D">
          <w:rPr>
            <w:rFonts w:ascii="Times New Roman" w:eastAsia="Times New Roman" w:hAnsi="Times New Roman" w:cs="Times New Roman"/>
            <w:color w:val="auto"/>
            <w:sz w:val="28"/>
            <w:szCs w:val="28"/>
            <w:rPrChange w:id="4845" w:author="Nguyen Toan" w:date="2018-05-06T21:39:00Z">
              <w:rPr>
                <w:rFonts w:ascii="Times New Roman" w:eastAsia="Times New Roman" w:hAnsi="Times New Roman" w:cs="Times New Roman"/>
                <w:sz w:val="28"/>
                <w:szCs w:val="28"/>
              </w:rPr>
            </w:rPrChange>
          </w:rPr>
          <w:delText xml:space="preserve"> biên doạt quá trình</w:delText>
        </w:r>
        <w:r w:rsidR="00323FCB" w:rsidRPr="00FF79E2" w:rsidDel="0032406D">
          <w:rPr>
            <w:rFonts w:ascii="Times New Roman" w:eastAsia="Times New Roman" w:hAnsi="Times New Roman" w:cs="Times New Roman"/>
            <w:color w:val="auto"/>
            <w:sz w:val="28"/>
            <w:szCs w:val="28"/>
            <w:rPrChange w:id="4846" w:author="Nguyen Toan" w:date="2018-05-06T21:39:00Z">
              <w:rPr>
                <w:rFonts w:ascii="Times New Roman" w:eastAsia="Times New Roman" w:hAnsi="Times New Roman" w:cs="Times New Roman"/>
                <w:sz w:val="28"/>
                <w:szCs w:val="28"/>
              </w:rPr>
            </w:rPrChange>
          </w:rPr>
          <w:delText xml:space="preserve"> kiên doạt quá trình quá trình thành công, có chức năng quét mã nguồn và danh sách các ca kiểm thử, từ đó sinh ra bộ mã nguồn kiểm thử tự động cho ứng dụng. y ảnh hưởng tiềm ẩn. lên.. Kiểm thử trước các lớ</w:delText>
        </w:r>
        <w:r w:rsidR="00192DA7" w:rsidRPr="00FF79E2" w:rsidDel="0032406D">
          <w:rPr>
            <w:rFonts w:ascii="Times New Roman" w:eastAsia="Times New Roman" w:hAnsi="Times New Roman" w:cs="Times New Roman"/>
            <w:color w:val="auto"/>
            <w:sz w:val="28"/>
            <w:szCs w:val="28"/>
            <w:rPrChange w:id="4847" w:author="Nguyen Toan" w:date="2018-05-06T21:39:00Z">
              <w:rPr>
                <w:rFonts w:ascii="Times New Roman" w:eastAsia="Times New Roman" w:hAnsi="Times New Roman" w:cs="Times New Roman"/>
                <w:sz w:val="28"/>
                <w:szCs w:val="28"/>
              </w:rPr>
            </w:rPrChange>
          </w:rPr>
          <w:delText>.</w:delText>
        </w:r>
      </w:del>
    </w:p>
    <w:p w14:paraId="1325EA49" w14:textId="077D1AD0" w:rsidR="009C594F" w:rsidRPr="00063812" w:rsidRDefault="009C594F">
      <w:pPr>
        <w:pStyle w:val="Caption"/>
        <w:spacing w:before="120" w:line="276" w:lineRule="auto"/>
        <w:ind w:firstLine="567"/>
        <w:rPr>
          <w:rFonts w:ascii="Times New Roman" w:hAnsi="Times New Roman" w:cs="Times New Roman"/>
          <w:sz w:val="28"/>
          <w:szCs w:val="28"/>
        </w:rPr>
        <w:pPrChange w:id="4848" w:author="Nguyen Toan" w:date="2018-05-06T21:42:00Z">
          <w:pPr>
            <w:spacing w:line="288" w:lineRule="auto"/>
            <w:ind w:firstLine="567"/>
            <w:jc w:val="both"/>
          </w:pPr>
        </w:pPrChange>
      </w:pPr>
      <w:del w:id="4849" w:author="Nguyen Toan" w:date="2018-05-06T21:40:00Z">
        <w:r w:rsidRPr="00966627" w:rsidDel="0032406D">
          <w:rPr>
            <w:rFonts w:ascii="Times New Roman" w:eastAsia="Times New Roman" w:hAnsi="Times New Roman" w:cs="Times New Roman"/>
            <w:sz w:val="28"/>
            <w:szCs w:val="28"/>
          </w:rPr>
          <w:delText>Toàn bdoạt quá tr kiểm thử và triển khai này được thực hiện tự động bằng việc xây dựng công cụ AsenAPIDriver và tích hợp thêm các công cụ mã nguồn mở</w:delText>
        </w:r>
        <w:r w:rsidR="003D267B" w:rsidRPr="00966627" w:rsidDel="0032406D">
          <w:rPr>
            <w:rFonts w:ascii="Times New Roman" w:eastAsia="Times New Roman" w:hAnsi="Times New Roman" w:cs="Times New Roman"/>
            <w:sz w:val="28"/>
            <w:szCs w:val="28"/>
          </w:rPr>
          <w:delText>: Jenkins, Maven</w:delText>
        </w:r>
        <w:r w:rsidR="003D267B" w:rsidDel="0032406D">
          <w:rPr>
            <w:rFonts w:ascii="Times New Roman" w:hAnsi="Times New Roman" w:cs="Times New Roman"/>
            <w:sz w:val="28"/>
            <w:szCs w:val="28"/>
          </w:rPr>
          <w:delText>, JUnit, MUnit</w:delText>
        </w:r>
      </w:del>
      <w:r w:rsidR="003D267B">
        <w:rPr>
          <w:rFonts w:ascii="Times New Roman" w:hAnsi="Times New Roman" w:cs="Times New Roman"/>
          <w:sz w:val="28"/>
          <w:szCs w:val="28"/>
        </w:rPr>
        <w:t>.</w:t>
      </w:r>
    </w:p>
    <w:p w14:paraId="310E22BF" w14:textId="03F8CF4A" w:rsidR="00E07F86" w:rsidRPr="00966627" w:rsidRDefault="00E07F86"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850" w:name="_cavy32t40hgt" w:colFirst="0" w:colLast="0"/>
      <w:bookmarkStart w:id="4851" w:name="_Toc513613718"/>
      <w:bookmarkEnd w:id="4850"/>
      <w:r w:rsidRPr="00966627">
        <w:rPr>
          <w:rFonts w:ascii="Times New Roman" w:eastAsia="Times New Roman" w:hAnsi="Times New Roman" w:cs="Times New Roman"/>
          <w:b/>
          <w:sz w:val="28"/>
          <w:szCs w:val="28"/>
        </w:rPr>
        <w:t>Công cụ hỗ trợ</w:t>
      </w:r>
      <w:r w:rsidR="00CB5DFA" w:rsidRPr="00966627">
        <w:rPr>
          <w:rFonts w:ascii="Times New Roman" w:eastAsia="Times New Roman" w:hAnsi="Times New Roman" w:cs="Times New Roman"/>
          <w:b/>
          <w:sz w:val="28"/>
          <w:szCs w:val="28"/>
        </w:rPr>
        <w:t xml:space="preserve"> có sẵn</w:t>
      </w:r>
      <w:bookmarkEnd w:id="4851"/>
    </w:p>
    <w:p w14:paraId="6A7DDDC0" w14:textId="08451A67" w:rsidR="00FE7702" w:rsidRDefault="002C316C" w:rsidP="00966627">
      <w:pPr>
        <w:pStyle w:val="ListParagraph"/>
        <w:numPr>
          <w:ilvl w:val="2"/>
          <w:numId w:val="5"/>
        </w:numPr>
        <w:spacing w:before="240" w:after="120" w:line="288" w:lineRule="auto"/>
        <w:ind w:left="720"/>
        <w:contextualSpacing w:val="0"/>
        <w:outlineLvl w:val="2"/>
        <w:rPr>
          <w:ins w:id="4852" w:author="LoanDT" w:date="2018-05-10T22:38:00Z"/>
          <w:rFonts w:ascii="Times New Roman" w:eastAsia="Times New Roman" w:hAnsi="Times New Roman" w:cs="Times New Roman"/>
          <w:b/>
          <w:sz w:val="28"/>
          <w:szCs w:val="28"/>
        </w:rPr>
      </w:pPr>
      <w:bookmarkStart w:id="4853" w:name="_Toc513613719"/>
      <w:ins w:id="4854" w:author="Nguyen Toan" w:date="2018-05-14T16:08:00Z">
        <w:r>
          <w:rPr>
            <w:rFonts w:ascii="Times New Roman" w:eastAsia="Times New Roman" w:hAnsi="Times New Roman" w:cs="Times New Roman"/>
            <w:b/>
            <w:sz w:val="28"/>
            <w:szCs w:val="28"/>
          </w:rPr>
          <w:t>Github</w:t>
        </w:r>
      </w:ins>
      <w:ins w:id="4855" w:author="LoanDT" w:date="2018-05-10T22:38:00Z">
        <w:del w:id="4856" w:author="Nguyen Toan" w:date="2018-05-14T16:08:00Z">
          <w:r w:rsidR="00C12956" w:rsidDel="002C316C">
            <w:rPr>
              <w:rFonts w:ascii="Times New Roman" w:eastAsia="Times New Roman" w:hAnsi="Times New Roman" w:cs="Times New Roman"/>
              <w:b/>
              <w:sz w:val="28"/>
              <w:szCs w:val="28"/>
            </w:rPr>
            <w:delText>Subversion</w:delText>
          </w:r>
        </w:del>
      </w:ins>
    </w:p>
    <w:p w14:paraId="796E0667" w14:textId="5D900426" w:rsidR="00A56622" w:rsidRDefault="00210BA9" w:rsidP="003C66BF">
      <w:pPr>
        <w:spacing w:before="120" w:after="200"/>
        <w:ind w:firstLine="567"/>
        <w:jc w:val="both"/>
        <w:rPr>
          <w:ins w:id="4857" w:author="Nguyen Toan" w:date="2018-05-14T16:50:00Z"/>
          <w:rFonts w:ascii="Times New Roman" w:eastAsia="Times New Roman" w:hAnsi="Times New Roman" w:cs="Times New Roman"/>
          <w:sz w:val="28"/>
          <w:szCs w:val="28"/>
        </w:rPr>
        <w:pPrChange w:id="4858" w:author="Nguyen Toan" w:date="2018-05-14T16:58:00Z">
          <w:pPr>
            <w:pStyle w:val="ListParagraph"/>
            <w:numPr>
              <w:ilvl w:val="2"/>
              <w:numId w:val="5"/>
            </w:numPr>
            <w:spacing w:before="240" w:after="120" w:line="288" w:lineRule="auto"/>
            <w:ind w:left="1440" w:hanging="720"/>
            <w:contextualSpacing w:val="0"/>
            <w:outlineLvl w:val="2"/>
          </w:pPr>
        </w:pPrChange>
      </w:pPr>
      <w:ins w:id="4859" w:author="LoanDT" w:date="2018-05-10T22:39:00Z">
        <w:r w:rsidRPr="00F56DD4">
          <w:rPr>
            <w:rFonts w:ascii="Times New Roman" w:eastAsia="Times New Roman" w:hAnsi="Times New Roman" w:cs="Times New Roman"/>
            <w:sz w:val="28"/>
            <w:szCs w:val="28"/>
            <w:rPrChange w:id="4860" w:author="LoanDT" w:date="2018-05-10T22:47:00Z">
              <w:rPr>
                <w:rFonts w:ascii="Times New Roman" w:eastAsia="Times New Roman" w:hAnsi="Times New Roman" w:cs="Times New Roman"/>
                <w:b/>
                <w:sz w:val="28"/>
                <w:szCs w:val="28"/>
              </w:rPr>
            </w:rPrChange>
          </w:rPr>
          <w:t xml:space="preserve">Việc quản </w:t>
        </w:r>
        <w:r w:rsidRPr="00460736">
          <w:rPr>
            <w:rFonts w:ascii="Times New Roman" w:eastAsia="Times New Roman" w:hAnsi="Times New Roman" w:cs="Times New Roman"/>
            <w:color w:val="auto"/>
            <w:sz w:val="28"/>
            <w:szCs w:val="28"/>
            <w:rPrChange w:id="4861" w:author="Nguyen Toan" w:date="2018-05-14T16:50:00Z">
              <w:rPr>
                <w:rFonts w:ascii="Times New Roman" w:eastAsia="Times New Roman" w:hAnsi="Times New Roman" w:cs="Times New Roman"/>
                <w:b/>
                <w:sz w:val="28"/>
                <w:szCs w:val="28"/>
              </w:rPr>
            </w:rPrChange>
          </w:rPr>
          <w:t>lý</w:t>
        </w:r>
        <w:r w:rsidRPr="00F56DD4">
          <w:rPr>
            <w:rFonts w:ascii="Times New Roman" w:eastAsia="Times New Roman" w:hAnsi="Times New Roman" w:cs="Times New Roman"/>
            <w:sz w:val="28"/>
            <w:szCs w:val="28"/>
            <w:rPrChange w:id="4862" w:author="LoanDT" w:date="2018-05-10T22:47:00Z">
              <w:rPr>
                <w:rFonts w:ascii="Times New Roman" w:eastAsia="Times New Roman" w:hAnsi="Times New Roman" w:cs="Times New Roman"/>
                <w:b/>
                <w:sz w:val="28"/>
                <w:szCs w:val="28"/>
              </w:rPr>
            </w:rPrChange>
          </w:rPr>
          <w:t xml:space="preserve"> mã nguồn của ứng dụng ESB được sử dụng trong luận </w:t>
        </w:r>
      </w:ins>
      <w:ins w:id="4863" w:author="LoanDT" w:date="2018-05-10T22:44:00Z">
        <w:r w:rsidR="00285A74" w:rsidRPr="00F56DD4">
          <w:rPr>
            <w:rFonts w:ascii="Times New Roman" w:eastAsia="Times New Roman" w:hAnsi="Times New Roman" w:cs="Times New Roman"/>
            <w:sz w:val="28"/>
            <w:szCs w:val="28"/>
            <w:rPrChange w:id="4864" w:author="LoanDT" w:date="2018-05-10T22:47:00Z">
              <w:rPr>
                <w:rFonts w:ascii="Times New Roman" w:eastAsia="Times New Roman" w:hAnsi="Times New Roman" w:cs="Times New Roman"/>
                <w:b/>
                <w:sz w:val="28"/>
                <w:szCs w:val="28"/>
              </w:rPr>
            </w:rPrChange>
          </w:rPr>
          <w:t xml:space="preserve">văn </w:t>
        </w:r>
      </w:ins>
      <w:ins w:id="4865" w:author="LoanDT" w:date="2018-05-10T22:45:00Z">
        <w:r w:rsidR="00026D8F" w:rsidRPr="00F56DD4">
          <w:rPr>
            <w:rFonts w:ascii="Times New Roman" w:eastAsia="Times New Roman" w:hAnsi="Times New Roman" w:cs="Times New Roman"/>
            <w:sz w:val="28"/>
            <w:szCs w:val="28"/>
            <w:rPrChange w:id="4866" w:author="LoanDT" w:date="2018-05-10T22:47:00Z">
              <w:rPr>
                <w:rFonts w:ascii="Times New Roman" w:eastAsia="Times New Roman" w:hAnsi="Times New Roman" w:cs="Times New Roman"/>
                <w:b/>
                <w:sz w:val="28"/>
                <w:szCs w:val="28"/>
              </w:rPr>
            </w:rPrChange>
          </w:rPr>
          <w:t xml:space="preserve">áp dụng công cụ </w:t>
        </w:r>
      </w:ins>
      <w:ins w:id="4867" w:author="LoanDT" w:date="2018-05-10T22:49:00Z">
        <w:del w:id="4868" w:author="Nguyen Toan" w:date="2018-05-14T16:08:00Z">
          <w:r w:rsidR="00DE4022" w:rsidDel="002C316C">
            <w:rPr>
              <w:rFonts w:ascii="Times New Roman" w:eastAsia="Times New Roman" w:hAnsi="Times New Roman" w:cs="Times New Roman"/>
              <w:sz w:val="28"/>
              <w:szCs w:val="28"/>
            </w:rPr>
            <w:delText>Subversion</w:delText>
          </w:r>
        </w:del>
      </w:ins>
      <w:ins w:id="4869" w:author="Nguyen Toan" w:date="2018-05-14T16:08:00Z">
        <w:r w:rsidR="002C316C">
          <w:rPr>
            <w:rFonts w:ascii="Times New Roman" w:eastAsia="Times New Roman" w:hAnsi="Times New Roman" w:cs="Times New Roman"/>
            <w:sz w:val="28"/>
            <w:szCs w:val="28"/>
          </w:rPr>
          <w:t>git</w:t>
        </w:r>
      </w:ins>
      <w:ins w:id="4870" w:author="Nguyen Toan" w:date="2018-05-14T16:51:00Z">
        <w:r w:rsidR="00DD3689">
          <w:rPr>
            <w:rFonts w:ascii="Times New Roman" w:eastAsia="Times New Roman" w:hAnsi="Times New Roman" w:cs="Times New Roman"/>
            <w:sz w:val="28"/>
            <w:szCs w:val="28"/>
          </w:rPr>
          <w:t>hub</w:t>
        </w:r>
      </w:ins>
      <w:ins w:id="4871" w:author="LoanDT" w:date="2018-05-10T22:49:00Z">
        <w:r w:rsidR="00DE4022">
          <w:rPr>
            <w:rFonts w:ascii="Times New Roman" w:eastAsia="Times New Roman" w:hAnsi="Times New Roman" w:cs="Times New Roman"/>
            <w:sz w:val="28"/>
            <w:szCs w:val="28"/>
          </w:rPr>
          <w:t xml:space="preserve">. </w:t>
        </w:r>
      </w:ins>
      <w:ins w:id="4872" w:author="Nguyen Toan" w:date="2018-05-14T16:36:00Z">
        <w:r w:rsidR="00EB68F0" w:rsidRPr="00EB68F0">
          <w:rPr>
            <w:rFonts w:ascii="Times New Roman" w:eastAsia="Times New Roman" w:hAnsi="Times New Roman" w:cs="Times New Roman"/>
            <w:sz w:val="28"/>
            <w:szCs w:val="28"/>
          </w:rPr>
          <w:t>G</w:t>
        </w:r>
        <w:r w:rsidR="00700A2D">
          <w:rPr>
            <w:rFonts w:ascii="Times New Roman" w:eastAsia="Times New Roman" w:hAnsi="Times New Roman" w:cs="Times New Roman"/>
            <w:sz w:val="28"/>
            <w:szCs w:val="28"/>
          </w:rPr>
          <w:t>it là</w:t>
        </w:r>
        <w:r w:rsidR="00EB68F0" w:rsidRPr="00EB68F0">
          <w:rPr>
            <w:rFonts w:ascii="Times New Roman" w:eastAsia="Times New Roman" w:hAnsi="Times New Roman" w:cs="Times New Roman"/>
            <w:sz w:val="28"/>
            <w:szCs w:val="28"/>
          </w:rPr>
          <w:t xml:space="preserve"> một Hệ thống quản lý phiên bản phân tán (Distributed Version Control System</w:t>
        </w:r>
      </w:ins>
      <w:ins w:id="4873" w:author="Nguyen Toan" w:date="2018-05-14T16:56:00Z">
        <w:r w:rsidR="00DB3A6A">
          <w:rPr>
            <w:rFonts w:ascii="Times New Roman" w:eastAsia="Times New Roman" w:hAnsi="Times New Roman" w:cs="Times New Roman"/>
            <w:sz w:val="28"/>
            <w:szCs w:val="28"/>
          </w:rPr>
          <w:t>)</w:t>
        </w:r>
      </w:ins>
      <w:ins w:id="4874" w:author="Nguyen Toan" w:date="2018-05-14T16:37:00Z">
        <w:r w:rsidR="00714EC6">
          <w:rPr>
            <w:rFonts w:ascii="Times New Roman" w:eastAsia="Times New Roman" w:hAnsi="Times New Roman" w:cs="Times New Roman"/>
            <w:sz w:val="28"/>
            <w:szCs w:val="28"/>
          </w:rPr>
          <w:t>.</w:t>
        </w:r>
      </w:ins>
      <w:ins w:id="4875" w:author="Nguyen Toan" w:date="2018-05-14T16:54:00Z">
        <w:r w:rsidR="00714EC6">
          <w:rPr>
            <w:rFonts w:ascii="Times New Roman" w:eastAsia="Times New Roman" w:hAnsi="Times New Roman" w:cs="Times New Roman"/>
            <w:sz w:val="28"/>
            <w:szCs w:val="28"/>
          </w:rPr>
          <w:t xml:space="preserve"> Ngoài Git, còn có một số hệ thống quản lý mã nguồn phân tán như:</w:t>
        </w:r>
        <w:r w:rsidR="00714EC6">
          <w:rPr>
            <w:rFonts w:ascii="Times New Roman" w:eastAsia="Times New Roman" w:hAnsi="Times New Roman" w:cs="Times New Roman"/>
            <w:sz w:val="28"/>
            <w:szCs w:val="28"/>
          </w:rPr>
          <w:t xml:space="preserve"> Mercurial, </w:t>
        </w:r>
      </w:ins>
      <w:ins w:id="4876" w:author="Nguyen Toan" w:date="2018-05-14T17:07:00Z">
        <w:r w:rsidR="000A460D" w:rsidRPr="000A460D">
          <w:rPr>
            <w:rFonts w:ascii="Times New Roman" w:eastAsia="Times New Roman" w:hAnsi="Times New Roman" w:cs="Times New Roman"/>
            <w:sz w:val="28"/>
            <w:szCs w:val="28"/>
          </w:rPr>
          <w:t>CVS</w:t>
        </w:r>
        <w:r w:rsidR="000A460D">
          <w:rPr>
            <w:rFonts w:ascii="Times New Roman" w:eastAsia="Times New Roman" w:hAnsi="Times New Roman" w:cs="Times New Roman"/>
            <w:sz w:val="28"/>
            <w:szCs w:val="28"/>
          </w:rPr>
          <w:t xml:space="preserve">, </w:t>
        </w:r>
      </w:ins>
      <w:ins w:id="4877" w:author="Nguyen Toan" w:date="2018-05-14T16:54:00Z">
        <w:r w:rsidR="00CE3996">
          <w:rPr>
            <w:rFonts w:ascii="Times New Roman" w:eastAsia="Times New Roman" w:hAnsi="Times New Roman" w:cs="Times New Roman"/>
            <w:sz w:val="28"/>
            <w:szCs w:val="28"/>
          </w:rPr>
          <w:t>Subversion</w:t>
        </w:r>
      </w:ins>
      <w:ins w:id="4878" w:author="Nguyen Toan" w:date="2018-05-14T16:55:00Z">
        <w:r w:rsidR="00714EC6">
          <w:rPr>
            <w:rFonts w:ascii="Times New Roman" w:eastAsia="Times New Roman" w:hAnsi="Times New Roman" w:cs="Times New Roman"/>
            <w:sz w:val="28"/>
            <w:szCs w:val="28"/>
          </w:rPr>
          <w:t xml:space="preserve">… </w:t>
        </w:r>
        <w:r w:rsidR="00E45738">
          <w:rPr>
            <w:rFonts w:ascii="Times New Roman" w:eastAsia="Times New Roman" w:hAnsi="Times New Roman" w:cs="Times New Roman"/>
            <w:sz w:val="28"/>
            <w:szCs w:val="28"/>
          </w:rPr>
          <w:t>T</w:t>
        </w:r>
        <w:r w:rsidR="00714EC6">
          <w:rPr>
            <w:rFonts w:ascii="Times New Roman" w:eastAsia="Times New Roman" w:hAnsi="Times New Roman" w:cs="Times New Roman"/>
            <w:sz w:val="28"/>
            <w:szCs w:val="28"/>
          </w:rPr>
          <w:t xml:space="preserve">rong đó </w:t>
        </w:r>
        <w:r w:rsidR="00714EC6">
          <w:rPr>
            <w:rFonts w:ascii="Times New Roman" w:eastAsia="Times New Roman" w:hAnsi="Times New Roman" w:cs="Times New Roman"/>
            <w:sz w:val="28"/>
            <w:szCs w:val="28"/>
          </w:rPr>
          <w:t>Subversion</w:t>
        </w:r>
        <w:r w:rsidR="00714EC6">
          <w:rPr>
            <w:rFonts w:ascii="Times New Roman" w:eastAsia="Times New Roman" w:hAnsi="Times New Roman" w:cs="Times New Roman"/>
            <w:sz w:val="28"/>
            <w:szCs w:val="28"/>
          </w:rPr>
          <w:t xml:space="preserve"> và Git</w:t>
        </w:r>
      </w:ins>
      <w:ins w:id="4879" w:author="Nguyen Toan" w:date="2018-05-14T16:37:00Z">
        <w:r w:rsidR="00D61BEE">
          <w:rPr>
            <w:rFonts w:ascii="Times New Roman" w:eastAsia="Times New Roman" w:hAnsi="Times New Roman" w:cs="Times New Roman"/>
            <w:sz w:val="28"/>
            <w:szCs w:val="28"/>
          </w:rPr>
          <w:t xml:space="preserve"> là một trong số những phiên bản quả lý mã nguồn </w:t>
        </w:r>
        <w:r w:rsidR="007376AE">
          <w:rPr>
            <w:rFonts w:ascii="Times New Roman" w:eastAsia="Times New Roman" w:hAnsi="Times New Roman" w:cs="Times New Roman"/>
            <w:sz w:val="28"/>
            <w:szCs w:val="28"/>
          </w:rPr>
          <w:t>phân tán phổ biến nhất hiện nay</w:t>
        </w:r>
      </w:ins>
      <w:ins w:id="4880" w:author="Nguyen Toan" w:date="2018-05-14T16:36:00Z">
        <w:r w:rsidR="00EB68F0" w:rsidRPr="00EB68F0">
          <w:rPr>
            <w:rFonts w:ascii="Times New Roman" w:eastAsia="Times New Roman" w:hAnsi="Times New Roman" w:cs="Times New Roman"/>
            <w:sz w:val="28"/>
            <w:szCs w:val="28"/>
          </w:rPr>
          <w:t>.</w:t>
        </w:r>
      </w:ins>
      <w:ins w:id="4881" w:author="Nguyen Toan" w:date="2018-05-14T17:07:00Z">
        <w:r w:rsidR="000D7A63">
          <w:rPr>
            <w:rFonts w:ascii="Times New Roman" w:eastAsia="Times New Roman" w:hAnsi="Times New Roman" w:cs="Times New Roman"/>
            <w:sz w:val="28"/>
            <w:szCs w:val="28"/>
          </w:rPr>
          <w:t xml:space="preserve"> </w:t>
        </w:r>
      </w:ins>
      <w:ins w:id="4882" w:author="Nguyen Toan" w:date="2018-05-14T16:36:00Z">
        <w:r w:rsidR="00EB68F0" w:rsidRPr="00EB68F0">
          <w:rPr>
            <w:rFonts w:ascii="Times New Roman" w:eastAsia="Times New Roman" w:hAnsi="Times New Roman" w:cs="Times New Roman"/>
            <w:sz w:val="28"/>
            <w:szCs w:val="28"/>
          </w:rPr>
          <w:t>DVCS</w:t>
        </w:r>
      </w:ins>
      <w:ins w:id="4883" w:author="Nguyen Toan" w:date="2018-05-14T16:56:00Z">
        <w:r w:rsidR="00DB3A6A">
          <w:rPr>
            <w:rFonts w:ascii="Times New Roman" w:eastAsia="Times New Roman" w:hAnsi="Times New Roman" w:cs="Times New Roman"/>
            <w:sz w:val="28"/>
            <w:szCs w:val="28"/>
          </w:rPr>
          <w:t xml:space="preserve"> (</w:t>
        </w:r>
        <w:r w:rsidR="00DB3A6A" w:rsidRPr="00EB68F0">
          <w:rPr>
            <w:rFonts w:ascii="Times New Roman" w:eastAsia="Times New Roman" w:hAnsi="Times New Roman" w:cs="Times New Roman"/>
            <w:sz w:val="28"/>
            <w:szCs w:val="28"/>
          </w:rPr>
          <w:t>Distributed Version Control System</w:t>
        </w:r>
        <w:r w:rsidR="00DB3A6A">
          <w:rPr>
            <w:rFonts w:ascii="Times New Roman" w:eastAsia="Times New Roman" w:hAnsi="Times New Roman" w:cs="Times New Roman"/>
            <w:sz w:val="28"/>
            <w:szCs w:val="28"/>
          </w:rPr>
          <w:t>)</w:t>
        </w:r>
      </w:ins>
      <w:ins w:id="4884" w:author="Nguyen Toan" w:date="2018-05-14T17:07:00Z">
        <w:r w:rsidR="000D7A63">
          <w:rPr>
            <w:rFonts w:ascii="Times New Roman" w:eastAsia="Times New Roman" w:hAnsi="Times New Roman" w:cs="Times New Roman"/>
            <w:sz w:val="28"/>
            <w:szCs w:val="28"/>
          </w:rPr>
          <w:t xml:space="preserve"> là khái niệm cơ bản của Git, đây l</w:t>
        </w:r>
      </w:ins>
      <w:ins w:id="4885" w:author="Nguyen Toan" w:date="2018-05-14T16:36:00Z">
        <w:r w:rsidR="00EB68F0" w:rsidRPr="00EB68F0">
          <w:rPr>
            <w:rFonts w:ascii="Times New Roman" w:eastAsia="Times New Roman" w:hAnsi="Times New Roman" w:cs="Times New Roman"/>
            <w:sz w:val="28"/>
            <w:szCs w:val="28"/>
          </w:rPr>
          <w: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t>
        </w:r>
      </w:ins>
      <w:ins w:id="4886" w:author="Nguyen Toan" w:date="2018-05-14T16:40:00Z">
        <w:r w:rsidR="00E66C57">
          <w:rPr>
            <w:rFonts w:ascii="Times New Roman" w:eastAsia="Times New Roman" w:hAnsi="Times New Roman" w:cs="Times New Roman"/>
            <w:sz w:val="28"/>
            <w:szCs w:val="28"/>
          </w:rPr>
          <w:t xml:space="preserve"> có quyền truy cập</w:t>
        </w:r>
      </w:ins>
      <w:ins w:id="4887" w:author="Nguyen Toan" w:date="2018-05-14T16:36:00Z">
        <w:r w:rsidR="00EB68F0" w:rsidRPr="00EB68F0">
          <w:rPr>
            <w:rFonts w:ascii="Times New Roman" w:eastAsia="Times New Roman" w:hAnsi="Times New Roman" w:cs="Times New Roman"/>
            <w:sz w:val="28"/>
            <w:szCs w:val="28"/>
          </w:rPr>
          <w:t xml:space="preserve"> khác</w:t>
        </w:r>
      </w:ins>
      <w:ins w:id="4888" w:author="Nguyen Toan" w:date="2018-05-14T16:40:00Z">
        <w:r w:rsidR="00E66C57">
          <w:rPr>
            <w:rFonts w:ascii="Times New Roman" w:eastAsia="Times New Roman" w:hAnsi="Times New Roman" w:cs="Times New Roman"/>
            <w:sz w:val="28"/>
            <w:szCs w:val="28"/>
          </w:rPr>
          <w:t xml:space="preserve"> </w:t>
        </w:r>
      </w:ins>
      <w:ins w:id="4889" w:author="Nguyen Toan" w:date="2018-05-14T16:36:00Z">
        <w:r w:rsidR="00EB68F0" w:rsidRPr="00EB68F0">
          <w:rPr>
            <w:rFonts w:ascii="Times New Roman" w:eastAsia="Times New Roman" w:hAnsi="Times New Roman" w:cs="Times New Roman"/>
            <w:sz w:val="28"/>
            <w:szCs w:val="28"/>
          </w:rPr>
          <w:t xml:space="preserve">cũng có thể </w:t>
        </w:r>
      </w:ins>
      <w:ins w:id="4890" w:author="Nguyen Toan" w:date="2018-05-14T16:40:00Z">
        <w:r w:rsidR="000D7834">
          <w:rPr>
            <w:rFonts w:ascii="Times New Roman" w:eastAsia="Times New Roman" w:hAnsi="Times New Roman" w:cs="Times New Roman"/>
            <w:sz w:val="28"/>
            <w:szCs w:val="28"/>
          </w:rPr>
          <w:t>nhân bản</w:t>
        </w:r>
      </w:ins>
      <w:ins w:id="4891" w:author="Nguyen Toan" w:date="2018-05-14T16:36:00Z">
        <w:r w:rsidR="00EB68F0" w:rsidRPr="00EB68F0">
          <w:rPr>
            <w:rFonts w:ascii="Times New Roman" w:eastAsia="Times New Roman" w:hAnsi="Times New Roman" w:cs="Times New Roman"/>
            <w:sz w:val="28"/>
            <w:szCs w:val="28"/>
          </w:rPr>
          <w:t xml:space="preserve"> lại mã nguồn từ kho chứa hoặc </w:t>
        </w:r>
      </w:ins>
      <w:ins w:id="4892" w:author="Nguyen Toan" w:date="2018-05-14T16:40:00Z">
        <w:r w:rsidR="00DE0EF1">
          <w:rPr>
            <w:rFonts w:ascii="Times New Roman" w:eastAsia="Times New Roman" w:hAnsi="Times New Roman" w:cs="Times New Roman"/>
            <w:sz w:val="28"/>
            <w:szCs w:val="28"/>
          </w:rPr>
          <w:t>nhân bản</w:t>
        </w:r>
      </w:ins>
      <w:ins w:id="4893" w:author="Nguyen Toan" w:date="2018-05-14T16:36:00Z">
        <w:r w:rsidR="00EB68F0" w:rsidRPr="00EB68F0">
          <w:rPr>
            <w:rFonts w:ascii="Times New Roman" w:eastAsia="Times New Roman" w:hAnsi="Times New Roman" w:cs="Times New Roman"/>
            <w:sz w:val="28"/>
            <w:szCs w:val="28"/>
          </w:rPr>
          <w:t xml:space="preserve"> lại một tập hợp các thay đổi mới nhất trên máy tính kia. Trong Git, thư mục làm việc trên máy tính gọi là Wo</w:t>
        </w:r>
        <w:r w:rsidR="00E51961">
          <w:rPr>
            <w:rFonts w:ascii="Times New Roman" w:eastAsia="Times New Roman" w:hAnsi="Times New Roman" w:cs="Times New Roman"/>
            <w:sz w:val="28"/>
            <w:szCs w:val="28"/>
          </w:rPr>
          <w:t>rking Tree.</w:t>
        </w:r>
      </w:ins>
      <w:ins w:id="4894" w:author="Nguyen Toan" w:date="2018-05-14T16:41:00Z">
        <w:r w:rsidR="005458D1">
          <w:rPr>
            <w:rFonts w:ascii="Times New Roman" w:eastAsia="Times New Roman" w:hAnsi="Times New Roman" w:cs="Times New Roman"/>
            <w:sz w:val="28"/>
            <w:szCs w:val="28"/>
          </w:rPr>
          <w:t xml:space="preserve"> </w:t>
        </w:r>
        <w:r w:rsidR="005458D1">
          <w:rPr>
            <w:rFonts w:ascii="Times New Roman" w:eastAsia="Times New Roman" w:hAnsi="Times New Roman" w:cs="Times New Roman"/>
            <w:sz w:val="28"/>
            <w:szCs w:val="28"/>
          </w:rPr>
          <w:fldChar w:fldCharType="begin"/>
        </w:r>
        <w:r w:rsidR="005458D1">
          <w:rPr>
            <w:rFonts w:ascii="Times New Roman" w:eastAsia="Times New Roman" w:hAnsi="Times New Roman" w:cs="Times New Roman"/>
            <w:sz w:val="28"/>
            <w:szCs w:val="28"/>
          </w:rPr>
          <w:instrText xml:space="preserve"> REF _Ref514079431 \h </w:instrText>
        </w:r>
        <w:r w:rsidR="005458D1">
          <w:rPr>
            <w:rFonts w:ascii="Times New Roman" w:eastAsia="Times New Roman" w:hAnsi="Times New Roman" w:cs="Times New Roman"/>
            <w:sz w:val="28"/>
            <w:szCs w:val="28"/>
          </w:rPr>
        </w:r>
      </w:ins>
      <w:r w:rsidR="005458D1">
        <w:rPr>
          <w:rFonts w:ascii="Times New Roman" w:eastAsia="Times New Roman" w:hAnsi="Times New Roman" w:cs="Times New Roman"/>
          <w:sz w:val="28"/>
          <w:szCs w:val="28"/>
        </w:rPr>
        <w:fldChar w:fldCharType="separate"/>
      </w:r>
      <w:ins w:id="4895" w:author="Nguyen Toan" w:date="2018-05-14T16:41:00Z">
        <w:r w:rsidR="005458D1" w:rsidRPr="00E51961">
          <w:rPr>
            <w:rFonts w:ascii="Times New Roman" w:hAnsi="Times New Roman" w:cs="Times New Roman"/>
            <w:color w:val="auto"/>
            <w:sz w:val="28"/>
            <w:szCs w:val="28"/>
            <w:rPrChange w:id="4896" w:author="Nguyen Toan" w:date="2018-05-14T16:41:00Z">
              <w:rPr/>
            </w:rPrChange>
          </w:rPr>
          <w:t xml:space="preserve">Hình </w:t>
        </w:r>
        <w:r w:rsidR="005458D1" w:rsidRPr="00E51961">
          <w:rPr>
            <w:rFonts w:ascii="Times New Roman" w:hAnsi="Times New Roman" w:cs="Times New Roman"/>
            <w:noProof/>
            <w:color w:val="auto"/>
            <w:sz w:val="28"/>
            <w:szCs w:val="28"/>
            <w:rPrChange w:id="4897" w:author="Nguyen Toan" w:date="2018-05-14T16:41:00Z">
              <w:rPr>
                <w:noProof/>
              </w:rPr>
            </w:rPrChange>
          </w:rPr>
          <w:t>3</w:t>
        </w:r>
        <w:r w:rsidR="005458D1" w:rsidRPr="00E51961">
          <w:rPr>
            <w:rFonts w:ascii="Times New Roman" w:hAnsi="Times New Roman" w:cs="Times New Roman"/>
            <w:color w:val="auto"/>
            <w:sz w:val="28"/>
            <w:szCs w:val="28"/>
            <w:rPrChange w:id="4898" w:author="Nguyen Toan" w:date="2018-05-14T16:41:00Z">
              <w:rPr/>
            </w:rPrChange>
          </w:rPr>
          <w:t>.</w:t>
        </w:r>
        <w:r w:rsidR="005458D1" w:rsidRPr="00E51961">
          <w:rPr>
            <w:rFonts w:ascii="Times New Roman" w:hAnsi="Times New Roman" w:cs="Times New Roman"/>
            <w:noProof/>
            <w:color w:val="auto"/>
            <w:sz w:val="28"/>
            <w:szCs w:val="28"/>
            <w:rPrChange w:id="4899" w:author="Nguyen Toan" w:date="2018-05-14T16:41:00Z">
              <w:rPr>
                <w:noProof/>
              </w:rPr>
            </w:rPrChange>
          </w:rPr>
          <w:t>4</w:t>
        </w:r>
        <w:r w:rsidR="005458D1">
          <w:rPr>
            <w:rFonts w:ascii="Times New Roman" w:eastAsia="Times New Roman" w:hAnsi="Times New Roman" w:cs="Times New Roman"/>
            <w:sz w:val="28"/>
            <w:szCs w:val="28"/>
          </w:rPr>
          <w:fldChar w:fldCharType="end"/>
        </w:r>
        <w:r w:rsidR="005458D1">
          <w:rPr>
            <w:rFonts w:ascii="Times New Roman" w:eastAsia="Times New Roman" w:hAnsi="Times New Roman" w:cs="Times New Roman"/>
            <w:sz w:val="28"/>
            <w:szCs w:val="28"/>
          </w:rPr>
          <w:t xml:space="preserve"> mô tả mô hình hoạt động của DVCS</w:t>
        </w:r>
        <w:r w:rsidR="00113EBB">
          <w:rPr>
            <w:rFonts w:ascii="Times New Roman" w:eastAsia="Times New Roman" w:hAnsi="Times New Roman" w:cs="Times New Roman"/>
            <w:sz w:val="28"/>
            <w:szCs w:val="28"/>
          </w:rPr>
          <w:t>.</w:t>
        </w:r>
      </w:ins>
      <w:ins w:id="4900" w:author="Nguyen Toan" w:date="2018-05-14T16:50:00Z">
        <w:r w:rsidR="00957273">
          <w:rPr>
            <w:rFonts w:ascii="Times New Roman" w:eastAsia="Times New Roman" w:hAnsi="Times New Roman" w:cs="Times New Roman"/>
            <w:sz w:val="28"/>
            <w:szCs w:val="28"/>
          </w:rPr>
          <w:t xml:space="preserve"> </w:t>
        </w:r>
      </w:ins>
      <w:ins w:id="4901" w:author="Nguyen Toan" w:date="2018-05-14T16:46:00Z">
        <w:r w:rsidR="009F0B30">
          <w:rPr>
            <w:rFonts w:ascii="Times New Roman" w:eastAsia="Times New Roman" w:hAnsi="Times New Roman" w:cs="Times New Roman"/>
            <w:sz w:val="28"/>
            <w:szCs w:val="28"/>
          </w:rPr>
          <w:t xml:space="preserve">Git mang lại nhiều lợi thế trong lập trình do tính dễ sử dụng, an toàn và nhanh chóng, giúp cho </w:t>
        </w:r>
      </w:ins>
      <w:ins w:id="4902" w:author="Nguyen Toan" w:date="2018-05-14T16:47:00Z">
        <w:r w:rsidR="009F0B30">
          <w:rPr>
            <w:rFonts w:ascii="Times New Roman" w:eastAsia="Times New Roman" w:hAnsi="Times New Roman" w:cs="Times New Roman"/>
            <w:sz w:val="28"/>
            <w:szCs w:val="28"/>
          </w:rPr>
          <w:t xml:space="preserve">quy trình phát triển phần mềm trong một nhóm hiệu quả và đơn giản hơn bằng cách phân nhánh (xem </w:t>
        </w:r>
      </w:ins>
      <w:ins w:id="4903" w:author="Nguyen Toan" w:date="2018-05-14T16:49:00Z">
        <w:r w:rsidR="0056505C">
          <w:rPr>
            <w:rFonts w:ascii="Times New Roman" w:eastAsia="Times New Roman" w:hAnsi="Times New Roman" w:cs="Times New Roman"/>
            <w:sz w:val="28"/>
            <w:szCs w:val="28"/>
          </w:rPr>
          <w:fldChar w:fldCharType="begin"/>
        </w:r>
        <w:r w:rsidR="0056505C">
          <w:rPr>
            <w:rFonts w:ascii="Times New Roman" w:eastAsia="Times New Roman" w:hAnsi="Times New Roman" w:cs="Times New Roman"/>
            <w:sz w:val="28"/>
            <w:szCs w:val="28"/>
          </w:rPr>
          <w:instrText xml:space="preserve"> REF _Ref514079876 \h </w:instrText>
        </w:r>
        <w:r w:rsidR="0056505C">
          <w:rPr>
            <w:rFonts w:ascii="Times New Roman" w:eastAsia="Times New Roman" w:hAnsi="Times New Roman" w:cs="Times New Roman"/>
            <w:sz w:val="28"/>
            <w:szCs w:val="28"/>
          </w:rPr>
        </w:r>
      </w:ins>
      <w:r w:rsidR="0056505C">
        <w:rPr>
          <w:rFonts w:ascii="Times New Roman" w:eastAsia="Times New Roman" w:hAnsi="Times New Roman" w:cs="Times New Roman"/>
          <w:sz w:val="28"/>
          <w:szCs w:val="28"/>
        </w:rPr>
        <w:fldChar w:fldCharType="separate"/>
      </w:r>
      <w:ins w:id="4904" w:author="Nguyen Toan" w:date="2018-05-14T16:49:00Z">
        <w:r w:rsidR="0056505C" w:rsidRPr="009F0B30">
          <w:rPr>
            <w:rFonts w:ascii="Times New Roman" w:hAnsi="Times New Roman" w:cs="Times New Roman"/>
            <w:color w:val="auto"/>
            <w:sz w:val="28"/>
            <w:szCs w:val="28"/>
            <w:rPrChange w:id="4905" w:author="Nguyen Toan" w:date="2018-05-14T16:47:00Z">
              <w:rPr/>
            </w:rPrChange>
          </w:rPr>
          <w:t xml:space="preserve">Hình </w:t>
        </w:r>
        <w:r w:rsidR="0056505C" w:rsidRPr="009F0B30">
          <w:rPr>
            <w:rFonts w:ascii="Times New Roman" w:hAnsi="Times New Roman" w:cs="Times New Roman"/>
            <w:noProof/>
            <w:color w:val="auto"/>
            <w:sz w:val="28"/>
            <w:szCs w:val="28"/>
            <w:rPrChange w:id="4906" w:author="Nguyen Toan" w:date="2018-05-14T16:47:00Z">
              <w:rPr>
                <w:noProof/>
              </w:rPr>
            </w:rPrChange>
          </w:rPr>
          <w:t>3</w:t>
        </w:r>
        <w:r w:rsidR="0056505C" w:rsidRPr="009F0B30">
          <w:rPr>
            <w:rFonts w:ascii="Times New Roman" w:hAnsi="Times New Roman" w:cs="Times New Roman"/>
            <w:color w:val="auto"/>
            <w:sz w:val="28"/>
            <w:szCs w:val="28"/>
            <w:rPrChange w:id="4907" w:author="Nguyen Toan" w:date="2018-05-14T16:47:00Z">
              <w:rPr/>
            </w:rPrChange>
          </w:rPr>
          <w:t>.</w:t>
        </w:r>
        <w:r w:rsidR="0056505C" w:rsidRPr="009F0B30">
          <w:rPr>
            <w:rFonts w:ascii="Times New Roman" w:hAnsi="Times New Roman" w:cs="Times New Roman"/>
            <w:noProof/>
            <w:color w:val="auto"/>
            <w:sz w:val="28"/>
            <w:szCs w:val="28"/>
            <w:rPrChange w:id="4908" w:author="Nguyen Toan" w:date="2018-05-14T16:47:00Z">
              <w:rPr>
                <w:noProof/>
              </w:rPr>
            </w:rPrChange>
          </w:rPr>
          <w:t>5</w:t>
        </w:r>
        <w:r w:rsidR="0056505C">
          <w:rPr>
            <w:rFonts w:ascii="Times New Roman" w:eastAsia="Times New Roman" w:hAnsi="Times New Roman" w:cs="Times New Roman"/>
            <w:sz w:val="28"/>
            <w:szCs w:val="28"/>
          </w:rPr>
          <w:fldChar w:fldCharType="end"/>
        </w:r>
      </w:ins>
      <w:ins w:id="4909" w:author="Nguyen Toan" w:date="2018-05-14T16:54:00Z">
        <w:r w:rsidR="00714EC6">
          <w:rPr>
            <w:rFonts w:ascii="Times New Roman" w:eastAsia="Times New Roman" w:hAnsi="Times New Roman" w:cs="Times New Roman"/>
            <w:sz w:val="28"/>
            <w:szCs w:val="28"/>
          </w:rPr>
          <w:t>).</w:t>
        </w:r>
      </w:ins>
      <w:ins w:id="4910" w:author="Nguyen Toan" w:date="2018-05-14T16:53:00Z">
        <w:r w:rsidR="00714EC6">
          <w:rPr>
            <w:rFonts w:ascii="Times New Roman" w:eastAsia="Times New Roman" w:hAnsi="Times New Roman" w:cs="Times New Roman"/>
            <w:sz w:val="28"/>
            <w:szCs w:val="28"/>
          </w:rPr>
          <w:t xml:space="preserve"> </w:t>
        </w:r>
      </w:ins>
    </w:p>
    <w:p w14:paraId="0595A0DB" w14:textId="055559C5" w:rsidR="00A56622" w:rsidRDefault="00A56622" w:rsidP="00E86889">
      <w:pPr>
        <w:spacing w:before="120" w:after="240"/>
        <w:ind w:firstLine="567"/>
        <w:jc w:val="both"/>
        <w:rPr>
          <w:ins w:id="4911" w:author="Nguyen Toan" w:date="2018-05-14T16:51:00Z"/>
          <w:rFonts w:ascii="Times New Roman" w:eastAsia="Times New Roman" w:hAnsi="Times New Roman" w:cs="Times New Roman"/>
          <w:sz w:val="28"/>
          <w:szCs w:val="28"/>
        </w:rPr>
        <w:pPrChange w:id="4912" w:author="Nguyen Toan" w:date="2018-05-14T16:50:00Z">
          <w:pPr>
            <w:pStyle w:val="ListParagraph"/>
            <w:numPr>
              <w:ilvl w:val="2"/>
              <w:numId w:val="5"/>
            </w:numPr>
            <w:spacing w:before="240" w:after="120" w:line="288" w:lineRule="auto"/>
            <w:ind w:left="1440" w:hanging="720"/>
            <w:contextualSpacing w:val="0"/>
            <w:outlineLvl w:val="2"/>
          </w:pPr>
        </w:pPrChange>
      </w:pPr>
      <w:ins w:id="4913" w:author="Nguyen Toan" w:date="2018-05-14T16:51:00Z">
        <w:r>
          <w:rPr>
            <w:rFonts w:ascii="Times New Roman" w:eastAsia="Times New Roman" w:hAnsi="Times New Roman" w:cs="Times New Roman"/>
            <w:sz w:val="28"/>
            <w:szCs w:val="28"/>
          </w:rPr>
          <w:t>Github</w:t>
        </w:r>
        <w:r w:rsidRPr="00A56622">
          <w:rPr>
            <w:rFonts w:ascii="Times New Roman" w:eastAsia="Times New Roman" w:hAnsi="Times New Roman" w:cs="Times New Roman"/>
            <w:sz w:val="28"/>
            <w:szCs w:val="28"/>
          </w:rPr>
          <w:t xml:space="preserve"> là một dịch vụ máy chủ repository công cộng, mỗi người có thể tạo tài khoản trên đó để tạo ra các kho chứa của riêng mình để có thể làm việc.</w:t>
        </w:r>
      </w:ins>
    </w:p>
    <w:p w14:paraId="77884993" w14:textId="308D2837" w:rsidR="00A56622" w:rsidDel="00A56622" w:rsidRDefault="00A56622" w:rsidP="00A56622">
      <w:pPr>
        <w:spacing w:after="120" w:line="288" w:lineRule="auto"/>
        <w:ind w:firstLine="567"/>
        <w:jc w:val="both"/>
        <w:rPr>
          <w:del w:id="4914" w:author="Nguyen Toan" w:date="2018-05-14T16:51:00Z"/>
          <w:rFonts w:ascii="Times New Roman" w:eastAsia="Times New Roman" w:hAnsi="Times New Roman" w:cs="Times New Roman"/>
          <w:sz w:val="28"/>
          <w:szCs w:val="28"/>
        </w:rPr>
      </w:pPr>
      <w:moveToRangeStart w:id="4915" w:author="Nguyen Toan" w:date="2018-05-14T16:51:00Z" w:name="move514079989"/>
      <w:moveTo w:id="4916" w:author="Nguyen Toan" w:date="2018-05-14T16:51:00Z">
        <w:del w:id="4917" w:author="Nguyen Toan" w:date="2018-05-14T16:58:00Z">
          <w:r w:rsidDel="00213E7C">
            <w:rPr>
              <w:rFonts w:ascii="Times New Roman" w:eastAsia="Times New Roman" w:hAnsi="Times New Roman" w:cs="Times New Roman"/>
              <w:sz w:val="28"/>
              <w:szCs w:val="28"/>
            </w:rPr>
            <w:lastRenderedPageBreak/>
            <w:delText xml:space="preserve">Các khái niệm cơ bản của SVN bao gồm: kho lưu trữ (repository), thân (trunk), thẻ (tags), nhánh (branches), bản sao công việc (working copy), các thay đổi (commit changes). Một kho chứa (repository) là nơi lưu trữ tất cả mã nguồn và lịch sử thay đổi mã nguồn. Kho lưu trữ được truy cập qua mạng, thực hiện vai trò như một máy chủ và công cụ quản lý phiên bản là một máy khách ví dụ như </w:delText>
          </w:r>
          <w:r w:rsidRPr="00345A6D" w:rsidDel="00213E7C">
            <w:rPr>
              <w:rFonts w:ascii="Times New Roman" w:eastAsia="Times New Roman" w:hAnsi="Times New Roman" w:cs="Times New Roman"/>
              <w:sz w:val="28"/>
              <w:szCs w:val="28"/>
            </w:rPr>
            <w:delText>TortoiseSVN</w:delText>
          </w:r>
          <w:r w:rsidDel="00213E7C">
            <w:rPr>
              <w:rFonts w:ascii="Times New Roman" w:eastAsia="Times New Roman" w:hAnsi="Times New Roman" w:cs="Times New Roman"/>
              <w:sz w:val="28"/>
              <w:szCs w:val="28"/>
            </w:rPr>
            <w:delText xml:space="preserve">. Thân (trunk) là nơi xảy ra tất cả các hoạt động lập trình chính trên dự án và thường được kiểm tra bởi các lập trình viên. Thẻ (tags) là thư mục lưu trữ ảnh chụp nhanh của dự án tại một thời điểm nhất định. Các tiến trình phát triển khác với tiến trình xảy ra trên trunks được quản lý tại các nhánh (branches). </w:delText>
          </w:r>
        </w:del>
      </w:moveTo>
    </w:p>
    <w:moveToRangeEnd w:id="4915"/>
    <w:p w14:paraId="2904B828" w14:textId="5848AFAC" w:rsidR="00C12956" w:rsidDel="00EB68F0" w:rsidRDefault="00DE4022" w:rsidP="00A56622">
      <w:pPr>
        <w:pStyle w:val="Caption"/>
        <w:spacing w:before="120" w:after="240" w:line="276" w:lineRule="auto"/>
        <w:rPr>
          <w:ins w:id="4918" w:author="LoanDT" w:date="2018-05-10T23:04:00Z"/>
          <w:del w:id="4919" w:author="Nguyen Toan" w:date="2018-05-14T16:36:00Z"/>
          <w:rFonts w:ascii="Times New Roman" w:eastAsia="Times New Roman" w:hAnsi="Times New Roman" w:cs="Times New Roman"/>
          <w:sz w:val="28"/>
          <w:szCs w:val="28"/>
        </w:rPr>
        <w:pPrChange w:id="4920" w:author="Nguyen Toan" w:date="2018-05-14T16:51:00Z">
          <w:pPr>
            <w:pStyle w:val="ListParagraph"/>
            <w:numPr>
              <w:ilvl w:val="2"/>
              <w:numId w:val="5"/>
            </w:numPr>
            <w:spacing w:before="240" w:after="120" w:line="288" w:lineRule="auto"/>
            <w:ind w:left="1440" w:hanging="720"/>
            <w:contextualSpacing w:val="0"/>
            <w:outlineLvl w:val="2"/>
          </w:pPr>
        </w:pPrChange>
      </w:pPr>
      <w:ins w:id="4921" w:author="LoanDT" w:date="2018-05-10T22:49:00Z">
        <w:del w:id="4922" w:author="Nguyen Toan" w:date="2018-05-14T16:08:00Z">
          <w:r w:rsidDel="003916B4">
            <w:rPr>
              <w:rFonts w:ascii="Times New Roman" w:eastAsia="Times New Roman" w:hAnsi="Times New Roman" w:cs="Times New Roman"/>
              <w:sz w:val="28"/>
              <w:szCs w:val="28"/>
            </w:rPr>
            <w:delText>Subversion</w:delText>
          </w:r>
        </w:del>
      </w:ins>
      <w:ins w:id="4923" w:author="LoanDT" w:date="2018-05-10T23:04:00Z">
        <w:del w:id="4924" w:author="Nguyen Toan" w:date="2018-05-14T16:08:00Z">
          <w:r w:rsidR="000F1A08" w:rsidDel="003916B4">
            <w:rPr>
              <w:rFonts w:ascii="Times New Roman" w:eastAsia="Times New Roman" w:hAnsi="Times New Roman" w:cs="Times New Roman"/>
              <w:sz w:val="28"/>
              <w:szCs w:val="28"/>
            </w:rPr>
            <w:delText xml:space="preserve"> (SVN)</w:delText>
          </w:r>
        </w:del>
      </w:ins>
      <w:ins w:id="4925" w:author="LoanDT" w:date="2018-05-10T22:49:00Z">
        <w:del w:id="4926" w:author="Nguyen Toan" w:date="2018-05-14T16:36:00Z">
          <w:r w:rsidDel="00EB68F0">
            <w:rPr>
              <w:rFonts w:ascii="Times New Roman" w:eastAsia="Times New Roman" w:hAnsi="Times New Roman" w:cs="Times New Roman"/>
              <w:sz w:val="28"/>
              <w:szCs w:val="28"/>
            </w:rPr>
            <w:delText xml:space="preserve"> là một hệ thống quản lý phiên bản được giới thiệu </w:delText>
          </w:r>
        </w:del>
      </w:ins>
      <w:ins w:id="4927" w:author="LoanDT" w:date="2018-05-10T22:50:00Z">
        <w:del w:id="4928" w:author="Nguyen Toan" w:date="2018-05-14T16:36:00Z">
          <w:r w:rsidDel="00EB68F0">
            <w:rPr>
              <w:rFonts w:ascii="Times New Roman" w:eastAsia="Times New Roman" w:hAnsi="Times New Roman" w:cs="Times New Roman"/>
              <w:sz w:val="28"/>
              <w:szCs w:val="28"/>
            </w:rPr>
            <w:delText xml:space="preserve">vào năm 2000 bởi công ty CollabNet. </w:delText>
          </w:r>
        </w:del>
      </w:ins>
      <w:ins w:id="4929" w:author="LoanDT" w:date="2018-05-10T23:02:00Z">
        <w:del w:id="4930" w:author="Nguyen Toan" w:date="2018-05-14T16:36:00Z">
          <w:r w:rsidR="00CB7B12" w:rsidDel="00EB68F0">
            <w:rPr>
              <w:rFonts w:ascii="Times New Roman" w:eastAsia="Times New Roman" w:hAnsi="Times New Roman" w:cs="Times New Roman"/>
              <w:sz w:val="28"/>
              <w:szCs w:val="28"/>
            </w:rPr>
            <w:delText xml:space="preserve">Hiện nay Subversion được phát triển như một </w:delText>
          </w:r>
          <w:r w:rsidR="00556C78" w:rsidDel="00EB68F0">
            <w:rPr>
              <w:rFonts w:ascii="Times New Roman" w:eastAsia="Times New Roman" w:hAnsi="Times New Roman" w:cs="Times New Roman"/>
              <w:sz w:val="28"/>
              <w:szCs w:val="28"/>
            </w:rPr>
            <w:delText>dự án của tổ chức A</w:delText>
          </w:r>
        </w:del>
      </w:ins>
      <w:ins w:id="4931" w:author="LoanDT" w:date="2018-05-10T23:03:00Z">
        <w:del w:id="4932" w:author="Nguyen Toan" w:date="2018-05-14T16:36:00Z">
          <w:r w:rsidR="00556C78" w:rsidDel="00EB68F0">
            <w:rPr>
              <w:rFonts w:ascii="Times New Roman" w:eastAsia="Times New Roman" w:hAnsi="Times New Roman" w:cs="Times New Roman"/>
              <w:sz w:val="28"/>
              <w:szCs w:val="28"/>
            </w:rPr>
            <w:delText>pache (Apache Software Foundation)</w:delText>
          </w:r>
          <w:r w:rsidR="003D0004" w:rsidDel="00EB68F0">
            <w:rPr>
              <w:rFonts w:ascii="Times New Roman" w:eastAsia="Times New Roman" w:hAnsi="Times New Roman" w:cs="Times New Roman"/>
              <w:sz w:val="28"/>
              <w:szCs w:val="28"/>
            </w:rPr>
            <w:delText xml:space="preserve"> với cộng đồng phát triển và người dùng lớn. </w:delText>
          </w:r>
        </w:del>
      </w:ins>
    </w:p>
    <w:p w14:paraId="50847358" w14:textId="6C8B32F3" w:rsidR="00E51961" w:rsidRDefault="000F1A08" w:rsidP="00E51961">
      <w:pPr>
        <w:keepNext/>
        <w:spacing w:after="120" w:line="288" w:lineRule="auto"/>
        <w:ind w:firstLine="567"/>
        <w:jc w:val="center"/>
        <w:rPr>
          <w:ins w:id="4933" w:author="Nguyen Toan" w:date="2018-05-14T16:41:00Z"/>
        </w:rPr>
        <w:pPrChange w:id="4934" w:author="Nguyen Toan" w:date="2018-05-14T16:41:00Z">
          <w:pPr>
            <w:spacing w:after="120" w:line="288" w:lineRule="auto"/>
            <w:ind w:firstLine="567"/>
            <w:jc w:val="both"/>
          </w:pPr>
        </w:pPrChange>
      </w:pPr>
      <w:ins w:id="4935" w:author="LoanDT" w:date="2018-05-10T23:04:00Z">
        <w:del w:id="4936" w:author="Nguyen Toan" w:date="2018-05-14T16:40:00Z">
          <w:r w:rsidDel="00E51961">
            <w:rPr>
              <w:rFonts w:ascii="Times New Roman" w:eastAsia="Times New Roman" w:hAnsi="Times New Roman" w:cs="Times New Roman"/>
              <w:sz w:val="28"/>
              <w:szCs w:val="28"/>
            </w:rPr>
            <w:delText>Khái niệm cốt lõi của SVN là hệ thống quản lý phiên bản (Version Control System – VCS)</w:delText>
          </w:r>
          <w:r w:rsidR="00B8589B" w:rsidDel="00E51961">
            <w:rPr>
              <w:rFonts w:ascii="Times New Roman" w:eastAsia="Times New Roman" w:hAnsi="Times New Roman" w:cs="Times New Roman"/>
              <w:sz w:val="28"/>
              <w:szCs w:val="28"/>
            </w:rPr>
            <w:delText xml:space="preserve">. Đây </w:delText>
          </w:r>
        </w:del>
      </w:ins>
      <w:ins w:id="4937" w:author="LoanDT" w:date="2018-05-10T23:05:00Z">
        <w:del w:id="4938" w:author="Nguyen Toan" w:date="2018-05-14T16:40:00Z">
          <w:r w:rsidR="00B8589B" w:rsidDel="00E51961">
            <w:rPr>
              <w:rFonts w:ascii="Times New Roman" w:eastAsia="Times New Roman" w:hAnsi="Times New Roman" w:cs="Times New Roman"/>
              <w:sz w:val="28"/>
              <w:szCs w:val="28"/>
            </w:rPr>
            <w:delText>là một phần mềm giúp cho các lập trình viên có thể phát triển và bảo trì trên cùng một dự án</w:delText>
          </w:r>
        </w:del>
      </w:ins>
      <w:ins w:id="4939" w:author="LoanDT" w:date="2018-05-10T23:06:00Z">
        <w:del w:id="4940" w:author="Nguyen Toan" w:date="2018-05-14T16:40:00Z">
          <w:r w:rsidR="00B8589B" w:rsidDel="00E51961">
            <w:rPr>
              <w:rFonts w:ascii="Times New Roman" w:eastAsia="Times New Roman" w:hAnsi="Times New Roman" w:cs="Times New Roman"/>
              <w:sz w:val="28"/>
              <w:szCs w:val="28"/>
            </w:rPr>
            <w:delText>.</w:delText>
          </w:r>
          <w:r w:rsidR="00C32544" w:rsidDel="00E51961">
            <w:rPr>
              <w:rFonts w:ascii="Times New Roman" w:eastAsia="Times New Roman" w:hAnsi="Times New Roman" w:cs="Times New Roman"/>
              <w:sz w:val="28"/>
              <w:szCs w:val="28"/>
            </w:rPr>
            <w:delText xml:space="preserve"> VCS cho phép nhiều lập trình viên cùng làm việc đồng thời nhưng không bị ghi đè lên mã nguồn của nhau cũng như việc lưu trữ lịch sử của từng lần đẩy mã nguồn lên, </w:delText>
          </w:r>
        </w:del>
      </w:ins>
      <w:ins w:id="4941" w:author="LoanDT" w:date="2018-05-10T23:07:00Z">
        <w:del w:id="4942" w:author="Nguyen Toan" w:date="2018-05-14T16:40:00Z">
          <w:r w:rsidR="00C32544" w:rsidDel="00E51961">
            <w:rPr>
              <w:rFonts w:ascii="Times New Roman" w:eastAsia="Times New Roman" w:hAnsi="Times New Roman" w:cs="Times New Roman"/>
              <w:sz w:val="28"/>
              <w:szCs w:val="28"/>
            </w:rPr>
            <w:delText>giúp cho lập trình viên dễ dàng truy vết sự thay đổi của mã nguồn</w:delText>
          </w:r>
          <w:r w:rsidR="00B641BE" w:rsidDel="00E51961">
            <w:rPr>
              <w:rFonts w:ascii="Times New Roman" w:eastAsia="Times New Roman" w:hAnsi="Times New Roman" w:cs="Times New Roman"/>
              <w:sz w:val="28"/>
              <w:szCs w:val="28"/>
            </w:rPr>
            <w:delText xml:space="preserve">. </w:delText>
          </w:r>
          <w:r w:rsidR="00C64CF9" w:rsidDel="00E51961">
            <w:rPr>
              <w:rFonts w:ascii="Times New Roman" w:eastAsia="Times New Roman" w:hAnsi="Times New Roman" w:cs="Times New Roman"/>
              <w:sz w:val="28"/>
              <w:szCs w:val="28"/>
            </w:rPr>
            <w:delText xml:space="preserve">Hình dưới mô tả luồng quản lý </w:delText>
          </w:r>
        </w:del>
      </w:ins>
      <w:ins w:id="4943" w:author="LoanDT" w:date="2018-05-10T23:08:00Z">
        <w:del w:id="4944" w:author="Nguyen Toan" w:date="2018-05-14T16:40:00Z">
          <w:r w:rsidR="00FE1815" w:rsidDel="00E51961">
            <w:rPr>
              <w:rFonts w:ascii="Times New Roman" w:eastAsia="Times New Roman" w:hAnsi="Times New Roman" w:cs="Times New Roman"/>
              <w:sz w:val="28"/>
              <w:szCs w:val="28"/>
            </w:rPr>
            <w:delText>phiên bản thay đổi của SVN.</w:delText>
          </w:r>
        </w:del>
      </w:ins>
      <w:ins w:id="4945" w:author="Nguyen Toan" w:date="2018-05-14T16:40:00Z">
        <w:r w:rsidR="00E51961">
          <w:rPr>
            <w:noProof/>
            <w:lang w:val="en-US"/>
          </w:rPr>
          <w:drawing>
            <wp:inline distT="0" distB="0" distL="0" distR="0" wp14:anchorId="22AD7584" wp14:editId="3A94410E">
              <wp:extent cx="3916585" cy="4410075"/>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23" cy="4414396"/>
                      </a:xfrm>
                      <a:prstGeom prst="rect">
                        <a:avLst/>
                      </a:prstGeom>
                      <a:noFill/>
                      <a:ln>
                        <a:noFill/>
                      </a:ln>
                    </pic:spPr>
                  </pic:pic>
                </a:graphicData>
              </a:graphic>
            </wp:inline>
          </w:drawing>
        </w:r>
      </w:ins>
    </w:p>
    <w:p w14:paraId="7DA03F08" w14:textId="56FC1609" w:rsidR="00E51961" w:rsidRPr="00E51961" w:rsidRDefault="00E51961" w:rsidP="00E51961">
      <w:pPr>
        <w:pStyle w:val="Caption"/>
        <w:jc w:val="center"/>
        <w:rPr>
          <w:ins w:id="4946" w:author="LoanDT" w:date="2018-05-10T22:56:00Z"/>
          <w:rFonts w:ascii="Times New Roman" w:eastAsia="Times New Roman" w:hAnsi="Times New Roman" w:cs="Times New Roman"/>
          <w:i w:val="0"/>
          <w:color w:val="auto"/>
          <w:sz w:val="28"/>
          <w:szCs w:val="28"/>
          <w:u w:val="single"/>
          <w:rPrChange w:id="4947" w:author="Nguyen Toan" w:date="2018-05-14T16:41:00Z">
            <w:rPr>
              <w:ins w:id="4948" w:author="LoanDT" w:date="2018-05-10T22:56:00Z"/>
              <w:rFonts w:ascii="Times New Roman" w:eastAsia="Times New Roman" w:hAnsi="Times New Roman" w:cs="Times New Roman"/>
              <w:sz w:val="28"/>
              <w:szCs w:val="28"/>
            </w:rPr>
          </w:rPrChange>
        </w:rPr>
        <w:pPrChange w:id="4949" w:author="Nguyen Toan" w:date="2018-05-14T16:41:00Z">
          <w:pPr>
            <w:pStyle w:val="ListParagraph"/>
            <w:numPr>
              <w:ilvl w:val="2"/>
              <w:numId w:val="5"/>
            </w:numPr>
            <w:spacing w:before="240" w:after="120" w:line="288" w:lineRule="auto"/>
            <w:ind w:left="1440" w:hanging="720"/>
            <w:contextualSpacing w:val="0"/>
            <w:outlineLvl w:val="2"/>
          </w:pPr>
        </w:pPrChange>
      </w:pPr>
      <w:bookmarkStart w:id="4950" w:name="_Ref514079431"/>
      <w:ins w:id="4951" w:author="Nguyen Toan" w:date="2018-05-14T16:41:00Z">
        <w:r w:rsidRPr="00E51961">
          <w:rPr>
            <w:rFonts w:ascii="Times New Roman" w:hAnsi="Times New Roman" w:cs="Times New Roman"/>
            <w:i w:val="0"/>
            <w:color w:val="auto"/>
            <w:sz w:val="28"/>
            <w:szCs w:val="28"/>
            <w:rPrChange w:id="4952" w:author="Nguyen Toan" w:date="2018-05-14T16:41:00Z">
              <w:rPr/>
            </w:rPrChange>
          </w:rPr>
          <w:t xml:space="preserve">Hình </w:t>
        </w:r>
      </w:ins>
      <w:ins w:id="495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95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955" w:author="Nguyen Toan" w:date="2018-05-14T18:03:00Z">
        <w:r w:rsidR="0052504F">
          <w:rPr>
            <w:rFonts w:ascii="Times New Roman" w:hAnsi="Times New Roman" w:cs="Times New Roman"/>
            <w:i w:val="0"/>
            <w:noProof/>
            <w:color w:val="auto"/>
            <w:sz w:val="28"/>
            <w:szCs w:val="28"/>
          </w:rPr>
          <w:t>4</w:t>
        </w:r>
        <w:r w:rsidR="0052504F">
          <w:rPr>
            <w:rFonts w:ascii="Times New Roman" w:hAnsi="Times New Roman" w:cs="Times New Roman"/>
            <w:i w:val="0"/>
            <w:color w:val="auto"/>
            <w:sz w:val="28"/>
            <w:szCs w:val="28"/>
          </w:rPr>
          <w:fldChar w:fldCharType="end"/>
        </w:r>
      </w:ins>
      <w:bookmarkEnd w:id="4950"/>
      <w:ins w:id="4956" w:author="Nguyen Toan" w:date="2018-05-14T16:41:00Z">
        <w:r w:rsidRPr="00E51961">
          <w:rPr>
            <w:rFonts w:ascii="Times New Roman" w:hAnsi="Times New Roman" w:cs="Times New Roman"/>
            <w:i w:val="0"/>
            <w:color w:val="auto"/>
            <w:sz w:val="28"/>
            <w:szCs w:val="28"/>
            <w:rPrChange w:id="4957" w:author="Nguyen Toan" w:date="2018-05-14T16:41:00Z">
              <w:rPr/>
            </w:rPrChange>
          </w:rPr>
          <w:t>: Mô hình hoạt động của DVCS</w:t>
        </w:r>
      </w:ins>
      <w:ins w:id="4958" w:author="Nguyen Toan" w:date="2018-05-14T16:43:00Z">
        <w:r w:rsidR="00113EBB">
          <w:rPr>
            <w:rFonts w:ascii="Times New Roman" w:hAnsi="Times New Roman" w:cs="Times New Roman"/>
            <w:i w:val="0"/>
            <w:color w:val="auto"/>
            <w:sz w:val="28"/>
            <w:szCs w:val="28"/>
          </w:rPr>
          <w:t xml:space="preserve"> </w:t>
        </w:r>
      </w:ins>
      <w:customXmlInsRangeStart w:id="4959" w:author="Nguyen Toan" w:date="2018-05-14T16:45:00Z"/>
      <w:sdt>
        <w:sdtPr>
          <w:rPr>
            <w:rFonts w:ascii="Times New Roman" w:hAnsi="Times New Roman" w:cs="Times New Roman"/>
            <w:i w:val="0"/>
            <w:color w:val="auto"/>
            <w:sz w:val="28"/>
            <w:szCs w:val="28"/>
          </w:rPr>
          <w:id w:val="-842089155"/>
          <w:citation/>
        </w:sdtPr>
        <w:sdtContent>
          <w:customXmlInsRangeEnd w:id="4959"/>
          <w:ins w:id="4960" w:author="Nguyen Toan" w:date="2018-05-14T16:45:00Z">
            <w:r w:rsidR="00113EBB">
              <w:rPr>
                <w:rFonts w:ascii="Times New Roman" w:hAnsi="Times New Roman" w:cs="Times New Roman"/>
                <w:i w:val="0"/>
                <w:color w:val="auto"/>
                <w:sz w:val="28"/>
                <w:szCs w:val="28"/>
              </w:rPr>
              <w:fldChar w:fldCharType="begin"/>
            </w:r>
            <w:r w:rsidR="00B75A63">
              <w:rPr>
                <w:rFonts w:ascii="Times New Roman" w:hAnsi="Times New Roman" w:cs="Times New Roman"/>
                <w:i w:val="0"/>
                <w:color w:val="auto"/>
                <w:sz w:val="28"/>
                <w:szCs w:val="28"/>
                <w:lang w:val="en-US"/>
              </w:rPr>
              <w:instrText xml:space="preserve">CITATION Git1 \l 1033 </w:instrText>
            </w:r>
          </w:ins>
          <w:r w:rsidR="00113EBB">
            <w:rPr>
              <w:rFonts w:ascii="Times New Roman" w:hAnsi="Times New Roman" w:cs="Times New Roman"/>
              <w:i w:val="0"/>
              <w:color w:val="auto"/>
              <w:sz w:val="28"/>
              <w:szCs w:val="28"/>
            </w:rPr>
            <w:fldChar w:fldCharType="separate"/>
          </w:r>
          <w:ins w:id="4961" w:author="Nguyen Toan" w:date="2018-05-14T16:45:00Z">
            <w:r w:rsidR="00B75A63" w:rsidRPr="00B75A63">
              <w:rPr>
                <w:rFonts w:ascii="Times New Roman" w:hAnsi="Times New Roman" w:cs="Times New Roman"/>
                <w:noProof/>
                <w:color w:val="auto"/>
                <w:sz w:val="28"/>
                <w:szCs w:val="28"/>
                <w:lang w:val="en-US"/>
                <w:rPrChange w:id="4962" w:author="Nguyen Toan" w:date="2018-05-14T16:45:00Z">
                  <w:rPr>
                    <w:rFonts w:eastAsia="Times New Roman"/>
                  </w:rPr>
                </w:rPrChange>
              </w:rPr>
              <w:t>[14]</w:t>
            </w:r>
          </w:ins>
          <w:del w:id="4963" w:author="Nguyen Toan" w:date="2018-05-14T16:45:00Z">
            <w:r w:rsidR="00113EBB" w:rsidRPr="00113EBB" w:rsidDel="00B75A63">
              <w:rPr>
                <w:rFonts w:ascii="Times New Roman" w:hAnsi="Times New Roman" w:cs="Times New Roman"/>
                <w:noProof/>
                <w:color w:val="auto"/>
                <w:sz w:val="28"/>
                <w:szCs w:val="28"/>
                <w:lang w:val="en-US"/>
              </w:rPr>
              <w:delText>[14]</w:delText>
            </w:r>
          </w:del>
          <w:ins w:id="4964" w:author="Nguyen Toan" w:date="2018-05-14T16:45:00Z">
            <w:r w:rsidR="00113EBB">
              <w:rPr>
                <w:rFonts w:ascii="Times New Roman" w:hAnsi="Times New Roman" w:cs="Times New Roman"/>
                <w:i w:val="0"/>
                <w:color w:val="auto"/>
                <w:sz w:val="28"/>
                <w:szCs w:val="28"/>
              </w:rPr>
              <w:fldChar w:fldCharType="end"/>
            </w:r>
          </w:ins>
          <w:customXmlInsRangeStart w:id="4965" w:author="Nguyen Toan" w:date="2018-05-14T16:45:00Z"/>
        </w:sdtContent>
      </w:sdt>
      <w:customXmlInsRangeEnd w:id="4965"/>
      <w:ins w:id="4966" w:author="Nguyen Toan" w:date="2018-05-14T16:45:00Z">
        <w:r w:rsidR="00500E7F">
          <w:rPr>
            <w:rFonts w:ascii="Times New Roman" w:hAnsi="Times New Roman" w:cs="Times New Roman"/>
            <w:i w:val="0"/>
            <w:color w:val="auto"/>
            <w:sz w:val="28"/>
            <w:szCs w:val="28"/>
          </w:rPr>
          <w:t>.</w:t>
        </w:r>
      </w:ins>
    </w:p>
    <w:p w14:paraId="213BC00E" w14:textId="77777777" w:rsidR="009F0B30" w:rsidRDefault="002F4E01" w:rsidP="009F0B30">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4967" w:author="Nguyen Toan" w:date="2018-05-14T16:47:00Z"/>
        </w:rPr>
        <w:pPrChange w:id="4968"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ins w:id="4969" w:author="LoanDT" w:date="2018-05-10T22:56:00Z">
        <w:r w:rsidRPr="002F4E01">
          <w:rPr>
            <w:rFonts w:ascii="Times New Roman" w:eastAsia="Times New Roman" w:hAnsi="Times New Roman" w:cs="Times New Roman"/>
            <w:noProof/>
            <w:color w:val="auto"/>
            <w:sz w:val="24"/>
            <w:szCs w:val="24"/>
            <w:lang w:val="en-US"/>
            <w:rPrChange w:id="4970" w:author="Unknown">
              <w:rPr>
                <w:noProof/>
                <w:lang w:val="en-US"/>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ins>
    </w:p>
    <w:p w14:paraId="63DDE305" w14:textId="486AAD3B" w:rsidR="002F4E01" w:rsidRPr="009F0B30" w:rsidRDefault="009F0B30" w:rsidP="002F56CC">
      <w:pPr>
        <w:pStyle w:val="Caption"/>
        <w:jc w:val="center"/>
        <w:rPr>
          <w:ins w:id="4971" w:author="LoanDT" w:date="2018-05-10T22:56:00Z"/>
          <w:rFonts w:ascii="Times New Roman" w:eastAsia="Times New Roman" w:hAnsi="Times New Roman" w:cs="Times New Roman"/>
          <w:i w:val="0"/>
          <w:color w:val="auto"/>
          <w:sz w:val="28"/>
          <w:szCs w:val="28"/>
          <w:lang w:val="en-US"/>
          <w:rPrChange w:id="4972" w:author="Nguyen Toan" w:date="2018-05-14T16:47:00Z">
            <w:rPr>
              <w:ins w:id="4973" w:author="LoanDT" w:date="2018-05-10T22:56:00Z"/>
              <w:rFonts w:ascii="Times New Roman" w:eastAsia="Times New Roman" w:hAnsi="Times New Roman" w:cs="Times New Roman"/>
              <w:color w:val="auto"/>
              <w:sz w:val="24"/>
              <w:szCs w:val="24"/>
              <w:lang w:val="en-US"/>
            </w:rPr>
          </w:rPrChange>
        </w:rPr>
        <w:pPrChange w:id="4974"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pPr>
        </w:pPrChange>
      </w:pPr>
      <w:bookmarkStart w:id="4975" w:name="_Ref514079876"/>
      <w:ins w:id="4976" w:author="Nguyen Toan" w:date="2018-05-14T16:47:00Z">
        <w:r w:rsidRPr="009F0B30">
          <w:rPr>
            <w:rFonts w:ascii="Times New Roman" w:hAnsi="Times New Roman" w:cs="Times New Roman"/>
            <w:i w:val="0"/>
            <w:color w:val="auto"/>
            <w:sz w:val="28"/>
            <w:szCs w:val="28"/>
            <w:rPrChange w:id="4977" w:author="Nguyen Toan" w:date="2018-05-14T16:47:00Z">
              <w:rPr/>
            </w:rPrChange>
          </w:rPr>
          <w:t xml:space="preserve">Hình </w:t>
        </w:r>
      </w:ins>
      <w:ins w:id="497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97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980" w:author="Nguyen Toan" w:date="2018-05-14T18:03:00Z">
        <w:r w:rsidR="0052504F">
          <w:rPr>
            <w:rFonts w:ascii="Times New Roman" w:hAnsi="Times New Roman" w:cs="Times New Roman"/>
            <w:i w:val="0"/>
            <w:noProof/>
            <w:color w:val="auto"/>
            <w:sz w:val="28"/>
            <w:szCs w:val="28"/>
          </w:rPr>
          <w:t>5</w:t>
        </w:r>
        <w:r w:rsidR="0052504F">
          <w:rPr>
            <w:rFonts w:ascii="Times New Roman" w:hAnsi="Times New Roman" w:cs="Times New Roman"/>
            <w:i w:val="0"/>
            <w:color w:val="auto"/>
            <w:sz w:val="28"/>
            <w:szCs w:val="28"/>
          </w:rPr>
          <w:fldChar w:fldCharType="end"/>
        </w:r>
      </w:ins>
      <w:bookmarkEnd w:id="4975"/>
      <w:ins w:id="4981" w:author="Nguyen Toan" w:date="2018-05-14T16:47:00Z">
        <w:r w:rsidRPr="009F0B30">
          <w:rPr>
            <w:rFonts w:ascii="Times New Roman" w:hAnsi="Times New Roman" w:cs="Times New Roman"/>
            <w:i w:val="0"/>
            <w:color w:val="auto"/>
            <w:sz w:val="28"/>
            <w:szCs w:val="28"/>
            <w:rPrChange w:id="4982" w:author="Nguyen Toan" w:date="2018-05-14T16:47:00Z">
              <w:rPr/>
            </w:rPrChange>
          </w:rPr>
          <w:t xml:space="preserve">: </w:t>
        </w:r>
      </w:ins>
      <w:ins w:id="4983" w:author="Nguyen Toan" w:date="2018-05-14T16:57:00Z">
        <w:r w:rsidR="0032247E">
          <w:rPr>
            <w:rFonts w:ascii="Times New Roman" w:hAnsi="Times New Roman" w:cs="Times New Roman"/>
            <w:i w:val="0"/>
            <w:color w:val="auto"/>
            <w:sz w:val="28"/>
            <w:szCs w:val="28"/>
          </w:rPr>
          <w:t>Cấu trúc tổ chức kho mã nguồn trên</w:t>
        </w:r>
      </w:ins>
      <w:ins w:id="4984" w:author="Nguyen Toan" w:date="2018-05-14T16:47:00Z">
        <w:r w:rsidRPr="009F0B30">
          <w:rPr>
            <w:rFonts w:ascii="Times New Roman" w:hAnsi="Times New Roman" w:cs="Times New Roman"/>
            <w:i w:val="0"/>
            <w:color w:val="auto"/>
            <w:sz w:val="28"/>
            <w:szCs w:val="28"/>
            <w:rPrChange w:id="4985" w:author="Nguyen Toan" w:date="2018-05-14T16:47:00Z">
              <w:rPr/>
            </w:rPrChange>
          </w:rPr>
          <w:t xml:space="preserve"> Git</w:t>
        </w:r>
      </w:ins>
    </w:p>
    <w:p w14:paraId="5E0892D9" w14:textId="0AF900F0" w:rsidR="00C10E36" w:rsidRDefault="00C10E36">
      <w:pPr>
        <w:spacing w:after="120" w:line="288" w:lineRule="auto"/>
        <w:ind w:firstLine="567"/>
        <w:jc w:val="both"/>
        <w:rPr>
          <w:ins w:id="4986" w:author="Nguyen Toan" w:date="2018-05-14T16:59:00Z"/>
          <w:rFonts w:ascii="Times New Roman" w:eastAsia="Times New Roman" w:hAnsi="Times New Roman" w:cs="Times New Roman"/>
          <w:sz w:val="28"/>
          <w:szCs w:val="28"/>
        </w:rPr>
        <w:pPrChange w:id="4987" w:author="LoanDT" w:date="2018-05-10T22:38:00Z">
          <w:pPr>
            <w:pStyle w:val="ListParagraph"/>
            <w:numPr>
              <w:ilvl w:val="2"/>
              <w:numId w:val="5"/>
            </w:numPr>
            <w:spacing w:before="240" w:after="120" w:line="288" w:lineRule="auto"/>
            <w:ind w:left="1440" w:hanging="720"/>
            <w:contextualSpacing w:val="0"/>
            <w:outlineLvl w:val="2"/>
          </w:pPr>
        </w:pPrChange>
      </w:pPr>
      <w:ins w:id="4988" w:author="Nguyen Toan" w:date="2018-05-14T16:59:00Z">
        <w:r>
          <w:rPr>
            <w:rFonts w:ascii="Times New Roman" w:eastAsia="Times New Roman" w:hAnsi="Times New Roman" w:cs="Times New Roman"/>
            <w:sz w:val="28"/>
            <w:szCs w:val="28"/>
          </w:rPr>
          <w:t xml:space="preserve">Git cung cấp giao diện dòng lệnh với các lệnh cơ bản như </w:t>
        </w:r>
      </w:ins>
      <w:ins w:id="4989" w:author="Nguyen Toan" w:date="2018-05-14T17:00: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_Ref514080555 \h </w:instrText>
        </w:r>
        <w:r>
          <w:rPr>
            <w:rFonts w:ascii="Times New Roman" w:eastAsia="Times New Roman" w:hAnsi="Times New Roman" w:cs="Times New Roman"/>
            <w:sz w:val="28"/>
            <w:szCs w:val="28"/>
          </w:rPr>
        </w:r>
      </w:ins>
      <w:r>
        <w:rPr>
          <w:rFonts w:ascii="Times New Roman" w:eastAsia="Times New Roman" w:hAnsi="Times New Roman" w:cs="Times New Roman"/>
          <w:sz w:val="28"/>
          <w:szCs w:val="28"/>
        </w:rPr>
        <w:fldChar w:fldCharType="separate"/>
      </w:r>
      <w:ins w:id="4990" w:author="Nguyen Toan" w:date="2018-05-14T17:00:00Z">
        <w:r w:rsidRPr="00C10E36">
          <w:rPr>
            <w:rFonts w:ascii="Times New Roman" w:hAnsi="Times New Roman" w:cs="Times New Roman"/>
            <w:color w:val="auto"/>
            <w:sz w:val="28"/>
            <w:szCs w:val="28"/>
            <w:rPrChange w:id="4991" w:author="Nguyen Toan" w:date="2018-05-14T17:00:00Z">
              <w:rPr/>
            </w:rPrChange>
          </w:rPr>
          <w:t xml:space="preserve">Hình </w:t>
        </w:r>
        <w:r w:rsidRPr="00C10E36">
          <w:rPr>
            <w:rFonts w:ascii="Times New Roman" w:hAnsi="Times New Roman" w:cs="Times New Roman"/>
            <w:noProof/>
            <w:color w:val="auto"/>
            <w:sz w:val="28"/>
            <w:szCs w:val="28"/>
            <w:rPrChange w:id="4992" w:author="Nguyen Toan" w:date="2018-05-14T17:00:00Z">
              <w:rPr>
                <w:noProof/>
              </w:rPr>
            </w:rPrChange>
          </w:rPr>
          <w:t>3</w:t>
        </w:r>
        <w:r w:rsidRPr="00C10E36">
          <w:rPr>
            <w:rFonts w:ascii="Times New Roman" w:hAnsi="Times New Roman" w:cs="Times New Roman"/>
            <w:color w:val="auto"/>
            <w:sz w:val="28"/>
            <w:szCs w:val="28"/>
            <w:rPrChange w:id="4993" w:author="Nguyen Toan" w:date="2018-05-14T17:00:00Z">
              <w:rPr/>
            </w:rPrChange>
          </w:rPr>
          <w:t>.</w:t>
        </w:r>
        <w:r w:rsidRPr="00C10E36">
          <w:rPr>
            <w:rFonts w:ascii="Times New Roman" w:hAnsi="Times New Roman" w:cs="Times New Roman"/>
            <w:noProof/>
            <w:color w:val="auto"/>
            <w:sz w:val="28"/>
            <w:szCs w:val="28"/>
            <w:rPrChange w:id="4994" w:author="Nguyen Toan" w:date="2018-05-14T17:00:00Z">
              <w:rPr>
                <w:noProof/>
              </w:rPr>
            </w:rPrChange>
          </w:rPr>
          <w:t>6</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47FA677A" w14:textId="77777777" w:rsidR="00C10E36" w:rsidRDefault="00C10E36" w:rsidP="003B48D9">
      <w:pPr>
        <w:keepNext/>
        <w:spacing w:after="120" w:line="288" w:lineRule="auto"/>
        <w:ind w:firstLine="567"/>
        <w:jc w:val="center"/>
        <w:rPr>
          <w:ins w:id="4995" w:author="Nguyen Toan" w:date="2018-05-14T16:59:00Z"/>
        </w:rPr>
        <w:pPrChange w:id="4996" w:author="Nguyen Toan" w:date="2018-05-14T17:08:00Z">
          <w:pPr>
            <w:spacing w:after="120" w:line="288" w:lineRule="auto"/>
            <w:ind w:firstLine="567"/>
            <w:jc w:val="both"/>
          </w:pPr>
        </w:pPrChange>
      </w:pPr>
      <w:ins w:id="4997" w:author="Nguyen Toan" w:date="2018-05-14T16:59:00Z">
        <w:r>
          <w:rPr>
            <w:rFonts w:ascii="Times New Roman" w:eastAsia="Times New Roman" w:hAnsi="Times New Roman" w:cs="Times New Roman"/>
            <w:noProof/>
            <w:sz w:val="28"/>
            <w:szCs w:val="28"/>
            <w:lang w:val="en-US"/>
          </w:rPr>
          <w:lastRenderedPageBreak/>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34">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ins>
    </w:p>
    <w:p w14:paraId="78D129A3" w14:textId="2C8CBEE9" w:rsidR="00C10E36" w:rsidRPr="00C10E36" w:rsidRDefault="00C10E36" w:rsidP="00C10E36">
      <w:pPr>
        <w:pStyle w:val="Caption"/>
        <w:jc w:val="center"/>
        <w:rPr>
          <w:ins w:id="4998" w:author="Nguyen Toan" w:date="2018-05-14T16:59:00Z"/>
          <w:rFonts w:ascii="Times New Roman" w:hAnsi="Times New Roman" w:cs="Times New Roman"/>
          <w:i w:val="0"/>
          <w:color w:val="auto"/>
          <w:sz w:val="28"/>
          <w:szCs w:val="28"/>
          <w:rPrChange w:id="4999" w:author="Nguyen Toan" w:date="2018-05-14T17:00:00Z">
            <w:rPr>
              <w:ins w:id="5000" w:author="Nguyen Toan" w:date="2018-05-14T16:59:00Z"/>
            </w:rPr>
          </w:rPrChange>
        </w:rPr>
        <w:pPrChange w:id="5001" w:author="Nguyen Toan" w:date="2018-05-14T17:00:00Z">
          <w:pPr>
            <w:pStyle w:val="Caption"/>
          </w:pPr>
        </w:pPrChange>
      </w:pPr>
      <w:bookmarkStart w:id="5002" w:name="_Ref514080555"/>
      <w:ins w:id="5003" w:author="Nguyen Toan" w:date="2018-05-14T16:59:00Z">
        <w:r w:rsidRPr="00C10E36">
          <w:rPr>
            <w:rFonts w:ascii="Times New Roman" w:hAnsi="Times New Roman" w:cs="Times New Roman"/>
            <w:i w:val="0"/>
            <w:color w:val="auto"/>
            <w:sz w:val="28"/>
            <w:szCs w:val="28"/>
            <w:rPrChange w:id="5004" w:author="Nguyen Toan" w:date="2018-05-14T17:00:00Z">
              <w:rPr/>
            </w:rPrChange>
          </w:rPr>
          <w:t xml:space="preserve">Hình </w:t>
        </w:r>
      </w:ins>
      <w:ins w:id="500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00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007" w:author="Nguyen Toan" w:date="2018-05-14T18:03:00Z">
        <w:r w:rsidR="0052504F">
          <w:rPr>
            <w:rFonts w:ascii="Times New Roman" w:hAnsi="Times New Roman" w:cs="Times New Roman"/>
            <w:i w:val="0"/>
            <w:noProof/>
            <w:color w:val="auto"/>
            <w:sz w:val="28"/>
            <w:szCs w:val="28"/>
          </w:rPr>
          <w:t>6</w:t>
        </w:r>
        <w:r w:rsidR="0052504F">
          <w:rPr>
            <w:rFonts w:ascii="Times New Roman" w:hAnsi="Times New Roman" w:cs="Times New Roman"/>
            <w:i w:val="0"/>
            <w:color w:val="auto"/>
            <w:sz w:val="28"/>
            <w:szCs w:val="28"/>
          </w:rPr>
          <w:fldChar w:fldCharType="end"/>
        </w:r>
      </w:ins>
      <w:bookmarkEnd w:id="5002"/>
      <w:ins w:id="5008" w:author="Nguyen Toan" w:date="2018-05-14T16:59:00Z">
        <w:r w:rsidRPr="00C10E36">
          <w:rPr>
            <w:rFonts w:ascii="Times New Roman" w:hAnsi="Times New Roman" w:cs="Times New Roman"/>
            <w:i w:val="0"/>
            <w:color w:val="auto"/>
            <w:sz w:val="28"/>
            <w:szCs w:val="28"/>
            <w:rPrChange w:id="5009" w:author="Nguyen Toan" w:date="2018-05-14T17:00:00Z">
              <w:rPr/>
            </w:rPrChange>
          </w:rPr>
          <w:t>: Các dòng lệnh trên Git</w:t>
        </w:r>
      </w:ins>
    </w:p>
    <w:p w14:paraId="47B2D487" w14:textId="1002C55A" w:rsidR="002F4E01" w:rsidDel="00C10E36" w:rsidRDefault="005B060F">
      <w:pPr>
        <w:spacing w:after="120" w:line="288" w:lineRule="auto"/>
        <w:ind w:firstLine="567"/>
        <w:jc w:val="both"/>
        <w:rPr>
          <w:ins w:id="5010" w:author="LoanDT" w:date="2018-05-11T22:56:00Z"/>
          <w:del w:id="5011" w:author="Nguyen Toan" w:date="2018-05-14T16:59:00Z"/>
          <w:rFonts w:ascii="Times New Roman" w:eastAsia="Times New Roman" w:hAnsi="Times New Roman" w:cs="Times New Roman"/>
          <w:sz w:val="28"/>
          <w:szCs w:val="28"/>
        </w:rPr>
        <w:pPrChange w:id="5012" w:author="LoanDT" w:date="2018-05-10T22:38:00Z">
          <w:pPr>
            <w:pStyle w:val="ListParagraph"/>
            <w:numPr>
              <w:ilvl w:val="2"/>
              <w:numId w:val="5"/>
            </w:numPr>
            <w:spacing w:before="240" w:after="120" w:line="288" w:lineRule="auto"/>
            <w:ind w:left="1440" w:hanging="720"/>
            <w:contextualSpacing w:val="0"/>
            <w:outlineLvl w:val="2"/>
          </w:pPr>
        </w:pPrChange>
      </w:pPr>
      <w:ins w:id="5013" w:author="Nguyen Toan" w:date="2018-05-14T17:00:00Z">
        <w:r>
          <w:rPr>
            <w:rFonts w:ascii="Times New Roman" w:eastAsia="Times New Roman" w:hAnsi="Times New Roman" w:cs="Times New Roman"/>
            <w:sz w:val="28"/>
            <w:szCs w:val="28"/>
          </w:rPr>
          <w:t>Ngoài ra, các IDE như Eclipse còn cung cấp các plugins hỗ trợ giao diện đồ họa cho việc làm việc trên Git.</w:t>
        </w:r>
      </w:ins>
      <w:moveFromRangeStart w:id="5014" w:author="Nguyen Toan" w:date="2018-05-14T16:51:00Z" w:name="move514079989"/>
      <w:moveFrom w:id="5015" w:author="Nguyen Toan" w:date="2018-05-14T16:51:00Z">
        <w:ins w:id="5016" w:author="LoanDT" w:date="2018-05-10T23:09:00Z">
          <w:del w:id="5017" w:author="Nguyen Toan" w:date="2018-05-14T16:59:00Z">
            <w:r w:rsidR="000200D2" w:rsidDel="00C10E36">
              <w:rPr>
                <w:rFonts w:ascii="Times New Roman" w:eastAsia="Times New Roman" w:hAnsi="Times New Roman" w:cs="Times New Roman"/>
                <w:sz w:val="28"/>
                <w:szCs w:val="28"/>
              </w:rPr>
              <w:delText xml:space="preserve">Các khái niệm cơ bản của SVN bao gồm: kho lưu trữ (repository), </w:delText>
            </w:r>
          </w:del>
        </w:ins>
        <w:ins w:id="5018" w:author="LoanDT" w:date="2018-05-10T23:10:00Z">
          <w:del w:id="5019" w:author="Nguyen Toan" w:date="2018-05-14T16:59:00Z">
            <w:r w:rsidR="00E71A19" w:rsidDel="00C10E36">
              <w:rPr>
                <w:rFonts w:ascii="Times New Roman" w:eastAsia="Times New Roman" w:hAnsi="Times New Roman" w:cs="Times New Roman"/>
                <w:sz w:val="28"/>
                <w:szCs w:val="28"/>
              </w:rPr>
              <w:delText xml:space="preserve">thân (trunk), thẻ (tags), </w:delText>
            </w:r>
          </w:del>
        </w:ins>
        <w:ins w:id="5020" w:author="LoanDT" w:date="2018-05-10T23:11:00Z">
          <w:del w:id="5021" w:author="Nguyen Toan" w:date="2018-05-14T16:59:00Z">
            <w:r w:rsidR="00E71A19" w:rsidDel="00C10E36">
              <w:rPr>
                <w:rFonts w:ascii="Times New Roman" w:eastAsia="Times New Roman" w:hAnsi="Times New Roman" w:cs="Times New Roman"/>
                <w:sz w:val="28"/>
                <w:szCs w:val="28"/>
              </w:rPr>
              <w:delText xml:space="preserve">nhánh (branches), bản sao công việc (working copy), các thay đổi (commit changes). </w:delText>
            </w:r>
          </w:del>
        </w:ins>
        <w:ins w:id="5022" w:author="LoanDT" w:date="2018-05-10T23:12:00Z">
          <w:del w:id="5023" w:author="Nguyen Toan" w:date="2018-05-14T16:59:00Z">
            <w:r w:rsidR="00C60F2E" w:rsidDel="00C10E36">
              <w:rPr>
                <w:rFonts w:ascii="Times New Roman" w:eastAsia="Times New Roman" w:hAnsi="Times New Roman" w:cs="Times New Roman"/>
                <w:sz w:val="28"/>
                <w:szCs w:val="28"/>
              </w:rPr>
              <w:delText>Một kho chứa (repository) là nơi lưu trữ tất cả mã nguồn và lịch sử thay đổi mã nguồn</w:delText>
            </w:r>
            <w:r w:rsidR="00DD131E" w:rsidDel="00C10E36">
              <w:rPr>
                <w:rFonts w:ascii="Times New Roman" w:eastAsia="Times New Roman" w:hAnsi="Times New Roman" w:cs="Times New Roman"/>
                <w:sz w:val="28"/>
                <w:szCs w:val="28"/>
              </w:rPr>
              <w:delText xml:space="preserve">. </w:delText>
            </w:r>
            <w:r w:rsidR="005B7511" w:rsidDel="00C10E36">
              <w:rPr>
                <w:rFonts w:ascii="Times New Roman" w:eastAsia="Times New Roman" w:hAnsi="Times New Roman" w:cs="Times New Roman"/>
                <w:sz w:val="28"/>
                <w:szCs w:val="28"/>
              </w:rPr>
              <w:delText xml:space="preserve">Kho lưu trữ được truy cập </w:delText>
            </w:r>
          </w:del>
        </w:ins>
        <w:ins w:id="5024" w:author="LoanDT" w:date="2018-05-10T23:13:00Z">
          <w:del w:id="5025" w:author="Nguyen Toan" w:date="2018-05-14T16:59:00Z">
            <w:r w:rsidR="005B7511" w:rsidDel="00C10E36">
              <w:rPr>
                <w:rFonts w:ascii="Times New Roman" w:eastAsia="Times New Roman" w:hAnsi="Times New Roman" w:cs="Times New Roman"/>
                <w:sz w:val="28"/>
                <w:szCs w:val="28"/>
              </w:rPr>
              <w:delText xml:space="preserve">qua mạng, </w:delText>
            </w:r>
            <w:r w:rsidR="001D7A8F" w:rsidDel="00C10E36">
              <w:rPr>
                <w:rFonts w:ascii="Times New Roman" w:eastAsia="Times New Roman" w:hAnsi="Times New Roman" w:cs="Times New Roman"/>
                <w:sz w:val="28"/>
                <w:szCs w:val="28"/>
              </w:rPr>
              <w:delText xml:space="preserve">thực hiện vai trò như một máy chủ và công cụ quản lý phiên bản là một máy khách ví dụ như </w:delText>
            </w:r>
            <w:r w:rsidR="00345A6D" w:rsidRPr="00345A6D" w:rsidDel="00C10E36">
              <w:rPr>
                <w:rFonts w:ascii="Times New Roman" w:eastAsia="Times New Roman" w:hAnsi="Times New Roman" w:cs="Times New Roman"/>
                <w:sz w:val="28"/>
                <w:szCs w:val="28"/>
              </w:rPr>
              <w:delText>TortoiseSVN</w:delText>
            </w:r>
            <w:r w:rsidR="00EC2B97" w:rsidDel="00C10E36">
              <w:rPr>
                <w:rFonts w:ascii="Times New Roman" w:eastAsia="Times New Roman" w:hAnsi="Times New Roman" w:cs="Times New Roman"/>
                <w:sz w:val="28"/>
                <w:szCs w:val="28"/>
              </w:rPr>
              <w:delText xml:space="preserve">. </w:delText>
            </w:r>
          </w:del>
        </w:ins>
        <w:ins w:id="5026" w:author="LoanDT" w:date="2018-05-10T23:14:00Z">
          <w:del w:id="5027" w:author="Nguyen Toan" w:date="2018-05-14T16:59:00Z">
            <w:r w:rsidR="00EC2B97" w:rsidDel="00C10E36">
              <w:rPr>
                <w:rFonts w:ascii="Times New Roman" w:eastAsia="Times New Roman" w:hAnsi="Times New Roman" w:cs="Times New Roman"/>
                <w:sz w:val="28"/>
                <w:szCs w:val="28"/>
              </w:rPr>
              <w:delText>Thân (trunk) là nơi xảy ra tất cả các hoạt động lập trình chính trên dự án</w:delText>
            </w:r>
            <w:r w:rsidR="00044B3C" w:rsidDel="00C10E36">
              <w:rPr>
                <w:rFonts w:ascii="Times New Roman" w:eastAsia="Times New Roman" w:hAnsi="Times New Roman" w:cs="Times New Roman"/>
                <w:sz w:val="28"/>
                <w:szCs w:val="28"/>
              </w:rPr>
              <w:delText xml:space="preserve"> và thường được kiểm tra bởi các lập trình </w:delText>
            </w:r>
          </w:del>
        </w:ins>
        <w:ins w:id="5028" w:author="LoanDT" w:date="2018-05-10T23:15:00Z">
          <w:del w:id="5029" w:author="Nguyen Toan" w:date="2018-05-14T16:59:00Z">
            <w:r w:rsidR="00044B3C" w:rsidDel="00C10E36">
              <w:rPr>
                <w:rFonts w:ascii="Times New Roman" w:eastAsia="Times New Roman" w:hAnsi="Times New Roman" w:cs="Times New Roman"/>
                <w:sz w:val="28"/>
                <w:szCs w:val="28"/>
              </w:rPr>
              <w:delText xml:space="preserve">viên. Thẻ (tags) là thư mục lưu trữ ảnh chụp nhanh của dự án tại một thời điểm nhất định. </w:delText>
            </w:r>
            <w:r w:rsidR="008C05FE" w:rsidDel="00C10E36">
              <w:rPr>
                <w:rFonts w:ascii="Times New Roman" w:eastAsia="Times New Roman" w:hAnsi="Times New Roman" w:cs="Times New Roman"/>
                <w:sz w:val="28"/>
                <w:szCs w:val="28"/>
              </w:rPr>
              <w:delText xml:space="preserve">Các tiến trình phát triển khác với tiến trình xảy </w:delText>
            </w:r>
          </w:del>
        </w:ins>
        <w:ins w:id="5030" w:author="LoanDT" w:date="2018-05-10T23:16:00Z">
          <w:del w:id="5031" w:author="Nguyen Toan" w:date="2018-05-14T16:59:00Z">
            <w:r w:rsidR="008C05FE" w:rsidDel="00C10E36">
              <w:rPr>
                <w:rFonts w:ascii="Times New Roman" w:eastAsia="Times New Roman" w:hAnsi="Times New Roman" w:cs="Times New Roman"/>
                <w:sz w:val="28"/>
                <w:szCs w:val="28"/>
              </w:rPr>
              <w:delText xml:space="preserve">ra trên trunks được quản lý tại các nhánh (branches). </w:delText>
            </w:r>
          </w:del>
        </w:ins>
      </w:moveFrom>
    </w:p>
    <w:moveFromRangeEnd w:id="5014"/>
    <w:p w14:paraId="0499286D" w14:textId="77777777" w:rsidR="00090B4C" w:rsidRPr="009A7FAD" w:rsidRDefault="00090B4C">
      <w:pPr>
        <w:spacing w:after="120" w:line="288" w:lineRule="auto"/>
        <w:ind w:firstLine="567"/>
        <w:jc w:val="both"/>
        <w:rPr>
          <w:ins w:id="5032" w:author="LoanDT" w:date="2018-05-10T22:38:00Z"/>
          <w:rFonts w:ascii="Times New Roman" w:eastAsia="Times New Roman" w:hAnsi="Times New Roman" w:cs="Times New Roman"/>
          <w:sz w:val="28"/>
          <w:szCs w:val="28"/>
          <w:lang w:val="vi-VN"/>
          <w:rPrChange w:id="5033" w:author="LoanDT" w:date="2018-05-11T22:57:00Z">
            <w:rPr>
              <w:ins w:id="5034" w:author="LoanDT" w:date="2018-05-10T22:38:00Z"/>
            </w:rPr>
          </w:rPrChange>
        </w:rPr>
        <w:pPrChange w:id="5035" w:author="LoanDT" w:date="2018-05-10T22:38:00Z">
          <w:pPr>
            <w:pStyle w:val="ListParagraph"/>
            <w:numPr>
              <w:ilvl w:val="2"/>
              <w:numId w:val="5"/>
            </w:numPr>
            <w:spacing w:before="240" w:after="120" w:line="288" w:lineRule="auto"/>
            <w:ind w:left="1440" w:hanging="720"/>
            <w:contextualSpacing w:val="0"/>
            <w:outlineLvl w:val="2"/>
          </w:pPr>
        </w:pPrChange>
      </w:pPr>
    </w:p>
    <w:p w14:paraId="369BB9A9" w14:textId="030257E2" w:rsidR="0010098F" w:rsidRPr="00966627" w:rsidRDefault="0010098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JUnit</w:t>
      </w:r>
      <w:bookmarkEnd w:id="4853"/>
    </w:p>
    <w:p w14:paraId="6FFDBA1C" w14:textId="5D86A6FF" w:rsidR="00D157AA" w:rsidDel="00C60FE3" w:rsidRDefault="00C73B3D" w:rsidP="00966627">
      <w:pPr>
        <w:spacing w:after="120" w:line="288" w:lineRule="auto"/>
        <w:ind w:firstLine="567"/>
        <w:jc w:val="both"/>
        <w:rPr>
          <w:del w:id="5036" w:author="Nguyen Toan" w:date="2018-05-06T15:54:00Z"/>
          <w:rFonts w:ascii="Times New Roman" w:eastAsia="Times New Roman" w:hAnsi="Times New Roman" w:cs="Times New Roman"/>
          <w:sz w:val="28"/>
          <w:szCs w:val="28"/>
        </w:rPr>
      </w:pPr>
      <w:r w:rsidRPr="00591187">
        <w:rPr>
          <w:rFonts w:ascii="Times New Roman" w:hAnsi="Times New Roman" w:cs="Times New Roman"/>
          <w:sz w:val="28"/>
          <w:szCs w:val="28"/>
        </w:rPr>
        <w:t>JUnit</w:t>
      </w:r>
      <w:r>
        <w:rPr>
          <w:rFonts w:ascii="Times New Roman" w:eastAsia="Times New Roman" w:hAnsi="Times New Roman" w:cs="Times New Roman"/>
          <w:sz w:val="28"/>
          <w:szCs w:val="28"/>
        </w:rPr>
        <w:t xml:space="preserve"> là một bộ thư viện mã nguồn</w:t>
      </w:r>
      <w:r w:rsidR="007C4731">
        <w:rPr>
          <w:rFonts w:ascii="Times New Roman" w:eastAsia="Times New Roman" w:hAnsi="Times New Roman" w:cs="Times New Roman"/>
          <w:sz w:val="28"/>
          <w:szCs w:val="28"/>
        </w:rPr>
        <w:t xml:space="preserve"> mở được sinh ra nhằm hỗ </w:t>
      </w:r>
      <w:ins w:id="5037" w:author="Nguyen Toan" w:date="2018-05-06T15:18:00Z">
        <w:r w:rsidR="00622658">
          <w:rPr>
            <w:rFonts w:ascii="Times New Roman" w:eastAsia="Times New Roman" w:hAnsi="Times New Roman" w:cs="Times New Roman"/>
            <w:sz w:val="28"/>
            <w:szCs w:val="28"/>
          </w:rPr>
          <w:t>t</w:t>
        </w:r>
      </w:ins>
      <w:r w:rsidR="007C4731">
        <w:rPr>
          <w:rFonts w:ascii="Times New Roman" w:eastAsia="Times New Roman" w:hAnsi="Times New Roman" w:cs="Times New Roman"/>
          <w:sz w:val="28"/>
          <w:szCs w:val="28"/>
        </w:rPr>
        <w:t xml:space="preserve">rợ việc viết và chạy các mã nguồn kiểm thử trên ngôn ngữ Java. </w:t>
      </w:r>
      <w:del w:id="5038" w:author="Nguyen Toan" w:date="2018-05-06T16:14:00Z">
        <w:r w:rsidR="007C4731" w:rsidDel="004F308B">
          <w:rPr>
            <w:rFonts w:ascii="Times New Roman" w:eastAsia="Times New Roman" w:hAnsi="Times New Roman" w:cs="Times New Roman"/>
            <w:sz w:val="28"/>
            <w:szCs w:val="28"/>
          </w:rPr>
          <w:delText>JUnit đ</w:delText>
        </w:r>
      </w:del>
      <w:ins w:id="5039" w:author="Nguyen Toan" w:date="2018-05-06T16:14:00Z">
        <w:r w:rsidR="004F308B">
          <w:rPr>
            <w:rFonts w:ascii="Times New Roman" w:eastAsia="Times New Roman" w:hAnsi="Times New Roman" w:cs="Times New Roman"/>
            <w:sz w:val="28"/>
            <w:szCs w:val="28"/>
          </w:rPr>
          <w:t>Đ</w:t>
        </w:r>
      </w:ins>
      <w:r w:rsidR="007C4731">
        <w:rPr>
          <w:rFonts w:ascii="Times New Roman" w:eastAsia="Times New Roman" w:hAnsi="Times New Roman" w:cs="Times New Roman"/>
          <w:sz w:val="28"/>
          <w:szCs w:val="28"/>
        </w:rPr>
        <w:t xml:space="preserve">ược phát triển đầu tiên bởi Erich Gamma và Kent Beck, </w:t>
      </w:r>
      <w:ins w:id="5040" w:author="Nguyen Toan" w:date="2018-05-06T16:14:00Z">
        <w:r w:rsidR="004B25AE">
          <w:rPr>
            <w:rFonts w:ascii="Times New Roman" w:eastAsia="Times New Roman" w:hAnsi="Times New Roman" w:cs="Times New Roman"/>
            <w:sz w:val="28"/>
            <w:szCs w:val="28"/>
          </w:rPr>
          <w:t>JUnit</w:t>
        </w:r>
      </w:ins>
      <w:del w:id="5041" w:author="Nguyen Toan" w:date="2018-05-06T16:14:00Z">
        <w:r w:rsidR="007C4731" w:rsidDel="004F308B">
          <w:rPr>
            <w:rFonts w:ascii="Times New Roman" w:eastAsia="Times New Roman" w:hAnsi="Times New Roman" w:cs="Times New Roman"/>
            <w:sz w:val="28"/>
            <w:szCs w:val="28"/>
          </w:rPr>
          <w:delText>đây</w:delText>
        </w:r>
      </w:del>
      <w:r w:rsidR="007C4731">
        <w:rPr>
          <w:rFonts w:ascii="Times New Roman" w:eastAsia="Times New Roman" w:hAnsi="Times New Roman" w:cs="Times New Roman"/>
          <w:sz w:val="28"/>
          <w:szCs w:val="28"/>
        </w:rPr>
        <w:t xml:space="preserve"> là một bước tiến hóa quan trọng</w:t>
      </w:r>
      <w:del w:id="5042" w:author="Nguyen Toan" w:date="2018-05-06T16:14:00Z">
        <w:r w:rsidR="007C4731" w:rsidDel="00BB41CB">
          <w:rPr>
            <w:rFonts w:ascii="Times New Roman" w:eastAsia="Times New Roman" w:hAnsi="Times New Roman" w:cs="Times New Roman"/>
            <w:sz w:val="28"/>
            <w:szCs w:val="28"/>
          </w:rPr>
          <w:delText xml:space="preserve"> </w:delText>
        </w:r>
      </w:del>
      <w:r w:rsidR="007C4731">
        <w:rPr>
          <w:rFonts w:ascii="Times New Roman" w:eastAsia="Times New Roman" w:hAnsi="Times New Roman" w:cs="Times New Roman"/>
          <w:sz w:val="28"/>
          <w:szCs w:val="28"/>
        </w:rPr>
        <w:t xml:space="preserve"> của</w:t>
      </w:r>
      <w:r w:rsidR="005522AD">
        <w:rPr>
          <w:rFonts w:ascii="Times New Roman" w:eastAsia="Times New Roman" w:hAnsi="Times New Roman" w:cs="Times New Roman"/>
          <w:sz w:val="28"/>
          <w:szCs w:val="28"/>
        </w:rPr>
        <w:t xml:space="preserve"> phát triển hướng kiểm thử (Test Driven D</w:t>
      </w:r>
      <w:r w:rsidR="007C4731">
        <w:rPr>
          <w:rFonts w:ascii="Times New Roman" w:eastAsia="Times New Roman" w:hAnsi="Times New Roman" w:cs="Times New Roman"/>
          <w:sz w:val="28"/>
          <w:szCs w:val="28"/>
        </w:rPr>
        <w:t>evelopment</w:t>
      </w:r>
      <w:r w:rsidR="005522AD">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ins w:id="5043" w:author="Nguyen Toan" w:date="2018-05-06T15:54:00Z">
        <w:r w:rsidR="00C60FE3">
          <w:rPr>
            <w:rFonts w:ascii="Times New Roman" w:eastAsia="Times New Roman" w:hAnsi="Times New Roman" w:cs="Times New Roman"/>
            <w:sz w:val="28"/>
            <w:szCs w:val="28"/>
          </w:rPr>
          <w:t xml:space="preserve"> </w:t>
        </w:r>
      </w:ins>
    </w:p>
    <w:p w14:paraId="420A0383" w14:textId="667BEE0C" w:rsidR="00D836F3" w:rsidRDefault="00262337">
      <w:pPr>
        <w:spacing w:after="120" w:line="288" w:lineRule="auto"/>
        <w:ind w:firstLine="567"/>
        <w:jc w:val="both"/>
        <w:rPr>
          <w:ins w:id="5044" w:author="Nguyen Toan" w:date="2018-05-06T16:09:00Z"/>
          <w:rFonts w:ascii="Times New Roman" w:eastAsia="Times New Roman" w:hAnsi="Times New Roman" w:cs="Times New Roman"/>
          <w:sz w:val="28"/>
          <w:szCs w:val="28"/>
        </w:rPr>
      </w:pPr>
      <w:r>
        <w:rPr>
          <w:rFonts w:ascii="Times New Roman" w:eastAsia="Times New Roman" w:hAnsi="Times New Roman" w:cs="Times New Roman"/>
          <w:sz w:val="28"/>
          <w:szCs w:val="28"/>
        </w:rPr>
        <w:t>JUnit cung cấp</w:t>
      </w:r>
      <w:ins w:id="5045" w:author="Nguyen Toan" w:date="2018-05-06T16:09:00Z">
        <w:r w:rsidR="00862562">
          <w:rPr>
            <w:rFonts w:ascii="Times New Roman" w:eastAsia="Times New Roman" w:hAnsi="Times New Roman" w:cs="Times New Roman"/>
            <w:sz w:val="28"/>
            <w:szCs w:val="28"/>
          </w:rPr>
          <w:t xml:space="preserve"> cả</w:t>
        </w:r>
      </w:ins>
      <w:r>
        <w:rPr>
          <w:rFonts w:ascii="Times New Roman" w:eastAsia="Times New Roman" w:hAnsi="Times New Roman" w:cs="Times New Roman"/>
          <w:sz w:val="28"/>
          <w:szCs w:val="28"/>
        </w:rPr>
        <w:t xml:space="preserve"> giao diện đồ họa</w:t>
      </w:r>
      <w:ins w:id="5046" w:author="Nguyen Toan" w:date="2018-05-06T16:09:00Z">
        <w:r w:rsidR="00862562">
          <w:rPr>
            <w:rFonts w:ascii="Times New Roman" w:eastAsia="Times New Roman" w:hAnsi="Times New Roman" w:cs="Times New Roman"/>
            <w:sz w:val="28"/>
            <w:szCs w:val="28"/>
          </w:rPr>
          <w:t xml:space="preserve"> và giao diện dòng lệnh</w:t>
        </w:r>
      </w:ins>
      <w:r>
        <w:rPr>
          <w:rFonts w:ascii="Times New Roman" w:eastAsia="Times New Roman" w:hAnsi="Times New Roman" w:cs="Times New Roman"/>
          <w:sz w:val="28"/>
          <w:szCs w:val="28"/>
        </w:rPr>
        <w:t xml:space="preserve"> giúp việc viết mã nguồn kiểm thử dễ dàng hơn.</w:t>
      </w:r>
      <w:r w:rsidR="00455EFB">
        <w:rPr>
          <w:rFonts w:ascii="Times New Roman" w:eastAsia="Times New Roman" w:hAnsi="Times New Roman" w:cs="Times New Roman"/>
          <w:sz w:val="28"/>
          <w:szCs w:val="28"/>
        </w:rPr>
        <w:t xml:space="preserve"> </w:t>
      </w:r>
      <w:del w:id="5047" w:author="Nguyen Toan" w:date="2018-05-06T16:14:00Z">
        <w:r w:rsidR="00B06213" w:rsidDel="0079129A">
          <w:rPr>
            <w:rFonts w:ascii="Times New Roman" w:eastAsia="Times New Roman" w:hAnsi="Times New Roman" w:cs="Times New Roman"/>
            <w:sz w:val="28"/>
            <w:szCs w:val="28"/>
          </w:rPr>
          <w:delText>JUnit cho phép l</w:delText>
        </w:r>
      </w:del>
      <w:ins w:id="5048" w:author="Nguyen Toan" w:date="2018-05-06T16:14:00Z">
        <w:r w:rsidR="0079129A">
          <w:rPr>
            <w:rFonts w:ascii="Times New Roman" w:eastAsia="Times New Roman" w:hAnsi="Times New Roman" w:cs="Times New Roman"/>
            <w:sz w:val="28"/>
            <w:szCs w:val="28"/>
          </w:rPr>
          <w:t>L</w:t>
        </w:r>
      </w:ins>
      <w:r w:rsidR="00B06213">
        <w:rPr>
          <w:rFonts w:ascii="Times New Roman" w:eastAsia="Times New Roman" w:hAnsi="Times New Roman" w:cs="Times New Roman"/>
          <w:sz w:val="28"/>
          <w:szCs w:val="28"/>
        </w:rPr>
        <w:t xml:space="preserve">ập trình viên </w:t>
      </w:r>
      <w:ins w:id="5049" w:author="Nguyen Toan" w:date="2018-05-06T16:14:00Z">
        <w:r w:rsidR="00520B37">
          <w:rPr>
            <w:rFonts w:ascii="Times New Roman" w:eastAsia="Times New Roman" w:hAnsi="Times New Roman" w:cs="Times New Roman"/>
            <w:sz w:val="28"/>
            <w:szCs w:val="28"/>
          </w:rPr>
          <w:t xml:space="preserve">có thể dùng JUnit để </w:t>
        </w:r>
      </w:ins>
      <w:r w:rsidR="00B06213">
        <w:rPr>
          <w:rFonts w:ascii="Times New Roman" w:eastAsia="Times New Roman" w:hAnsi="Times New Roman" w:cs="Times New Roman"/>
          <w:sz w:val="28"/>
          <w:szCs w:val="28"/>
        </w:rPr>
        <w:t xml:space="preserve">xây dựng tích lũy các bộ kiểm thử để đo lường tiến độ và phát hiện các ảnh hưởng không mong muốn. Các bộ kiểm thử </w:t>
      </w:r>
      <w:r w:rsidR="00301E05">
        <w:rPr>
          <w:rFonts w:ascii="Times New Roman" w:eastAsia="Times New Roman" w:hAnsi="Times New Roman" w:cs="Times New Roman"/>
          <w:sz w:val="28"/>
          <w:szCs w:val="28"/>
        </w:rPr>
        <w:t>có thể chạy được liên tục và cung cấp kết quả luôn tại màn hình.</w:t>
      </w:r>
      <w:ins w:id="5050" w:author="Nguyen Toan" w:date="2018-05-06T16:10:00Z">
        <w:r w:rsidR="00B43AE5">
          <w:rPr>
            <w:rFonts w:ascii="Times New Roman" w:eastAsia="Times New Roman" w:hAnsi="Times New Roman" w:cs="Times New Roman"/>
            <w:sz w:val="28"/>
            <w:szCs w:val="28"/>
          </w:rPr>
          <w:t xml:space="preserve"> </w:t>
        </w:r>
        <w:r w:rsidR="00B43AE5" w:rsidRPr="009C60DE">
          <w:rPr>
            <w:rFonts w:ascii="Times New Roman" w:eastAsia="Times New Roman" w:hAnsi="Times New Roman" w:cs="Times New Roman"/>
            <w:sz w:val="28"/>
            <w:szCs w:val="28"/>
          </w:rPr>
          <w:fldChar w:fldCharType="begin"/>
        </w:r>
        <w:r w:rsidR="00B43AE5" w:rsidRPr="009C60DE">
          <w:rPr>
            <w:rFonts w:ascii="Times New Roman" w:eastAsia="Times New Roman" w:hAnsi="Times New Roman" w:cs="Times New Roman"/>
            <w:sz w:val="28"/>
            <w:szCs w:val="28"/>
          </w:rPr>
          <w:instrText xml:space="preserve"> REF _Ref512150374 \h  \* MERGEFORMAT </w:instrText>
        </w:r>
      </w:ins>
      <w:r w:rsidR="00B43AE5" w:rsidRPr="009C60DE">
        <w:rPr>
          <w:rFonts w:ascii="Times New Roman" w:eastAsia="Times New Roman" w:hAnsi="Times New Roman" w:cs="Times New Roman"/>
          <w:sz w:val="28"/>
          <w:szCs w:val="28"/>
        </w:rPr>
      </w:r>
      <w:ins w:id="5051" w:author="Nguyen Toan" w:date="2018-05-06T16:10:00Z">
        <w:r w:rsidR="00B43AE5" w:rsidRPr="009C60DE">
          <w:rPr>
            <w:rFonts w:ascii="Times New Roman" w:eastAsia="Times New Roman" w:hAnsi="Times New Roman" w:cs="Times New Roman"/>
            <w:sz w:val="28"/>
            <w:szCs w:val="28"/>
          </w:rPr>
          <w:fldChar w:fldCharType="separate"/>
        </w:r>
        <w:r w:rsidR="00B43AE5" w:rsidRPr="00D240C3">
          <w:rPr>
            <w:rFonts w:ascii="Times New Roman" w:hAnsi="Times New Roman" w:cs="Times New Roman"/>
            <w:color w:val="auto"/>
            <w:sz w:val="28"/>
            <w:szCs w:val="28"/>
          </w:rPr>
          <w:t>Hình</w:t>
        </w:r>
        <w:r w:rsidR="00B43AE5" w:rsidRPr="00D240C3">
          <w:rPr>
            <w:rFonts w:ascii="Times New Roman" w:hAnsi="Times New Roman" w:cs="Times New Roman"/>
            <w:noProof/>
            <w:color w:val="auto"/>
            <w:sz w:val="28"/>
            <w:szCs w:val="28"/>
          </w:rPr>
          <w:t xml:space="preserve"> </w:t>
        </w:r>
        <w:r w:rsidR="00B43AE5">
          <w:rPr>
            <w:rFonts w:ascii="Times New Roman" w:hAnsi="Times New Roman" w:cs="Times New Roman"/>
            <w:i/>
            <w:noProof/>
            <w:color w:val="auto"/>
            <w:sz w:val="28"/>
            <w:szCs w:val="28"/>
          </w:rPr>
          <w:t>3.4</w:t>
        </w:r>
        <w:r w:rsidR="00B43AE5" w:rsidRPr="009C60DE">
          <w:rPr>
            <w:rFonts w:ascii="Times New Roman" w:eastAsia="Times New Roman" w:hAnsi="Times New Roman" w:cs="Times New Roman"/>
            <w:sz w:val="28"/>
            <w:szCs w:val="28"/>
          </w:rPr>
          <w:fldChar w:fldCharType="end"/>
        </w:r>
        <w:r w:rsidR="00B43AE5">
          <w:rPr>
            <w:rFonts w:ascii="Times New Roman" w:eastAsia="Times New Roman" w:hAnsi="Times New Roman" w:cs="Times New Roman"/>
            <w:sz w:val="28"/>
            <w:szCs w:val="28"/>
          </w:rPr>
          <w:t xml:space="preserve"> mô tả kiến trúc của JUnit. </w:t>
        </w:r>
      </w:ins>
    </w:p>
    <w:p w14:paraId="4CC04507" w14:textId="4408565A" w:rsidR="00947885" w:rsidRDefault="00D836F3">
      <w:pPr>
        <w:spacing w:after="120" w:line="288" w:lineRule="auto"/>
        <w:ind w:firstLine="567"/>
        <w:jc w:val="both"/>
        <w:rPr>
          <w:ins w:id="5052" w:author="Nguyen Toan" w:date="2018-05-06T16:13:00Z"/>
          <w:rFonts w:ascii="Times New Roman" w:eastAsia="Times New Roman" w:hAnsi="Times New Roman" w:cs="Times New Roman"/>
          <w:sz w:val="28"/>
          <w:szCs w:val="28"/>
        </w:rPr>
      </w:pPr>
      <w:ins w:id="5053" w:author="Nguyen Toan" w:date="2018-05-06T16:09:00Z">
        <w:r>
          <w:rPr>
            <w:rFonts w:ascii="Times New Roman" w:eastAsia="Times New Roman" w:hAnsi="Times New Roman" w:cs="Times New Roman"/>
            <w:sz w:val="28"/>
            <w:szCs w:val="28"/>
          </w:rPr>
          <w:t>JUnit cung c</w:t>
        </w:r>
        <w:r w:rsidRPr="00966627">
          <w:rPr>
            <w:rFonts w:ascii="Times New Roman" w:eastAsia="Times New Roman" w:hAnsi="Times New Roman" w:cs="Times New Roman"/>
            <w:sz w:val="28"/>
            <w:szCs w:val="28"/>
          </w:rPr>
          <w:t>ấp các chú thích hỗ trợ việc kiểm thử</w:t>
        </w:r>
        <w:r>
          <w:rPr>
            <w:rFonts w:ascii="Times New Roman" w:eastAsia="Times New Roman" w:hAnsi="Times New Roman" w:cs="Times New Roman"/>
            <w:sz w:val="28"/>
            <w:szCs w:val="28"/>
          </w:rPr>
          <w:t xml:space="preserve">, một số chú thích quen thuộc hay sử dụng bao gồm: Before, After, BeforeClass, AfterClass, Ignore, RunWith, Test. JUnit cũng cung cấp các lớp hỗ trợ cơ bản như </w:t>
        </w:r>
        <w:r w:rsidRPr="00596767">
          <w:rPr>
            <w:rFonts w:ascii="Times New Roman" w:eastAsia="Times New Roman" w:hAnsi="Times New Roman" w:cs="Times New Roman"/>
            <w:sz w:val="28"/>
            <w:szCs w:val="28"/>
          </w:rPr>
          <w:t>Assert</w:t>
        </w:r>
        <w:r>
          <w:rPr>
            <w:rFonts w:ascii="Times New Roman" w:eastAsia="Times New Roman" w:hAnsi="Times New Roman" w:cs="Times New Roman"/>
            <w:sz w:val="28"/>
            <w:szCs w:val="28"/>
          </w:rPr>
          <w:t>,</w:t>
        </w:r>
        <w:r w:rsidRPr="002B65DB">
          <w:t xml:space="preserve"> </w:t>
        </w:r>
        <w:r w:rsidRPr="002B65DB">
          <w:rPr>
            <w:rFonts w:ascii="Times New Roman" w:eastAsia="Times New Roman" w:hAnsi="Times New Roman" w:cs="Times New Roman"/>
            <w:sz w:val="28"/>
            <w:szCs w:val="28"/>
          </w:rPr>
          <w:t xml:space="preserve">TestCase, </w:t>
        </w:r>
        <w:r>
          <w:rPr>
            <w:rFonts w:ascii="Times New Roman" w:eastAsia="Times New Roman" w:hAnsi="Times New Roman" w:cs="Times New Roman"/>
            <w:sz w:val="28"/>
            <w:szCs w:val="28"/>
          </w:rPr>
          <w:t xml:space="preserve">TestResult, </w:t>
        </w:r>
        <w:r w:rsidRPr="002B65DB">
          <w:rPr>
            <w:rFonts w:ascii="Times New Roman" w:eastAsia="Times New Roman" w:hAnsi="Times New Roman" w:cs="Times New Roman"/>
            <w:sz w:val="28"/>
            <w:szCs w:val="28"/>
          </w:rPr>
          <w:t>TestSuite</w:t>
        </w:r>
        <w:r w:rsidR="00B95819">
          <w:rPr>
            <w:rFonts w:ascii="Times New Roman" w:eastAsia="Times New Roman" w:hAnsi="Times New Roman" w:cs="Times New Roman"/>
            <w:sz w:val="28"/>
            <w:szCs w:val="28"/>
          </w:rPr>
          <w:t>.</w:t>
        </w:r>
      </w:ins>
    </w:p>
    <w:p w14:paraId="3EA2AABB" w14:textId="73B6C0AC" w:rsidR="009E2266" w:rsidRPr="00596767" w:rsidDel="00B43AE5" w:rsidRDefault="00947885">
      <w:pPr>
        <w:spacing w:after="120" w:line="288" w:lineRule="auto"/>
        <w:ind w:firstLine="567"/>
        <w:jc w:val="both"/>
        <w:rPr>
          <w:del w:id="5054" w:author="Nguyen Toan" w:date="2018-05-06T16:10:00Z"/>
          <w:rFonts w:ascii="Times New Roman" w:eastAsia="Times New Roman" w:hAnsi="Times New Roman" w:cs="Times New Roman"/>
          <w:sz w:val="28"/>
          <w:szCs w:val="28"/>
        </w:rPr>
      </w:pPr>
      <w:ins w:id="5055" w:author="Nguyen Toan" w:date="2018-05-06T16:13:00Z">
        <w:r>
          <w:rPr>
            <w:rFonts w:ascii="Times New Roman" w:eastAsia="Times New Roman" w:hAnsi="Times New Roman" w:cs="Times New Roman"/>
            <w:sz w:val="28"/>
            <w:szCs w:val="28"/>
          </w:rPr>
          <w:t>Assert</w:t>
        </w:r>
        <w:r w:rsidRPr="00596767">
          <w:rPr>
            <w:rFonts w:ascii="Times New Roman" w:eastAsia="Times New Roman" w:hAnsi="Times New Roman" w:cs="Times New Roman"/>
            <w:sz w:val="28"/>
            <w:szCs w:val="28"/>
          </w:rPr>
          <w:t xml:space="preserve">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w:t>
        </w:r>
        <w:r>
          <w:rPr>
            <w:rFonts w:ascii="Times New Roman" w:eastAsia="Times New Roman" w:hAnsi="Times New Roman" w:cs="Times New Roman"/>
            <w:sz w:val="28"/>
            <w:szCs w:val="28"/>
          </w:rPr>
          <w:t xml:space="preserve"> loại</w:t>
        </w:r>
        <w:r w:rsidRPr="00596767">
          <w:rPr>
            <w:rFonts w:ascii="Times New Roman" w:eastAsia="Times New Roman" w:hAnsi="Times New Roman" w:cs="Times New Roman"/>
            <w:sz w:val="28"/>
            <w:szCs w:val="28"/>
          </w:rPr>
          <w:t xml:space="preserve"> đối tượng, kiểm tra xem một điều kiện là đúng, sai</w:t>
        </w:r>
        <w:r>
          <w:rPr>
            <w:rFonts w:ascii="Times New Roman" w:eastAsia="Times New Roman" w:hAnsi="Times New Roman" w:cs="Times New Roman"/>
            <w:sz w:val="28"/>
            <w:szCs w:val="28"/>
          </w:rPr>
          <w:t>,</w:t>
        </w:r>
        <w:r w:rsidRPr="00596767">
          <w:rPr>
            <w:rFonts w:ascii="Times New Roman" w:eastAsia="Times New Roman" w:hAnsi="Times New Roman" w:cs="Times New Roman"/>
            <w:sz w:val="28"/>
            <w:szCs w:val="28"/>
          </w:rPr>
          <w:t xml:space="preserve"> bị rỗng,</w:t>
        </w:r>
        <w:r>
          <w:rPr>
            <w:rFonts w:ascii="Times New Roman" w:eastAsia="Times New Roman" w:hAnsi="Times New Roman" w:cs="Times New Roman"/>
            <w:sz w:val="28"/>
            <w:szCs w:val="28"/>
          </w:rPr>
          <w:t xml:space="preserve"> hay</w:t>
        </w:r>
        <w:r w:rsidRPr="00596767">
          <w:rPr>
            <w:rFonts w:ascii="Times New Roman" w:eastAsia="Times New Roman" w:hAnsi="Times New Roman" w:cs="Times New Roman"/>
            <w:sz w:val="28"/>
            <w:szCs w:val="28"/>
          </w:rPr>
          <w:t xml:space="preserve"> hai đối tượng có cùng trỏ tới một địa chỉ trùng nhau. Ngoài ra lớp này còn cung cấp phương thức</w:t>
        </w:r>
        <w:r w:rsidR="00FC13BA">
          <w:rPr>
            <w:rFonts w:ascii="Times New Roman" w:eastAsia="Times New Roman" w:hAnsi="Times New Roman" w:cs="Times New Roman"/>
            <w:sz w:val="28"/>
            <w:szCs w:val="28"/>
          </w:rPr>
          <w:t xml:space="preserve"> so sánh hai mảng dữ liệu</w:t>
        </w:r>
        <w:r>
          <w:rPr>
            <w:rFonts w:ascii="Times New Roman" w:eastAsia="Times New Roman" w:hAnsi="Times New Roman" w:cs="Times New Roman"/>
            <w:sz w:val="28"/>
            <w:szCs w:val="28"/>
          </w:rPr>
          <w:t>.</w:t>
        </w:r>
      </w:ins>
      <w:moveToRangeStart w:id="5056" w:author="Nguyen Toan" w:date="2018-05-06T16:09:00Z" w:name="move513386310"/>
      <w:moveTo w:id="5057" w:author="Nguyen Toan" w:date="2018-05-06T16:09:00Z">
        <w:del w:id="5058" w:author="Nguyen Toan" w:date="2018-05-06T16:10:00Z">
          <w:r w:rsidR="009E2266" w:rsidRPr="009C60DE" w:rsidDel="00B43AE5">
            <w:rPr>
              <w:rFonts w:ascii="Times New Roman" w:eastAsia="Times New Roman" w:hAnsi="Times New Roman" w:cs="Times New Roman"/>
              <w:sz w:val="28"/>
              <w:szCs w:val="28"/>
            </w:rPr>
            <w:fldChar w:fldCharType="begin"/>
          </w:r>
          <w:r w:rsidR="009E2266" w:rsidRPr="009C60DE" w:rsidDel="00B43AE5">
            <w:rPr>
              <w:rFonts w:ascii="Times New Roman" w:eastAsia="Times New Roman" w:hAnsi="Times New Roman" w:cs="Times New Roman"/>
              <w:sz w:val="28"/>
              <w:szCs w:val="28"/>
            </w:rPr>
            <w:delInstrText xml:space="preserve"> REF _Ref512150374 \h  \* MERGEFORMAT </w:delInstrText>
          </w:r>
        </w:del>
      </w:moveTo>
      <w:del w:id="5059" w:author="Nguyen Toan" w:date="2018-05-06T16:10:00Z">
        <w:r w:rsidR="009E2266" w:rsidRPr="009C60DE" w:rsidDel="00B43AE5">
          <w:rPr>
            <w:rFonts w:ascii="Times New Roman" w:eastAsia="Times New Roman" w:hAnsi="Times New Roman" w:cs="Times New Roman"/>
            <w:sz w:val="28"/>
            <w:szCs w:val="28"/>
          </w:rPr>
        </w:r>
      </w:del>
      <w:moveTo w:id="5060" w:author="Nguyen Toan" w:date="2018-05-06T16:09:00Z">
        <w:del w:id="5061" w:author="Nguyen Toan" w:date="2018-05-06T16:10:00Z">
          <w:r w:rsidR="009E2266" w:rsidRPr="009C60DE" w:rsidDel="00B43AE5">
            <w:rPr>
              <w:rFonts w:ascii="Times New Roman" w:eastAsia="Times New Roman" w:hAnsi="Times New Roman" w:cs="Times New Roman"/>
              <w:sz w:val="28"/>
              <w:szCs w:val="28"/>
            </w:rPr>
            <w:fldChar w:fldCharType="separate"/>
          </w:r>
        </w:del>
      </w:moveTo>
    </w:p>
    <w:p w14:paraId="017C9364" w14:textId="4C6FBE70" w:rsidR="009E2266" w:rsidRDefault="009E2266">
      <w:pPr>
        <w:spacing w:after="120" w:line="288" w:lineRule="auto"/>
        <w:ind w:firstLine="567"/>
        <w:jc w:val="both"/>
        <w:rPr>
          <w:rFonts w:ascii="Times New Roman" w:eastAsia="Times New Roman" w:hAnsi="Times New Roman" w:cs="Times New Roman"/>
          <w:sz w:val="28"/>
          <w:szCs w:val="28"/>
        </w:rPr>
      </w:pPr>
      <w:moveTo w:id="5062" w:author="Nguyen Toan" w:date="2018-05-06T16:09:00Z">
        <w:del w:id="5063" w:author="Nguyen Toan" w:date="2018-05-06T16:10:00Z">
          <w:r w:rsidRPr="00D240C3" w:rsidDel="00B43AE5">
            <w:rPr>
              <w:rFonts w:ascii="Times New Roman" w:hAnsi="Times New Roman" w:cs="Times New Roman"/>
              <w:color w:val="auto"/>
              <w:sz w:val="28"/>
              <w:szCs w:val="28"/>
            </w:rPr>
            <w:delText>Hình</w:delText>
          </w:r>
          <w:r w:rsidRPr="00D240C3" w:rsidDel="00B43AE5">
            <w:rPr>
              <w:rFonts w:ascii="Times New Roman" w:hAnsi="Times New Roman" w:cs="Times New Roman"/>
              <w:noProof/>
              <w:color w:val="auto"/>
              <w:sz w:val="28"/>
              <w:szCs w:val="28"/>
            </w:rPr>
            <w:delText xml:space="preserve"> </w:delText>
          </w:r>
          <w:r w:rsidDel="00B43AE5">
            <w:rPr>
              <w:rFonts w:ascii="Times New Roman" w:hAnsi="Times New Roman" w:cs="Times New Roman"/>
              <w:i/>
              <w:noProof/>
              <w:color w:val="auto"/>
              <w:sz w:val="28"/>
              <w:szCs w:val="28"/>
            </w:rPr>
            <w:delText>3.4</w:delText>
          </w:r>
          <w:r w:rsidRPr="009C60DE" w:rsidDel="00B43AE5">
            <w:rPr>
              <w:rFonts w:ascii="Times New Roman" w:eastAsia="Times New Roman" w:hAnsi="Times New Roman" w:cs="Times New Roman"/>
              <w:sz w:val="28"/>
              <w:szCs w:val="28"/>
            </w:rPr>
            <w:fldChar w:fldCharType="end"/>
          </w:r>
          <w:r w:rsidDel="00B43AE5">
            <w:rPr>
              <w:rFonts w:ascii="Times New Roman" w:eastAsia="Times New Roman" w:hAnsi="Times New Roman" w:cs="Times New Roman"/>
              <w:sz w:val="28"/>
              <w:szCs w:val="28"/>
            </w:rPr>
            <w:delText xml:space="preserve"> mô tả kiến trúc của JUnit. </w:delText>
          </w:r>
        </w:del>
      </w:moveTo>
    </w:p>
    <w:p w14:paraId="232F1EE6" w14:textId="77777777" w:rsidR="009E2266" w:rsidRDefault="009E2266" w:rsidP="009E2266">
      <w:pPr>
        <w:pStyle w:val="NoSpacing"/>
        <w:jc w:val="center"/>
      </w:pPr>
      <w:moveTo w:id="5064" w:author="Nguyen Toan" w:date="2018-05-06T16:09:00Z">
        <w:r>
          <w:rPr>
            <w:noProof/>
            <w:lang w:val="en-US"/>
          </w:rPr>
          <w:lastRenderedPageBreak/>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To>
    </w:p>
    <w:p w14:paraId="61C1208A" w14:textId="63CF3A0B" w:rsidR="009E2266" w:rsidDel="001E11D3" w:rsidRDefault="009E2266" w:rsidP="009E2266">
      <w:pPr>
        <w:pStyle w:val="Caption"/>
        <w:jc w:val="center"/>
        <w:rPr>
          <w:del w:id="5065" w:author="Nguyen Toan" w:date="2018-05-06T16:11:00Z"/>
          <w:rFonts w:ascii="Times New Roman" w:hAnsi="Times New Roman" w:cs="Times New Roman"/>
          <w:i w:val="0"/>
          <w:color w:val="auto"/>
          <w:sz w:val="28"/>
          <w:szCs w:val="28"/>
        </w:rPr>
      </w:pPr>
      <w:moveTo w:id="5066" w:author="Nguyen Toan" w:date="2018-05-06T16:09:00Z">
        <w:r w:rsidRPr="00D240C3">
          <w:rPr>
            <w:rFonts w:ascii="Times New Roman" w:hAnsi="Times New Roman" w:cs="Times New Roman"/>
            <w:i w:val="0"/>
            <w:color w:val="auto"/>
            <w:sz w:val="28"/>
            <w:szCs w:val="28"/>
          </w:rPr>
          <w:t xml:space="preserve">Hình </w:t>
        </w:r>
      </w:moveTo>
      <w:ins w:id="506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06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069" w:author="Nguyen Toan" w:date="2018-05-14T18:03:00Z">
        <w:r w:rsidR="0052504F">
          <w:rPr>
            <w:rFonts w:ascii="Times New Roman" w:hAnsi="Times New Roman" w:cs="Times New Roman"/>
            <w:i w:val="0"/>
            <w:noProof/>
            <w:color w:val="auto"/>
            <w:sz w:val="28"/>
            <w:szCs w:val="28"/>
          </w:rPr>
          <w:t>7</w:t>
        </w:r>
        <w:r w:rsidR="0052504F">
          <w:rPr>
            <w:rFonts w:ascii="Times New Roman" w:hAnsi="Times New Roman" w:cs="Times New Roman"/>
            <w:i w:val="0"/>
            <w:color w:val="auto"/>
            <w:sz w:val="28"/>
            <w:szCs w:val="28"/>
          </w:rPr>
          <w:fldChar w:fldCharType="end"/>
        </w:r>
      </w:ins>
      <w:moveTo w:id="5070" w:author="Nguyen Toan" w:date="2018-05-06T16:09:00Z">
        <w:del w:id="5071" w:author="Nguyen Toan" w:date="2018-05-09T07:12:00Z">
          <w:r w:rsidDel="006B2266">
            <w:rPr>
              <w:rFonts w:ascii="Times New Roman" w:hAnsi="Times New Roman" w:cs="Times New Roman"/>
              <w:i w:val="0"/>
              <w:color w:val="auto"/>
              <w:sz w:val="28"/>
              <w:szCs w:val="28"/>
            </w:rPr>
            <w:fldChar w:fldCharType="begin"/>
          </w:r>
          <w:r w:rsidDel="006B2266">
            <w:rPr>
              <w:rFonts w:ascii="Times New Roman" w:hAnsi="Times New Roman" w:cs="Times New Roman"/>
              <w:i w:val="0"/>
              <w:color w:val="auto"/>
              <w:sz w:val="28"/>
              <w:szCs w:val="28"/>
            </w:rPr>
            <w:delInstrText xml:space="preserve"> STYLEREF 1 \s </w:delInstrText>
          </w:r>
          <w:r w:rsidDel="006B2266">
            <w:rPr>
              <w:rFonts w:ascii="Times New Roman" w:hAnsi="Times New Roman" w:cs="Times New Roman"/>
              <w:i w:val="0"/>
              <w:color w:val="auto"/>
              <w:sz w:val="28"/>
              <w:szCs w:val="28"/>
            </w:rPr>
            <w:fldChar w:fldCharType="separate"/>
          </w:r>
          <w:r w:rsidDel="006B2266">
            <w:rPr>
              <w:rFonts w:ascii="Times New Roman" w:hAnsi="Times New Roman" w:cs="Times New Roman"/>
              <w:i w:val="0"/>
              <w:noProof/>
              <w:color w:val="auto"/>
              <w:sz w:val="28"/>
              <w:szCs w:val="28"/>
            </w:rPr>
            <w:delText>3</w:delText>
          </w:r>
          <w:r w:rsidDel="006B2266">
            <w:rPr>
              <w:rFonts w:ascii="Times New Roman" w:hAnsi="Times New Roman" w:cs="Times New Roman"/>
              <w:i w:val="0"/>
              <w:color w:val="auto"/>
              <w:sz w:val="28"/>
              <w:szCs w:val="28"/>
            </w:rPr>
            <w:fldChar w:fldCharType="end"/>
          </w:r>
          <w:r w:rsidDel="006B2266">
            <w:rPr>
              <w:rFonts w:ascii="Times New Roman" w:hAnsi="Times New Roman" w:cs="Times New Roman"/>
              <w:i w:val="0"/>
              <w:color w:val="auto"/>
              <w:sz w:val="28"/>
              <w:szCs w:val="28"/>
            </w:rPr>
            <w:delText>.</w:delText>
          </w:r>
          <w:r w:rsidDel="006B2266">
            <w:rPr>
              <w:rFonts w:ascii="Times New Roman" w:hAnsi="Times New Roman" w:cs="Times New Roman"/>
              <w:i w:val="0"/>
              <w:color w:val="auto"/>
              <w:sz w:val="28"/>
              <w:szCs w:val="28"/>
            </w:rPr>
            <w:fldChar w:fldCharType="begin"/>
          </w:r>
          <w:r w:rsidDel="006B2266">
            <w:rPr>
              <w:rFonts w:ascii="Times New Roman" w:hAnsi="Times New Roman" w:cs="Times New Roman"/>
              <w:i w:val="0"/>
              <w:color w:val="auto"/>
              <w:sz w:val="28"/>
              <w:szCs w:val="28"/>
            </w:rPr>
            <w:delInstrText xml:space="preserve"> SEQ Hình \* ARABIC \s 1 </w:delInstrText>
          </w:r>
          <w:r w:rsidDel="006B2266">
            <w:rPr>
              <w:rFonts w:ascii="Times New Roman" w:hAnsi="Times New Roman" w:cs="Times New Roman"/>
              <w:i w:val="0"/>
              <w:color w:val="auto"/>
              <w:sz w:val="28"/>
              <w:szCs w:val="28"/>
            </w:rPr>
            <w:fldChar w:fldCharType="separate"/>
          </w:r>
          <w:r w:rsidDel="006B2266">
            <w:rPr>
              <w:rFonts w:ascii="Times New Roman" w:hAnsi="Times New Roman" w:cs="Times New Roman"/>
              <w:i w:val="0"/>
              <w:noProof/>
              <w:color w:val="auto"/>
              <w:sz w:val="28"/>
              <w:szCs w:val="28"/>
            </w:rPr>
            <w:delText>4</w:delText>
          </w:r>
          <w:r w:rsidDel="006B2266">
            <w:rPr>
              <w:rFonts w:ascii="Times New Roman" w:hAnsi="Times New Roman" w:cs="Times New Roman"/>
              <w:i w:val="0"/>
              <w:color w:val="auto"/>
              <w:sz w:val="28"/>
              <w:szCs w:val="28"/>
            </w:rPr>
            <w:fldChar w:fldCharType="end"/>
          </w:r>
        </w:del>
        <w:r w:rsidRPr="00D240C3">
          <w:rPr>
            <w:rFonts w:ascii="Times New Roman" w:hAnsi="Times New Roman" w:cs="Times New Roman"/>
            <w:i w:val="0"/>
            <w:color w:val="auto"/>
            <w:sz w:val="28"/>
            <w:szCs w:val="28"/>
          </w:rPr>
          <w:t>: Kiến trúc JUnit</w:t>
        </w:r>
      </w:moveTo>
    </w:p>
    <w:moveToRangeEnd w:id="5056"/>
    <w:p w14:paraId="0180A0BA" w14:textId="77777777" w:rsidR="009E2266" w:rsidRDefault="009E2266">
      <w:pPr>
        <w:pStyle w:val="Caption"/>
        <w:jc w:val="center"/>
        <w:pPrChange w:id="5072" w:author="Nguyen Toan" w:date="2018-05-06T16:11:00Z">
          <w:pPr>
            <w:spacing w:after="120" w:line="288" w:lineRule="auto"/>
            <w:ind w:firstLine="567"/>
            <w:jc w:val="both"/>
          </w:pPr>
        </w:pPrChange>
      </w:pPr>
    </w:p>
    <w:p w14:paraId="05051A97" w14:textId="7FFAAC22" w:rsidR="00EA01BD" w:rsidDel="00CB2607" w:rsidRDefault="004B3464" w:rsidP="00966627">
      <w:pPr>
        <w:spacing w:after="120" w:line="288" w:lineRule="auto"/>
        <w:ind w:firstLine="567"/>
        <w:jc w:val="both"/>
        <w:rPr>
          <w:del w:id="5073" w:author="Nguyen Toan" w:date="2018-05-06T15:41:00Z"/>
          <w:rFonts w:ascii="Times New Roman" w:eastAsia="Times New Roman" w:hAnsi="Times New Roman" w:cs="Times New Roman"/>
          <w:sz w:val="28"/>
          <w:szCs w:val="28"/>
        </w:rPr>
      </w:pPr>
      <w:del w:id="5074" w:author="Nguyen Toan" w:date="2018-05-06T16:09:00Z">
        <w:r w:rsidDel="00D836F3">
          <w:rPr>
            <w:rFonts w:ascii="Times New Roman" w:eastAsia="Times New Roman" w:hAnsi="Times New Roman" w:cs="Times New Roman"/>
            <w:sz w:val="28"/>
            <w:szCs w:val="28"/>
          </w:rPr>
          <w:delText>JUnit cung c</w:delText>
        </w:r>
        <w:r w:rsidRPr="00966627" w:rsidDel="00D836F3">
          <w:rPr>
            <w:rFonts w:ascii="Times New Roman" w:eastAsia="Times New Roman" w:hAnsi="Times New Roman" w:cs="Times New Roman"/>
            <w:sz w:val="28"/>
            <w:szCs w:val="28"/>
          </w:rPr>
          <w:delText xml:space="preserve">ấp các chú thích </w:delText>
        </w:r>
        <w:r w:rsidR="00CC1783" w:rsidRPr="00966627" w:rsidDel="00D836F3">
          <w:rPr>
            <w:rFonts w:ascii="Times New Roman" w:eastAsia="Times New Roman" w:hAnsi="Times New Roman" w:cs="Times New Roman"/>
            <w:sz w:val="28"/>
            <w:szCs w:val="28"/>
          </w:rPr>
          <w:delText>hỗ trợ việc kiểm thử</w:delText>
        </w:r>
        <w:r w:rsidR="00FE56F9" w:rsidDel="00D836F3">
          <w:rPr>
            <w:rFonts w:ascii="Times New Roman" w:eastAsia="Times New Roman" w:hAnsi="Times New Roman" w:cs="Times New Roman"/>
            <w:sz w:val="28"/>
            <w:szCs w:val="28"/>
          </w:rPr>
          <w:delText>, một số chú thích quen thuộc hay sử dụng bao gồm: Before, After, BeforeClass, AfterClass, Ignore, RunWith, Test</w:delText>
        </w:r>
      </w:del>
      <w:del w:id="5075" w:author="Nguyen Toan" w:date="2018-05-06T15:46:00Z">
        <w:r w:rsidR="00FE56F9" w:rsidDel="0083562F">
          <w:rPr>
            <w:rFonts w:ascii="Times New Roman" w:eastAsia="Times New Roman" w:hAnsi="Times New Roman" w:cs="Times New Roman"/>
            <w:sz w:val="28"/>
            <w:szCs w:val="28"/>
          </w:rPr>
          <w:delText>.</w:delText>
        </w:r>
        <w:r w:rsidR="00EA01BD" w:rsidDel="0083562F">
          <w:rPr>
            <w:rFonts w:ascii="Times New Roman" w:eastAsia="Times New Roman" w:hAnsi="Times New Roman" w:cs="Times New Roman"/>
            <w:sz w:val="28"/>
            <w:szCs w:val="28"/>
          </w:rPr>
          <w:delText xml:space="preserve"> C</w:delText>
        </w:r>
        <w:r w:rsidR="00EA01BD" w:rsidDel="000C73F1">
          <w:rPr>
            <w:rFonts w:ascii="Times New Roman" w:eastAsia="Times New Roman" w:hAnsi="Times New Roman" w:cs="Times New Roman"/>
            <w:sz w:val="28"/>
            <w:szCs w:val="28"/>
          </w:rPr>
          <w:delText xml:space="preserve">ùng với </w:delText>
        </w:r>
      </w:del>
      <w:del w:id="5076" w:author="Nguyen Toan" w:date="2018-05-06T16:09:00Z">
        <w:r w:rsidR="00EA01BD" w:rsidDel="00D836F3">
          <w:rPr>
            <w:rFonts w:ascii="Times New Roman" w:eastAsia="Times New Roman" w:hAnsi="Times New Roman" w:cs="Times New Roman"/>
            <w:sz w:val="28"/>
            <w:szCs w:val="28"/>
          </w:rPr>
          <w:delText>các lớp hỗ trợ cơ bả</w:delText>
        </w:r>
      </w:del>
      <w:del w:id="5077" w:author="Nguyen Toan" w:date="2018-05-06T15:47:00Z">
        <w:r w:rsidR="00EA01BD" w:rsidDel="002B65DB">
          <w:rPr>
            <w:rFonts w:ascii="Times New Roman" w:eastAsia="Times New Roman" w:hAnsi="Times New Roman" w:cs="Times New Roman"/>
            <w:sz w:val="28"/>
            <w:szCs w:val="28"/>
          </w:rPr>
          <w:delText>n</w:delText>
        </w:r>
      </w:del>
      <w:del w:id="5078" w:author="Nguyen Toan" w:date="2018-05-06T15:29:00Z">
        <w:r w:rsidR="00EA01BD" w:rsidDel="006E645B">
          <w:rPr>
            <w:rFonts w:ascii="Times New Roman" w:eastAsia="Times New Roman" w:hAnsi="Times New Roman" w:cs="Times New Roman"/>
            <w:sz w:val="28"/>
            <w:szCs w:val="28"/>
          </w:rPr>
          <w:delText xml:space="preserve">: </w:delText>
        </w:r>
      </w:del>
    </w:p>
    <w:p w14:paraId="39F2AD99" w14:textId="2224398E" w:rsidR="00EA01BD" w:rsidDel="005F2F0F" w:rsidRDefault="00EA01BD" w:rsidP="00C60FE3">
      <w:pPr>
        <w:spacing w:after="120" w:line="288" w:lineRule="auto"/>
        <w:ind w:firstLine="567"/>
        <w:jc w:val="both"/>
        <w:rPr>
          <w:del w:id="5079" w:author="Nguyen Toan" w:date="2018-05-06T15:47:00Z"/>
          <w:rFonts w:ascii="Times New Roman" w:eastAsia="Times New Roman" w:hAnsi="Times New Roman" w:cs="Times New Roman"/>
          <w:sz w:val="28"/>
          <w:szCs w:val="28"/>
        </w:rPr>
      </w:pPr>
      <w:del w:id="5080" w:author="Nguyen Toan" w:date="2018-05-06T15:47:00Z">
        <w:r w:rsidRPr="00CB2607" w:rsidDel="007B763E">
          <w:rPr>
            <w:rFonts w:ascii="Times New Roman" w:eastAsia="Times New Roman" w:hAnsi="Times New Roman" w:cs="Times New Roman"/>
            <w:sz w:val="28"/>
            <w:szCs w:val="28"/>
            <w:rPrChange w:id="5081" w:author="Nguyen Toan" w:date="2018-05-06T15:41:00Z">
              <w:rPr/>
            </w:rPrChange>
          </w:rPr>
          <w:delText>org.junit.</w:delText>
        </w:r>
      </w:del>
      <w:del w:id="5082" w:author="Nguyen Toan" w:date="2018-05-06T16:09:00Z">
        <w:r w:rsidRPr="00CB2607" w:rsidDel="00D836F3">
          <w:rPr>
            <w:rFonts w:ascii="Times New Roman" w:eastAsia="Times New Roman" w:hAnsi="Times New Roman" w:cs="Times New Roman"/>
            <w:sz w:val="28"/>
            <w:szCs w:val="28"/>
            <w:rPrChange w:id="5083" w:author="Nguyen Toan" w:date="2018-05-06T15:41:00Z">
              <w:rPr/>
            </w:rPrChange>
          </w:rPr>
          <w:delText>Assert</w:delText>
        </w:r>
      </w:del>
    </w:p>
    <w:p w14:paraId="58FC481D" w14:textId="793D1D2F" w:rsidR="00C60FE3" w:rsidRDefault="005F2F0F">
      <w:pPr>
        <w:spacing w:after="120" w:line="288" w:lineRule="auto"/>
        <w:ind w:firstLine="567"/>
        <w:jc w:val="both"/>
        <w:rPr>
          <w:ins w:id="5084" w:author="Nguyen Toan" w:date="2018-05-06T15:56:00Z"/>
          <w:rFonts w:ascii="Times New Roman" w:eastAsia="Times New Roman" w:hAnsi="Times New Roman" w:cs="Times New Roman"/>
          <w:sz w:val="28"/>
          <w:szCs w:val="28"/>
        </w:rPr>
        <w:pPrChange w:id="5085" w:author="Nguyen Toan" w:date="2018-05-06T16:00:00Z">
          <w:pPr>
            <w:pStyle w:val="NoSpacing"/>
            <w:jc w:val="center"/>
          </w:pPr>
        </w:pPrChange>
      </w:pPr>
      <w:ins w:id="5086" w:author="Nguyen Toan" w:date="2018-05-06T16:00:00Z">
        <w:r w:rsidRPr="002B65DB">
          <w:rPr>
            <w:rFonts w:ascii="Times New Roman" w:eastAsia="Times New Roman" w:hAnsi="Times New Roman" w:cs="Times New Roman"/>
            <w:sz w:val="28"/>
            <w:szCs w:val="28"/>
          </w:rPr>
          <w:t>TestCase</w:t>
        </w:r>
        <w:r w:rsidR="001D2592">
          <w:rPr>
            <w:rFonts w:ascii="Times New Roman" w:eastAsia="Times New Roman" w:hAnsi="Times New Roman" w:cs="Times New Roman"/>
            <w:sz w:val="28"/>
            <w:szCs w:val="28"/>
          </w:rPr>
          <w: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t>
        </w:r>
      </w:ins>
      <w:ins w:id="5087" w:author="Nguyen Toan" w:date="2018-05-06T16:02:00Z">
        <w:r w:rsidR="00760256">
          <w:rPr>
            <w:rFonts w:ascii="Times New Roman" w:eastAsia="Times New Roman" w:hAnsi="Times New Roman" w:cs="Times New Roman"/>
            <w:sz w:val="28"/>
            <w:szCs w:val="28"/>
          </w:rPr>
          <w:t xml:space="preserve"> Run là một phương thức chạy k</w:t>
        </w:r>
      </w:ins>
      <w:ins w:id="5088" w:author="Nguyen Toan" w:date="2018-05-06T16:03:00Z">
        <w:r w:rsidR="00760256">
          <w:rPr>
            <w:rFonts w:ascii="Times New Roman" w:eastAsia="Times New Roman" w:hAnsi="Times New Roman" w:cs="Times New Roman"/>
            <w:sz w:val="28"/>
            <w:szCs w:val="28"/>
          </w:rPr>
          <w:t>iể</w:t>
        </w:r>
      </w:ins>
      <w:ins w:id="5089" w:author="Nguyen Toan" w:date="2018-05-06T16:02:00Z">
        <w:r w:rsidR="00760256">
          <w:rPr>
            <w:rFonts w:ascii="Times New Roman" w:eastAsia="Times New Roman" w:hAnsi="Times New Roman" w:cs="Times New Roman"/>
            <w:sz w:val="28"/>
            <w:szCs w:val="28"/>
          </w:rPr>
          <w:t>m thử, thu thập kết quả với một đối tượng TestResult</w:t>
        </w:r>
      </w:ins>
      <w:ins w:id="5090" w:author="Nguyen Toan" w:date="2018-05-06T16:03:00Z">
        <w:r w:rsidR="00760256">
          <w:rPr>
            <w:rFonts w:ascii="Times New Roman" w:eastAsia="Times New Roman" w:hAnsi="Times New Roman" w:cs="Times New Roman"/>
            <w:sz w:val="28"/>
            <w:szCs w:val="28"/>
          </w:rPr>
          <w:t>, setName cấu hình tên của một TestCase, setUp thiết lập các cấu hình ví dụ: mở kết nối…, tearDown khắc phục như: đóng kết nối</w:t>
        </w:r>
      </w:ins>
      <w:ins w:id="5091" w:author="Nguyen Toan" w:date="2018-05-06T16:04:00Z">
        <w:r w:rsidR="00760256">
          <w:rPr>
            <w:rFonts w:ascii="Times New Roman" w:eastAsia="Times New Roman" w:hAnsi="Times New Roman" w:cs="Times New Roman"/>
            <w:sz w:val="28"/>
            <w:szCs w:val="28"/>
          </w:rPr>
          <w:t>…, toString trả về TestCase dưới dạng xâu.</w:t>
        </w:r>
      </w:ins>
    </w:p>
    <w:p w14:paraId="017F1CAE" w14:textId="77777777" w:rsidR="000F1AE0" w:rsidRDefault="00C60FE3">
      <w:pPr>
        <w:spacing w:after="120" w:line="288" w:lineRule="auto"/>
        <w:ind w:firstLine="567"/>
        <w:jc w:val="both"/>
        <w:rPr>
          <w:ins w:id="5092" w:author="Nguyen Toan" w:date="2018-05-06T16:04:00Z"/>
          <w:rFonts w:ascii="Times New Roman" w:eastAsia="Times New Roman" w:hAnsi="Times New Roman" w:cs="Times New Roman"/>
          <w:sz w:val="28"/>
          <w:szCs w:val="28"/>
        </w:rPr>
        <w:pPrChange w:id="5093" w:author="Nguyen Toan" w:date="2018-05-06T16:00:00Z">
          <w:pPr>
            <w:pStyle w:val="NoSpacing"/>
            <w:jc w:val="center"/>
          </w:pPr>
        </w:pPrChange>
      </w:pPr>
      <w:ins w:id="5094" w:author="Nguyen Toan" w:date="2018-05-06T15:56:00Z">
        <w:r>
          <w:rPr>
            <w:rFonts w:ascii="Times New Roman" w:eastAsia="Times New Roman" w:hAnsi="Times New Roman" w:cs="Times New Roman"/>
            <w:sz w:val="28"/>
            <w:szCs w:val="28"/>
          </w:rPr>
          <w:t>T</w:t>
        </w:r>
        <w:r w:rsidRPr="00C60FE3">
          <w:rPr>
            <w:rFonts w:ascii="Times New Roman" w:eastAsia="Times New Roman" w:hAnsi="Times New Roman" w:cs="Times New Roman"/>
            <w:sz w:val="28"/>
            <w:szCs w:val="28"/>
          </w:rPr>
          <w:t xml:space="preserve">estResult thu thập kết quả của việc thực hiện một trường hợp thử nghiệm. </w:t>
        </w:r>
        <w:r>
          <w:rPr>
            <w:rFonts w:ascii="Times New Roman" w:eastAsia="Times New Roman" w:hAnsi="Times New Roman" w:cs="Times New Roman"/>
            <w:sz w:val="28"/>
            <w:szCs w:val="28"/>
          </w:rPr>
          <w:t>Đây</w:t>
        </w:r>
        <w:r w:rsidRPr="00C60FE3">
          <w:rPr>
            <w:rFonts w:ascii="Times New Roman" w:eastAsia="Times New Roman" w:hAnsi="Times New Roman" w:cs="Times New Roman"/>
            <w:sz w:val="28"/>
            <w:szCs w:val="28"/>
          </w:rPr>
          <w:t xml:space="preserve"> là một thể hiện các</w:t>
        </w:r>
        <w:r>
          <w:rPr>
            <w:rFonts w:ascii="Times New Roman" w:eastAsia="Times New Roman" w:hAnsi="Times New Roman" w:cs="Times New Roman"/>
            <w:sz w:val="28"/>
            <w:szCs w:val="28"/>
          </w:rPr>
          <w:t xml:space="preserve"> mẫu tham số</w:t>
        </w:r>
        <w:r w:rsidRPr="00C60FE3">
          <w:rPr>
            <w:rFonts w:ascii="Times New Roman" w:eastAsia="Times New Roman" w:hAnsi="Times New Roman" w:cs="Times New Roman"/>
            <w:sz w:val="28"/>
            <w:szCs w:val="28"/>
          </w:rPr>
          <w:t>.Các khuôn khổ kiểm tra phân biệt giữa thất bại</w:t>
        </w:r>
      </w:ins>
      <w:ins w:id="5095" w:author="Nguyen Toan" w:date="2018-05-06T15:57:00Z">
        <w:r w:rsidR="00BD2C97">
          <w:rPr>
            <w:rFonts w:ascii="Times New Roman" w:eastAsia="Times New Roman" w:hAnsi="Times New Roman" w:cs="Times New Roman"/>
            <w:sz w:val="28"/>
            <w:szCs w:val="28"/>
          </w:rPr>
          <w:t xml:space="preserve"> (fail)</w:t>
        </w:r>
      </w:ins>
      <w:ins w:id="5096" w:author="Nguyen Toan" w:date="2018-05-06T15:56:00Z">
        <w:r w:rsidRPr="00C60FE3">
          <w:rPr>
            <w:rFonts w:ascii="Times New Roman" w:eastAsia="Times New Roman" w:hAnsi="Times New Roman" w:cs="Times New Roman"/>
            <w:sz w:val="28"/>
            <w:szCs w:val="28"/>
          </w:rPr>
          <w:t xml:space="preserve"> và sai sót</w:t>
        </w:r>
      </w:ins>
      <w:ins w:id="5097" w:author="Nguyen Toan" w:date="2018-05-06T15:57:00Z">
        <w:r w:rsidR="00BD2C97">
          <w:rPr>
            <w:rFonts w:ascii="Times New Roman" w:eastAsia="Times New Roman" w:hAnsi="Times New Roman" w:cs="Times New Roman"/>
            <w:sz w:val="28"/>
            <w:szCs w:val="28"/>
          </w:rPr>
          <w:t xml:space="preserve"> (defect)</w:t>
        </w:r>
      </w:ins>
      <w:ins w:id="5098" w:author="Nguyen Toan" w:date="2018-05-06T15:56:00Z">
        <w:r w:rsidRPr="00C60FE3">
          <w:rPr>
            <w:rFonts w:ascii="Times New Roman" w:eastAsia="Times New Roman" w:hAnsi="Times New Roman" w:cs="Times New Roman"/>
            <w:sz w:val="28"/>
            <w:szCs w:val="28"/>
          </w:rPr>
          <w:t>. Một thất bại được dự đoán và kiểm tra với khẳng định. Lỗi là vấn đề không lườn</w:t>
        </w:r>
        <w:r w:rsidR="003B7B56">
          <w:rPr>
            <w:rFonts w:ascii="Times New Roman" w:eastAsia="Times New Roman" w:hAnsi="Times New Roman" w:cs="Times New Roman"/>
            <w:sz w:val="28"/>
            <w:szCs w:val="28"/>
          </w:rPr>
          <w:t>g trước được như việc truy cập quá số phần tử của mảng</w:t>
        </w:r>
        <w:r w:rsidRPr="00C60FE3">
          <w:rPr>
            <w:rFonts w:ascii="Times New Roman" w:eastAsia="Times New Roman" w:hAnsi="Times New Roman" w:cs="Times New Roman"/>
            <w:sz w:val="28"/>
            <w:szCs w:val="28"/>
          </w:rPr>
          <w:t>. Một số phương pháp quan trọng của lớp TestResult như addError</w:t>
        </w:r>
      </w:ins>
      <w:ins w:id="5099" w:author="Nguyen Toan" w:date="2018-05-06T15:57:00Z">
        <w:r w:rsidR="003B7B56">
          <w:rPr>
            <w:rFonts w:ascii="Times New Roman" w:eastAsia="Times New Roman" w:hAnsi="Times New Roman" w:cs="Times New Roman"/>
            <w:sz w:val="28"/>
            <w:szCs w:val="28"/>
          </w:rPr>
          <w:t xml:space="preserve"> t</w:t>
        </w:r>
      </w:ins>
      <w:ins w:id="5100" w:author="Nguyen Toan" w:date="2018-05-06T15:56:00Z">
        <w:r w:rsidRPr="00C60FE3">
          <w:rPr>
            <w:rFonts w:ascii="Times New Roman" w:eastAsia="Times New Roman" w:hAnsi="Times New Roman" w:cs="Times New Roman"/>
            <w:sz w:val="28"/>
            <w:szCs w:val="28"/>
          </w:rPr>
          <w:t>hê</w:t>
        </w:r>
        <w:r w:rsidR="003B7B56">
          <w:rPr>
            <w:rFonts w:ascii="Times New Roman" w:eastAsia="Times New Roman" w:hAnsi="Times New Roman" w:cs="Times New Roman"/>
            <w:sz w:val="28"/>
            <w:szCs w:val="28"/>
          </w:rPr>
          <w:t>m một lỗi vào danh sách các lỗi,</w:t>
        </w:r>
        <w:r w:rsidRPr="00C60FE3">
          <w:rPr>
            <w:rFonts w:ascii="Times New Roman" w:eastAsia="Times New Roman" w:hAnsi="Times New Roman" w:cs="Times New Roman"/>
            <w:sz w:val="28"/>
            <w:szCs w:val="28"/>
          </w:rPr>
          <w:t xml:space="preserve"> addFailure</w:t>
        </w:r>
      </w:ins>
      <w:ins w:id="5101" w:author="Nguyen Toan" w:date="2018-05-06T15:57:00Z">
        <w:r w:rsidR="003B7B56">
          <w:rPr>
            <w:rFonts w:ascii="Times New Roman" w:eastAsia="Times New Roman" w:hAnsi="Times New Roman" w:cs="Times New Roman"/>
            <w:sz w:val="28"/>
            <w:szCs w:val="28"/>
          </w:rPr>
          <w:t xml:space="preserve"> t</w:t>
        </w:r>
      </w:ins>
      <w:ins w:id="5102" w:author="Nguyen Toan" w:date="2018-05-06T15:56:00Z">
        <w:r w:rsidRPr="00C60FE3">
          <w:rPr>
            <w:rFonts w:ascii="Times New Roman" w:eastAsia="Times New Roman" w:hAnsi="Times New Roman" w:cs="Times New Roman"/>
            <w:sz w:val="28"/>
            <w:szCs w:val="28"/>
          </w:rPr>
          <w:t>hêm một thất bại đối v</w:t>
        </w:r>
        <w:r w:rsidR="003B7B56">
          <w:rPr>
            <w:rFonts w:ascii="Times New Roman" w:eastAsia="Times New Roman" w:hAnsi="Times New Roman" w:cs="Times New Roman"/>
            <w:sz w:val="28"/>
            <w:szCs w:val="28"/>
          </w:rPr>
          <w:t>ới danh sách của những thất bại,</w:t>
        </w:r>
      </w:ins>
      <w:ins w:id="5103" w:author="Nguyen Toan" w:date="2018-05-06T15:58:00Z">
        <w:r w:rsidR="003B7B56">
          <w:rPr>
            <w:rFonts w:ascii="Times New Roman" w:eastAsia="Times New Roman" w:hAnsi="Times New Roman" w:cs="Times New Roman"/>
            <w:sz w:val="28"/>
            <w:szCs w:val="28"/>
          </w:rPr>
          <w:t xml:space="preserve"> </w:t>
        </w:r>
      </w:ins>
      <w:ins w:id="5104" w:author="Nguyen Toan" w:date="2018-05-06T15:56:00Z">
        <w:r w:rsidR="003B7B56">
          <w:rPr>
            <w:rFonts w:ascii="Times New Roman" w:eastAsia="Times New Roman" w:hAnsi="Times New Roman" w:cs="Times New Roman"/>
            <w:sz w:val="28"/>
            <w:szCs w:val="28"/>
          </w:rPr>
          <w:t xml:space="preserve">endTest thông </w:t>
        </w:r>
        <w:r w:rsidRPr="00C60FE3">
          <w:rPr>
            <w:rFonts w:ascii="Times New Roman" w:eastAsia="Times New Roman" w:hAnsi="Times New Roman" w:cs="Times New Roman"/>
            <w:sz w:val="28"/>
            <w:szCs w:val="28"/>
          </w:rPr>
          <w:t>báo kết quả là mộ</w:t>
        </w:r>
        <w:r w:rsidR="003B7B56">
          <w:rPr>
            <w:rFonts w:ascii="Times New Roman" w:eastAsia="Times New Roman" w:hAnsi="Times New Roman" w:cs="Times New Roman"/>
            <w:sz w:val="28"/>
            <w:szCs w:val="28"/>
          </w:rPr>
          <w:t>t thử nghiệm đã được hoàn thành,</w:t>
        </w:r>
        <w:r w:rsidRPr="00C60FE3">
          <w:rPr>
            <w:rFonts w:ascii="Times New Roman" w:eastAsia="Times New Roman" w:hAnsi="Times New Roman" w:cs="Times New Roman"/>
            <w:sz w:val="28"/>
            <w:szCs w:val="28"/>
          </w:rPr>
          <w:t xml:space="preserve"> errorCount</w:t>
        </w:r>
      </w:ins>
      <w:ins w:id="5105" w:author="Nguyen Toan" w:date="2018-05-06T15:58:00Z">
        <w:r w:rsidR="003B7B56">
          <w:rPr>
            <w:rFonts w:ascii="Times New Roman" w:eastAsia="Times New Roman" w:hAnsi="Times New Roman" w:cs="Times New Roman"/>
            <w:sz w:val="28"/>
            <w:szCs w:val="28"/>
          </w:rPr>
          <w:t xml:space="preserve"> đếm</w:t>
        </w:r>
      </w:ins>
      <w:ins w:id="5106" w:author="Nguyen Toan" w:date="2018-05-06T15:56:00Z">
        <w:r w:rsidR="003B7B56">
          <w:rPr>
            <w:rFonts w:ascii="Times New Roman" w:eastAsia="Times New Roman" w:hAnsi="Times New Roman" w:cs="Times New Roman"/>
            <w:sz w:val="28"/>
            <w:szCs w:val="28"/>
          </w:rPr>
          <w:t xml:space="preserve"> số lỗi được phát hiện, </w:t>
        </w:r>
        <w:r w:rsidRPr="00C60FE3">
          <w:rPr>
            <w:rFonts w:ascii="Times New Roman" w:eastAsia="Times New Roman" w:hAnsi="Times New Roman" w:cs="Times New Roman"/>
            <w:sz w:val="28"/>
            <w:szCs w:val="28"/>
          </w:rPr>
          <w:t>errors</w:t>
        </w:r>
      </w:ins>
      <w:ins w:id="5107" w:author="Nguyen Toan" w:date="2018-05-06T15:58:00Z">
        <w:r w:rsidR="003B7B56">
          <w:rPr>
            <w:rFonts w:ascii="Times New Roman" w:eastAsia="Times New Roman" w:hAnsi="Times New Roman" w:cs="Times New Roman"/>
            <w:sz w:val="28"/>
            <w:szCs w:val="28"/>
          </w:rPr>
          <w:t xml:space="preserve"> t</w:t>
        </w:r>
      </w:ins>
      <w:ins w:id="5108" w:author="Nguyen Toan" w:date="2018-05-06T15:56:00Z">
        <w:r w:rsidRPr="00C60FE3">
          <w:rPr>
            <w:rFonts w:ascii="Times New Roman" w:eastAsia="Times New Roman" w:hAnsi="Times New Roman" w:cs="Times New Roman"/>
            <w:sz w:val="28"/>
            <w:szCs w:val="28"/>
          </w:rPr>
          <w:t>rả về một Enumeration cho các lỗ</w:t>
        </w:r>
        <w:r w:rsidR="003B7B56">
          <w:rPr>
            <w:rFonts w:ascii="Times New Roman" w:eastAsia="Times New Roman" w:hAnsi="Times New Roman" w:cs="Times New Roman"/>
            <w:sz w:val="28"/>
            <w:szCs w:val="28"/>
          </w:rPr>
          <w:t>i,</w:t>
        </w:r>
        <w:r w:rsidRPr="00C60FE3">
          <w:rPr>
            <w:rFonts w:ascii="Times New Roman" w:eastAsia="Times New Roman" w:hAnsi="Times New Roman" w:cs="Times New Roman"/>
            <w:sz w:val="28"/>
            <w:szCs w:val="28"/>
          </w:rPr>
          <w:t xml:space="preserve"> failureCount</w:t>
        </w:r>
      </w:ins>
      <w:ins w:id="5109" w:author="Nguyen Toan" w:date="2018-05-06T15:58:00Z">
        <w:r w:rsidR="003B7B56">
          <w:rPr>
            <w:rFonts w:ascii="Times New Roman" w:eastAsia="Times New Roman" w:hAnsi="Times New Roman" w:cs="Times New Roman"/>
            <w:sz w:val="28"/>
            <w:szCs w:val="28"/>
          </w:rPr>
          <w:t xml:space="preserve"> đếm</w:t>
        </w:r>
      </w:ins>
      <w:ins w:id="5110" w:author="Nguyen Toan" w:date="2018-05-06T15:56:00Z">
        <w:r w:rsidR="003B7B56">
          <w:rPr>
            <w:rFonts w:ascii="Times New Roman" w:eastAsia="Times New Roman" w:hAnsi="Times New Roman" w:cs="Times New Roman"/>
            <w:sz w:val="28"/>
            <w:szCs w:val="28"/>
          </w:rPr>
          <w:t xml:space="preserve"> các số thất bại</w:t>
        </w:r>
      </w:ins>
      <w:ins w:id="5111" w:author="Nguyen Toan" w:date="2018-05-06T15:58:00Z">
        <w:r w:rsidR="003B7B56">
          <w:rPr>
            <w:rFonts w:ascii="Times New Roman" w:eastAsia="Times New Roman" w:hAnsi="Times New Roman" w:cs="Times New Roman"/>
            <w:sz w:val="28"/>
            <w:szCs w:val="28"/>
          </w:rPr>
          <w:t xml:space="preserve"> được</w:t>
        </w:r>
      </w:ins>
      <w:ins w:id="5112" w:author="Nguyen Toan" w:date="2018-05-06T15:56:00Z">
        <w:r w:rsidR="003B7B56">
          <w:rPr>
            <w:rFonts w:ascii="Times New Roman" w:eastAsia="Times New Roman" w:hAnsi="Times New Roman" w:cs="Times New Roman"/>
            <w:sz w:val="28"/>
            <w:szCs w:val="28"/>
          </w:rPr>
          <w:t xml:space="preserve"> phát hiện</w:t>
        </w:r>
      </w:ins>
      <w:ins w:id="5113" w:author="Nguyen Toan" w:date="2018-05-06T15:58:00Z">
        <w:r w:rsidR="003B7B56">
          <w:rPr>
            <w:rFonts w:ascii="Times New Roman" w:eastAsia="Times New Roman" w:hAnsi="Times New Roman" w:cs="Times New Roman"/>
            <w:sz w:val="28"/>
            <w:szCs w:val="28"/>
          </w:rPr>
          <w:t xml:space="preserve">, </w:t>
        </w:r>
      </w:ins>
      <w:ins w:id="5114" w:author="Nguyen Toan" w:date="2018-05-06T15:56:00Z">
        <w:r w:rsidRPr="00C60FE3">
          <w:rPr>
            <w:rFonts w:ascii="Times New Roman" w:eastAsia="Times New Roman" w:hAnsi="Times New Roman" w:cs="Times New Roman"/>
            <w:sz w:val="28"/>
            <w:szCs w:val="28"/>
          </w:rPr>
          <w:t>run</w:t>
        </w:r>
      </w:ins>
      <w:ins w:id="5115" w:author="Nguyen Toan" w:date="2018-05-06T15:59:00Z">
        <w:r w:rsidR="003B7B56">
          <w:rPr>
            <w:rFonts w:ascii="Times New Roman" w:eastAsia="Times New Roman" w:hAnsi="Times New Roman" w:cs="Times New Roman"/>
            <w:sz w:val="28"/>
            <w:szCs w:val="28"/>
          </w:rPr>
          <w:t xml:space="preserve"> </w:t>
        </w:r>
      </w:ins>
      <w:ins w:id="5116" w:author="Nguyen Toan" w:date="2018-05-06T15:58:00Z">
        <w:r w:rsidR="003B7B56">
          <w:rPr>
            <w:rFonts w:ascii="Times New Roman" w:eastAsia="Times New Roman" w:hAnsi="Times New Roman" w:cs="Times New Roman"/>
            <w:sz w:val="28"/>
            <w:szCs w:val="28"/>
          </w:rPr>
          <w:t>c</w:t>
        </w:r>
      </w:ins>
      <w:ins w:id="5117" w:author="Nguyen Toan" w:date="2018-05-06T15:56:00Z">
        <w:r w:rsidRPr="00C60FE3">
          <w:rPr>
            <w:rFonts w:ascii="Times New Roman" w:eastAsia="Times New Roman" w:hAnsi="Times New Roman" w:cs="Times New Roman"/>
            <w:sz w:val="28"/>
            <w:szCs w:val="28"/>
          </w:rPr>
          <w:t xml:space="preserve">hạy một </w:t>
        </w:r>
      </w:ins>
      <w:ins w:id="5118" w:author="Nguyen Toan" w:date="2018-05-06T15:59:00Z">
        <w:r w:rsidR="003B7B56">
          <w:rPr>
            <w:rFonts w:ascii="Times New Roman" w:eastAsia="Times New Roman" w:hAnsi="Times New Roman" w:cs="Times New Roman"/>
            <w:sz w:val="28"/>
            <w:szCs w:val="28"/>
          </w:rPr>
          <w:t>ca kiểm thử</w:t>
        </w:r>
      </w:ins>
      <w:ins w:id="5119" w:author="Nguyen Toan" w:date="2018-05-06T15:56:00Z">
        <w:r w:rsidR="003B7B56">
          <w:rPr>
            <w:rFonts w:ascii="Times New Roman" w:eastAsia="Times New Roman" w:hAnsi="Times New Roman" w:cs="Times New Roman"/>
            <w:sz w:val="28"/>
            <w:szCs w:val="28"/>
          </w:rPr>
          <w:t>,</w:t>
        </w:r>
        <w:r w:rsidRPr="00C60FE3">
          <w:rPr>
            <w:rFonts w:ascii="Times New Roman" w:eastAsia="Times New Roman" w:hAnsi="Times New Roman" w:cs="Times New Roman"/>
            <w:sz w:val="28"/>
            <w:szCs w:val="28"/>
          </w:rPr>
          <w:t xml:space="preserve"> runCount</w:t>
        </w:r>
      </w:ins>
      <w:ins w:id="5120" w:author="Nguyen Toan" w:date="2018-05-06T15:59:00Z">
        <w:r w:rsidR="003B7B56">
          <w:rPr>
            <w:rFonts w:ascii="Times New Roman" w:eastAsia="Times New Roman" w:hAnsi="Times New Roman" w:cs="Times New Roman"/>
            <w:sz w:val="28"/>
            <w:szCs w:val="28"/>
          </w:rPr>
          <w:t xml:space="preserve"> đếm</w:t>
        </w:r>
      </w:ins>
      <w:ins w:id="5121" w:author="Nguyen Toan" w:date="2018-05-06T15:56:00Z">
        <w:r w:rsidRPr="00C60FE3">
          <w:rPr>
            <w:rFonts w:ascii="Times New Roman" w:eastAsia="Times New Roman" w:hAnsi="Times New Roman" w:cs="Times New Roman"/>
            <w:sz w:val="28"/>
            <w:szCs w:val="28"/>
          </w:rPr>
          <w:t xml:space="preserve"> số lượng các </w:t>
        </w:r>
      </w:ins>
      <w:ins w:id="5122" w:author="Nguyen Toan" w:date="2018-05-06T15:59:00Z">
        <w:r w:rsidR="003B7B56">
          <w:rPr>
            <w:rFonts w:ascii="Times New Roman" w:eastAsia="Times New Roman" w:hAnsi="Times New Roman" w:cs="Times New Roman"/>
            <w:sz w:val="28"/>
            <w:szCs w:val="28"/>
          </w:rPr>
          <w:t>ca kiểm thử</w:t>
        </w:r>
      </w:ins>
      <w:ins w:id="5123" w:author="Nguyen Toan" w:date="2018-05-06T15:56:00Z">
        <w:r w:rsidRPr="00C60FE3">
          <w:rPr>
            <w:rFonts w:ascii="Times New Roman" w:eastAsia="Times New Roman" w:hAnsi="Times New Roman" w:cs="Times New Roman"/>
            <w:sz w:val="28"/>
            <w:szCs w:val="28"/>
          </w:rPr>
          <w:t xml:space="preserve"> chạy</w:t>
        </w:r>
      </w:ins>
      <w:ins w:id="5124" w:author="Nguyen Toan" w:date="2018-05-06T15:59:00Z">
        <w:r w:rsidR="003B7B56">
          <w:rPr>
            <w:rFonts w:ascii="Times New Roman" w:eastAsia="Times New Roman" w:hAnsi="Times New Roman" w:cs="Times New Roman"/>
            <w:sz w:val="28"/>
            <w:szCs w:val="28"/>
          </w:rPr>
          <w:t>,</w:t>
        </w:r>
      </w:ins>
      <w:ins w:id="5125" w:author="Nguyen Toan" w:date="2018-05-06T15:56:00Z">
        <w:r w:rsidRPr="00C60FE3">
          <w:rPr>
            <w:rFonts w:ascii="Times New Roman" w:eastAsia="Times New Roman" w:hAnsi="Times New Roman" w:cs="Times New Roman"/>
            <w:sz w:val="28"/>
            <w:szCs w:val="28"/>
          </w:rPr>
          <w:t xml:space="preserve"> startTest</w:t>
        </w:r>
      </w:ins>
      <w:ins w:id="5126" w:author="Nguyen Toan" w:date="2018-05-06T15:59:00Z">
        <w:r w:rsidR="003B7B56">
          <w:rPr>
            <w:rFonts w:ascii="Times New Roman" w:eastAsia="Times New Roman" w:hAnsi="Times New Roman" w:cs="Times New Roman"/>
            <w:sz w:val="28"/>
            <w:szCs w:val="28"/>
          </w:rPr>
          <w:t xml:space="preserve"> th</w:t>
        </w:r>
      </w:ins>
      <w:ins w:id="5127" w:author="Nguyen Toan" w:date="2018-05-06T15:56:00Z">
        <w:r w:rsidRPr="00C60FE3">
          <w:rPr>
            <w:rFonts w:ascii="Times New Roman" w:eastAsia="Times New Roman" w:hAnsi="Times New Roman" w:cs="Times New Roman"/>
            <w:sz w:val="28"/>
            <w:szCs w:val="28"/>
          </w:rPr>
          <w:t>ông báo kết quả là</w:t>
        </w:r>
        <w:r w:rsidR="003B7B56">
          <w:rPr>
            <w:rFonts w:ascii="Times New Roman" w:eastAsia="Times New Roman" w:hAnsi="Times New Roman" w:cs="Times New Roman"/>
            <w:sz w:val="28"/>
            <w:szCs w:val="28"/>
          </w:rPr>
          <w:t xml:space="preserve"> một thử nghiệm sẽ được bắt đầu,</w:t>
        </w:r>
      </w:ins>
      <w:ins w:id="5128" w:author="Nguyen Toan" w:date="2018-05-06T15:59:00Z">
        <w:r w:rsidR="003B7B56">
          <w:rPr>
            <w:rFonts w:ascii="Times New Roman" w:eastAsia="Times New Roman" w:hAnsi="Times New Roman" w:cs="Times New Roman"/>
            <w:sz w:val="28"/>
            <w:szCs w:val="28"/>
          </w:rPr>
          <w:t xml:space="preserve"> </w:t>
        </w:r>
      </w:ins>
      <w:ins w:id="5129" w:author="Nguyen Toan" w:date="2018-05-06T15:56:00Z">
        <w:r w:rsidRPr="00C60FE3">
          <w:rPr>
            <w:rFonts w:ascii="Times New Roman" w:eastAsia="Times New Roman" w:hAnsi="Times New Roman" w:cs="Times New Roman"/>
            <w:sz w:val="28"/>
            <w:szCs w:val="28"/>
          </w:rPr>
          <w:t>s</w:t>
        </w:r>
        <w:r w:rsidR="003B7B56">
          <w:rPr>
            <w:rFonts w:ascii="Times New Roman" w:eastAsia="Times New Roman" w:hAnsi="Times New Roman" w:cs="Times New Roman"/>
            <w:sz w:val="28"/>
            <w:szCs w:val="28"/>
          </w:rPr>
          <w:t>top</w:t>
        </w:r>
      </w:ins>
      <w:ins w:id="5130" w:author="Nguyen Toan" w:date="2018-05-06T15:59:00Z">
        <w:r w:rsidR="003B7B56">
          <w:rPr>
            <w:rFonts w:ascii="Times New Roman" w:eastAsia="Times New Roman" w:hAnsi="Times New Roman" w:cs="Times New Roman"/>
            <w:sz w:val="28"/>
            <w:szCs w:val="28"/>
          </w:rPr>
          <w:t xml:space="preserve"> đ</w:t>
        </w:r>
      </w:ins>
      <w:ins w:id="5131" w:author="Nguyen Toan" w:date="2018-05-06T15:56:00Z">
        <w:r w:rsidR="00653780">
          <w:rPr>
            <w:rFonts w:ascii="Times New Roman" w:eastAsia="Times New Roman" w:hAnsi="Times New Roman" w:cs="Times New Roman"/>
            <w:sz w:val="28"/>
            <w:szCs w:val="28"/>
          </w:rPr>
          <w:t xml:space="preserve">ánh dấu việc </w:t>
        </w:r>
        <w:r w:rsidRPr="00C60FE3">
          <w:rPr>
            <w:rFonts w:ascii="Times New Roman" w:eastAsia="Times New Roman" w:hAnsi="Times New Roman" w:cs="Times New Roman"/>
            <w:sz w:val="28"/>
            <w:szCs w:val="28"/>
          </w:rPr>
          <w:t xml:space="preserve">dừng </w:t>
        </w:r>
      </w:ins>
      <w:ins w:id="5132" w:author="Nguyen Toan" w:date="2018-05-06T16:00:00Z">
        <w:r w:rsidR="00653780">
          <w:rPr>
            <w:rFonts w:ascii="Times New Roman" w:eastAsia="Times New Roman" w:hAnsi="Times New Roman" w:cs="Times New Roman"/>
            <w:sz w:val="28"/>
            <w:szCs w:val="28"/>
          </w:rPr>
          <w:t>kiểm thử</w:t>
        </w:r>
        <w:r w:rsidR="00DE5BF8">
          <w:rPr>
            <w:rFonts w:ascii="Times New Roman" w:eastAsia="Times New Roman" w:hAnsi="Times New Roman" w:cs="Times New Roman"/>
            <w:sz w:val="28"/>
            <w:szCs w:val="28"/>
          </w:rPr>
          <w:t>.</w:t>
        </w:r>
      </w:ins>
    </w:p>
    <w:p w14:paraId="2DFAAC56" w14:textId="645E976F" w:rsidR="00EA01BD" w:rsidRPr="006C74F9" w:rsidDel="006C74F9" w:rsidRDefault="000F1AE0">
      <w:pPr>
        <w:spacing w:after="120" w:line="288" w:lineRule="auto"/>
        <w:ind w:firstLine="567"/>
        <w:jc w:val="both"/>
        <w:rPr>
          <w:del w:id="5133" w:author="Nguyen Toan" w:date="2018-05-06T15:47:00Z"/>
          <w:rFonts w:ascii="Times New Roman" w:eastAsia="Times New Roman" w:hAnsi="Times New Roman" w:cs="Times New Roman"/>
          <w:sz w:val="28"/>
          <w:szCs w:val="28"/>
          <w:rPrChange w:id="5134" w:author="Nguyen Toan" w:date="2018-05-06T15:47:00Z">
            <w:rPr>
              <w:del w:id="5135" w:author="Nguyen Toan" w:date="2018-05-06T15:47:00Z"/>
            </w:rPr>
          </w:rPrChange>
        </w:rPr>
        <w:pPrChange w:id="5136" w:author="Nguyen Toan" w:date="2018-05-06T16:00:00Z">
          <w:pPr>
            <w:pStyle w:val="ListParagraph"/>
            <w:numPr>
              <w:numId w:val="43"/>
            </w:numPr>
            <w:spacing w:line="288" w:lineRule="auto"/>
            <w:ind w:left="1287" w:hanging="360"/>
            <w:jc w:val="both"/>
          </w:pPr>
        </w:pPrChange>
      </w:pPr>
      <w:ins w:id="5137" w:author="Nguyen Toan" w:date="2018-05-06T16:04:00Z">
        <w:r>
          <w:rPr>
            <w:rFonts w:ascii="Times New Roman" w:eastAsia="Times New Roman" w:hAnsi="Times New Roman" w:cs="Times New Roman"/>
            <w:sz w:val="28"/>
            <w:szCs w:val="28"/>
          </w:rPr>
          <w:t xml:space="preserve">Một </w:t>
        </w:r>
        <w:r w:rsidRPr="002B65DB">
          <w:rPr>
            <w:rFonts w:ascii="Times New Roman" w:eastAsia="Times New Roman" w:hAnsi="Times New Roman" w:cs="Times New Roman"/>
            <w:sz w:val="28"/>
            <w:szCs w:val="28"/>
          </w:rPr>
          <w:t>TestSuite</w:t>
        </w:r>
      </w:ins>
      <w:del w:id="5138" w:author="Nguyen Toan" w:date="2018-05-06T15:47:00Z">
        <w:r w:rsidR="00EA01BD" w:rsidRPr="006C74F9" w:rsidDel="006C74F9">
          <w:rPr>
            <w:rFonts w:ascii="Times New Roman" w:eastAsia="Times New Roman" w:hAnsi="Times New Roman" w:cs="Times New Roman"/>
            <w:sz w:val="28"/>
            <w:szCs w:val="28"/>
            <w:rPrChange w:id="5139" w:author="Nguyen Toan" w:date="2018-05-06T15:47:00Z">
              <w:rPr/>
            </w:rPrChange>
          </w:rPr>
          <w:delText>org.junit.TestCase</w:delText>
        </w:r>
      </w:del>
    </w:p>
    <w:p w14:paraId="04B22C59" w14:textId="1FBC69BD" w:rsidR="00EA01BD" w:rsidRPr="006C74F9" w:rsidDel="006C74F9" w:rsidRDefault="00EA01BD">
      <w:pPr>
        <w:spacing w:after="120" w:line="288" w:lineRule="auto"/>
        <w:ind w:firstLine="567"/>
        <w:jc w:val="both"/>
        <w:rPr>
          <w:del w:id="5140" w:author="Nguyen Toan" w:date="2018-05-06T15:47:00Z"/>
        </w:rPr>
        <w:pPrChange w:id="5141" w:author="Nguyen Toan" w:date="2018-05-06T16:00:00Z">
          <w:pPr>
            <w:pStyle w:val="ListParagraph"/>
            <w:numPr>
              <w:numId w:val="43"/>
            </w:numPr>
            <w:spacing w:line="288" w:lineRule="auto"/>
            <w:ind w:left="1287" w:hanging="360"/>
            <w:jc w:val="both"/>
          </w:pPr>
        </w:pPrChange>
      </w:pPr>
      <w:del w:id="5142" w:author="Nguyen Toan" w:date="2018-05-06T15:47:00Z">
        <w:r w:rsidRPr="006C74F9" w:rsidDel="006C74F9">
          <w:delText>org.junit.TestResult</w:delText>
        </w:r>
      </w:del>
    </w:p>
    <w:p w14:paraId="2110C4C7" w14:textId="6E673752" w:rsidR="004B3464" w:rsidRPr="006C74F9" w:rsidDel="006C74F9" w:rsidRDefault="00EA01BD">
      <w:pPr>
        <w:spacing w:after="120" w:line="288" w:lineRule="auto"/>
        <w:ind w:firstLine="567"/>
        <w:jc w:val="both"/>
        <w:rPr>
          <w:del w:id="5143" w:author="Nguyen Toan" w:date="2018-05-06T15:47:00Z"/>
        </w:rPr>
        <w:pPrChange w:id="5144" w:author="Nguyen Toan" w:date="2018-05-06T16:00:00Z">
          <w:pPr>
            <w:pStyle w:val="ListParagraph"/>
            <w:numPr>
              <w:numId w:val="43"/>
            </w:numPr>
            <w:spacing w:line="288" w:lineRule="auto"/>
            <w:ind w:left="1287" w:hanging="360"/>
            <w:jc w:val="both"/>
          </w:pPr>
        </w:pPrChange>
      </w:pPr>
      <w:del w:id="5145" w:author="Nguyen Toan" w:date="2018-05-06T15:47:00Z">
        <w:r w:rsidRPr="006C74F9" w:rsidDel="006C74F9">
          <w:delText>org.junit.TestSuite</w:delText>
        </w:r>
      </w:del>
    </w:p>
    <w:p w14:paraId="2C427C85" w14:textId="66D37088" w:rsidR="00E6465F" w:rsidRPr="00966627" w:rsidDel="00351C8D" w:rsidRDefault="000F1AE0">
      <w:pPr>
        <w:spacing w:after="120" w:line="288" w:lineRule="auto"/>
        <w:ind w:firstLine="567"/>
        <w:jc w:val="both"/>
        <w:rPr>
          <w:rFonts w:ascii="Times New Roman" w:hAnsi="Times New Roman" w:cs="Times New Roman"/>
          <w:color w:val="auto"/>
          <w:sz w:val="28"/>
          <w:szCs w:val="28"/>
        </w:rPr>
      </w:pPr>
      <w:ins w:id="5146" w:author="Nguyen Toan" w:date="2018-05-06T16:04:00Z">
        <w:r>
          <w:rPr>
            <w:rFonts w:ascii="Times New Roman" w:eastAsia="Times New Roman" w:hAnsi="Times New Roman" w:cs="Times New Roman"/>
            <w:sz w:val="28"/>
            <w:szCs w:val="28"/>
          </w:rPr>
          <w:t xml:space="preserve"> là một hỗn hợp các ca kiểm thử,</w:t>
        </w:r>
      </w:ins>
      <w:ins w:id="5147" w:author="Nguyen Toan" w:date="2018-05-06T16:05:00Z">
        <w:r w:rsidR="005170A8">
          <w:rPr>
            <w:rFonts w:ascii="Times New Roman" w:eastAsia="Times New Roman" w:hAnsi="Times New Roman" w:cs="Times New Roman"/>
            <w:sz w:val="28"/>
            <w:szCs w:val="28"/>
          </w:rPr>
          <w:t xml:space="preserve"> chạy một tập hợp các trường hợp thử nghiệm theo gói. </w:t>
        </w:r>
        <w:r w:rsidR="008402FA">
          <w:rPr>
            <w:rFonts w:ascii="Times New Roman" w:eastAsia="Times New Roman" w:hAnsi="Times New Roman" w:cs="Times New Roman"/>
            <w:sz w:val="28"/>
            <w:szCs w:val="28"/>
          </w:rPr>
          <w:t xml:space="preserve">TestSuite cung cấp các phương thức quan trọng như: addTest thêm một bộ thử nghiệm, addTestResult thêm các TestCase, countTestCase đếm số lượng trường hợp thử nghiệm, run chạy các ca kiểm thử và thu thập kết quả </w:t>
        </w:r>
        <w:r w:rsidR="008402FA">
          <w:rPr>
            <w:rFonts w:ascii="Times New Roman" w:eastAsia="Times New Roman" w:hAnsi="Times New Roman" w:cs="Times New Roman"/>
            <w:sz w:val="28"/>
            <w:szCs w:val="28"/>
          </w:rPr>
          <w:lastRenderedPageBreak/>
          <w:t>của chúng trong cùng một TestSuite, setName thiết lập tên cho phần mềm cần kiểm tra, testAt trả về kết quả kiểm tra ở một vị trí nhất định, testCount đếm số cakieerm thử trong gói kiếm thử đang thực hiện, warning trả về một cảnh báo thiếu hay thừa thông tin, ví dụ như: thư viện phụ thuộc</w:t>
        </w:r>
      </w:ins>
      <w:ins w:id="5148" w:author="Nguyen Toan" w:date="2018-05-06T16:08:00Z">
        <w:r w:rsidR="00992E5B">
          <w:rPr>
            <w:rFonts w:ascii="Times New Roman" w:eastAsia="Times New Roman" w:hAnsi="Times New Roman" w:cs="Times New Roman"/>
            <w:sz w:val="28"/>
            <w:szCs w:val="28"/>
          </w:rPr>
          <w:t>..</w:t>
        </w:r>
      </w:ins>
      <w:del w:id="5149" w:author="Nguyen Toan" w:date="2018-05-06T16:08:00Z">
        <w:r w:rsidR="00941A29" w:rsidDel="00992E5B">
          <w:rPr>
            <w:rFonts w:ascii="Times New Roman" w:eastAsia="Times New Roman" w:hAnsi="Times New Roman" w:cs="Times New Roman"/>
            <w:sz w:val="28"/>
            <w:szCs w:val="28"/>
          </w:rPr>
          <w:delText>JUnit cung cấp các phương thức xác thực Assert</w:delText>
        </w:r>
        <w:r w:rsidR="006F57F7" w:rsidDel="00992E5B">
          <w:rPr>
            <w:rFonts w:ascii="Times New Roman" w:eastAsia="Times New Roman" w:hAnsi="Times New Roman" w:cs="Times New Roman"/>
            <w:sz w:val="28"/>
            <w:szCs w:val="28"/>
          </w:rPr>
          <w:delText xml:space="preserve"> để</w:delText>
        </w:r>
        <w:r w:rsidR="007B69CB" w:rsidDel="00992E5B">
          <w:rPr>
            <w:rFonts w:ascii="Times New Roman" w:eastAsia="Times New Roman" w:hAnsi="Times New Roman" w:cs="Times New Roman"/>
            <w:sz w:val="28"/>
            <w:szCs w:val="28"/>
          </w:rPr>
          <w:delText xml:space="preserve"> so sánh kết quả đầu ra của đơn vị cần kiểm thử. </w:delText>
        </w:r>
        <w:r w:rsidR="00D240C3" w:rsidDel="00992E5B">
          <w:rPr>
            <w:rFonts w:ascii="Times New Roman" w:eastAsia="Times New Roman" w:hAnsi="Times New Roman" w:cs="Times New Roman"/>
            <w:sz w:val="28"/>
            <w:szCs w:val="28"/>
          </w:rPr>
          <w:delText>Ngoài ra,</w:delText>
        </w:r>
        <w:r w:rsidR="004670EC" w:rsidDel="00992E5B">
          <w:rPr>
            <w:rFonts w:ascii="Times New Roman" w:eastAsia="Times New Roman" w:hAnsi="Times New Roman" w:cs="Times New Roman"/>
            <w:sz w:val="28"/>
            <w:szCs w:val="28"/>
          </w:rPr>
          <w:delText xml:space="preserve"> J</w:delText>
        </w:r>
        <w:r w:rsidR="004670EC" w:rsidDel="00992E5B">
          <w:rPr>
            <w:rFonts w:ascii="Times New Roman" w:eastAsia="Times New Roman" w:hAnsi="Times New Roman" w:cs="Times New Roman"/>
            <w:sz w:val="28"/>
            <w:szCs w:val="28"/>
            <w:lang w:val="vi-VN"/>
          </w:rPr>
          <w:delText xml:space="preserve">Unit còn cung </w:delText>
        </w:r>
        <w:r w:rsidR="00A92EC4" w:rsidRPr="00D2583D" w:rsidDel="00992E5B">
          <w:rPr>
            <w:rFonts w:ascii="Times New Roman" w:eastAsia="Times New Roman" w:hAnsi="Times New Roman" w:cs="Times New Roman"/>
            <w:sz w:val="28"/>
            <w:szCs w:val="28"/>
          </w:rPr>
          <w:delText>cấp</w:delText>
        </w:r>
        <w:r w:rsidR="00D240C3" w:rsidDel="00992E5B">
          <w:rPr>
            <w:rFonts w:ascii="Times New Roman" w:eastAsia="Times New Roman" w:hAnsi="Times New Roman" w:cs="Times New Roman"/>
            <w:sz w:val="28"/>
            <w:szCs w:val="28"/>
          </w:rPr>
          <w:delText xml:space="preserve"> giao diệ</w:delText>
        </w:r>
        <w:r w:rsidR="00D857C9" w:rsidDel="00992E5B">
          <w:rPr>
            <w:rFonts w:ascii="Times New Roman" w:eastAsia="Times New Roman" w:hAnsi="Times New Roman" w:cs="Times New Roman"/>
            <w:sz w:val="28"/>
            <w:szCs w:val="28"/>
          </w:rPr>
          <w:delText>n đồ họa và giao diện dòng lệnh</w:delText>
        </w:r>
      </w:del>
      <w:r w:rsidR="003963E2">
        <w:rPr>
          <w:rFonts w:ascii="Times New Roman" w:eastAsia="Times New Roman" w:hAnsi="Times New Roman" w:cs="Times New Roman"/>
          <w:sz w:val="28"/>
          <w:szCs w:val="28"/>
        </w:rPr>
        <w:t>.</w:t>
      </w:r>
      <w:r w:rsidR="009C60DE">
        <w:rPr>
          <w:rFonts w:ascii="Times New Roman" w:eastAsia="Times New Roman" w:hAnsi="Times New Roman" w:cs="Times New Roman"/>
          <w:sz w:val="28"/>
          <w:szCs w:val="28"/>
        </w:rPr>
        <w:t xml:space="preserve"> </w:t>
      </w:r>
      <w:moveFromRangeStart w:id="5150" w:author="Nguyen Toan" w:date="2018-05-06T16:09:00Z" w:name="move513386310"/>
      <w:moveFrom w:id="5151" w:author="Nguyen Toan" w:date="2018-05-06T16:09:00Z">
        <w:r w:rsidR="009C60DE" w:rsidRPr="009C60DE" w:rsidDel="009E2266">
          <w:rPr>
            <w:rFonts w:ascii="Times New Roman" w:eastAsia="Times New Roman" w:hAnsi="Times New Roman" w:cs="Times New Roman"/>
            <w:sz w:val="28"/>
            <w:szCs w:val="28"/>
          </w:rPr>
          <w:fldChar w:fldCharType="begin"/>
        </w:r>
        <w:r w:rsidR="009C60DE" w:rsidRPr="009C60DE" w:rsidDel="009E2266">
          <w:rPr>
            <w:rFonts w:ascii="Times New Roman" w:eastAsia="Times New Roman" w:hAnsi="Times New Roman" w:cs="Times New Roman"/>
            <w:sz w:val="28"/>
            <w:szCs w:val="28"/>
          </w:rPr>
          <w:instrText xml:space="preserve"> REF _Ref512150374 \h  \* MERGEFORMAT </w:instrText>
        </w:r>
      </w:moveFrom>
      <w:del w:id="5152" w:author="Nguyen Toan" w:date="2018-05-06T16:09:00Z">
        <w:r w:rsidR="009C60DE" w:rsidRPr="009C60DE" w:rsidDel="009E2266">
          <w:rPr>
            <w:rFonts w:ascii="Times New Roman" w:eastAsia="Times New Roman" w:hAnsi="Times New Roman" w:cs="Times New Roman"/>
            <w:sz w:val="28"/>
            <w:szCs w:val="28"/>
          </w:rPr>
        </w:r>
      </w:del>
      <w:moveFrom w:id="5153" w:author="Nguyen Toan" w:date="2018-05-06T16:09:00Z">
        <w:r w:rsidR="009C60DE" w:rsidRPr="009C60DE" w:rsidDel="009E2266">
          <w:rPr>
            <w:rFonts w:ascii="Times New Roman" w:eastAsia="Times New Roman" w:hAnsi="Times New Roman" w:cs="Times New Roman"/>
            <w:sz w:val="28"/>
            <w:szCs w:val="28"/>
          </w:rPr>
          <w:fldChar w:fldCharType="separate"/>
        </w:r>
      </w:moveFrom>
    </w:p>
    <w:p w14:paraId="5FD2B20C" w14:textId="267D3A24" w:rsidR="00941A29" w:rsidDel="00DE4022" w:rsidRDefault="00E6465F">
      <w:pPr>
        <w:spacing w:after="120" w:line="288" w:lineRule="auto"/>
        <w:ind w:firstLine="567"/>
        <w:jc w:val="both"/>
        <w:rPr>
          <w:del w:id="5154" w:author="LoanDT" w:date="2018-05-10T22:50:00Z"/>
          <w:rFonts w:ascii="Times New Roman" w:eastAsia="Times New Roman" w:hAnsi="Times New Roman" w:cs="Times New Roman"/>
          <w:sz w:val="28"/>
          <w:szCs w:val="28"/>
        </w:rPr>
      </w:pPr>
      <w:moveFrom w:id="5155" w:author="Nguyen Toan" w:date="2018-05-06T16:09:00Z">
        <w:r w:rsidRPr="00966627" w:rsidDel="00351C8D">
          <w:rPr>
            <w:rFonts w:ascii="Times New Roman" w:hAnsi="Times New Roman" w:cs="Times New Roman"/>
            <w:color w:val="auto"/>
            <w:sz w:val="28"/>
            <w:szCs w:val="28"/>
          </w:rPr>
          <w:t>Hình</w:t>
        </w:r>
        <w:r w:rsidRPr="00966627" w:rsidDel="00351C8D">
          <w:rPr>
            <w:rFonts w:ascii="Times New Roman" w:hAnsi="Times New Roman" w:cs="Times New Roman"/>
            <w:noProof/>
            <w:color w:val="auto"/>
            <w:sz w:val="28"/>
            <w:szCs w:val="28"/>
          </w:rPr>
          <w:t xml:space="preserve"> </w:t>
        </w:r>
        <w:r w:rsidDel="00351C8D">
          <w:rPr>
            <w:rFonts w:ascii="Times New Roman" w:hAnsi="Times New Roman" w:cs="Times New Roman"/>
            <w:i/>
            <w:noProof/>
            <w:color w:val="auto"/>
            <w:sz w:val="28"/>
            <w:szCs w:val="28"/>
          </w:rPr>
          <w:t>3.4</w:t>
        </w:r>
        <w:r w:rsidR="009C60DE" w:rsidRPr="009C60DE" w:rsidDel="009E2266">
          <w:rPr>
            <w:rFonts w:ascii="Times New Roman" w:eastAsia="Times New Roman" w:hAnsi="Times New Roman" w:cs="Times New Roman"/>
            <w:sz w:val="28"/>
            <w:szCs w:val="28"/>
          </w:rPr>
          <w:fldChar w:fldCharType="end"/>
        </w:r>
        <w:r w:rsidR="009C60DE" w:rsidDel="009E2266">
          <w:rPr>
            <w:rFonts w:ascii="Times New Roman" w:eastAsia="Times New Roman" w:hAnsi="Times New Roman" w:cs="Times New Roman"/>
            <w:sz w:val="28"/>
            <w:szCs w:val="28"/>
          </w:rPr>
          <w:t xml:space="preserve"> mô tả kiến trúc của JUnit.</w:t>
        </w:r>
        <w:r w:rsidR="004670EC" w:rsidDel="009E2266">
          <w:rPr>
            <w:rFonts w:ascii="Times New Roman" w:eastAsia="Times New Roman" w:hAnsi="Times New Roman" w:cs="Times New Roman"/>
            <w:sz w:val="28"/>
            <w:szCs w:val="28"/>
          </w:rPr>
          <w:t xml:space="preserve"> </w:t>
        </w:r>
      </w:moveFrom>
      <w:ins w:id="5156" w:author="LoanDT" w:date="2018-05-10T22:50:00Z">
        <w:r w:rsidR="00DE4022">
          <w:t xml:space="preserve"> </w:t>
        </w:r>
      </w:ins>
    </w:p>
    <w:p w14:paraId="0E04AC35" w14:textId="03F06A57" w:rsidR="00192863" w:rsidDel="009E2266" w:rsidRDefault="00D240C3">
      <w:pPr>
        <w:spacing w:after="120" w:line="288" w:lineRule="auto"/>
        <w:ind w:firstLine="567"/>
        <w:jc w:val="both"/>
        <w:pPrChange w:id="5157" w:author="LoanDT" w:date="2018-05-10T22:50:00Z">
          <w:pPr>
            <w:pStyle w:val="NoSpacing"/>
            <w:jc w:val="center"/>
          </w:pPr>
        </w:pPrChange>
      </w:pPr>
      <w:moveFrom w:id="5158" w:author="Nguyen Toan" w:date="2018-05-06T16:09:00Z">
        <w:r w:rsidDel="009E2266">
          <w:rPr>
            <w:noProof/>
            <w:lang w:val="en-US"/>
          </w:rPr>
          <w:drawing>
            <wp:inline distT="0" distB="0" distL="0" distR="0" wp14:anchorId="5AFA9CE9" wp14:editId="3F160B5A">
              <wp:extent cx="4481546" cy="276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From>
      <w:bookmarkStart w:id="5159" w:name="_Ref512150374"/>
      <w:bookmarkStart w:id="5160" w:name="_Ref512150371"/>
    </w:p>
    <w:p w14:paraId="06053DA8" w14:textId="124192BD" w:rsidR="00D240C3" w:rsidDel="00A752DD" w:rsidRDefault="00D240C3">
      <w:pPr>
        <w:spacing w:after="120" w:line="288" w:lineRule="auto"/>
        <w:ind w:firstLine="567"/>
        <w:jc w:val="both"/>
        <w:rPr>
          <w:del w:id="5161" w:author="Nguyen Toan" w:date="2018-05-06T16:10:00Z"/>
          <w:rFonts w:ascii="Times New Roman" w:hAnsi="Times New Roman" w:cs="Times New Roman"/>
          <w:color w:val="auto"/>
          <w:sz w:val="28"/>
          <w:szCs w:val="28"/>
        </w:rPr>
        <w:pPrChange w:id="5162" w:author="Nguyen Toan" w:date="2018-05-06T16:09:00Z">
          <w:pPr>
            <w:pStyle w:val="Caption"/>
            <w:jc w:val="center"/>
          </w:pPr>
        </w:pPrChange>
      </w:pPr>
      <w:bookmarkStart w:id="5163" w:name="_Toc513325037"/>
      <w:moveFrom w:id="5164" w:author="Nguyen Toan" w:date="2018-05-06T16:09:00Z">
        <w:r w:rsidRPr="00D240C3" w:rsidDel="009E2266">
          <w:rPr>
            <w:rFonts w:ascii="Times New Roman" w:hAnsi="Times New Roman" w:cs="Times New Roman"/>
            <w:i/>
            <w:color w:val="auto"/>
            <w:sz w:val="28"/>
            <w:szCs w:val="28"/>
          </w:rPr>
          <w:t xml:space="preserve">Hình </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STYLEREF 1 \s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3</w: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i/>
            <w:color w:val="auto"/>
            <w:sz w:val="28"/>
            <w:szCs w:val="28"/>
          </w:rPr>
          <w:t>.</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SEQ Hình \* ARABIC \s 1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4</w:t>
        </w:r>
        <w:r w:rsidR="00185199" w:rsidDel="00BE0028">
          <w:rPr>
            <w:rFonts w:ascii="Times New Roman" w:hAnsi="Times New Roman" w:cs="Times New Roman"/>
            <w:i/>
            <w:color w:val="auto"/>
            <w:sz w:val="28"/>
            <w:szCs w:val="28"/>
          </w:rPr>
          <w:fldChar w:fldCharType="end"/>
        </w:r>
        <w:bookmarkEnd w:id="5159"/>
        <w:r w:rsidRPr="00D240C3" w:rsidDel="009E2266">
          <w:rPr>
            <w:rFonts w:ascii="Times New Roman" w:hAnsi="Times New Roman" w:cs="Times New Roman"/>
            <w:i/>
            <w:color w:val="auto"/>
            <w:sz w:val="28"/>
            <w:szCs w:val="28"/>
          </w:rPr>
          <w:t>: Kiến trúc JUnit</w:t>
        </w:r>
      </w:moveFrom>
      <w:bookmarkEnd w:id="5160"/>
      <w:bookmarkEnd w:id="5163"/>
      <w:moveFromRangeEnd w:id="5150"/>
    </w:p>
    <w:p w14:paraId="2A8D430D" w14:textId="77777777" w:rsidR="00A752DD" w:rsidRDefault="00A752DD">
      <w:pPr>
        <w:spacing w:after="120" w:line="288" w:lineRule="auto"/>
        <w:ind w:firstLine="567"/>
        <w:jc w:val="both"/>
        <w:rPr>
          <w:rFonts w:ascii="Times New Roman" w:eastAsia="Times New Roman" w:hAnsi="Times New Roman" w:cs="Times New Roman"/>
          <w:sz w:val="28"/>
          <w:szCs w:val="28"/>
        </w:rPr>
      </w:pPr>
      <w:moveToRangeStart w:id="5165" w:author="Nguyen Toan" w:date="2018-05-06T16:10:00Z" w:name="move513386351"/>
      <w:moveTo w:id="5166" w:author="Nguyen Toan" w:date="2018-05-06T16:10:00Z">
        <w:r>
          <w:rPr>
            <w:rFonts w:ascii="Times New Roman" w:eastAsia="Times New Roman" w:hAnsi="Times New Roman" w:cs="Times New Roman"/>
            <w:sz w:val="28"/>
            <w:szCs w:val="28"/>
          </w:rPr>
          <w:t>Các gói kiểm thử (Test Suite) cho phép gom và chạy các ca kiểm thử cùng nhau, để chạy các gói này, JUnit cung cấp các chú thích như:</w:t>
        </w:r>
      </w:moveTo>
    </w:p>
    <w:p w14:paraId="085204D8"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167" w:author="Nguyen Toan" w:date="2018-05-06T16:10:00Z">
        <w:r w:rsidRPr="00D2583D">
          <w:rPr>
            <w:rStyle w:val="SubtleEmphasis"/>
            <w:rFonts w:ascii="Times New Roman" w:hAnsi="Times New Roman" w:cs="Times New Roman"/>
            <w:i w:val="0"/>
            <w:sz w:val="28"/>
            <w:szCs w:val="28"/>
          </w:rPr>
          <w:t>@Runwith(Suite.class)</w:t>
        </w:r>
      </w:moveTo>
    </w:p>
    <w:p w14:paraId="4D909202"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168" w:author="Nguyen Toan" w:date="2018-05-06T16:10:00Z">
        <w:r w:rsidRPr="00D2583D">
          <w:rPr>
            <w:rStyle w:val="SubtleEmphasis"/>
            <w:rFonts w:ascii="Times New Roman" w:hAnsi="Times New Roman" w:cs="Times New Roman"/>
            <w:i w:val="0"/>
            <w:sz w:val="28"/>
            <w:szCs w:val="28"/>
          </w:rPr>
          <w:t>@SuiteClasses(test1.class,test2.class</w:t>
        </w:r>
        <w:r w:rsidRPr="00D2583D">
          <w:rPr>
            <w:rStyle w:val="SubtleEmphasis"/>
            <w:rFonts w:ascii="Times New Roman" w:eastAsia="Calibri" w:hAnsi="Times New Roman" w:cs="Times New Roman"/>
            <w:i w:val="0"/>
            <w:sz w:val="28"/>
            <w:szCs w:val="28"/>
          </w:rPr>
          <w:t>……) o</w:t>
        </w:r>
        <w:r w:rsidRPr="00D2583D">
          <w:rPr>
            <w:rStyle w:val="SubtleEmphasis"/>
            <w:rFonts w:ascii="Times New Roman" w:hAnsi="Times New Roman" w:cs="Times New Roman"/>
            <w:i w:val="0"/>
            <w:sz w:val="28"/>
            <w:szCs w:val="28"/>
          </w:rPr>
          <w:t>r</w:t>
        </w:r>
        <w:r w:rsidRPr="00D2583D">
          <w:rPr>
            <w:rStyle w:val="SubtleEmphasis"/>
            <w:rFonts w:ascii="Times New Roman" w:eastAsia="Calibri" w:hAnsi="Times New Roman" w:cs="Times New Roman"/>
            <w:i w:val="0"/>
            <w:sz w:val="28"/>
            <w:szCs w:val="28"/>
          </w:rPr>
          <w:t xml:space="preserve"> </w:t>
        </w:r>
      </w:moveTo>
    </w:p>
    <w:p w14:paraId="3E3E31C4" w14:textId="77777777" w:rsidR="00A752DD" w:rsidRPr="00D2583D" w:rsidRDefault="00A752DD" w:rsidP="00A752DD">
      <w:pPr>
        <w:pStyle w:val="NoSpacing"/>
        <w:ind w:left="1440"/>
        <w:rPr>
          <w:rStyle w:val="SubtleEmphasis"/>
          <w:rFonts w:ascii="Times New Roman" w:eastAsia="Calibri" w:hAnsi="Times New Roman" w:cs="Times New Roman"/>
          <w:i w:val="0"/>
          <w:sz w:val="28"/>
          <w:szCs w:val="28"/>
        </w:rPr>
      </w:pPr>
      <w:moveTo w:id="5169" w:author="Nguyen Toan" w:date="2018-05-06T16:10:00Z">
        <w:r w:rsidRPr="00D2583D">
          <w:rPr>
            <w:rStyle w:val="SubtleEmphasis"/>
            <w:rFonts w:ascii="Times New Roman" w:hAnsi="Times New Roman" w:cs="Times New Roman"/>
            <w:i w:val="0"/>
            <w:sz w:val="28"/>
            <w:szCs w:val="28"/>
          </w:rPr>
          <w:t>@Suite.SuiteClasses ({test1.class, test2.class</w:t>
        </w:r>
        <w:r w:rsidRPr="00D2583D">
          <w:rPr>
            <w:rStyle w:val="SubtleEmphasis"/>
            <w:rFonts w:ascii="Times New Roman" w:eastAsia="Calibri" w:hAnsi="Times New Roman" w:cs="Times New Roman"/>
            <w:i w:val="0"/>
            <w:sz w:val="28"/>
            <w:szCs w:val="28"/>
          </w:rPr>
          <w:t xml:space="preserve">……}) </w:t>
        </w:r>
      </w:moveTo>
    </w:p>
    <w:moveToRangeEnd w:id="5165"/>
    <w:p w14:paraId="4F4CD0BB" w14:textId="605428B3" w:rsidR="0077565A" w:rsidRPr="00946F0E" w:rsidDel="00FE5A69" w:rsidRDefault="001F7E47">
      <w:pPr>
        <w:spacing w:after="120" w:line="288" w:lineRule="auto"/>
        <w:ind w:firstLine="567"/>
        <w:jc w:val="both"/>
        <w:rPr>
          <w:del w:id="5170" w:author="Nguyen Toan" w:date="2018-05-08T00:25:00Z"/>
          <w:rFonts w:ascii="Times New Roman" w:eastAsia="Times New Roman" w:hAnsi="Times New Roman" w:cs="Times New Roman"/>
          <w:sz w:val="28"/>
          <w:szCs w:val="28"/>
        </w:rPr>
      </w:pPr>
      <w:ins w:id="5171" w:author="Nguyen Toan" w:date="2018-05-06T16:10:00Z">
        <w:r>
          <w:rPr>
            <w:rFonts w:ascii="Times New Roman" w:eastAsia="Times New Roman" w:hAnsi="Times New Roman" w:cs="Times New Roman"/>
            <w:sz w:val="28"/>
            <w:szCs w:val="28"/>
          </w:rPr>
          <w:t>để hỗ trợ việc</w:t>
        </w:r>
      </w:ins>
      <w:ins w:id="5172" w:author="Nguyen Toan" w:date="2018-05-08T00:25:00Z">
        <w:r w:rsidR="00FE5A69">
          <w:rPr>
            <w:rFonts w:ascii="Times New Roman" w:eastAsia="Times New Roman" w:hAnsi="Times New Roman" w:cs="Times New Roman"/>
            <w:sz w:val="28"/>
            <w:szCs w:val="28"/>
          </w:rPr>
          <w:t xml:space="preserve"> </w:t>
        </w:r>
        <w:r w:rsidR="00FE5A69" w:rsidRPr="00FE5A69">
          <w:rPr>
            <w:rFonts w:ascii="Times New Roman" w:eastAsia="Times New Roman" w:hAnsi="Times New Roman" w:cs="Times New Roman"/>
            <w:sz w:val="28"/>
            <w:szCs w:val="28"/>
            <w:rPrChange w:id="5173" w:author="Nguyen Toan" w:date="2018-05-08T00:25:00Z">
              <w:rPr/>
            </w:rPrChange>
          </w:rPr>
          <w:t>qu hỗ trợ việcasses ({test1.clas</w:t>
        </w:r>
        <w:r w:rsidR="00FE5A69" w:rsidRPr="00377F44">
          <w:t>.</w:t>
        </w:r>
      </w:ins>
      <w:moveFromRangeStart w:id="5174" w:author="Nguyen Toan" w:date="2018-05-06T16:10:00Z" w:name="move513386351"/>
      <w:moveFrom w:id="5175" w:author="Nguyen Toan" w:date="2018-05-06T16:10:00Z">
        <w:r w:rsidR="00AB47F8" w:rsidRPr="00946F0E" w:rsidDel="003534AE">
          <w:rPr>
            <w:rFonts w:ascii="Times New Roman" w:eastAsia="Times New Roman" w:hAnsi="Times New Roman" w:cs="Times New Roman"/>
            <w:sz w:val="28"/>
            <w:szCs w:val="28"/>
          </w:rPr>
          <w:t>Các gói kiểm thử (Test Suite)</w:t>
        </w:r>
        <w:r w:rsidR="0077565A" w:rsidRPr="00946F0E" w:rsidDel="003534AE">
          <w:rPr>
            <w:rFonts w:ascii="Times New Roman" w:eastAsia="Times New Roman" w:hAnsi="Times New Roman" w:cs="Times New Roman"/>
            <w:sz w:val="28"/>
            <w:szCs w:val="28"/>
          </w:rPr>
          <w:t xml:space="preserve"> cho phép gom và chạy các ca kiểm thử cùng nhau, để chạy các gói này, JUnit cung cấp các chú thích như:</w:t>
        </w:r>
      </w:moveFrom>
    </w:p>
    <w:p w14:paraId="087B85B8" w14:textId="5386C42F" w:rsidR="0077565A" w:rsidRPr="00946F0E" w:rsidDel="003534AE" w:rsidRDefault="0077565A">
      <w:pPr>
        <w:spacing w:after="120" w:line="288" w:lineRule="auto"/>
        <w:ind w:firstLine="567"/>
        <w:jc w:val="both"/>
        <w:rPr>
          <w:rStyle w:val="SubtleEmphasis"/>
          <w:rFonts w:ascii="Times New Roman" w:hAnsi="Times New Roman" w:cs="Times New Roman"/>
          <w:i w:val="0"/>
          <w:sz w:val="28"/>
          <w:szCs w:val="28"/>
        </w:rPr>
        <w:pPrChange w:id="5176" w:author="Nguyen Toan" w:date="2018-05-08T00:25:00Z">
          <w:pPr>
            <w:pStyle w:val="NoSpacing"/>
            <w:ind w:left="1440"/>
          </w:pPr>
        </w:pPrChange>
      </w:pPr>
      <w:moveFrom w:id="5177" w:author="Nguyen Toan" w:date="2018-05-06T16:10:00Z">
        <w:del w:id="5178" w:author="Nguyen Toan" w:date="2018-05-08T00:25:00Z">
          <w:r w:rsidRPr="00946F0E" w:rsidDel="00FE5A69">
            <w:rPr>
              <w:rStyle w:val="SubtleEmphasis"/>
              <w:rFonts w:ascii="Times New Roman" w:hAnsi="Times New Roman" w:cs="Times New Roman"/>
              <w:i w:val="0"/>
              <w:sz w:val="28"/>
              <w:szCs w:val="28"/>
            </w:rPr>
            <w:delText>@Runwith(Suite.class)</w:delText>
          </w:r>
        </w:del>
      </w:moveFrom>
    </w:p>
    <w:p w14:paraId="05C5A6D5" w14:textId="78196A29" w:rsidR="0077565A" w:rsidRPr="00946F0E" w:rsidDel="00FE5A69" w:rsidRDefault="0077565A" w:rsidP="00D2583D">
      <w:pPr>
        <w:pStyle w:val="NoSpacing"/>
        <w:ind w:left="1440"/>
        <w:rPr>
          <w:del w:id="5179" w:author="Nguyen Toan" w:date="2018-05-08T00:25:00Z"/>
          <w:rStyle w:val="SubtleEmphasis"/>
          <w:rFonts w:ascii="Times New Roman" w:hAnsi="Times New Roman" w:cs="Times New Roman"/>
          <w:i w:val="0"/>
          <w:sz w:val="28"/>
          <w:szCs w:val="28"/>
        </w:rPr>
      </w:pPr>
      <w:moveFrom w:id="5180" w:author="Nguyen Toan" w:date="2018-05-06T16:10:00Z">
        <w:r w:rsidRPr="00946F0E" w:rsidDel="003534AE">
          <w:rPr>
            <w:rStyle w:val="SubtleEmphasis"/>
            <w:rFonts w:ascii="Times New Roman" w:hAnsi="Times New Roman" w:cs="Times New Roman"/>
            <w:i w:val="0"/>
            <w:sz w:val="28"/>
            <w:szCs w:val="28"/>
          </w:rPr>
          <w:t>@SuiteClasses(test1.class,test2.class</w:t>
        </w:r>
        <w:r w:rsidRPr="00946F0E" w:rsidDel="003534AE">
          <w:rPr>
            <w:rStyle w:val="SubtleEmphasis"/>
            <w:rFonts w:ascii="Times New Roman" w:eastAsia="Calibri" w:hAnsi="Times New Roman" w:cs="Times New Roman"/>
            <w:i w:val="0"/>
            <w:sz w:val="28"/>
            <w:szCs w:val="28"/>
          </w:rPr>
          <w:t>……)</w:t>
        </w:r>
        <w:del w:id="5181" w:author="Nguyen Toan" w:date="2018-05-08T00:25:00Z">
          <w:r w:rsidRPr="00946F0E" w:rsidDel="00FE5A69">
            <w:rPr>
              <w:rStyle w:val="SubtleEmphasis"/>
              <w:rFonts w:ascii="Times New Roman" w:eastAsia="Calibri" w:hAnsi="Times New Roman" w:cs="Times New Roman"/>
              <w:i w:val="0"/>
              <w:sz w:val="28"/>
              <w:szCs w:val="28"/>
            </w:rPr>
            <w:delText xml:space="preserve"> o</w:delText>
          </w:r>
          <w:r w:rsidRPr="00946F0E" w:rsidDel="00FE5A69">
            <w:rPr>
              <w:rStyle w:val="SubtleEmphasis"/>
              <w:rFonts w:ascii="Times New Roman" w:hAnsi="Times New Roman" w:cs="Times New Roman"/>
              <w:i w:val="0"/>
              <w:sz w:val="28"/>
              <w:szCs w:val="28"/>
            </w:rPr>
            <w:delText>r</w:delText>
          </w:r>
          <w:r w:rsidRPr="00946F0E" w:rsidDel="00FE5A69">
            <w:rPr>
              <w:rStyle w:val="SubtleEmphasis"/>
              <w:rFonts w:ascii="Times New Roman" w:eastAsia="Calibri" w:hAnsi="Times New Roman" w:cs="Times New Roman"/>
              <w:i w:val="0"/>
              <w:sz w:val="28"/>
              <w:szCs w:val="28"/>
            </w:rPr>
            <w:delText xml:space="preserve"> </w:delText>
          </w:r>
        </w:del>
      </w:moveFrom>
      <w:bookmarkStart w:id="5182" w:name="_Toc513584096"/>
      <w:bookmarkStart w:id="5183" w:name="_Toc513613720"/>
      <w:bookmarkEnd w:id="5182"/>
      <w:bookmarkEnd w:id="5183"/>
    </w:p>
    <w:p w14:paraId="644E3728" w14:textId="43508D6F" w:rsidR="00CB60EE" w:rsidRPr="00946F0E" w:rsidDel="00FE5A69" w:rsidRDefault="0077565A">
      <w:pPr>
        <w:pStyle w:val="NoSpacing"/>
        <w:rPr>
          <w:del w:id="5184" w:author="Nguyen Toan" w:date="2018-05-08T00:25:00Z"/>
          <w:rStyle w:val="SubtleEmphasis"/>
          <w:rFonts w:ascii="Times New Roman" w:eastAsia="Calibri" w:hAnsi="Times New Roman" w:cs="Times New Roman"/>
          <w:i w:val="0"/>
          <w:sz w:val="28"/>
          <w:szCs w:val="28"/>
        </w:rPr>
        <w:pPrChange w:id="5185" w:author="Nguyen Toan" w:date="2018-05-08T00:25:00Z">
          <w:pPr>
            <w:pStyle w:val="NoSpacing"/>
            <w:ind w:left="1440"/>
          </w:pPr>
        </w:pPrChange>
      </w:pPr>
      <w:moveFrom w:id="5186" w:author="Nguyen Toan" w:date="2018-05-06T16:10:00Z">
        <w:r w:rsidRPr="00946F0E" w:rsidDel="003534AE">
          <w:rPr>
            <w:rStyle w:val="SubtleEmphasis"/>
            <w:rFonts w:ascii="Times New Roman" w:hAnsi="Times New Roman" w:cs="Times New Roman"/>
            <w:i w:val="0"/>
            <w:sz w:val="28"/>
            <w:szCs w:val="28"/>
          </w:rPr>
          <w:t>@Suite.SuiteClasses ({test1.class, test2.class</w:t>
        </w:r>
        <w:del w:id="5187" w:author="Nguyen Toan" w:date="2018-05-08T00:25:00Z">
          <w:r w:rsidRPr="00946F0E" w:rsidDel="00FE5A69">
            <w:rPr>
              <w:rStyle w:val="SubtleEmphasis"/>
              <w:rFonts w:ascii="Times New Roman" w:eastAsia="Calibri" w:hAnsi="Times New Roman" w:cs="Times New Roman"/>
              <w:i w:val="0"/>
              <w:sz w:val="28"/>
              <w:szCs w:val="28"/>
            </w:rPr>
            <w:delText xml:space="preserve">……}) </w:delText>
          </w:r>
        </w:del>
      </w:moveFrom>
      <w:bookmarkStart w:id="5188" w:name="_Toc513584097"/>
      <w:bookmarkStart w:id="5189" w:name="_Toc513613721"/>
      <w:bookmarkEnd w:id="5188"/>
      <w:bookmarkEnd w:id="5189"/>
    </w:p>
    <w:p w14:paraId="12FFB7EC" w14:textId="17AA4BA6" w:rsidR="00AB47F8" w:rsidRPr="00D2583D" w:rsidDel="00FE5A69" w:rsidRDefault="00AB47F8">
      <w:pPr>
        <w:pStyle w:val="NoSpacing"/>
        <w:ind w:left="1440"/>
        <w:rPr>
          <w:del w:id="5190" w:author="Nguyen Toan" w:date="2018-05-08T00:25:00Z"/>
          <w:i/>
        </w:rPr>
        <w:pPrChange w:id="5191" w:author="Nguyen Toan" w:date="2018-05-08T00:25:00Z">
          <w:pPr/>
        </w:pPrChange>
      </w:pPr>
      <w:bookmarkStart w:id="5192" w:name="_Toc513584098"/>
      <w:bookmarkStart w:id="5193" w:name="_Toc513613722"/>
      <w:bookmarkEnd w:id="5192"/>
      <w:bookmarkEnd w:id="5193"/>
      <w:moveFromRangeEnd w:id="5174"/>
    </w:p>
    <w:p w14:paraId="3C638920" w14:textId="52EC45A8" w:rsidR="00912A0F"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sz w:val="28"/>
          <w:szCs w:val="28"/>
        </w:rPr>
      </w:pPr>
      <w:bookmarkStart w:id="5194" w:name="_Toc513613723"/>
      <w:r w:rsidRPr="00966627">
        <w:rPr>
          <w:rFonts w:ascii="Times New Roman" w:eastAsia="Times New Roman" w:hAnsi="Times New Roman" w:cs="Times New Roman"/>
          <w:b/>
          <w:sz w:val="28"/>
          <w:szCs w:val="28"/>
        </w:rPr>
        <w:t>M</w:t>
      </w:r>
      <w:r w:rsidR="00B214EF" w:rsidRPr="00966627">
        <w:rPr>
          <w:rFonts w:ascii="Times New Roman" w:eastAsia="Times New Roman" w:hAnsi="Times New Roman" w:cs="Times New Roman"/>
          <w:b/>
          <w:sz w:val="28"/>
          <w:szCs w:val="28"/>
        </w:rPr>
        <w:t>u</w:t>
      </w:r>
      <w:r w:rsidRPr="00966627">
        <w:rPr>
          <w:rFonts w:ascii="Times New Roman" w:eastAsia="Times New Roman" w:hAnsi="Times New Roman" w:cs="Times New Roman"/>
          <w:b/>
          <w:sz w:val="28"/>
          <w:szCs w:val="28"/>
        </w:rPr>
        <w:t>nit</w:t>
      </w:r>
      <w:bookmarkEnd w:id="5194"/>
    </w:p>
    <w:p w14:paraId="59BF203F" w14:textId="4315C5C0" w:rsidR="002F15FB" w:rsidRPr="002F15FB" w:rsidRDefault="000B28B0"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MUnit l</w:t>
      </w:r>
      <w:r w:rsidR="002F15FB" w:rsidRPr="002F15FB">
        <w:rPr>
          <w:rFonts w:ascii="Times New Roman" w:eastAsia="Times New Roman" w:hAnsi="Times New Roman" w:cs="Times New Roman"/>
          <w:sz w:val="28"/>
          <w:szCs w:val="28"/>
        </w:rPr>
        <w:t xml:space="preserve">à </w:t>
      </w:r>
      <w:r w:rsidR="00002712">
        <w:rPr>
          <w:rFonts w:ascii="Times New Roman" w:eastAsia="Times New Roman" w:hAnsi="Times New Roman" w:cs="Times New Roman"/>
          <w:sz w:val="28"/>
          <w:szCs w:val="28"/>
        </w:rPr>
        <w:t>bộ thư viện</w:t>
      </w:r>
      <w:r w:rsidR="002F15FB" w:rsidRPr="002F15FB">
        <w:rPr>
          <w:rFonts w:ascii="Times New Roman" w:eastAsia="Times New Roman" w:hAnsi="Times New Roman" w:cs="Times New Roman"/>
          <w:sz w:val="28"/>
          <w:szCs w:val="28"/>
        </w:rPr>
        <w:t xml:space="preserve"> hỗ trợ kiểm thử trên ứng dụng Mule</w:t>
      </w:r>
      <w:r w:rsidR="001C3020">
        <w:rPr>
          <w:rFonts w:ascii="Times New Roman" w:eastAsia="Times New Roman" w:hAnsi="Times New Roman" w:cs="Times New Roman"/>
          <w:sz w:val="28"/>
          <w:szCs w:val="28"/>
        </w:rPr>
        <w:t xml:space="preserve">, </w:t>
      </w:r>
      <w:r w:rsidR="002F15FB" w:rsidRPr="002F15FB">
        <w:rPr>
          <w:rFonts w:ascii="Times New Roman" w:eastAsia="Times New Roman" w:hAnsi="Times New Roman" w:cs="Times New Roman"/>
          <w:sz w:val="28"/>
          <w:szCs w:val="28"/>
        </w:rPr>
        <w:t xml:space="preserve">cho phép xây dựng các </w:t>
      </w:r>
      <w:r w:rsidR="00744A31">
        <w:rPr>
          <w:rFonts w:ascii="Times New Roman" w:eastAsia="Times New Roman" w:hAnsi="Times New Roman" w:cs="Times New Roman"/>
          <w:sz w:val="28"/>
          <w:szCs w:val="28"/>
        </w:rPr>
        <w:t>ca kiểm thử</w:t>
      </w:r>
      <w:r w:rsidR="002F15FB" w:rsidRPr="002F15FB">
        <w:rPr>
          <w:rFonts w:ascii="Times New Roman" w:eastAsia="Times New Roman" w:hAnsi="Times New Roman" w:cs="Times New Roman"/>
          <w:sz w:val="28"/>
          <w:szCs w:val="28"/>
        </w:rPr>
        <w:t xml:space="preserve"> tự động để kiểm thử việc tích hợp và API của ứng dụng ESB được phát triển trên nền tảng Mule.</w:t>
      </w:r>
    </w:p>
    <w:p w14:paraId="4527C7D3" w14:textId="35503EE7" w:rsidR="00993FF9" w:rsidRPr="002F15FB" w:rsidRDefault="002F15FB" w:rsidP="00966627">
      <w:pPr>
        <w:spacing w:after="120" w:line="288" w:lineRule="auto"/>
        <w:ind w:firstLine="567"/>
        <w:jc w:val="both"/>
        <w:rPr>
          <w:rFonts w:ascii="Times New Roman" w:eastAsia="Times New Roman" w:hAnsi="Times New Roman" w:cs="Times New Roman"/>
          <w:sz w:val="28"/>
          <w:szCs w:val="28"/>
        </w:rPr>
      </w:pPr>
      <w:r w:rsidRPr="002F15FB">
        <w:rPr>
          <w:rFonts w:ascii="Times New Roman" w:eastAsia="Times New Roman" w:hAnsi="Times New Roman" w:cs="Times New Roman"/>
          <w:sz w:val="28"/>
          <w:szCs w:val="28"/>
        </w:rPr>
        <w:t>M</w:t>
      </w:r>
      <w:r w:rsidR="003D59E0">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nit có thể được kết hợp với Maven và Surefile để tích hợp các thư viện độc lập.</w:t>
      </w:r>
      <w:r w:rsidR="00C225F3">
        <w:rPr>
          <w:rFonts w:ascii="Times New Roman" w:eastAsia="Times New Roman" w:hAnsi="Times New Roman" w:cs="Times New Roman"/>
          <w:sz w:val="28"/>
          <w:szCs w:val="28"/>
        </w:rPr>
        <w:t xml:space="preserve"> MUnit cho phép t</w:t>
      </w:r>
      <w:r w:rsidRPr="002F15FB">
        <w:rPr>
          <w:rFonts w:ascii="Times New Roman" w:eastAsia="Times New Roman" w:hAnsi="Times New Roman" w:cs="Times New Roman"/>
          <w:sz w:val="28"/>
          <w:szCs w:val="28"/>
        </w:rPr>
        <w:t>ạo ca kiểm</w:t>
      </w:r>
      <w:r w:rsidR="00C225F3">
        <w:rPr>
          <w:rFonts w:ascii="Times New Roman" w:eastAsia="Times New Roman" w:hAnsi="Times New Roman" w:cs="Times New Roman"/>
          <w:sz w:val="28"/>
          <w:szCs w:val="28"/>
        </w:rPr>
        <w:t xml:space="preserve"> thử bằng việc sử dụng Mule code hoặc java, vô </w:t>
      </w:r>
      <w:r w:rsidRPr="002F15FB">
        <w:rPr>
          <w:rFonts w:ascii="Times New Roman" w:eastAsia="Times New Roman" w:hAnsi="Times New Roman" w:cs="Times New Roman"/>
          <w:sz w:val="28"/>
          <w:szCs w:val="28"/>
        </w:rPr>
        <w:t>hiệu hoá các điểm kết nối cuối được gửi đến</w:t>
      </w:r>
      <w:r w:rsidR="00216BEA">
        <w:rPr>
          <w:rFonts w:ascii="Times New Roman" w:eastAsia="Times New Roman" w:hAnsi="Times New Roman" w:cs="Times New Roman"/>
          <w:sz w:val="28"/>
          <w:szCs w:val="28"/>
        </w:rPr>
        <w:t>, v</w:t>
      </w:r>
      <w:r w:rsidRPr="002F15FB">
        <w:rPr>
          <w:rFonts w:ascii="Times New Roman" w:eastAsia="Times New Roman" w:hAnsi="Times New Roman" w:cs="Times New Roman"/>
          <w:sz w:val="28"/>
          <w:szCs w:val="28"/>
        </w:rPr>
        <w:t>ô hiệu hoá các kết nối</w:t>
      </w:r>
      <w:r w:rsidR="00A77CE3">
        <w:rPr>
          <w:rFonts w:ascii="Times New Roman" w:eastAsia="Times New Roman" w:hAnsi="Times New Roman" w:cs="Times New Roman"/>
          <w:sz w:val="28"/>
          <w:szCs w:val="28"/>
        </w:rPr>
        <w:t xml:space="preserve"> đầu</w:t>
      </w:r>
      <w:r w:rsidRPr="002F15FB">
        <w:rPr>
          <w:rFonts w:ascii="Times New Roman" w:eastAsia="Times New Roman" w:hAnsi="Times New Roman" w:cs="Times New Roman"/>
          <w:sz w:val="28"/>
          <w:szCs w:val="28"/>
        </w:rPr>
        <w:t xml:space="preserve"> cuối</w:t>
      </w:r>
      <w:r w:rsidR="00280C71">
        <w:rPr>
          <w:rFonts w:ascii="Times New Roman" w:eastAsia="Times New Roman" w:hAnsi="Times New Roman" w:cs="Times New Roman"/>
          <w:sz w:val="28"/>
          <w:szCs w:val="28"/>
        </w:rPr>
        <w:t>, m</w:t>
      </w:r>
      <w:r w:rsidRPr="002F15FB">
        <w:rPr>
          <w:rFonts w:ascii="Times New Roman" w:eastAsia="Times New Roman" w:hAnsi="Times New Roman" w:cs="Times New Roman"/>
          <w:sz w:val="28"/>
          <w:szCs w:val="28"/>
        </w:rPr>
        <w:t>ô phỏng các điểm cuối gọi ra</w:t>
      </w:r>
      <w:r w:rsidR="00D00B57">
        <w:rPr>
          <w:rFonts w:ascii="Times New Roman" w:eastAsia="Times New Roman" w:hAnsi="Times New Roman" w:cs="Times New Roman"/>
          <w:sz w:val="28"/>
          <w:szCs w:val="28"/>
        </w:rPr>
        <w:t xml:space="preserve">, </w:t>
      </w:r>
      <w:r w:rsidR="00524C1C">
        <w:rPr>
          <w:rFonts w:ascii="Times New Roman" w:eastAsia="Times New Roman" w:hAnsi="Times New Roman" w:cs="Times New Roman"/>
          <w:sz w:val="28"/>
          <w:szCs w:val="28"/>
        </w:rPr>
        <w:t>theo dõi</w:t>
      </w:r>
      <w:r w:rsidRPr="002F15FB">
        <w:rPr>
          <w:rFonts w:ascii="Times New Roman" w:eastAsia="Times New Roman" w:hAnsi="Times New Roman" w:cs="Times New Roman"/>
          <w:sz w:val="28"/>
          <w:szCs w:val="28"/>
        </w:rPr>
        <w:t xml:space="preserve"> các tiến trình xử lý nội dung message</w:t>
      </w:r>
      <w:r w:rsidR="00C81CCD">
        <w:rPr>
          <w:rFonts w:ascii="Times New Roman" w:eastAsia="Times New Roman" w:hAnsi="Times New Roman" w:cs="Times New Roman"/>
          <w:sz w:val="28"/>
          <w:szCs w:val="28"/>
        </w:rPr>
        <w:t>, x</w:t>
      </w:r>
      <w:r w:rsidR="0067161A">
        <w:rPr>
          <w:rFonts w:ascii="Times New Roman" w:eastAsia="Times New Roman" w:hAnsi="Times New Roman" w:cs="Times New Roman"/>
          <w:sz w:val="28"/>
          <w:szCs w:val="28"/>
        </w:rPr>
        <w:t>ác minh các mesage gọi xử lý</w:t>
      </w:r>
      <w:r w:rsidR="004A0782">
        <w:rPr>
          <w:rFonts w:ascii="Times New Roman" w:eastAsia="Times New Roman" w:hAnsi="Times New Roman" w:cs="Times New Roman"/>
          <w:sz w:val="28"/>
          <w:szCs w:val="28"/>
        </w:rPr>
        <w:t xml:space="preserve">, </w:t>
      </w:r>
      <w:r w:rsidR="00796E0E">
        <w:rPr>
          <w:rFonts w:ascii="Times New Roman" w:eastAsia="Times New Roman" w:hAnsi="Times New Roman" w:cs="Times New Roman"/>
          <w:sz w:val="28"/>
          <w:szCs w:val="28"/>
        </w:rPr>
        <w:t>t</w:t>
      </w:r>
      <w:r w:rsidR="003340D6">
        <w:rPr>
          <w:rFonts w:ascii="Times New Roman" w:eastAsia="Times New Roman" w:hAnsi="Times New Roman" w:cs="Times New Roman"/>
          <w:sz w:val="28"/>
          <w:szCs w:val="28"/>
        </w:rPr>
        <w:t>ạo</w:t>
      </w:r>
      <w:r w:rsidRPr="002F15FB">
        <w:rPr>
          <w:rFonts w:ascii="Times New Roman" w:eastAsia="Times New Roman" w:hAnsi="Times New Roman" w:cs="Times New Roman"/>
          <w:sz w:val="28"/>
          <w:szCs w:val="28"/>
        </w:rPr>
        <w:t xml:space="preserve"> ra các </w:t>
      </w:r>
      <w:r w:rsidR="00C025F1">
        <w:rPr>
          <w:rFonts w:ascii="Times New Roman" w:eastAsia="Times New Roman" w:hAnsi="Times New Roman" w:cs="Times New Roman"/>
          <w:sz w:val="28"/>
          <w:szCs w:val="28"/>
        </w:rPr>
        <w:t>ca kiểm thử đơn vị</w:t>
      </w:r>
      <w:r w:rsidRPr="002F15FB">
        <w:rPr>
          <w:rFonts w:ascii="Times New Roman" w:eastAsia="Times New Roman" w:hAnsi="Times New Roman" w:cs="Times New Roman"/>
          <w:sz w:val="28"/>
          <w:szCs w:val="28"/>
        </w:rPr>
        <w:t xml:space="preserve"> bao gồm cả các kiểm thử tích hợp tại môi trường</w:t>
      </w:r>
      <w:r w:rsidR="00964D99">
        <w:rPr>
          <w:rFonts w:ascii="Times New Roman" w:eastAsia="Times New Roman" w:hAnsi="Times New Roman" w:cs="Times New Roman"/>
          <w:sz w:val="28"/>
          <w:szCs w:val="28"/>
        </w:rPr>
        <w:t xml:space="preserve"> local</w:t>
      </w:r>
      <w:r w:rsidR="003E5506">
        <w:rPr>
          <w:rFonts w:ascii="Times New Roman" w:eastAsia="Times New Roman" w:hAnsi="Times New Roman" w:cs="Times New Roman"/>
          <w:sz w:val="28"/>
          <w:szCs w:val="28"/>
        </w:rPr>
        <w:t>.</w:t>
      </w:r>
      <w:r w:rsidRPr="002F15FB">
        <w:rPr>
          <w:rFonts w:ascii="Times New Roman" w:eastAsia="Times New Roman" w:hAnsi="Times New Roman" w:cs="Times New Roman"/>
          <w:sz w:val="28"/>
          <w:szCs w:val="28"/>
        </w:rPr>
        <w:t xml:space="preserve"> M</w:t>
      </w:r>
      <w:r w:rsidR="003E5506">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 xml:space="preserve">nit cho phép gọi một </w:t>
      </w:r>
      <w:r w:rsidR="00855204">
        <w:rPr>
          <w:rFonts w:ascii="Times New Roman" w:eastAsia="Times New Roman" w:hAnsi="Times New Roman" w:cs="Times New Roman"/>
          <w:sz w:val="28"/>
          <w:szCs w:val="28"/>
        </w:rPr>
        <w:t>máy chủ</w:t>
      </w:r>
      <w:r w:rsidRPr="002F15FB">
        <w:rPr>
          <w:rFonts w:ascii="Times New Roman" w:eastAsia="Times New Roman" w:hAnsi="Times New Roman" w:cs="Times New Roman"/>
          <w:sz w:val="28"/>
          <w:szCs w:val="28"/>
        </w:rPr>
        <w:t xml:space="preserve"> FPT/SFTP, DB hay </w:t>
      </w:r>
      <w:r w:rsidR="00672EAF">
        <w:rPr>
          <w:rFonts w:ascii="Times New Roman" w:eastAsia="Times New Roman" w:hAnsi="Times New Roman" w:cs="Times New Roman"/>
          <w:sz w:val="28"/>
          <w:szCs w:val="28"/>
        </w:rPr>
        <w:t>mail.</w:t>
      </w:r>
      <w:r w:rsidRPr="002F15FB">
        <w:rPr>
          <w:rFonts w:ascii="Times New Roman" w:eastAsia="Times New Roman" w:hAnsi="Times New Roman" w:cs="Times New Roman"/>
          <w:sz w:val="28"/>
          <w:szCs w:val="28"/>
        </w:rPr>
        <w:t xml:space="preserve"> </w:t>
      </w:r>
    </w:p>
    <w:p w14:paraId="561689E0" w14:textId="13A9C265" w:rsidR="00B214EF" w:rsidRDefault="00455AF2" w:rsidP="00966627">
      <w:pPr>
        <w:spacing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_Ref513152381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195" w:author="Nguyen Toan" w:date="2018-05-05T22:59:00Z">
        <w:r w:rsidR="0048202A" w:rsidRPr="00FF22D0">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5</w:t>
        </w:r>
      </w:ins>
      <w:del w:id="5196" w:author="Nguyen Toan" w:date="2018-05-05T22:57:00Z">
        <w:r w:rsidR="00E6465F" w:rsidRPr="00FF22D0"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5</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911C34" w:rsidRPr="00911C34">
        <w:rPr>
          <w:rFonts w:ascii="Times New Roman" w:eastAsia="Times New Roman" w:hAnsi="Times New Roman" w:cs="Times New Roman"/>
          <w:sz w:val="28"/>
          <w:szCs w:val="28"/>
        </w:rPr>
        <w:t>m</w:t>
      </w:r>
      <w:r w:rsidR="00911C34">
        <w:rPr>
          <w:rFonts w:ascii="Times New Roman" w:eastAsia="Times New Roman" w:hAnsi="Times New Roman" w:cs="Times New Roman"/>
          <w:sz w:val="28"/>
          <w:szCs w:val="28"/>
        </w:rPr>
        <w:t>ô tả việc sử dụng MUnit code để thực hiện kiểm thử một luồng trong MuleESB</w:t>
      </w:r>
    </w:p>
    <w:p w14:paraId="43B0B9CA" w14:textId="77777777" w:rsidR="006675FA" w:rsidRPr="00FF22D0" w:rsidRDefault="00911C34" w:rsidP="00FF22D0">
      <w:pPr>
        <w:pStyle w:val="Caption"/>
        <w:jc w:val="center"/>
        <w:rPr>
          <w:rFonts w:ascii="Times New Roman" w:hAnsi="Times New Roman" w:cs="Times New Roman"/>
          <w:i w:val="0"/>
          <w:color w:val="auto"/>
          <w:sz w:val="28"/>
          <w:szCs w:val="28"/>
        </w:rPr>
      </w:pPr>
      <w:r w:rsidRPr="00FF22D0">
        <w:rPr>
          <w:rFonts w:ascii="Times New Roman" w:hAnsi="Times New Roman" w:cs="Times New Roman"/>
          <w:i w:val="0"/>
          <w:noProof/>
          <w:color w:val="auto"/>
          <w:sz w:val="28"/>
          <w:szCs w:val="28"/>
          <w:lang w:val="en-US"/>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6">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4C0431B2" w14:textId="24D5FD16" w:rsidR="006675FA" w:rsidRPr="003B2021" w:rsidRDefault="006675FA" w:rsidP="003B2021">
      <w:pPr>
        <w:pStyle w:val="Caption"/>
        <w:jc w:val="center"/>
        <w:rPr>
          <w:rFonts w:ascii="Times New Roman" w:hAnsi="Times New Roman" w:cs="Times New Roman"/>
          <w:i w:val="0"/>
          <w:color w:val="auto"/>
          <w:sz w:val="28"/>
          <w:szCs w:val="28"/>
        </w:rPr>
      </w:pPr>
      <w:bookmarkStart w:id="5197" w:name="_Ref513152381"/>
      <w:bookmarkStart w:id="5198" w:name="_Toc513325038"/>
      <w:r w:rsidRPr="00FF22D0">
        <w:rPr>
          <w:rFonts w:ascii="Times New Roman" w:hAnsi="Times New Roman" w:cs="Times New Roman"/>
          <w:i w:val="0"/>
          <w:color w:val="auto"/>
          <w:sz w:val="28"/>
          <w:szCs w:val="28"/>
        </w:rPr>
        <w:t xml:space="preserve">Hình </w:t>
      </w:r>
      <w:ins w:id="519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20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01" w:author="Nguyen Toan" w:date="2018-05-14T18:03:00Z">
        <w:r w:rsidR="0052504F">
          <w:rPr>
            <w:rFonts w:ascii="Times New Roman" w:hAnsi="Times New Roman" w:cs="Times New Roman"/>
            <w:i w:val="0"/>
            <w:noProof/>
            <w:color w:val="auto"/>
            <w:sz w:val="28"/>
            <w:szCs w:val="28"/>
          </w:rPr>
          <w:t>8</w:t>
        </w:r>
        <w:r w:rsidR="0052504F">
          <w:rPr>
            <w:rFonts w:ascii="Times New Roman" w:hAnsi="Times New Roman" w:cs="Times New Roman"/>
            <w:i w:val="0"/>
            <w:color w:val="auto"/>
            <w:sz w:val="28"/>
            <w:szCs w:val="28"/>
          </w:rPr>
          <w:fldChar w:fldCharType="end"/>
        </w:r>
      </w:ins>
      <w:del w:id="520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5</w:delText>
        </w:r>
        <w:r w:rsidR="00185199" w:rsidDel="00BE0028">
          <w:rPr>
            <w:rFonts w:ascii="Times New Roman" w:hAnsi="Times New Roman" w:cs="Times New Roman"/>
            <w:i w:val="0"/>
            <w:color w:val="auto"/>
            <w:sz w:val="28"/>
            <w:szCs w:val="28"/>
          </w:rPr>
          <w:fldChar w:fldCharType="end"/>
        </w:r>
      </w:del>
      <w:bookmarkEnd w:id="5197"/>
      <w:r w:rsidRPr="00FF22D0">
        <w:rPr>
          <w:rFonts w:ascii="Times New Roman" w:hAnsi="Times New Roman" w:cs="Times New Roman"/>
          <w:i w:val="0"/>
          <w:color w:val="auto"/>
          <w:sz w:val="28"/>
          <w:szCs w:val="28"/>
        </w:rPr>
        <w:t>: MUnit Code</w:t>
      </w:r>
      <w:bookmarkEnd w:id="5198"/>
    </w:p>
    <w:p w14:paraId="3B1D8F01" w14:textId="51738445" w:rsidR="002F15FB" w:rsidRDefault="00455AF2"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_Ref513152394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203" w:author="Nguyen Toan" w:date="2018-05-05T22:59:00Z">
        <w:r w:rsidR="0048202A" w:rsidRPr="00D77FBD">
          <w:rPr>
            <w:rFonts w:ascii="Times New Roman" w:hAnsi="Times New Roman" w:cs="Times New Roman"/>
            <w:color w:val="auto"/>
            <w:sz w:val="28"/>
            <w:szCs w:val="28"/>
          </w:rPr>
          <w:t xml:space="preserve">Hình </w:t>
        </w:r>
        <w:r w:rsidR="0048202A">
          <w:rPr>
            <w:rFonts w:ascii="Times New Roman" w:hAnsi="Times New Roman" w:cs="Times New Roman"/>
            <w:noProof/>
            <w:color w:val="auto"/>
            <w:sz w:val="28"/>
            <w:szCs w:val="28"/>
          </w:rPr>
          <w:t>3</w:t>
        </w:r>
        <w:r w:rsidR="0048202A">
          <w:rPr>
            <w:rFonts w:ascii="Times New Roman" w:hAnsi="Times New Roman" w:cs="Times New Roman"/>
            <w:color w:val="auto"/>
            <w:sz w:val="28"/>
            <w:szCs w:val="28"/>
          </w:rPr>
          <w:t>.</w:t>
        </w:r>
        <w:r w:rsidR="0048202A">
          <w:rPr>
            <w:rFonts w:ascii="Times New Roman" w:hAnsi="Times New Roman" w:cs="Times New Roman"/>
            <w:noProof/>
            <w:color w:val="auto"/>
            <w:sz w:val="28"/>
            <w:szCs w:val="28"/>
          </w:rPr>
          <w:t>6</w:t>
        </w:r>
      </w:ins>
      <w:del w:id="5204" w:author="Nguyen Toan" w:date="2018-05-05T22:57:00Z">
        <w:r w:rsidR="00E6465F" w:rsidRPr="00D77FBD"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6</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4378A7">
        <w:rPr>
          <w:rFonts w:ascii="Times New Roman" w:eastAsia="Times New Roman" w:hAnsi="Times New Roman" w:cs="Times New Roman"/>
          <w:sz w:val="28"/>
          <w:szCs w:val="28"/>
        </w:rPr>
        <w:t>m</w:t>
      </w:r>
      <w:r w:rsidR="006E0112">
        <w:rPr>
          <w:rFonts w:ascii="Times New Roman" w:eastAsia="Times New Roman" w:hAnsi="Times New Roman" w:cs="Times New Roman"/>
          <w:sz w:val="28"/>
          <w:szCs w:val="28"/>
        </w:rPr>
        <w:t>ô tả việc sử dụng MUnit test trên ngôn ngữ Java</w:t>
      </w:r>
    </w:p>
    <w:p w14:paraId="2783E67E" w14:textId="77777777" w:rsidR="00FF22D0" w:rsidRDefault="004378A7" w:rsidP="00FF22D0">
      <w:pPr>
        <w:keepNext/>
        <w:ind w:firstLine="720"/>
      </w:pPr>
      <w:r>
        <w:rPr>
          <w:rFonts w:ascii="Times New Roman" w:eastAsia="Times New Roman" w:hAnsi="Times New Roman" w:cs="Times New Roman"/>
          <w:noProof/>
          <w:sz w:val="28"/>
          <w:szCs w:val="28"/>
          <w:lang w:val="en-US"/>
        </w:rPr>
        <w:lastRenderedPageBreak/>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7">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0DA6C2B8" w14:textId="0AF9EA5B" w:rsidR="005F4D4B" w:rsidRPr="005F4D4B" w:rsidRDefault="00FF22D0">
      <w:pPr>
        <w:spacing w:after="120" w:line="288" w:lineRule="auto"/>
        <w:ind w:firstLine="567"/>
        <w:jc w:val="center"/>
        <w:rPr>
          <w:ins w:id="5205" w:author="Nguyen Toan" w:date="2018-05-05T22:58:00Z"/>
          <w:rFonts w:ascii="Times New Roman" w:eastAsia="Times New Roman" w:hAnsi="Times New Roman" w:cs="Times New Roman"/>
          <w:b/>
          <w:sz w:val="28"/>
          <w:szCs w:val="28"/>
          <w:rPrChange w:id="5206" w:author="Nguyen Toan" w:date="2018-05-05T22:58:00Z">
            <w:rPr>
              <w:ins w:id="5207" w:author="Nguyen Toan" w:date="2018-05-05T22:58:00Z"/>
              <w:rFonts w:ascii="Times New Roman" w:hAnsi="Times New Roman" w:cs="Times New Roman"/>
              <w:color w:val="auto"/>
              <w:sz w:val="28"/>
              <w:szCs w:val="28"/>
            </w:rPr>
          </w:rPrChange>
        </w:rPr>
        <w:pPrChange w:id="5208" w:author="Nguyen Toan" w:date="2018-05-05T22:58:00Z">
          <w:pPr>
            <w:pStyle w:val="ListParagraph"/>
            <w:numPr>
              <w:ilvl w:val="2"/>
              <w:numId w:val="5"/>
            </w:numPr>
            <w:spacing w:before="240" w:after="120" w:line="288" w:lineRule="auto"/>
            <w:ind w:left="1440" w:hanging="720"/>
            <w:contextualSpacing w:val="0"/>
            <w:outlineLvl w:val="2"/>
          </w:pPr>
        </w:pPrChange>
      </w:pPr>
      <w:bookmarkStart w:id="5209" w:name="_Ref513152394"/>
      <w:bookmarkStart w:id="5210" w:name="_Toc513325039"/>
      <w:r w:rsidRPr="00D77FBD">
        <w:rPr>
          <w:rFonts w:ascii="Times New Roman" w:hAnsi="Times New Roman" w:cs="Times New Roman"/>
          <w:color w:val="auto"/>
          <w:sz w:val="28"/>
          <w:szCs w:val="28"/>
        </w:rPr>
        <w:t xml:space="preserve">Hình </w:t>
      </w:r>
      <w:ins w:id="5211"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52504F">
        <w:rPr>
          <w:rFonts w:ascii="Times New Roman" w:hAnsi="Times New Roman" w:cs="Times New Roman"/>
          <w:noProof/>
          <w:color w:val="auto"/>
          <w:sz w:val="28"/>
          <w:szCs w:val="28"/>
        </w:rPr>
        <w:t>3</w:t>
      </w:r>
      <w:ins w:id="5212"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5213" w:author="Nguyen Toan" w:date="2018-05-14T18:03:00Z">
        <w:r w:rsidR="0052504F">
          <w:rPr>
            <w:rFonts w:ascii="Times New Roman" w:hAnsi="Times New Roman" w:cs="Times New Roman"/>
            <w:noProof/>
            <w:color w:val="auto"/>
            <w:sz w:val="28"/>
            <w:szCs w:val="28"/>
          </w:rPr>
          <w:t>9</w:t>
        </w:r>
        <w:r w:rsidR="0052504F">
          <w:rPr>
            <w:rFonts w:ascii="Times New Roman" w:hAnsi="Times New Roman" w:cs="Times New Roman"/>
            <w:color w:val="auto"/>
            <w:sz w:val="28"/>
            <w:szCs w:val="28"/>
          </w:rPr>
          <w:fldChar w:fldCharType="end"/>
        </w:r>
      </w:ins>
      <w:del w:id="5214" w:author="Nguyen Toan" w:date="2018-05-05T22:22:00Z">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6</w:delText>
        </w:r>
        <w:r w:rsidR="00185199" w:rsidDel="00BE0028">
          <w:rPr>
            <w:rFonts w:ascii="Times New Roman" w:hAnsi="Times New Roman" w:cs="Times New Roman"/>
            <w:i/>
            <w:color w:val="auto"/>
            <w:sz w:val="28"/>
            <w:szCs w:val="28"/>
          </w:rPr>
          <w:fldChar w:fldCharType="end"/>
        </w:r>
      </w:del>
      <w:bookmarkEnd w:id="5209"/>
      <w:r w:rsidRPr="00D77FBD">
        <w:rPr>
          <w:rFonts w:ascii="Times New Roman" w:hAnsi="Times New Roman" w:cs="Times New Roman"/>
          <w:color w:val="auto"/>
          <w:sz w:val="28"/>
          <w:szCs w:val="28"/>
        </w:rPr>
        <w:t>: MUnit viết trên Java</w:t>
      </w:r>
      <w:bookmarkEnd w:id="5210"/>
    </w:p>
    <w:p w14:paraId="31484BA7" w14:textId="5188B29B"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15" w:name="_Toc513613724"/>
      <w:r w:rsidRPr="00966627">
        <w:rPr>
          <w:rFonts w:ascii="Times New Roman" w:eastAsia="Times New Roman" w:hAnsi="Times New Roman" w:cs="Times New Roman"/>
          <w:b/>
          <w:sz w:val="28"/>
          <w:szCs w:val="28"/>
        </w:rPr>
        <w:t>Maven</w:t>
      </w:r>
      <w:bookmarkEnd w:id="5215"/>
    </w:p>
    <w:p w14:paraId="0C05FD02" w14:textId="077738AB" w:rsidR="009F0F0B" w:rsidRPr="009F0F0B" w:rsidRDefault="001B70F4" w:rsidP="00966627">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 xml:space="preserve">    </w:t>
      </w:r>
      <w:r w:rsidR="009F0F0B" w:rsidRPr="009F0F0B">
        <w:rPr>
          <w:rFonts w:ascii="Times New Roman" w:eastAsia="Times New Roman" w:hAnsi="Times New Roman" w:cs="Times New Roman"/>
          <w:sz w:val="28"/>
          <w:szCs w:val="28"/>
        </w:rPr>
        <w:t>Maven là công cụ quản lý mã nguồn và thư v</w:t>
      </w:r>
      <w:r w:rsidR="007400D9">
        <w:rPr>
          <w:rFonts w:ascii="Times New Roman" w:eastAsia="Times New Roman" w:hAnsi="Times New Roman" w:cs="Times New Roman"/>
          <w:sz w:val="28"/>
          <w:szCs w:val="28"/>
        </w:rPr>
        <w:t>iện phụ thuộc một cách tự động,</w:t>
      </w:r>
      <w:r w:rsidR="009F0F0B" w:rsidRPr="009F0F0B">
        <w:rPr>
          <w:rFonts w:ascii="Times New Roman" w:eastAsia="Times New Roman" w:hAnsi="Times New Roman" w:cs="Times New Roman"/>
          <w:sz w:val="28"/>
          <w:szCs w:val="28"/>
        </w:rPr>
        <w:t xml:space="preserve"> được sử dụng cho các ứng dụng trên nền tảng Java, ngoài ra còn có các nền tảng khác như C#, Ruby, Scala… Maven được phát triển với m</w:t>
      </w:r>
      <w:r w:rsidR="001940EF">
        <w:rPr>
          <w:rFonts w:ascii="Times New Roman" w:eastAsia="Times New Roman" w:hAnsi="Times New Roman" w:cs="Times New Roman"/>
          <w:sz w:val="28"/>
          <w:szCs w:val="28"/>
        </w:rPr>
        <w:t>ục đích tương tự như Apache Ant nhưng có khái niệm và cách hoạt động khác.</w:t>
      </w:r>
    </w:p>
    <w:p w14:paraId="5CC7DDBD" w14:textId="77777777" w:rsidR="009F0F0B" w:rsidRPr="009F0F0B"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Maven hỗ trợ việc tự động hóa quá trình quản lý dự án phần mềm như: khởi tạo, biên dịch, kiểm thử, đóng gói và triển khai sản phẩm.</w:t>
      </w:r>
    </w:p>
    <w:p w14:paraId="6C819C43" w14:textId="721A0C91" w:rsidR="001B70F4"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 xml:space="preserve">Maven được phát triển bằng ngôn ngữ Java và chạy trên được nhiều nển tảng khác nhau như </w:t>
      </w:r>
      <w:r w:rsidR="002638E1">
        <w:rPr>
          <w:rFonts w:ascii="Times New Roman" w:eastAsia="Times New Roman" w:hAnsi="Times New Roman" w:cs="Times New Roman"/>
          <w:sz w:val="28"/>
          <w:szCs w:val="28"/>
        </w:rPr>
        <w:t>Windows, Linux, Mac OS…</w:t>
      </w:r>
      <w:r w:rsidR="002638E1">
        <w:rPr>
          <w:rFonts w:ascii="Times New Roman" w:eastAsia="Times New Roman" w:hAnsi="Times New Roman" w:cs="Times New Roman"/>
          <w:sz w:val="28"/>
          <w:szCs w:val="28"/>
        </w:rPr>
        <w:fldChar w:fldCharType="begin"/>
      </w:r>
      <w:r w:rsidR="002638E1">
        <w:rPr>
          <w:rFonts w:ascii="Times New Roman" w:eastAsia="Times New Roman" w:hAnsi="Times New Roman" w:cs="Times New Roman"/>
          <w:sz w:val="28"/>
          <w:szCs w:val="28"/>
        </w:rPr>
        <w:instrText xml:space="preserve"> REF _Ref512167235 \h </w:instrText>
      </w:r>
      <w:r w:rsidR="00017C7A">
        <w:rPr>
          <w:rFonts w:ascii="Times New Roman" w:eastAsia="Times New Roman" w:hAnsi="Times New Roman" w:cs="Times New Roman"/>
          <w:sz w:val="28"/>
          <w:szCs w:val="28"/>
        </w:rPr>
        <w:instrText xml:space="preserve"> \* MERGEFORMAT </w:instrText>
      </w:r>
      <w:r w:rsidR="002638E1">
        <w:rPr>
          <w:rFonts w:ascii="Times New Roman" w:eastAsia="Times New Roman" w:hAnsi="Times New Roman" w:cs="Times New Roman"/>
          <w:sz w:val="28"/>
          <w:szCs w:val="28"/>
        </w:rPr>
      </w:r>
      <w:r w:rsidR="002638E1">
        <w:rPr>
          <w:rFonts w:ascii="Times New Roman" w:eastAsia="Times New Roman" w:hAnsi="Times New Roman" w:cs="Times New Roman"/>
          <w:sz w:val="28"/>
          <w:szCs w:val="28"/>
        </w:rPr>
        <w:fldChar w:fldCharType="separate"/>
      </w:r>
      <w:ins w:id="5216" w:author="Nguyen Toan" w:date="2018-05-05T22:59:00Z">
        <w:r w:rsidR="0048202A" w:rsidRPr="00936FC8">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sz w:val="28"/>
            <w:szCs w:val="28"/>
          </w:rPr>
          <w:t>3.7</w:t>
        </w:r>
      </w:ins>
      <w:del w:id="5217" w:author="Nguyen Toan" w:date="2018-05-05T22:57:00Z">
        <w:r w:rsidR="00E6465F" w:rsidRPr="00936FC8"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sz w:val="28"/>
            <w:szCs w:val="28"/>
          </w:rPr>
          <w:delText>3.7</w:delText>
        </w:r>
      </w:del>
      <w:r w:rsidR="002638E1">
        <w:rPr>
          <w:rFonts w:ascii="Times New Roman" w:eastAsia="Times New Roman" w:hAnsi="Times New Roman" w:cs="Times New Roman"/>
          <w:sz w:val="28"/>
          <w:szCs w:val="28"/>
        </w:rPr>
        <w:fldChar w:fldCharType="end"/>
      </w:r>
      <w:r w:rsidR="002638E1">
        <w:rPr>
          <w:rFonts w:ascii="Times New Roman" w:eastAsia="Times New Roman" w:hAnsi="Times New Roman" w:cs="Times New Roman"/>
          <w:sz w:val="28"/>
          <w:szCs w:val="28"/>
        </w:rPr>
        <w:t xml:space="preserve"> </w:t>
      </w:r>
      <w:r w:rsidRPr="009F0F0B">
        <w:rPr>
          <w:rFonts w:ascii="Times New Roman" w:eastAsia="Times New Roman" w:hAnsi="Times New Roman" w:cs="Times New Roman"/>
          <w:sz w:val="28"/>
          <w:szCs w:val="28"/>
        </w:rPr>
        <w:t>thể hiện cấu hình Maven để quản lý dự án phần mềm.</w:t>
      </w:r>
    </w:p>
    <w:p w14:paraId="51697293" w14:textId="77777777" w:rsidR="00936FC8" w:rsidRDefault="00936FC8" w:rsidP="00936FC8">
      <w:pPr>
        <w:keepNext/>
        <w:ind w:firstLine="720"/>
      </w:pPr>
      <w:r>
        <w:rPr>
          <w:noProof/>
          <w:sz w:val="28"/>
          <w:szCs w:val="28"/>
          <w:lang w:val="en-US"/>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1D6AB7F1" w14:textId="3F87F88D" w:rsidR="00936FC8" w:rsidRPr="009F0F0B" w:rsidRDefault="00936FC8" w:rsidP="00936FC8">
      <w:pPr>
        <w:ind w:firstLine="720"/>
        <w:jc w:val="center"/>
        <w:rPr>
          <w:rFonts w:ascii="Times New Roman" w:eastAsia="Times New Roman" w:hAnsi="Times New Roman" w:cs="Times New Roman"/>
          <w:sz w:val="28"/>
          <w:szCs w:val="28"/>
        </w:rPr>
      </w:pPr>
      <w:bookmarkStart w:id="5218" w:name="_Ref512167235"/>
      <w:bookmarkStart w:id="5219" w:name="_Toc513325040"/>
      <w:r w:rsidRPr="00936FC8">
        <w:rPr>
          <w:rFonts w:ascii="Times New Roman" w:eastAsia="Times New Roman" w:hAnsi="Times New Roman" w:cs="Times New Roman"/>
          <w:sz w:val="28"/>
          <w:szCs w:val="28"/>
        </w:rPr>
        <w:t xml:space="preserve">Hình </w:t>
      </w:r>
      <w:ins w:id="5220"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21"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22" w:author="Nguyen Toan" w:date="2018-05-14T18:03:00Z">
        <w:r w:rsidR="0052504F">
          <w:rPr>
            <w:rFonts w:ascii="Times New Roman" w:eastAsia="Times New Roman" w:hAnsi="Times New Roman" w:cs="Times New Roman"/>
            <w:noProof/>
            <w:sz w:val="28"/>
            <w:szCs w:val="28"/>
          </w:rPr>
          <w:t>10</w:t>
        </w:r>
        <w:r w:rsidR="0052504F">
          <w:rPr>
            <w:rFonts w:ascii="Times New Roman" w:eastAsia="Times New Roman" w:hAnsi="Times New Roman" w:cs="Times New Roman"/>
            <w:sz w:val="28"/>
            <w:szCs w:val="28"/>
          </w:rPr>
          <w:fldChar w:fldCharType="end"/>
        </w:r>
      </w:ins>
      <w:del w:id="5223"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7</w:delText>
        </w:r>
        <w:r w:rsidR="00185199" w:rsidDel="00BE0028">
          <w:rPr>
            <w:rFonts w:ascii="Times New Roman" w:eastAsia="Times New Roman" w:hAnsi="Times New Roman" w:cs="Times New Roman"/>
            <w:sz w:val="28"/>
            <w:szCs w:val="28"/>
          </w:rPr>
          <w:fldChar w:fldCharType="end"/>
        </w:r>
      </w:del>
      <w:bookmarkEnd w:id="5218"/>
      <w:r w:rsidRPr="00936FC8">
        <w:rPr>
          <w:rFonts w:ascii="Times New Roman" w:eastAsia="Times New Roman" w:hAnsi="Times New Roman" w:cs="Times New Roman"/>
          <w:sz w:val="28"/>
          <w:szCs w:val="28"/>
        </w:rPr>
        <w:t>: Quản lý mã nguồn sử dụng Maven</w:t>
      </w:r>
      <w:bookmarkEnd w:id="5219"/>
    </w:p>
    <w:p w14:paraId="17C0A360" w14:textId="6AE14C44" w:rsidR="001B70F4" w:rsidRDefault="007F5DA8" w:rsidP="00966627">
      <w:pPr>
        <w:spacing w:after="120" w:line="288" w:lineRule="auto"/>
        <w:ind w:firstLine="567"/>
        <w:jc w:val="both"/>
        <w:rPr>
          <w:rFonts w:ascii="Times New Roman" w:eastAsia="Times New Roman" w:hAnsi="Times New Roman" w:cs="Times New Roman"/>
          <w:sz w:val="28"/>
          <w:szCs w:val="28"/>
        </w:rPr>
      </w:pPr>
      <w:r w:rsidRPr="00F417A8">
        <w:rPr>
          <w:rFonts w:ascii="Times New Roman" w:eastAsia="Times New Roman" w:hAnsi="Times New Roman" w:cs="Times New Roman"/>
          <w:sz w:val="28"/>
          <w:szCs w:val="28"/>
        </w:rPr>
        <w:t>Maven dùng khái niệm POM (Project Object Model)</w:t>
      </w:r>
      <w:r w:rsidR="00F417A8">
        <w:rPr>
          <w:rFonts w:ascii="Times New Roman" w:eastAsia="Times New Roman" w:hAnsi="Times New Roman" w:cs="Times New Roman"/>
          <w:sz w:val="28"/>
          <w:szCs w:val="28"/>
        </w:rPr>
        <w:t xml:space="preserve"> để quản lý các thư viện phụ thuộc, quá trình biên dịch, đóng gói và cài đặt lên k</w:t>
      </w:r>
      <w:r w:rsidR="00DB31EB">
        <w:rPr>
          <w:rFonts w:ascii="Times New Roman" w:eastAsia="Times New Roman" w:hAnsi="Times New Roman" w:cs="Times New Roman"/>
          <w:sz w:val="28"/>
          <w:szCs w:val="28"/>
        </w:rPr>
        <w:t>ho.</w:t>
      </w:r>
      <w:r w:rsidR="00E47658">
        <w:rPr>
          <w:rFonts w:ascii="Times New Roman" w:eastAsia="Times New Roman" w:hAnsi="Times New Roman" w:cs="Times New Roman"/>
          <w:sz w:val="28"/>
          <w:szCs w:val="28"/>
        </w:rPr>
        <w:t xml:space="preserve"> Trong tập tin POM còn chứa các tác vụ định phục vụ quá trình chạy các hàm kiểm thử, biên dịch.</w:t>
      </w:r>
    </w:p>
    <w:p w14:paraId="1D6E58D8" w14:textId="1CAED029" w:rsidR="00850547" w:rsidRDefault="00D21169"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thư viện phụ thuộc trong dự án được cấu hình theo phiên bản chuẩn để các lập trình viên trong một nhóm có thể tuân theo.</w:t>
      </w:r>
      <w:r w:rsidR="003D597F">
        <w:rPr>
          <w:rFonts w:ascii="Times New Roman" w:eastAsia="Times New Roman" w:hAnsi="Times New Roman" w:cs="Times New Roman"/>
          <w:sz w:val="28"/>
          <w:szCs w:val="28"/>
        </w:rPr>
        <w:t xml:space="preserve"> </w:t>
      </w:r>
      <w:r w:rsidR="00F417C2">
        <w:rPr>
          <w:rFonts w:ascii="Times New Roman" w:eastAsia="Times New Roman" w:hAnsi="Times New Roman" w:cs="Times New Roman"/>
          <w:sz w:val="28"/>
          <w:szCs w:val="28"/>
        </w:rPr>
        <w:t xml:space="preserve">Các </w:t>
      </w:r>
      <w:r w:rsidR="003D597F">
        <w:rPr>
          <w:rFonts w:ascii="Times New Roman" w:eastAsia="Times New Roman" w:hAnsi="Times New Roman" w:cs="Times New Roman"/>
          <w:sz w:val="28"/>
          <w:szCs w:val="28"/>
        </w:rPr>
        <w:t xml:space="preserve">hệ thống lớn, </w:t>
      </w:r>
      <w:r w:rsidR="00F417C2">
        <w:rPr>
          <w:rFonts w:ascii="Times New Roman" w:eastAsia="Times New Roman" w:hAnsi="Times New Roman" w:cs="Times New Roman"/>
          <w:sz w:val="28"/>
          <w:szCs w:val="28"/>
        </w:rPr>
        <w:t>phức tạp thường đòi hỏi việc đóng gói và triển khai liên tục, quản lý, nâng cấp và bảo trì mất nhiều thời gian. Maven sinh ra để giải quyết được vấn đề này.</w:t>
      </w:r>
    </w:p>
    <w:p w14:paraId="1874A3DA" w14:textId="4DBEA3FB" w:rsidR="00073AB1" w:rsidRDefault="003A791D"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có thể được tích hợp như một plugin trong các </w:t>
      </w:r>
      <w:r w:rsidR="00493267">
        <w:rPr>
          <w:rFonts w:ascii="Times New Roman" w:eastAsia="Times New Roman" w:hAnsi="Times New Roman" w:cs="Times New Roman"/>
          <w:sz w:val="28"/>
          <w:szCs w:val="28"/>
        </w:rPr>
        <w:t xml:space="preserve">môi trường phát triển hoặc có thể được gọi đến bằng việc </w:t>
      </w:r>
      <w:r w:rsidR="002D06EA">
        <w:rPr>
          <w:rFonts w:ascii="Times New Roman" w:eastAsia="Times New Roman" w:hAnsi="Times New Roman" w:cs="Times New Roman"/>
          <w:sz w:val="28"/>
          <w:szCs w:val="28"/>
        </w:rPr>
        <w:t>sử dụng dòng lệnh (command line)</w:t>
      </w:r>
      <w:r w:rsidR="00073AB1">
        <w:rPr>
          <w:rFonts w:ascii="Times New Roman" w:eastAsia="Times New Roman" w:hAnsi="Times New Roman" w:cs="Times New Roman"/>
          <w:sz w:val="28"/>
          <w:szCs w:val="28"/>
        </w:rPr>
        <w:t>.</w:t>
      </w:r>
    </w:p>
    <w:p w14:paraId="25A5C075" w14:textId="2B4B78FC" w:rsidR="00073AB1" w:rsidRDefault="00073AB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Maven cung cấp các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1D7B2D72" w14:textId="37C651D8"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24" w:name="_Toc513613725"/>
      <w:r w:rsidRPr="00966627">
        <w:rPr>
          <w:rFonts w:ascii="Times New Roman" w:eastAsia="Times New Roman" w:hAnsi="Times New Roman" w:cs="Times New Roman"/>
          <w:b/>
          <w:sz w:val="28"/>
          <w:szCs w:val="28"/>
        </w:rPr>
        <w:t>Jenkins</w:t>
      </w:r>
      <w:bookmarkEnd w:id="5224"/>
    </w:p>
    <w:p w14:paraId="083D7670" w14:textId="7EFDA276" w:rsidR="00CF0092" w:rsidRDefault="00042C70"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hạn chế tối đa các lỗi xảy ra trong quá trình phát triển, ta nên sử dụng Jenkins </w:t>
      </w:r>
      <w:r w:rsidR="000C2EA9">
        <w:rPr>
          <w:rFonts w:ascii="Times New Roman" w:eastAsia="Times New Roman" w:hAnsi="Times New Roman" w:cs="Times New Roman"/>
          <w:sz w:val="28"/>
          <w:szCs w:val="28"/>
        </w:rPr>
        <w:t xml:space="preserve">để đặt lịch kiểm thử hồi quy </w:t>
      </w:r>
      <w:r w:rsidR="00E80254">
        <w:rPr>
          <w:rFonts w:ascii="Times New Roman" w:eastAsia="Times New Roman" w:hAnsi="Times New Roman" w:cs="Times New Roman"/>
          <w:sz w:val="28"/>
          <w:szCs w:val="28"/>
        </w:rPr>
        <w:t>cho bộ mã nguồn phát triển.</w:t>
      </w:r>
      <w:r w:rsidR="00310996">
        <w:rPr>
          <w:rFonts w:ascii="Times New Roman" w:eastAsia="Times New Roman" w:hAnsi="Times New Roman" w:cs="Times New Roman"/>
          <w:sz w:val="28"/>
          <w:szCs w:val="28"/>
        </w:rPr>
        <w:t xml:space="preserve"> </w:t>
      </w:r>
      <w:r w:rsidR="00320D08">
        <w:rPr>
          <w:rFonts w:ascii="Times New Roman" w:eastAsia="Times New Roman" w:hAnsi="Times New Roman" w:cs="Times New Roman"/>
          <w:sz w:val="28"/>
          <w:szCs w:val="28"/>
        </w:rPr>
        <w:t>Quá trình chạy các ca kiểm thử mất nhiều thời gian vì vậy việc tự động hoá giúp tiết kiệm được chi phí phát triển ứng dụng.</w:t>
      </w:r>
      <w:r w:rsidR="008915BF">
        <w:rPr>
          <w:rFonts w:ascii="Times New Roman" w:eastAsia="Times New Roman" w:hAnsi="Times New Roman" w:cs="Times New Roman"/>
          <w:sz w:val="28"/>
          <w:szCs w:val="28"/>
        </w:rPr>
        <w:t xml:space="preserve"> Jenkins cung cấp lịch sử biên dịch và chạy thử để giúp quá trình tìm lỗi</w:t>
      </w:r>
      <w:r w:rsidR="00363B60">
        <w:rPr>
          <w:rFonts w:ascii="Times New Roman" w:eastAsia="Times New Roman" w:hAnsi="Times New Roman" w:cs="Times New Roman"/>
          <w:sz w:val="28"/>
          <w:szCs w:val="28"/>
        </w:rPr>
        <w:t xml:space="preserve"> diễn ra dễ dàng hơn.</w:t>
      </w:r>
      <w:r w:rsidR="00276DBB">
        <w:rPr>
          <w:rFonts w:ascii="Times New Roman" w:eastAsia="Times New Roman" w:hAnsi="Times New Roman" w:cs="Times New Roman"/>
          <w:sz w:val="28"/>
          <w:szCs w:val="28"/>
        </w:rPr>
        <w:t xml:space="preserve"> Lập trình viên được cung cấp các thông tin cần thiết để khoanh vùng lỗi.</w:t>
      </w:r>
    </w:p>
    <w:p w14:paraId="25B30A57" w14:textId="60A074BC" w:rsidR="004C20BD" w:rsidRPr="00966627"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Khái niệm</w:t>
      </w:r>
    </w:p>
    <w:p w14:paraId="3C7964B5" w14:textId="667D9A6C"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 xml:space="preserve">Jenkins là thư viện mã nguồn mở cho phép quản lý </w:t>
      </w:r>
      <w:r w:rsidR="00DC647C">
        <w:rPr>
          <w:rFonts w:ascii="Times New Roman" w:eastAsia="Times New Roman" w:hAnsi="Times New Roman" w:cs="Times New Roman"/>
          <w:sz w:val="28"/>
          <w:szCs w:val="28"/>
        </w:rPr>
        <w:t>mã nguồn</w:t>
      </w:r>
      <w:r w:rsidRPr="007832D3">
        <w:rPr>
          <w:rFonts w:ascii="Times New Roman" w:eastAsia="Times New Roman" w:hAnsi="Times New Roman" w:cs="Times New Roman"/>
          <w:sz w:val="28"/>
          <w:szCs w:val="28"/>
        </w:rPr>
        <w:t xml:space="preserve"> và </w:t>
      </w:r>
      <w:r w:rsidR="006651C3">
        <w:rPr>
          <w:rFonts w:ascii="Times New Roman" w:eastAsia="Times New Roman" w:hAnsi="Times New Roman" w:cs="Times New Roman"/>
          <w:sz w:val="28"/>
          <w:szCs w:val="28"/>
        </w:rPr>
        <w:t>triển khai</w:t>
      </w:r>
      <w:r w:rsidRPr="007832D3">
        <w:rPr>
          <w:rFonts w:ascii="Times New Roman" w:eastAsia="Times New Roman" w:hAnsi="Times New Roman" w:cs="Times New Roman"/>
          <w:sz w:val="28"/>
          <w:szCs w:val="28"/>
        </w:rPr>
        <w:t xml:space="preserve"> một cách tự động, cả khi </w:t>
      </w:r>
      <w:r w:rsidR="003611AA">
        <w:rPr>
          <w:rFonts w:ascii="Times New Roman" w:eastAsia="Times New Roman" w:hAnsi="Times New Roman" w:cs="Times New Roman"/>
          <w:sz w:val="28"/>
          <w:szCs w:val="28"/>
        </w:rPr>
        <w:t>dự án</w:t>
      </w:r>
      <w:r w:rsidRPr="007832D3">
        <w:rPr>
          <w:rFonts w:ascii="Times New Roman" w:eastAsia="Times New Roman" w:hAnsi="Times New Roman" w:cs="Times New Roman"/>
          <w:sz w:val="28"/>
          <w:szCs w:val="28"/>
        </w:rPr>
        <w:t xml:space="preserve"> đang </w:t>
      </w:r>
      <w:r w:rsidR="005140D6">
        <w:rPr>
          <w:rFonts w:ascii="Times New Roman" w:eastAsia="Times New Roman" w:hAnsi="Times New Roman" w:cs="Times New Roman"/>
          <w:sz w:val="28"/>
          <w:szCs w:val="28"/>
        </w:rPr>
        <w:t>trong giai đoạn</w:t>
      </w:r>
      <w:r w:rsidRPr="007832D3">
        <w:rPr>
          <w:rFonts w:ascii="Times New Roman" w:eastAsia="Times New Roman" w:hAnsi="Times New Roman" w:cs="Times New Roman"/>
          <w:sz w:val="28"/>
          <w:szCs w:val="28"/>
        </w:rPr>
        <w:t xml:space="preserve"> phát triển</w:t>
      </w:r>
      <w:r w:rsidR="00C8359C">
        <w:rPr>
          <w:rFonts w:ascii="Times New Roman" w:eastAsia="Times New Roman" w:hAnsi="Times New Roman" w:cs="Times New Roman"/>
          <w:sz w:val="28"/>
          <w:szCs w:val="28"/>
        </w:rPr>
        <w:t>. Nó giúp khép kín quy trình phát triển phần mềm một cách tự động theo mô hình Agile</w:t>
      </w:r>
      <w:r w:rsidR="00592420">
        <w:rPr>
          <w:rFonts w:ascii="Times New Roman" w:eastAsia="Times New Roman" w:hAnsi="Times New Roman" w:cs="Times New Roman"/>
          <w:sz w:val="28"/>
          <w:szCs w:val="28"/>
        </w:rPr>
        <w:t xml:space="preserve"> nói chung và việc tích hợp liên tục nói riêng</w:t>
      </w:r>
      <w:r w:rsidRPr="007832D3">
        <w:rPr>
          <w:rFonts w:ascii="Times New Roman" w:eastAsia="Times New Roman" w:hAnsi="Times New Roman" w:cs="Times New Roman"/>
          <w:sz w:val="28"/>
          <w:szCs w:val="28"/>
        </w:rPr>
        <w:t>. Jenkin</w:t>
      </w:r>
      <w:r w:rsidR="00C56DA3">
        <w:rPr>
          <w:rFonts w:ascii="Times New Roman" w:eastAsia="Times New Roman" w:hAnsi="Times New Roman" w:cs="Times New Roman"/>
          <w:sz w:val="28"/>
          <w:szCs w:val="28"/>
        </w:rPr>
        <w:t>s</w:t>
      </w:r>
      <w:r w:rsidR="002B2015">
        <w:rPr>
          <w:rFonts w:ascii="Times New Roman" w:eastAsia="Times New Roman" w:hAnsi="Times New Roman" w:cs="Times New Roman"/>
          <w:sz w:val="28"/>
          <w:szCs w:val="28"/>
        </w:rPr>
        <w:t xml:space="preserve"> được phát triển trên nền tảng Java, nó</w:t>
      </w:r>
      <w:r w:rsidRPr="007832D3">
        <w:rPr>
          <w:rFonts w:ascii="Times New Roman" w:eastAsia="Times New Roman" w:hAnsi="Times New Roman" w:cs="Times New Roman"/>
          <w:sz w:val="28"/>
          <w:szCs w:val="28"/>
        </w:rPr>
        <w:t xml:space="preserve"> hỗ trợ nhiều nền tảng khác nhau</w:t>
      </w:r>
      <w:r w:rsidR="002B2015">
        <w:rPr>
          <w:rFonts w:ascii="Times New Roman" w:eastAsia="Times New Roman" w:hAnsi="Times New Roman" w:cs="Times New Roman"/>
          <w:sz w:val="28"/>
          <w:szCs w:val="28"/>
        </w:rPr>
        <w:t xml:space="preserve"> và có thể kết hợp được nhiều công cụ khác</w:t>
      </w:r>
      <w:r w:rsidR="00A5704F">
        <w:rPr>
          <w:rFonts w:ascii="Times New Roman" w:eastAsia="Times New Roman" w:hAnsi="Times New Roman" w:cs="Times New Roman"/>
          <w:sz w:val="28"/>
          <w:szCs w:val="28"/>
        </w:rPr>
        <w:t>. Hiện tại, Jenkins hỗ trợ tích hợp hơn 400 plugins</w:t>
      </w:r>
      <w:r w:rsidRPr="007832D3">
        <w:rPr>
          <w:rFonts w:ascii="Times New Roman" w:eastAsia="Times New Roman" w:hAnsi="Times New Roman" w:cs="Times New Roman"/>
          <w:sz w:val="28"/>
          <w:szCs w:val="28"/>
        </w:rPr>
        <w:t>. Jenkins</w:t>
      </w:r>
      <w:r w:rsidR="002D5DC3">
        <w:rPr>
          <w:rFonts w:ascii="Times New Roman" w:eastAsia="Times New Roman" w:hAnsi="Times New Roman" w:cs="Times New Roman"/>
          <w:sz w:val="28"/>
          <w:szCs w:val="28"/>
        </w:rPr>
        <w:t xml:space="preserve"> có thể</w:t>
      </w:r>
      <w:r w:rsidRPr="007832D3">
        <w:rPr>
          <w:rFonts w:ascii="Times New Roman" w:eastAsia="Times New Roman" w:hAnsi="Times New Roman" w:cs="Times New Roman"/>
          <w:sz w:val="28"/>
          <w:szCs w:val="28"/>
        </w:rPr>
        <w:t xml:space="preserve"> chạy trên các hệ điều hành  Windows, Linux, Mac OS và Solaris.</w:t>
      </w:r>
    </w:p>
    <w:p w14:paraId="181948A7" w14:textId="74AC6D66"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Pr>
          <w:rFonts w:ascii="Times New Roman" w:eastAsia="Times New Roman" w:hAnsi="Times New Roman" w:cs="Times New Roman"/>
          <w:sz w:val="28"/>
          <w:szCs w:val="28"/>
        </w:rPr>
        <w:t>, Apache Ant..</w:t>
      </w:r>
      <w:r w:rsidRPr="007832D3">
        <w:rPr>
          <w:rFonts w:ascii="Times New Roman" w:eastAsia="Times New Roman" w:hAnsi="Times New Roman" w:cs="Times New Roman"/>
          <w:sz w:val="28"/>
          <w:szCs w:val="28"/>
        </w:rPr>
        <w:t>.</w:t>
      </w:r>
    </w:p>
    <w:p w14:paraId="307DFD97" w14:textId="313CB169" w:rsidR="00C62187" w:rsidRDefault="008F1501">
      <w:pPr>
        <w:spacing w:after="120"/>
        <w:ind w:firstLine="567"/>
        <w:jc w:val="both"/>
        <w:rPr>
          <w:rFonts w:ascii="Times New Roman" w:eastAsia="Times New Roman" w:hAnsi="Times New Roman" w:cs="Times New Roman"/>
          <w:sz w:val="28"/>
          <w:szCs w:val="28"/>
        </w:rPr>
      </w:pPr>
      <w:r w:rsidRPr="008F1501">
        <w:rPr>
          <w:rFonts w:ascii="Times New Roman" w:eastAsia="Times New Roman" w:hAnsi="Times New Roman" w:cs="Times New Roman"/>
          <w:sz w:val="28"/>
          <w:szCs w:val="28"/>
        </w:rPr>
        <w:t>Jenkins là một phần mềm cho phép tích hợp liên tục. Jenkins sẽ được cài đặt trên một máy chủ nơi diễn ra</w:t>
      </w:r>
      <w:r w:rsidR="00127A94">
        <w:rPr>
          <w:rFonts w:ascii="Times New Roman" w:eastAsia="Times New Roman" w:hAnsi="Times New Roman" w:cs="Times New Roman"/>
          <w:sz w:val="28"/>
          <w:szCs w:val="28"/>
        </w:rPr>
        <w:t xml:space="preserve"> quá trình biên dịch</w:t>
      </w:r>
      <w:r w:rsidRPr="008F1501">
        <w:rPr>
          <w:rFonts w:ascii="Times New Roman" w:eastAsia="Times New Roman" w:hAnsi="Times New Roman" w:cs="Times New Roman"/>
          <w:sz w:val="28"/>
          <w:szCs w:val="28"/>
        </w:rPr>
        <w:t xml:space="preserve">. </w:t>
      </w:r>
      <w:r w:rsidR="00C62187">
        <w:rPr>
          <w:rFonts w:ascii="Times New Roman" w:eastAsia="Times New Roman" w:hAnsi="Times New Roman" w:cs="Times New Roman"/>
          <w:sz w:val="28"/>
          <w:szCs w:val="28"/>
        </w:rPr>
        <w:t>M</w:t>
      </w:r>
      <w:r w:rsidRPr="008F1501">
        <w:rPr>
          <w:rFonts w:ascii="Times New Roman" w:eastAsia="Times New Roman" w:hAnsi="Times New Roman" w:cs="Times New Roman"/>
          <w:sz w:val="28"/>
          <w:szCs w:val="28"/>
        </w:rPr>
        <w:t xml:space="preserve">ột quy trình làm việc rất đơn giản về </w:t>
      </w:r>
      <w:r>
        <w:rPr>
          <w:rFonts w:ascii="Times New Roman" w:eastAsia="Times New Roman" w:hAnsi="Times New Roman" w:cs="Times New Roman"/>
          <w:sz w:val="28"/>
          <w:szCs w:val="28"/>
        </w:rPr>
        <w:t>cách thức hoạt động của Jenkins</w:t>
      </w:r>
      <w:r w:rsidR="00C62187">
        <w:rPr>
          <w:rFonts w:ascii="Times New Roman" w:eastAsia="Times New Roman" w:hAnsi="Times New Roman" w:cs="Times New Roman"/>
          <w:sz w:val="28"/>
          <w:szCs w:val="28"/>
        </w:rPr>
        <w:t xml:space="preserve"> bao gồm:</w:t>
      </w:r>
      <w:ins w:id="5225" w:author="Nguyen Toan" w:date="2018-05-06T21:43:00Z">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kiểm tra sự thay đổi của mã nguồn, nếu có thay đổi sẽ chuyển</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sang bước 2, nếu không, hệ thống không đi tiếp</w:t>
        </w:r>
        <w:r w:rsidR="001D61A8">
          <w:rPr>
            <w:rFonts w:ascii="Times New Roman" w:eastAsia="Times New Roman" w:hAnsi="Times New Roman" w:cs="Times New Roman"/>
            <w:sz w:val="28"/>
            <w:szCs w:val="28"/>
          </w:rPr>
          <w:t>; c</w:t>
        </w:r>
        <w:r w:rsidR="001D61A8" w:rsidRPr="001D61A8">
          <w:rPr>
            <w:rFonts w:ascii="Times New Roman" w:eastAsia="Times New Roman" w:hAnsi="Times New Roman" w:cs="Times New Roman"/>
            <w:sz w:val="28"/>
            <w:szCs w:val="28"/>
          </w:rPr>
          <w:t xml:space="preserve">ập nhật </w:t>
        </w:r>
        <w:r w:rsidR="001D61A8" w:rsidRPr="001D61A8">
          <w:rPr>
            <w:rFonts w:ascii="Times New Roman" w:eastAsia="Times New Roman" w:hAnsi="Times New Roman" w:cs="Times New Roman"/>
            <w:sz w:val="28"/>
            <w:szCs w:val="28"/>
          </w:rPr>
          <w:lastRenderedPageBreak/>
          <w:t>mã nguồn, biên dịch và chạy các ca kiểm thử (nếu có</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cấu hình yêu cầu kiểm thử)</w:t>
        </w:r>
        <w:r w:rsidR="001D61A8">
          <w:rPr>
            <w:rFonts w:ascii="Times New Roman" w:eastAsia="Times New Roman" w:hAnsi="Times New Roman" w:cs="Times New Roman"/>
            <w:sz w:val="28"/>
            <w:szCs w:val="28"/>
          </w:rPr>
          <w:t>; k</w:t>
        </w:r>
        <w:r w:rsidR="001D61A8" w:rsidRPr="001D61A8">
          <w:rPr>
            <w:rFonts w:ascii="Times New Roman" w:eastAsia="Times New Roman" w:hAnsi="Times New Roman" w:cs="Times New Roman"/>
            <w:sz w:val="28"/>
            <w:szCs w:val="28"/>
          </w:rPr>
          <w:t>ết quả dịch và chạy được xuất trên m</w:t>
        </w:r>
        <w:r w:rsidR="001D61A8">
          <w:rPr>
            <w:rFonts w:ascii="Times New Roman" w:eastAsia="Times New Roman" w:hAnsi="Times New Roman" w:cs="Times New Roman"/>
            <w:sz w:val="28"/>
            <w:szCs w:val="28"/>
          </w:rPr>
          <w:t xml:space="preserve">àn hình quản lý của </w:t>
        </w:r>
        <w:r w:rsidR="001D61A8" w:rsidRPr="001D61A8">
          <w:rPr>
            <w:rFonts w:ascii="Times New Roman" w:eastAsia="Times New Roman" w:hAnsi="Times New Roman" w:cs="Times New Roman"/>
            <w:sz w:val="28"/>
            <w:szCs w:val="28"/>
          </w:rPr>
          <w:t>Jenkins (Dashboard)</w:t>
        </w:r>
      </w:ins>
    </w:p>
    <w:p w14:paraId="5C7F4CED" w14:textId="09964358" w:rsidR="00C62187" w:rsidRPr="00966627" w:rsidDel="00817CEF" w:rsidRDefault="00C62187" w:rsidP="00966627">
      <w:pPr>
        <w:pStyle w:val="ListParagraph"/>
        <w:numPr>
          <w:ilvl w:val="0"/>
          <w:numId w:val="41"/>
        </w:numPr>
        <w:spacing w:after="120"/>
        <w:jc w:val="both"/>
        <w:rPr>
          <w:del w:id="5226" w:author="Nguyen Toan" w:date="2018-05-06T21:43:00Z"/>
          <w:rFonts w:ascii="Times New Roman" w:eastAsia="Times New Roman" w:hAnsi="Times New Roman" w:cs="Times New Roman"/>
          <w:sz w:val="28"/>
          <w:szCs w:val="28"/>
        </w:rPr>
      </w:pPr>
      <w:del w:id="5227" w:author="Nguyen Toan" w:date="2018-05-06T21:43:00Z">
        <w:r w:rsidRPr="00966627" w:rsidDel="00817CEF">
          <w:rPr>
            <w:rFonts w:ascii="Times New Roman" w:eastAsia="Times New Roman" w:hAnsi="Times New Roman" w:cs="Times New Roman"/>
            <w:sz w:val="28"/>
            <w:szCs w:val="28"/>
          </w:rPr>
          <w:delText>Bưao gồm:iưao gồm:ựưao gồm:i co gồm:nguo gồ</w:delText>
        </w:r>
        <w:r w:rsidR="0074504C" w:rsidRPr="00966627" w:rsidDel="00817CEF">
          <w:rPr>
            <w:rFonts w:ascii="Times New Roman" w:eastAsia="Times New Roman" w:hAnsi="Times New Roman" w:cs="Times New Roman"/>
            <w:sz w:val="28"/>
            <w:szCs w:val="28"/>
          </w:rPr>
          <w:delText>nguo gồm:ay đ gồm: chuygồm:ang bưồm:2, nbưồm:ông, hồm:hng, hồm:g đi tim:.</w:delText>
        </w:r>
      </w:del>
    </w:p>
    <w:p w14:paraId="189118E6" w14:textId="12E3F7F1" w:rsidR="00C17176" w:rsidRPr="00966627" w:rsidDel="00817CEF" w:rsidRDefault="0074504C" w:rsidP="00966627">
      <w:pPr>
        <w:pStyle w:val="ListParagraph"/>
        <w:numPr>
          <w:ilvl w:val="0"/>
          <w:numId w:val="41"/>
        </w:numPr>
        <w:spacing w:after="120"/>
        <w:jc w:val="both"/>
        <w:rPr>
          <w:del w:id="5228" w:author="Nguyen Toan" w:date="2018-05-06T21:43:00Z"/>
          <w:rFonts w:ascii="Times New Roman" w:eastAsia="Times New Roman" w:hAnsi="Times New Roman" w:cs="Times New Roman"/>
          <w:sz w:val="28"/>
          <w:szCs w:val="28"/>
        </w:rPr>
      </w:pPr>
      <w:del w:id="5229" w:author="Nguyen Toan" w:date="2018-05-06T21:43:00Z">
        <w:r w:rsidRPr="00966627" w:rsidDel="00817CEF">
          <w:rPr>
            <w:rFonts w:ascii="Times New Roman" w:eastAsia="Times New Roman" w:hAnsi="Times New Roman" w:cs="Times New Roman"/>
            <w:sz w:val="28"/>
            <w:szCs w:val="28"/>
          </w:rPr>
          <w:delText>Bưđi tim</w:delText>
        </w:r>
        <w:r w:rsidR="00052281" w:rsidRPr="00966627" w:rsidDel="00817CEF">
          <w:rPr>
            <w:rFonts w:ascii="Times New Roman" w:eastAsia="Times New Roman" w:hAnsi="Times New Roman" w:cs="Times New Roman"/>
            <w:sz w:val="28"/>
            <w:szCs w:val="28"/>
          </w:rPr>
          <w:delText>Cưđi tim:mã nguim: biên dm:h và chm: các ca kihoạt động của Jenkinsiản về hầu kiểm thử).</w:delText>
        </w:r>
      </w:del>
    </w:p>
    <w:p w14:paraId="0B745D73" w14:textId="07879E09" w:rsidR="00DB21DE" w:rsidRPr="00966627" w:rsidDel="00817CEF" w:rsidRDefault="00052281" w:rsidP="00966627">
      <w:pPr>
        <w:pStyle w:val="ListParagraph"/>
        <w:numPr>
          <w:ilvl w:val="0"/>
          <w:numId w:val="41"/>
        </w:numPr>
        <w:spacing w:after="120"/>
        <w:jc w:val="both"/>
        <w:rPr>
          <w:del w:id="5230" w:author="Nguyen Toan" w:date="2018-05-06T21:43:00Z"/>
          <w:rFonts w:ascii="Times New Roman" w:eastAsia="Times New Roman" w:hAnsi="Times New Roman" w:cs="Times New Roman"/>
          <w:sz w:val="28"/>
          <w:szCs w:val="28"/>
        </w:rPr>
      </w:pPr>
      <w:del w:id="5231" w:author="Nguyen Toan" w:date="2018-05-06T21:43:00Z">
        <w:r w:rsidRPr="00966627" w:rsidDel="00817CEF">
          <w:rPr>
            <w:rFonts w:ascii="Times New Roman" w:eastAsia="Times New Roman" w:hAnsi="Times New Roman" w:cs="Times New Roman"/>
            <w:sz w:val="28"/>
            <w:szCs w:val="28"/>
          </w:rPr>
          <w:delText xml:space="preserve">Bưác ca </w:delText>
        </w:r>
        <w:r w:rsidR="00E54088" w:rsidRPr="00966627" w:rsidDel="00817CEF">
          <w:rPr>
            <w:rFonts w:ascii="Times New Roman" w:eastAsia="Times New Roman" w:hAnsi="Times New Roman" w:cs="Times New Roman"/>
            <w:sz w:val="28"/>
            <w:szCs w:val="28"/>
          </w:rPr>
          <w:delText>Kưác ca kihoạt động của Jenkinsiản về hầu kiểm thử).Jenki</w:delText>
        </w:r>
        <w:r w:rsidR="00E900AA" w:rsidRPr="00966627" w:rsidDel="00817CEF">
          <w:rPr>
            <w:rFonts w:ascii="Times New Roman" w:eastAsia="Times New Roman" w:hAnsi="Times New Roman" w:cs="Times New Roman"/>
            <w:sz w:val="28"/>
            <w:szCs w:val="28"/>
          </w:rPr>
          <w:delText>J</w:delText>
        </w:r>
        <w:r w:rsidR="00E54088" w:rsidRPr="00966627" w:rsidDel="00817CEF">
          <w:rPr>
            <w:rFonts w:ascii="Times New Roman" w:eastAsia="Times New Roman" w:hAnsi="Times New Roman" w:cs="Times New Roman"/>
            <w:sz w:val="28"/>
            <w:szCs w:val="28"/>
          </w:rPr>
          <w:delText>enkins (Dashboard)</w:delText>
        </w:r>
      </w:del>
    </w:p>
    <w:p w14:paraId="226095C4" w14:textId="3F86E336" w:rsidR="00523446" w:rsidRPr="00966627"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C</w:t>
      </w:r>
      <w:r w:rsidR="00275FAA" w:rsidRPr="00966627">
        <w:rPr>
          <w:rFonts w:ascii="Times New Roman" w:eastAsia="Times New Roman" w:hAnsi="Times New Roman" w:cs="Times New Roman"/>
          <w:b/>
          <w:sz w:val="28"/>
          <w:szCs w:val="28"/>
        </w:rPr>
        <w:t>ác c</w:t>
      </w:r>
      <w:r w:rsidRPr="00966627">
        <w:rPr>
          <w:rFonts w:ascii="Times New Roman" w:eastAsia="Times New Roman" w:hAnsi="Times New Roman" w:cs="Times New Roman"/>
          <w:b/>
          <w:sz w:val="28"/>
          <w:szCs w:val="28"/>
        </w:rPr>
        <w:t>ấu hình</w:t>
      </w:r>
      <w:r w:rsidR="00275FAA" w:rsidRPr="00966627">
        <w:rPr>
          <w:rFonts w:ascii="Times New Roman" w:eastAsia="Times New Roman" w:hAnsi="Times New Roman" w:cs="Times New Roman"/>
          <w:b/>
          <w:sz w:val="28"/>
          <w:szCs w:val="28"/>
        </w:rPr>
        <w:t xml:space="preserve"> cơ bản</w:t>
      </w:r>
    </w:p>
    <w:p w14:paraId="13803B6D" w14:textId="5F7338A1" w:rsidR="00DD37E3" w:rsidRPr="00DD37E3" w:rsidRDefault="00DD37E3" w:rsidP="00966627">
      <w:pPr>
        <w:spacing w:after="120"/>
        <w:ind w:firstLine="567"/>
        <w:jc w:val="both"/>
        <w:rPr>
          <w:rFonts w:ascii="Times New Roman" w:eastAsia="Times New Roman" w:hAnsi="Times New Roman" w:cs="Times New Roman"/>
          <w:sz w:val="28"/>
          <w:szCs w:val="28"/>
        </w:rPr>
      </w:pPr>
      <w:r w:rsidRPr="00DD37E3">
        <w:rPr>
          <w:rFonts w:ascii="Times New Roman" w:eastAsia="Times New Roman" w:hAnsi="Times New Roman" w:cs="Times New Roman"/>
          <w:sz w:val="28"/>
          <w:szCs w:val="28"/>
        </w:rPr>
        <w:t>Jenkins cung cấp menu quản lý các cấu hình và tác vụ</w:t>
      </w:r>
      <w:r w:rsidR="00592A0F">
        <w:rPr>
          <w:rFonts w:ascii="Times New Roman" w:eastAsia="Times New Roman" w:hAnsi="Times New Roman" w:cs="Times New Roman"/>
          <w:sz w:val="28"/>
          <w:szCs w:val="28"/>
        </w:rPr>
        <w:t xml:space="preserve"> tại đường dẫn “Manage Jenkins” (xem</w:t>
      </w:r>
      <w:r w:rsidR="00D21556">
        <w:rPr>
          <w:rFonts w:ascii="Times New Roman" w:eastAsia="Times New Roman" w:hAnsi="Times New Roman" w:cs="Times New Roman"/>
          <w:sz w:val="28"/>
          <w:szCs w:val="28"/>
        </w:rPr>
        <w:t xml:space="preserve"> </w:t>
      </w:r>
      <w:r w:rsidR="00D21556">
        <w:rPr>
          <w:rFonts w:ascii="Times New Roman" w:eastAsia="Times New Roman" w:hAnsi="Times New Roman" w:cs="Times New Roman"/>
          <w:sz w:val="28"/>
          <w:szCs w:val="28"/>
        </w:rPr>
        <w:fldChar w:fldCharType="begin"/>
      </w:r>
      <w:r w:rsidR="00D21556">
        <w:rPr>
          <w:rFonts w:ascii="Times New Roman" w:eastAsia="Times New Roman" w:hAnsi="Times New Roman" w:cs="Times New Roman"/>
          <w:sz w:val="28"/>
          <w:szCs w:val="28"/>
        </w:rPr>
        <w:instrText xml:space="preserve"> REF _Ref512174225 \h </w:instrText>
      </w:r>
      <w:r w:rsidR="00D21556">
        <w:rPr>
          <w:rFonts w:ascii="Times New Roman" w:eastAsia="Times New Roman" w:hAnsi="Times New Roman" w:cs="Times New Roman"/>
          <w:sz w:val="28"/>
          <w:szCs w:val="28"/>
        </w:rPr>
      </w:r>
      <w:r w:rsidR="00D21556">
        <w:rPr>
          <w:rFonts w:ascii="Times New Roman" w:eastAsia="Times New Roman" w:hAnsi="Times New Roman" w:cs="Times New Roman"/>
          <w:sz w:val="28"/>
          <w:szCs w:val="28"/>
        </w:rPr>
        <w:fldChar w:fldCharType="separate"/>
      </w:r>
      <w:ins w:id="5232" w:author="Nguyen Toan" w:date="2018-05-05T22:59:00Z">
        <w:r w:rsidR="0048202A" w:rsidRPr="00592A0F">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noProof/>
            <w:sz w:val="28"/>
            <w:szCs w:val="28"/>
          </w:rPr>
          <w:t>3</w:t>
        </w:r>
        <w:r w:rsidR="0048202A">
          <w:rPr>
            <w:rFonts w:ascii="Times New Roman" w:eastAsia="Times New Roman" w:hAnsi="Times New Roman" w:cs="Times New Roman"/>
            <w:sz w:val="28"/>
            <w:szCs w:val="28"/>
          </w:rPr>
          <w:t>.</w:t>
        </w:r>
        <w:r w:rsidR="0048202A">
          <w:rPr>
            <w:rFonts w:ascii="Times New Roman" w:eastAsia="Times New Roman" w:hAnsi="Times New Roman" w:cs="Times New Roman"/>
            <w:noProof/>
            <w:sz w:val="28"/>
            <w:szCs w:val="28"/>
          </w:rPr>
          <w:t>8</w:t>
        </w:r>
      </w:ins>
      <w:del w:id="5233" w:author="Nguyen Toan" w:date="2018-05-05T22:57:00Z">
        <w:r w:rsidR="00E6465F" w:rsidRPr="00592A0F"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8</w:delText>
        </w:r>
      </w:del>
      <w:r w:rsidR="00D21556">
        <w:rPr>
          <w:rFonts w:ascii="Times New Roman" w:eastAsia="Times New Roman" w:hAnsi="Times New Roman" w:cs="Times New Roman"/>
          <w:sz w:val="28"/>
          <w:szCs w:val="28"/>
        </w:rPr>
        <w:fldChar w:fldCharType="end"/>
      </w:r>
      <w:r w:rsidR="00592A0F">
        <w:rPr>
          <w:rFonts w:ascii="Times New Roman" w:eastAsia="Times New Roman" w:hAnsi="Times New Roman" w:cs="Times New Roman"/>
          <w:sz w:val="28"/>
          <w:szCs w:val="28"/>
        </w:rPr>
        <w:t>)</w:t>
      </w:r>
      <w:r w:rsidR="00D21556">
        <w:rPr>
          <w:rFonts w:ascii="Times New Roman" w:eastAsia="Times New Roman" w:hAnsi="Times New Roman" w:cs="Times New Roman"/>
          <w:sz w:val="28"/>
          <w:szCs w:val="28"/>
        </w:rPr>
        <w:t>.</w:t>
      </w:r>
    </w:p>
    <w:p w14:paraId="1857D848" w14:textId="77777777" w:rsidR="00592A0F" w:rsidRPr="00592A0F" w:rsidRDefault="00B349AB" w:rsidP="00592A0F">
      <w:pPr>
        <w:ind w:firstLine="720"/>
        <w:jc w:val="center"/>
        <w:rPr>
          <w:rFonts w:ascii="Times New Roman" w:eastAsia="Times New Roman" w:hAnsi="Times New Roman" w:cs="Times New Roman"/>
          <w:sz w:val="28"/>
          <w:szCs w:val="28"/>
        </w:rPr>
      </w:pPr>
      <w:r w:rsidRPr="00592A0F">
        <w:rPr>
          <w:rFonts w:ascii="Times New Roman" w:eastAsia="Times New Roman" w:hAnsi="Times New Roman" w:cs="Times New Roman"/>
          <w:noProof/>
          <w:sz w:val="28"/>
          <w:szCs w:val="28"/>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4577E485" w14:textId="36821EC0" w:rsidR="00A925FD" w:rsidRPr="00592A0F" w:rsidRDefault="00592A0F" w:rsidP="00592A0F">
      <w:pPr>
        <w:ind w:firstLine="720"/>
        <w:jc w:val="center"/>
        <w:rPr>
          <w:rFonts w:ascii="Times New Roman" w:eastAsia="Times New Roman" w:hAnsi="Times New Roman" w:cs="Times New Roman"/>
          <w:sz w:val="28"/>
          <w:szCs w:val="28"/>
        </w:rPr>
      </w:pPr>
      <w:bookmarkStart w:id="5234" w:name="_Ref512174225"/>
      <w:bookmarkStart w:id="5235" w:name="_Toc513325041"/>
      <w:r w:rsidRPr="00592A0F">
        <w:rPr>
          <w:rFonts w:ascii="Times New Roman" w:eastAsia="Times New Roman" w:hAnsi="Times New Roman" w:cs="Times New Roman"/>
          <w:sz w:val="28"/>
          <w:szCs w:val="28"/>
        </w:rPr>
        <w:t xml:space="preserve">Hình </w:t>
      </w:r>
      <w:ins w:id="5236"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37"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38" w:author="Nguyen Toan" w:date="2018-05-14T18:03:00Z">
        <w:r w:rsidR="0052504F">
          <w:rPr>
            <w:rFonts w:ascii="Times New Roman" w:eastAsia="Times New Roman" w:hAnsi="Times New Roman" w:cs="Times New Roman"/>
            <w:noProof/>
            <w:sz w:val="28"/>
            <w:szCs w:val="28"/>
          </w:rPr>
          <w:t>11</w:t>
        </w:r>
        <w:r w:rsidR="0052504F">
          <w:rPr>
            <w:rFonts w:ascii="Times New Roman" w:eastAsia="Times New Roman" w:hAnsi="Times New Roman" w:cs="Times New Roman"/>
            <w:sz w:val="28"/>
            <w:szCs w:val="28"/>
          </w:rPr>
          <w:fldChar w:fldCharType="end"/>
        </w:r>
      </w:ins>
      <w:del w:id="5239"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8</w:delText>
        </w:r>
        <w:r w:rsidR="00185199" w:rsidDel="00BE0028">
          <w:rPr>
            <w:rFonts w:ascii="Times New Roman" w:eastAsia="Times New Roman" w:hAnsi="Times New Roman" w:cs="Times New Roman"/>
            <w:sz w:val="28"/>
            <w:szCs w:val="28"/>
          </w:rPr>
          <w:fldChar w:fldCharType="end"/>
        </w:r>
      </w:del>
      <w:bookmarkEnd w:id="5234"/>
      <w:r w:rsidRPr="00592A0F">
        <w:rPr>
          <w:rFonts w:ascii="Times New Roman" w:eastAsia="Times New Roman" w:hAnsi="Times New Roman" w:cs="Times New Roman"/>
          <w:sz w:val="28"/>
          <w:szCs w:val="28"/>
        </w:rPr>
        <w:t>: Màn hình chính Jenkins</w:t>
      </w:r>
      <w:bookmarkEnd w:id="5235"/>
    </w:p>
    <w:p w14:paraId="6DA67364" w14:textId="2B3F8D44" w:rsidR="004F01D8" w:rsidRDefault="005C6D6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Jenkins cung cấp các màn hình cấu hình cho ứng dụng</w:t>
      </w:r>
      <w:r w:rsidR="00864886">
        <w:rPr>
          <w:rFonts w:ascii="Times New Roman" w:eastAsia="Times New Roman" w:hAnsi="Times New Roman" w:cs="Times New Roman"/>
          <w:sz w:val="28"/>
          <w:szCs w:val="28"/>
        </w:rPr>
        <w:t xml:space="preserve"> (</w:t>
      </w:r>
      <w:r w:rsidR="00265548">
        <w:rPr>
          <w:rFonts w:ascii="Times New Roman" w:eastAsia="Times New Roman" w:hAnsi="Times New Roman" w:cs="Times New Roman"/>
          <w:sz w:val="28"/>
          <w:szCs w:val="28"/>
        </w:rPr>
        <w:t>xem</w:t>
      </w:r>
      <w:r w:rsidR="00AC6A84">
        <w:rPr>
          <w:rFonts w:ascii="Times New Roman" w:eastAsia="Times New Roman" w:hAnsi="Times New Roman" w:cs="Times New Roman"/>
          <w:sz w:val="28"/>
          <w:szCs w:val="28"/>
        </w:rPr>
        <w:t xml:space="preserve"> </w:t>
      </w:r>
      <w:r w:rsidR="00AC6A84">
        <w:rPr>
          <w:rFonts w:ascii="Times New Roman" w:eastAsia="Times New Roman" w:hAnsi="Times New Roman" w:cs="Times New Roman"/>
          <w:sz w:val="28"/>
          <w:szCs w:val="28"/>
        </w:rPr>
        <w:fldChar w:fldCharType="begin"/>
      </w:r>
      <w:r w:rsidR="00AC6A84">
        <w:rPr>
          <w:rFonts w:ascii="Times New Roman" w:eastAsia="Times New Roman" w:hAnsi="Times New Roman" w:cs="Times New Roman"/>
          <w:sz w:val="28"/>
          <w:szCs w:val="28"/>
        </w:rPr>
        <w:instrText xml:space="preserve"> REF _Ref513152419 \h </w:instrText>
      </w:r>
      <w:r w:rsidR="00AC6A84">
        <w:rPr>
          <w:rFonts w:ascii="Times New Roman" w:eastAsia="Times New Roman" w:hAnsi="Times New Roman" w:cs="Times New Roman"/>
          <w:sz w:val="28"/>
          <w:szCs w:val="28"/>
        </w:rPr>
      </w:r>
      <w:r w:rsidR="00AC6A84">
        <w:rPr>
          <w:rFonts w:ascii="Times New Roman" w:eastAsia="Times New Roman" w:hAnsi="Times New Roman" w:cs="Times New Roman"/>
          <w:sz w:val="28"/>
          <w:szCs w:val="28"/>
        </w:rPr>
        <w:fldChar w:fldCharType="separate"/>
      </w:r>
      <w:ins w:id="5240" w:author="Nguyen Toan" w:date="2018-05-05T22:59:00Z">
        <w:r w:rsidR="0048202A" w:rsidRPr="000241D7">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noProof/>
            <w:sz w:val="28"/>
            <w:szCs w:val="28"/>
          </w:rPr>
          <w:t>3</w:t>
        </w:r>
        <w:r w:rsidR="0048202A">
          <w:rPr>
            <w:rFonts w:ascii="Times New Roman" w:eastAsia="Times New Roman" w:hAnsi="Times New Roman" w:cs="Times New Roman"/>
            <w:sz w:val="28"/>
            <w:szCs w:val="28"/>
          </w:rPr>
          <w:t>.</w:t>
        </w:r>
        <w:r w:rsidR="0048202A">
          <w:rPr>
            <w:rFonts w:ascii="Times New Roman" w:eastAsia="Times New Roman" w:hAnsi="Times New Roman" w:cs="Times New Roman"/>
            <w:noProof/>
            <w:sz w:val="28"/>
            <w:szCs w:val="28"/>
          </w:rPr>
          <w:t>9</w:t>
        </w:r>
      </w:ins>
      <w:del w:id="5241" w:author="Nguyen Toan" w:date="2018-05-05T22:57:00Z">
        <w:r w:rsidR="00E6465F" w:rsidRPr="000241D7"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9</w:delText>
        </w:r>
      </w:del>
      <w:r w:rsidR="00AC6A84">
        <w:rPr>
          <w:rFonts w:ascii="Times New Roman" w:eastAsia="Times New Roman" w:hAnsi="Times New Roman" w:cs="Times New Roman"/>
          <w:sz w:val="28"/>
          <w:szCs w:val="28"/>
        </w:rPr>
        <w:fldChar w:fldCharType="end"/>
      </w:r>
      <w:r w:rsidR="00265548">
        <w:rPr>
          <w:rFonts w:ascii="Times New Roman" w:eastAsia="Times New Roman" w:hAnsi="Times New Roman" w:cs="Times New Roman"/>
          <w:sz w:val="28"/>
          <w:szCs w:val="28"/>
        </w:rPr>
        <w:t>)</w:t>
      </w:r>
    </w:p>
    <w:p w14:paraId="57EC43F2" w14:textId="77777777" w:rsidR="0080298D" w:rsidRDefault="0080298D">
      <w:pPr>
        <w:keepNext/>
        <w:spacing w:before="120" w:line="288" w:lineRule="auto"/>
        <w:ind w:right="80" w:firstLine="567"/>
        <w:jc w:val="center"/>
        <w:pPrChange w:id="5242" w:author="Nguyen Toan" w:date="2018-05-05T22:53:00Z">
          <w:pPr>
            <w:keepNext/>
            <w:spacing w:before="120" w:line="288" w:lineRule="auto"/>
            <w:ind w:right="80" w:firstLine="567"/>
          </w:pPr>
        </w:pPrChange>
      </w:pPr>
      <w:r w:rsidRPr="00864886">
        <w:rPr>
          <w:rFonts w:ascii="Times New Roman" w:eastAsia="Times New Roman" w:hAnsi="Times New Roman" w:cs="Times New Roman"/>
          <w:noProof/>
          <w:sz w:val="28"/>
          <w:szCs w:val="28"/>
          <w:lang w:val="en-US"/>
        </w:rPr>
        <w:drawing>
          <wp:inline distT="0" distB="0" distL="0" distR="0" wp14:anchorId="455EB342" wp14:editId="10E914A0">
            <wp:extent cx="4091395" cy="3384917"/>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40">
                      <a:extLst>
                        <a:ext uri="{28A0092B-C50C-407E-A947-70E740481C1C}">
                          <a14:useLocalDpi xmlns:a14="http://schemas.microsoft.com/office/drawing/2010/main" val="0"/>
                        </a:ext>
                      </a:extLst>
                    </a:blip>
                    <a:stretch>
                      <a:fillRect/>
                    </a:stretch>
                  </pic:blipFill>
                  <pic:spPr>
                    <a:xfrm>
                      <a:off x="0" y="0"/>
                      <a:ext cx="4111245" cy="3401340"/>
                    </a:xfrm>
                    <a:prstGeom prst="rect">
                      <a:avLst/>
                    </a:prstGeom>
                  </pic:spPr>
                </pic:pic>
              </a:graphicData>
            </a:graphic>
          </wp:inline>
        </w:drawing>
      </w:r>
    </w:p>
    <w:p w14:paraId="0223396D" w14:textId="08C39CF4" w:rsidR="00864886" w:rsidRDefault="0080298D" w:rsidP="000241D7">
      <w:pPr>
        <w:ind w:firstLine="720"/>
        <w:jc w:val="center"/>
        <w:rPr>
          <w:rFonts w:ascii="Times New Roman" w:eastAsia="Times New Roman" w:hAnsi="Times New Roman" w:cs="Times New Roman"/>
          <w:sz w:val="28"/>
          <w:szCs w:val="28"/>
        </w:rPr>
      </w:pPr>
      <w:bookmarkStart w:id="5243" w:name="_Ref513152419"/>
      <w:bookmarkStart w:id="5244" w:name="_Toc513325042"/>
      <w:r w:rsidRPr="000241D7">
        <w:rPr>
          <w:rFonts w:ascii="Times New Roman" w:eastAsia="Times New Roman" w:hAnsi="Times New Roman" w:cs="Times New Roman"/>
          <w:sz w:val="28"/>
          <w:szCs w:val="28"/>
        </w:rPr>
        <w:t xml:space="preserve">Hình </w:t>
      </w:r>
      <w:ins w:id="5245"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46"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47" w:author="Nguyen Toan" w:date="2018-05-14T18:03:00Z">
        <w:r w:rsidR="0052504F">
          <w:rPr>
            <w:rFonts w:ascii="Times New Roman" w:eastAsia="Times New Roman" w:hAnsi="Times New Roman" w:cs="Times New Roman"/>
            <w:noProof/>
            <w:sz w:val="28"/>
            <w:szCs w:val="28"/>
          </w:rPr>
          <w:t>12</w:t>
        </w:r>
        <w:r w:rsidR="0052504F">
          <w:rPr>
            <w:rFonts w:ascii="Times New Roman" w:eastAsia="Times New Roman" w:hAnsi="Times New Roman" w:cs="Times New Roman"/>
            <w:sz w:val="28"/>
            <w:szCs w:val="28"/>
          </w:rPr>
          <w:fldChar w:fldCharType="end"/>
        </w:r>
      </w:ins>
      <w:del w:id="5248"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9</w:delText>
        </w:r>
        <w:r w:rsidR="00185199" w:rsidDel="00BE0028">
          <w:rPr>
            <w:rFonts w:ascii="Times New Roman" w:eastAsia="Times New Roman" w:hAnsi="Times New Roman" w:cs="Times New Roman"/>
            <w:sz w:val="28"/>
            <w:szCs w:val="28"/>
          </w:rPr>
          <w:fldChar w:fldCharType="end"/>
        </w:r>
      </w:del>
      <w:bookmarkEnd w:id="5243"/>
      <w:r w:rsidRPr="000241D7">
        <w:rPr>
          <w:rFonts w:ascii="Times New Roman" w:eastAsia="Times New Roman" w:hAnsi="Times New Roman" w:cs="Times New Roman"/>
          <w:sz w:val="28"/>
          <w:szCs w:val="28"/>
        </w:rPr>
        <w:t>: Cấu hình tùy chỉnh của Jenkins</w:t>
      </w:r>
      <w:bookmarkEnd w:id="5244"/>
    </w:p>
    <w:p w14:paraId="309976E6" w14:textId="5E216623" w:rsidR="00A2711E" w:rsidRPr="00263A01" w:rsidRDefault="00726251" w:rsidP="00966627">
      <w:pPr>
        <w:spacing w:after="120"/>
        <w:ind w:firstLine="567"/>
        <w:jc w:val="both"/>
        <w:rPr>
          <w:rFonts w:ascii="Times New Roman" w:eastAsia="Times New Roman" w:hAnsi="Times New Roman" w:cs="Times New Roman"/>
          <w:sz w:val="28"/>
          <w:szCs w:val="28"/>
        </w:rPr>
      </w:pPr>
      <w:ins w:id="5249" w:author="LoanDT" w:date="2018-05-10T23:21:00Z">
        <w:r>
          <w:rPr>
            <w:rFonts w:ascii="Times New Roman" w:eastAsia="Times New Roman" w:hAnsi="Times New Roman" w:cs="Times New Roman"/>
            <w:b/>
            <w:sz w:val="28"/>
            <w:szCs w:val="28"/>
          </w:rPr>
          <w:lastRenderedPageBreak/>
          <w:t xml:space="preserve">Cấu hình hệ thống </w:t>
        </w:r>
        <w:r w:rsidRPr="00BF5A77">
          <w:rPr>
            <w:rFonts w:ascii="Times New Roman" w:eastAsia="Times New Roman" w:hAnsi="Times New Roman" w:cs="Times New Roman"/>
            <w:sz w:val="28"/>
            <w:szCs w:val="28"/>
            <w:rPrChange w:id="5250" w:author="LoanDT" w:date="2018-05-10T23:21:00Z">
              <w:rPr>
                <w:rFonts w:ascii="Times New Roman" w:eastAsia="Times New Roman" w:hAnsi="Times New Roman" w:cs="Times New Roman"/>
                <w:b/>
                <w:sz w:val="28"/>
                <w:szCs w:val="28"/>
              </w:rPr>
            </w:rPrChange>
          </w:rPr>
          <w:t>(</w:t>
        </w:r>
      </w:ins>
      <w:r w:rsidR="00367608" w:rsidRPr="00726251">
        <w:rPr>
          <w:rFonts w:ascii="Times New Roman" w:eastAsia="Times New Roman" w:hAnsi="Times New Roman" w:cs="Times New Roman"/>
          <w:sz w:val="28"/>
          <w:szCs w:val="28"/>
          <w:rPrChange w:id="5251" w:author="LoanDT" w:date="2018-05-10T23:21:00Z">
            <w:rPr>
              <w:rFonts w:ascii="Times New Roman" w:eastAsia="Times New Roman" w:hAnsi="Times New Roman" w:cs="Times New Roman"/>
              <w:b/>
              <w:sz w:val="28"/>
              <w:szCs w:val="28"/>
            </w:rPr>
          </w:rPrChange>
        </w:rPr>
        <w:t>Configure System</w:t>
      </w:r>
      <w:ins w:id="5252" w:author="LoanDT" w:date="2018-05-10T23:21:00Z">
        <w:r>
          <w:rPr>
            <w:rFonts w:ascii="Times New Roman" w:eastAsia="Times New Roman" w:hAnsi="Times New Roman" w:cs="Times New Roman"/>
            <w:sz w:val="28"/>
            <w:szCs w:val="28"/>
          </w:rPr>
          <w:t>)</w:t>
        </w:r>
      </w:ins>
      <w:r w:rsidR="00263A01" w:rsidRPr="00726251">
        <w:rPr>
          <w:rFonts w:ascii="Times New Roman" w:eastAsia="Times New Roman" w:hAnsi="Times New Roman" w:cs="Times New Roman"/>
          <w:sz w:val="28"/>
          <w:szCs w:val="28"/>
          <w:rPrChange w:id="5253" w:author="LoanDT" w:date="2018-05-10T23:21:00Z">
            <w:rPr>
              <w:rFonts w:ascii="Times New Roman" w:eastAsia="Times New Roman" w:hAnsi="Times New Roman" w:cs="Times New Roman"/>
              <w:b/>
              <w:sz w:val="28"/>
              <w:szCs w:val="28"/>
            </w:rPr>
          </w:rPrChange>
        </w:rPr>
        <w:t>:</w:t>
      </w:r>
      <w:r w:rsidR="00263A01">
        <w:rPr>
          <w:rFonts w:ascii="Times New Roman" w:eastAsia="Times New Roman" w:hAnsi="Times New Roman" w:cs="Times New Roman"/>
          <w:b/>
          <w:sz w:val="28"/>
          <w:szCs w:val="28"/>
        </w:rPr>
        <w:t xml:space="preserve"> </w:t>
      </w:r>
      <w:r w:rsidR="00263A01" w:rsidRPr="00263A01">
        <w:rPr>
          <w:rFonts w:ascii="Times New Roman" w:eastAsia="Times New Roman" w:hAnsi="Times New Roman" w:cs="Times New Roman"/>
          <w:sz w:val="28"/>
          <w:szCs w:val="28"/>
        </w:rPr>
        <w:t xml:space="preserve">Đây là có thể quản lý các đường dẫn đến các công cụ khác nhau để sử dụng trong các bản </w:t>
      </w:r>
      <w:r w:rsidR="0039232D">
        <w:rPr>
          <w:rFonts w:ascii="Times New Roman" w:eastAsia="Times New Roman" w:hAnsi="Times New Roman" w:cs="Times New Roman"/>
          <w:sz w:val="28"/>
          <w:szCs w:val="28"/>
        </w:rPr>
        <w:t>dịch</w:t>
      </w:r>
      <w:r w:rsidR="00263A01" w:rsidRPr="00263A01">
        <w:rPr>
          <w:rFonts w:ascii="Times New Roman" w:eastAsia="Times New Roman" w:hAnsi="Times New Roman" w:cs="Times New Roman"/>
          <w:sz w:val="28"/>
          <w:szCs w:val="28"/>
        </w:rPr>
        <w:t>, chẳng hạn như các JDK, các phiên bản của Ant và Maven, cũng như các tùy chọn bảo mật, máy chủ email và các chi tiết cấu hình trên toàn hệ thống</w:t>
      </w:r>
      <w:r w:rsidR="006352E8">
        <w:rPr>
          <w:rFonts w:ascii="Times New Roman" w:eastAsia="Times New Roman" w:hAnsi="Times New Roman" w:cs="Times New Roman"/>
          <w:sz w:val="28"/>
          <w:szCs w:val="28"/>
        </w:rPr>
        <w:t xml:space="preserve"> khác. Khi plugin được cài đặt, </w:t>
      </w:r>
      <w:r w:rsidR="00263A01" w:rsidRPr="00263A01">
        <w:rPr>
          <w:rFonts w:ascii="Times New Roman" w:eastAsia="Times New Roman" w:hAnsi="Times New Roman" w:cs="Times New Roman"/>
          <w:sz w:val="28"/>
          <w:szCs w:val="28"/>
        </w:rPr>
        <w:t>Jenkins sẽ tự động thêm các trường cấu hình bắt buộc sau khi các plugin được cài đặt.</w:t>
      </w:r>
    </w:p>
    <w:p w14:paraId="00909BD9" w14:textId="50EB062E" w:rsidR="00263A01" w:rsidRDefault="007806D3" w:rsidP="00966627">
      <w:pPr>
        <w:spacing w:after="120"/>
        <w:ind w:firstLine="567"/>
        <w:jc w:val="both"/>
        <w:rPr>
          <w:rFonts w:ascii="Times New Roman" w:eastAsia="Times New Roman" w:hAnsi="Times New Roman" w:cs="Times New Roman"/>
          <w:sz w:val="28"/>
          <w:szCs w:val="28"/>
        </w:rPr>
      </w:pPr>
      <w:ins w:id="5254" w:author="LoanDT" w:date="2018-05-10T23:21:00Z">
        <w:r>
          <w:rPr>
            <w:rFonts w:ascii="Times New Roman" w:eastAsia="Times New Roman" w:hAnsi="Times New Roman" w:cs="Times New Roman"/>
            <w:b/>
            <w:sz w:val="28"/>
            <w:szCs w:val="28"/>
          </w:rPr>
          <w:t xml:space="preserve">Tải lại cấu hình từ ổ đĩa </w:t>
        </w:r>
        <w:r w:rsidRPr="007806D3">
          <w:rPr>
            <w:rFonts w:ascii="Times New Roman" w:eastAsia="Times New Roman" w:hAnsi="Times New Roman" w:cs="Times New Roman"/>
            <w:sz w:val="28"/>
            <w:szCs w:val="28"/>
            <w:rPrChange w:id="5255"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256" w:author="LoanDT" w:date="2018-05-10T23:21:00Z">
            <w:rPr>
              <w:rFonts w:ascii="Times New Roman" w:eastAsia="Times New Roman" w:hAnsi="Times New Roman" w:cs="Times New Roman"/>
              <w:b/>
              <w:sz w:val="28"/>
              <w:szCs w:val="28"/>
            </w:rPr>
          </w:rPrChange>
        </w:rPr>
        <w:t>Reload Configuration from Disk</w:t>
      </w:r>
      <w:ins w:id="5257" w:author="LoanDT" w:date="2018-05-10T23:21:00Z">
        <w:r w:rsidRPr="007806D3">
          <w:rPr>
            <w:rFonts w:ascii="Times New Roman" w:eastAsia="Times New Roman" w:hAnsi="Times New Roman" w:cs="Times New Roman"/>
            <w:sz w:val="28"/>
            <w:szCs w:val="28"/>
            <w:rPrChange w:id="5258"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259" w:author="LoanDT" w:date="2018-05-10T23:21:00Z">
            <w:rPr>
              <w:rFonts w:ascii="Times New Roman" w:eastAsia="Times New Roman" w:hAnsi="Times New Roman" w:cs="Times New Roman"/>
              <w:b/>
              <w:sz w:val="28"/>
              <w:szCs w:val="28"/>
            </w:rPr>
          </w:rPrChange>
        </w:rPr>
        <w:t>:</w:t>
      </w:r>
      <w:r w:rsidR="00E36AAF" w:rsidRPr="00E36AAF">
        <w:rPr>
          <w:rFonts w:ascii="Times New Roman" w:eastAsia="Times New Roman" w:hAnsi="Times New Roman" w:cs="Times New Roman"/>
          <w:b/>
          <w:sz w:val="28"/>
          <w:szCs w:val="28"/>
        </w:rPr>
        <w:t xml:space="preserve"> </w:t>
      </w:r>
      <w:r w:rsidR="00E36AAF" w:rsidRPr="00E36AAF">
        <w:rPr>
          <w:rFonts w:ascii="Times New Roman" w:eastAsia="Times New Roman" w:hAnsi="Times New Roman" w:cs="Times New Roman"/>
          <w:sz w:val="28"/>
          <w:szCs w:val="28"/>
        </w:rPr>
        <w:t>Jenkins lưu trữ tất cả các hệ thống của nó và xây dựng các chi tiết cấu hình công việc dưới dạng các tệp XML được lưu trữ trong thư mục</w:t>
      </w:r>
      <w:r w:rsidR="005574D5">
        <w:rPr>
          <w:rFonts w:ascii="Times New Roman" w:eastAsia="Times New Roman" w:hAnsi="Times New Roman" w:cs="Times New Roman"/>
          <w:sz w:val="28"/>
          <w:szCs w:val="28"/>
        </w:rPr>
        <w:t xml:space="preserve"> home của </w:t>
      </w:r>
      <w:r w:rsidR="00E36AAF" w:rsidRPr="00E36AAF">
        <w:rPr>
          <w:rFonts w:ascii="Times New Roman" w:eastAsia="Times New Roman" w:hAnsi="Times New Roman" w:cs="Times New Roman"/>
          <w:sz w:val="28"/>
          <w:szCs w:val="28"/>
        </w:rPr>
        <w:t>Jenkins. Ở đây cũng có tất cả lịch sử</w:t>
      </w:r>
      <w:r w:rsidR="00EF6513">
        <w:rPr>
          <w:rFonts w:ascii="Times New Roman" w:eastAsia="Times New Roman" w:hAnsi="Times New Roman" w:cs="Times New Roman"/>
          <w:sz w:val="28"/>
          <w:szCs w:val="28"/>
        </w:rPr>
        <w:t xml:space="preserve"> biên dịch </w:t>
      </w:r>
      <w:r w:rsidR="00E36AAF" w:rsidRPr="00E36AAF">
        <w:rPr>
          <w:rFonts w:ascii="Times New Roman" w:eastAsia="Times New Roman" w:hAnsi="Times New Roman" w:cs="Times New Roman"/>
          <w:sz w:val="28"/>
          <w:szCs w:val="28"/>
        </w:rPr>
        <w:t xml:space="preserve">được lưu trữ. Nếu </w:t>
      </w:r>
      <w:r w:rsidR="005A062A">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đang chuyển các công việc xây dựng từ một cá thể Jenkins này sang một thể hiện khác hoặc lưu trữ các công việc xây dựng cũ, </w:t>
      </w:r>
      <w:r w:rsidR="00F04D8D">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sẽ cần phải thêm hoặc xóa các thư mục công việc xây dựng tương ứng vào thư mục xây dựng của Jenkins. </w:t>
      </w:r>
      <w:r w:rsidR="00E059FB">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không cần phải sử dụng Jenkins ngoại tuyến để làm điều này</w:t>
      </w:r>
      <w:r w:rsidR="0075296D">
        <w:rPr>
          <w:rFonts w:ascii="Times New Roman" w:eastAsia="Times New Roman" w:hAnsi="Times New Roman" w:cs="Times New Roman"/>
          <w:sz w:val="28"/>
          <w:szCs w:val="28"/>
        </w:rPr>
        <w:t xml:space="preserve">, </w:t>
      </w:r>
      <w:r w:rsidR="00812048">
        <w:rPr>
          <w:rFonts w:ascii="Times New Roman" w:eastAsia="Times New Roman" w:hAnsi="Times New Roman" w:cs="Times New Roman"/>
          <w:sz w:val="28"/>
          <w:szCs w:val="28"/>
        </w:rPr>
        <w:t xml:space="preserve">mà </w:t>
      </w:r>
      <w:r w:rsidR="00E36AAF" w:rsidRPr="00E36AAF">
        <w:rPr>
          <w:rFonts w:ascii="Times New Roman" w:eastAsia="Times New Roman" w:hAnsi="Times New Roman" w:cs="Times New Roman"/>
          <w:sz w:val="28"/>
          <w:szCs w:val="28"/>
        </w:rPr>
        <w:t>có thể chỉ cần sử dụng tùy chọn “Tải lại cấu hình từ đĩa” để tải lại hệ thống Jenkins và tạo cấu hình công việc trực tiếp.</w:t>
      </w:r>
    </w:p>
    <w:p w14:paraId="46B78223" w14:textId="2061ECFF" w:rsidR="00263A01" w:rsidRDefault="007D2B30" w:rsidP="00966627">
      <w:pPr>
        <w:spacing w:after="120"/>
        <w:ind w:firstLine="567"/>
        <w:jc w:val="both"/>
        <w:rPr>
          <w:rFonts w:ascii="Times New Roman" w:eastAsia="Times New Roman" w:hAnsi="Times New Roman" w:cs="Times New Roman"/>
          <w:sz w:val="28"/>
          <w:szCs w:val="28"/>
        </w:rPr>
      </w:pPr>
      <w:ins w:id="5260" w:author="LoanDT" w:date="2018-05-10T23:20:00Z">
        <w:r>
          <w:rPr>
            <w:rFonts w:ascii="Times New Roman" w:eastAsia="Times New Roman" w:hAnsi="Times New Roman" w:cs="Times New Roman"/>
            <w:b/>
            <w:sz w:val="28"/>
            <w:szCs w:val="28"/>
          </w:rPr>
          <w:t>Quản lý Plugin</w:t>
        </w:r>
        <w:r w:rsidRPr="008C1696">
          <w:rPr>
            <w:rFonts w:ascii="Times New Roman" w:eastAsia="Times New Roman" w:hAnsi="Times New Roman" w:cs="Times New Roman"/>
            <w:sz w:val="28"/>
            <w:szCs w:val="28"/>
            <w:rPrChange w:id="5261" w:author="LoanDT" w:date="2018-05-10T23:20:00Z">
              <w:rPr>
                <w:rFonts w:ascii="Times New Roman" w:eastAsia="Times New Roman" w:hAnsi="Times New Roman" w:cs="Times New Roman"/>
                <w:b/>
                <w:sz w:val="28"/>
                <w:szCs w:val="28"/>
              </w:rPr>
            </w:rPrChange>
          </w:rPr>
          <w:t xml:space="preserve"> (</w:t>
        </w:r>
      </w:ins>
      <w:r w:rsidR="00663A18" w:rsidRPr="008C1696">
        <w:rPr>
          <w:rFonts w:ascii="Times New Roman" w:eastAsia="Times New Roman" w:hAnsi="Times New Roman" w:cs="Times New Roman"/>
          <w:sz w:val="28"/>
          <w:szCs w:val="28"/>
          <w:rPrChange w:id="5262" w:author="LoanDT" w:date="2018-05-10T23:20:00Z">
            <w:rPr>
              <w:rFonts w:ascii="Times New Roman" w:eastAsia="Times New Roman" w:hAnsi="Times New Roman" w:cs="Times New Roman"/>
              <w:b/>
              <w:sz w:val="28"/>
              <w:szCs w:val="28"/>
            </w:rPr>
          </w:rPrChange>
        </w:rPr>
        <w:t>Manage Plugin</w:t>
      </w:r>
      <w:ins w:id="5263" w:author="LoanDT" w:date="2018-05-10T23:20:00Z">
        <w:r w:rsidR="008C1696" w:rsidRPr="008C1696">
          <w:rPr>
            <w:rFonts w:ascii="Times New Roman" w:eastAsia="Times New Roman" w:hAnsi="Times New Roman" w:cs="Times New Roman"/>
            <w:sz w:val="28"/>
            <w:szCs w:val="28"/>
            <w:rPrChange w:id="5264" w:author="LoanDT" w:date="2018-05-10T23:20:00Z">
              <w:rPr>
                <w:rFonts w:ascii="Times New Roman" w:eastAsia="Times New Roman" w:hAnsi="Times New Roman" w:cs="Times New Roman"/>
                <w:b/>
                <w:sz w:val="28"/>
                <w:szCs w:val="28"/>
              </w:rPr>
            </w:rPrChange>
          </w:rPr>
          <w:t>)</w:t>
        </w:r>
      </w:ins>
      <w:r w:rsidR="000C2950" w:rsidRPr="008C1696">
        <w:rPr>
          <w:rFonts w:ascii="Times New Roman" w:eastAsia="Times New Roman" w:hAnsi="Times New Roman" w:cs="Times New Roman"/>
          <w:sz w:val="28"/>
          <w:szCs w:val="28"/>
          <w:rPrChange w:id="5265" w:author="LoanDT" w:date="2018-05-10T23:20:00Z">
            <w:rPr>
              <w:rFonts w:ascii="Times New Roman" w:eastAsia="Times New Roman" w:hAnsi="Times New Roman" w:cs="Times New Roman"/>
              <w:b/>
              <w:sz w:val="28"/>
              <w:szCs w:val="28"/>
            </w:rPr>
          </w:rPrChange>
        </w:rPr>
        <w:t>:</w:t>
      </w:r>
      <w:r w:rsidR="000C2950">
        <w:rPr>
          <w:rFonts w:ascii="Times New Roman" w:eastAsia="Times New Roman" w:hAnsi="Times New Roman" w:cs="Times New Roman"/>
          <w:b/>
          <w:sz w:val="28"/>
          <w:szCs w:val="28"/>
        </w:rPr>
        <w:t xml:space="preserve"> </w:t>
      </w:r>
      <w:r w:rsidR="00A74AD8">
        <w:rPr>
          <w:rFonts w:ascii="Times New Roman" w:eastAsia="Times New Roman" w:hAnsi="Times New Roman" w:cs="Times New Roman"/>
          <w:sz w:val="28"/>
          <w:szCs w:val="28"/>
        </w:rPr>
        <w:t xml:space="preserve">Màn hình hỗ trợ </w:t>
      </w:r>
      <w:r w:rsidR="00663A18" w:rsidRPr="00663A18">
        <w:rPr>
          <w:rFonts w:ascii="Times New Roman" w:eastAsia="Times New Roman" w:hAnsi="Times New Roman" w:cs="Times New Roman"/>
          <w:sz w:val="28"/>
          <w:szCs w:val="28"/>
        </w:rPr>
        <w:t xml:space="preserve">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w:t>
      </w:r>
      <w:r w:rsidR="00251DDD">
        <w:rPr>
          <w:rFonts w:ascii="Times New Roman" w:eastAsia="Times New Roman" w:hAnsi="Times New Roman" w:cs="Times New Roman"/>
          <w:sz w:val="28"/>
          <w:szCs w:val="28"/>
        </w:rPr>
        <w:t>hình này</w:t>
      </w:r>
      <w:r w:rsidR="000C2950">
        <w:rPr>
          <w:rFonts w:ascii="Times New Roman" w:eastAsia="Times New Roman" w:hAnsi="Times New Roman" w:cs="Times New Roman"/>
          <w:b/>
          <w:sz w:val="28"/>
          <w:szCs w:val="28"/>
        </w:rPr>
        <w:t xml:space="preserve"> </w:t>
      </w:r>
      <w:r w:rsidR="000C2950" w:rsidRPr="0038425F">
        <w:rPr>
          <w:rFonts w:ascii="Times New Roman" w:eastAsia="Times New Roman" w:hAnsi="Times New Roman" w:cs="Times New Roman"/>
          <w:sz w:val="28"/>
          <w:szCs w:val="28"/>
        </w:rPr>
        <w:t>(</w:t>
      </w:r>
      <w:r w:rsidR="00E15B7A">
        <w:rPr>
          <w:rFonts w:ascii="Times New Roman" w:eastAsia="Times New Roman" w:hAnsi="Times New Roman" w:cs="Times New Roman"/>
          <w:sz w:val="28"/>
          <w:szCs w:val="28"/>
        </w:rPr>
        <w:t>xem</w:t>
      </w:r>
      <w:r w:rsidR="002A269B">
        <w:rPr>
          <w:rFonts w:ascii="Times New Roman" w:eastAsia="Times New Roman" w:hAnsi="Times New Roman" w:cs="Times New Roman"/>
          <w:sz w:val="28"/>
          <w:szCs w:val="28"/>
        </w:rPr>
        <w:t xml:space="preserve"> </w:t>
      </w:r>
      <w:r w:rsidR="002A269B">
        <w:rPr>
          <w:rFonts w:ascii="Times New Roman" w:eastAsia="Times New Roman" w:hAnsi="Times New Roman" w:cs="Times New Roman"/>
          <w:sz w:val="28"/>
          <w:szCs w:val="28"/>
        </w:rPr>
        <w:fldChar w:fldCharType="begin"/>
      </w:r>
      <w:r w:rsidR="002A269B">
        <w:rPr>
          <w:rFonts w:ascii="Times New Roman" w:eastAsia="Times New Roman" w:hAnsi="Times New Roman" w:cs="Times New Roman"/>
          <w:sz w:val="28"/>
          <w:szCs w:val="28"/>
        </w:rPr>
        <w:instrText xml:space="preserve"> REF _Ref513152455 \h </w:instrText>
      </w:r>
      <w:r w:rsidR="00273782">
        <w:rPr>
          <w:rFonts w:ascii="Times New Roman" w:eastAsia="Times New Roman" w:hAnsi="Times New Roman" w:cs="Times New Roman"/>
          <w:sz w:val="28"/>
          <w:szCs w:val="28"/>
        </w:rPr>
        <w:instrText xml:space="preserve"> \* MERGEFORMAT </w:instrText>
      </w:r>
      <w:r w:rsidR="002A269B">
        <w:rPr>
          <w:rFonts w:ascii="Times New Roman" w:eastAsia="Times New Roman" w:hAnsi="Times New Roman" w:cs="Times New Roman"/>
          <w:sz w:val="28"/>
          <w:szCs w:val="28"/>
        </w:rPr>
      </w:r>
      <w:r w:rsidR="002A269B">
        <w:rPr>
          <w:rFonts w:ascii="Times New Roman" w:eastAsia="Times New Roman" w:hAnsi="Times New Roman" w:cs="Times New Roman"/>
          <w:sz w:val="28"/>
          <w:szCs w:val="28"/>
        </w:rPr>
        <w:fldChar w:fldCharType="separate"/>
      </w:r>
      <w:ins w:id="5266" w:author="Nguyen Toan" w:date="2018-05-05T22:59:00Z">
        <w:r w:rsidR="0048202A" w:rsidRPr="00EE2135">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5267" w:author="Nguyen Toan" w:date="2018-05-05T22:59:00Z">
              <w:rPr>
                <w:rFonts w:ascii="Times New Roman" w:hAnsi="Times New Roman" w:cs="Times New Roman"/>
                <w:i/>
                <w:noProof/>
                <w:color w:val="auto"/>
                <w:sz w:val="28"/>
                <w:szCs w:val="28"/>
              </w:rPr>
            </w:rPrChange>
          </w:rPr>
          <w:t>3.10</w:t>
        </w:r>
      </w:ins>
      <w:del w:id="5268"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3.10</w:delText>
        </w:r>
      </w:del>
      <w:r w:rsidR="002A269B">
        <w:rPr>
          <w:rFonts w:ascii="Times New Roman" w:eastAsia="Times New Roman" w:hAnsi="Times New Roman" w:cs="Times New Roman"/>
          <w:sz w:val="28"/>
          <w:szCs w:val="28"/>
        </w:rPr>
        <w:fldChar w:fldCharType="end"/>
      </w:r>
      <w:r w:rsidR="000C2950" w:rsidRPr="0038425F">
        <w:rPr>
          <w:rFonts w:ascii="Times New Roman" w:eastAsia="Times New Roman" w:hAnsi="Times New Roman" w:cs="Times New Roman"/>
          <w:sz w:val="28"/>
          <w:szCs w:val="28"/>
        </w:rPr>
        <w:t>)</w:t>
      </w:r>
      <w:r w:rsidR="005756C1">
        <w:rPr>
          <w:rFonts w:ascii="Times New Roman" w:eastAsia="Times New Roman" w:hAnsi="Times New Roman" w:cs="Times New Roman"/>
          <w:sz w:val="28"/>
          <w:szCs w:val="28"/>
        </w:rPr>
        <w:t>.</w:t>
      </w:r>
    </w:p>
    <w:p w14:paraId="37E7F35D" w14:textId="77777777" w:rsidR="00EE2135" w:rsidRDefault="0038425F">
      <w:pPr>
        <w:keepNext/>
        <w:spacing w:before="120" w:line="288" w:lineRule="auto"/>
        <w:ind w:right="80" w:firstLine="567"/>
        <w:jc w:val="center"/>
        <w:pPrChange w:id="5269" w:author="Nguyen Toan" w:date="2018-05-05T22:54:00Z">
          <w:pPr>
            <w:keepNext/>
            <w:spacing w:before="120" w:line="288" w:lineRule="auto"/>
            <w:ind w:right="80" w:firstLine="567"/>
          </w:pPr>
        </w:pPrChange>
      </w:pPr>
      <w:r>
        <w:rPr>
          <w:rFonts w:ascii="Times New Roman" w:eastAsia="Times New Roman" w:hAnsi="Times New Roman" w:cs="Times New Roman"/>
          <w:noProof/>
          <w:sz w:val="28"/>
          <w:szCs w:val="28"/>
          <w:lang w:val="en-US"/>
        </w:rPr>
        <w:lastRenderedPageBreak/>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41">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62BE8FBA" w14:textId="719E2A6A" w:rsidR="00251DDD" w:rsidRPr="00EE2135" w:rsidRDefault="00EE2135" w:rsidP="00EE2135">
      <w:pPr>
        <w:pStyle w:val="Caption"/>
        <w:jc w:val="center"/>
        <w:rPr>
          <w:rFonts w:ascii="Times New Roman" w:eastAsia="Times New Roman" w:hAnsi="Times New Roman" w:cs="Times New Roman"/>
          <w:i w:val="0"/>
          <w:color w:val="auto"/>
          <w:sz w:val="28"/>
          <w:szCs w:val="28"/>
        </w:rPr>
      </w:pPr>
      <w:bookmarkStart w:id="5270" w:name="_Ref513152455"/>
      <w:bookmarkStart w:id="5271" w:name="_Toc513325043"/>
      <w:r w:rsidRPr="00EE2135">
        <w:rPr>
          <w:rFonts w:ascii="Times New Roman" w:hAnsi="Times New Roman" w:cs="Times New Roman"/>
          <w:i w:val="0"/>
          <w:color w:val="auto"/>
          <w:sz w:val="28"/>
          <w:szCs w:val="28"/>
        </w:rPr>
        <w:t xml:space="preserve">Hình </w:t>
      </w:r>
      <w:ins w:id="527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27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74" w:author="Nguyen Toan" w:date="2018-05-14T18:03:00Z">
        <w:r w:rsidR="0052504F">
          <w:rPr>
            <w:rFonts w:ascii="Times New Roman" w:hAnsi="Times New Roman" w:cs="Times New Roman"/>
            <w:i w:val="0"/>
            <w:noProof/>
            <w:color w:val="auto"/>
            <w:sz w:val="28"/>
            <w:szCs w:val="28"/>
          </w:rPr>
          <w:t>13</w:t>
        </w:r>
        <w:r w:rsidR="0052504F">
          <w:rPr>
            <w:rFonts w:ascii="Times New Roman" w:hAnsi="Times New Roman" w:cs="Times New Roman"/>
            <w:i w:val="0"/>
            <w:color w:val="auto"/>
            <w:sz w:val="28"/>
            <w:szCs w:val="28"/>
          </w:rPr>
          <w:fldChar w:fldCharType="end"/>
        </w:r>
      </w:ins>
      <w:del w:id="5275"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 w:val="0"/>
            <w:color w:val="auto"/>
            <w:sz w:val="28"/>
            <w:szCs w:val="28"/>
          </w:rPr>
          <w:fldChar w:fldCharType="end"/>
        </w:r>
      </w:del>
      <w:bookmarkEnd w:id="5270"/>
      <w:r w:rsidRPr="00EE2135">
        <w:rPr>
          <w:rFonts w:ascii="Times New Roman" w:hAnsi="Times New Roman" w:cs="Times New Roman"/>
          <w:i w:val="0"/>
          <w:color w:val="auto"/>
          <w:sz w:val="28"/>
          <w:szCs w:val="28"/>
        </w:rPr>
        <w:t>:</w:t>
      </w:r>
      <w:ins w:id="5276" w:author="Nguyen Toan" w:date="2018-05-06T14:53:00Z">
        <w:r w:rsidR="00A748BE">
          <w:rPr>
            <w:rFonts w:ascii="Times New Roman" w:hAnsi="Times New Roman" w:cs="Times New Roman"/>
            <w:i w:val="0"/>
            <w:color w:val="auto"/>
            <w:sz w:val="28"/>
            <w:szCs w:val="28"/>
          </w:rPr>
          <w:t xml:space="preserve"> </w:t>
        </w:r>
      </w:ins>
      <w:r w:rsidRPr="00EE2135">
        <w:rPr>
          <w:rFonts w:ascii="Times New Roman" w:hAnsi="Times New Roman" w:cs="Times New Roman"/>
          <w:i w:val="0"/>
          <w:color w:val="auto"/>
          <w:sz w:val="28"/>
          <w:szCs w:val="28"/>
        </w:rPr>
        <w:t>Quản lý plugins</w:t>
      </w:r>
      <w:bookmarkEnd w:id="5271"/>
    </w:p>
    <w:p w14:paraId="36756AC4" w14:textId="3AB3DBE7" w:rsidR="00685A8E" w:rsidRPr="00A12E82" w:rsidRDefault="001C47D0" w:rsidP="00966627">
      <w:pPr>
        <w:spacing w:after="120"/>
        <w:ind w:firstLine="567"/>
        <w:jc w:val="both"/>
        <w:rPr>
          <w:rFonts w:ascii="Times New Roman" w:hAnsi="Times New Roman" w:cs="Times New Roman"/>
          <w:sz w:val="28"/>
          <w:szCs w:val="28"/>
          <w:lang w:val="en-US"/>
        </w:rPr>
      </w:pPr>
      <w:ins w:id="5277" w:author="LoanDT" w:date="2018-05-10T23:20:00Z">
        <w:r>
          <w:rPr>
            <w:rFonts w:ascii="Times New Roman" w:hAnsi="Times New Roman" w:cs="Times New Roman"/>
            <w:b/>
            <w:sz w:val="28"/>
            <w:szCs w:val="28"/>
            <w:lang w:val="en-US"/>
          </w:rPr>
          <w:t xml:space="preserve">Thông tin hệ thống </w:t>
        </w:r>
        <w:r w:rsidRPr="001C47D0">
          <w:rPr>
            <w:rFonts w:ascii="Times New Roman" w:hAnsi="Times New Roman" w:cs="Times New Roman"/>
            <w:sz w:val="28"/>
            <w:szCs w:val="28"/>
            <w:lang w:val="en-US"/>
            <w:rPrChange w:id="5278" w:author="LoanDT" w:date="2018-05-10T23:20:00Z">
              <w:rPr>
                <w:rFonts w:ascii="Times New Roman" w:hAnsi="Times New Roman" w:cs="Times New Roman"/>
                <w:b/>
                <w:sz w:val="28"/>
                <w:szCs w:val="28"/>
                <w:lang w:val="en-US"/>
              </w:rPr>
            </w:rPrChange>
          </w:rPr>
          <w:t>(</w:t>
        </w:r>
      </w:ins>
      <w:r w:rsidR="00193894" w:rsidRPr="001C47D0">
        <w:rPr>
          <w:rFonts w:ascii="Times New Roman" w:hAnsi="Times New Roman" w:cs="Times New Roman"/>
          <w:sz w:val="28"/>
          <w:szCs w:val="28"/>
          <w:lang w:val="en-US"/>
          <w:rPrChange w:id="5279" w:author="LoanDT" w:date="2018-05-10T23:20:00Z">
            <w:rPr>
              <w:rFonts w:ascii="Times New Roman" w:hAnsi="Times New Roman" w:cs="Times New Roman"/>
              <w:b/>
              <w:sz w:val="28"/>
              <w:szCs w:val="28"/>
              <w:lang w:val="en-US"/>
            </w:rPr>
          </w:rPrChange>
        </w:rPr>
        <w:t>System Information</w:t>
      </w:r>
      <w:ins w:id="5280" w:author="LoanDT" w:date="2018-05-10T23:20:00Z">
        <w:r>
          <w:rPr>
            <w:rFonts w:ascii="Times New Roman" w:hAnsi="Times New Roman" w:cs="Times New Roman"/>
            <w:sz w:val="28"/>
            <w:szCs w:val="28"/>
            <w:lang w:val="en-US"/>
          </w:rPr>
          <w:t>)</w:t>
        </w:r>
      </w:ins>
      <w:r w:rsidR="00193894" w:rsidRPr="001C47D0">
        <w:rPr>
          <w:rFonts w:ascii="Times New Roman" w:hAnsi="Times New Roman" w:cs="Times New Roman"/>
          <w:sz w:val="28"/>
          <w:szCs w:val="28"/>
          <w:lang w:val="en-US"/>
          <w:rPrChange w:id="5281" w:author="LoanDT" w:date="2018-05-10T23:20:00Z">
            <w:rPr>
              <w:rFonts w:ascii="Times New Roman" w:hAnsi="Times New Roman" w:cs="Times New Roman"/>
              <w:b/>
              <w:sz w:val="28"/>
              <w:szCs w:val="28"/>
              <w:lang w:val="en-US"/>
            </w:rPr>
          </w:rPrChange>
        </w:rPr>
        <w:t>:</w:t>
      </w:r>
      <w:r w:rsidR="00193894" w:rsidRPr="00193894">
        <w:rPr>
          <w:rFonts w:ascii="Times New Roman" w:hAnsi="Times New Roman" w:cs="Times New Roman"/>
          <w:sz w:val="28"/>
          <w:szCs w:val="28"/>
          <w:lang w:val="en-US"/>
        </w:rPr>
        <w:t xml:space="preserve"> Màn hình này hiển thị danh sách tất cả các thuộc tính hệ thống Java và biến môi trường hệ </w:t>
      </w:r>
      <w:r w:rsidR="00193894" w:rsidRPr="00966627">
        <w:rPr>
          <w:rFonts w:ascii="Times New Roman" w:eastAsia="Times New Roman" w:hAnsi="Times New Roman" w:cs="Times New Roman"/>
          <w:sz w:val="28"/>
          <w:szCs w:val="28"/>
        </w:rPr>
        <w:t xml:space="preserve">thàn </w:t>
      </w:r>
      <w:r w:rsidR="00193894" w:rsidRPr="00193894">
        <w:rPr>
          <w:rFonts w:ascii="Times New Roman" w:hAnsi="Times New Roman" w:cs="Times New Roman"/>
          <w:sz w:val="28"/>
          <w:szCs w:val="28"/>
          <w:lang w:val="en-US"/>
        </w:rPr>
        <w:t xml:space="preserve"> hiện tại. Ở đây người ta có thể kiểm tra chính xác phiên bản Java Jenkins đang chạy, người dùng nào đang chạ</w:t>
      </w:r>
      <w:r w:rsidR="00193894">
        <w:rPr>
          <w:rFonts w:ascii="Times New Roman" w:hAnsi="Times New Roman" w:cs="Times New Roman"/>
          <w:sz w:val="28"/>
          <w:szCs w:val="28"/>
          <w:lang w:val="en-US"/>
        </w:rPr>
        <w:t>y tác vụ.</w:t>
      </w:r>
      <w:r w:rsidR="00A12E82">
        <w:rPr>
          <w:rFonts w:ascii="Times New Roman" w:hAnsi="Times New Roman" w:cs="Times New Roman"/>
          <w:sz w:val="28"/>
          <w:szCs w:val="28"/>
          <w:lang w:val="en-US"/>
        </w:rPr>
        <w:t xml:space="preserve"> </w:t>
      </w:r>
      <w:r w:rsidR="003F5EA6" w:rsidRPr="004D6926">
        <w:rPr>
          <w:rFonts w:ascii="Times New Roman" w:hAnsi="Times New Roman" w:cs="Times New Roman"/>
          <w:sz w:val="28"/>
          <w:szCs w:val="28"/>
          <w:lang w:val="en-US"/>
        </w:rPr>
        <w:fldChar w:fldCharType="begin"/>
      </w:r>
      <w:r w:rsidR="003F5EA6" w:rsidRPr="003F5EA6">
        <w:rPr>
          <w:rFonts w:ascii="Times New Roman" w:hAnsi="Times New Roman" w:cs="Times New Roman"/>
          <w:sz w:val="28"/>
          <w:szCs w:val="28"/>
          <w:lang w:val="en-US"/>
        </w:rPr>
        <w:instrText xml:space="preserve"> REF _Ref513152574 \h </w:instrText>
      </w:r>
      <w:r w:rsidR="003F5EA6" w:rsidRPr="00966627">
        <w:rPr>
          <w:rFonts w:ascii="Times New Roman" w:hAnsi="Times New Roman" w:cs="Times New Roman"/>
          <w:sz w:val="28"/>
          <w:szCs w:val="28"/>
          <w:lang w:val="en-US"/>
        </w:rPr>
        <w:instrText xml:space="preserve"> \* MERGEFORMAT </w:instrText>
      </w:r>
      <w:r w:rsidR="003F5EA6" w:rsidRPr="004D6926">
        <w:rPr>
          <w:rFonts w:ascii="Times New Roman" w:hAnsi="Times New Roman" w:cs="Times New Roman"/>
          <w:sz w:val="28"/>
          <w:szCs w:val="28"/>
          <w:lang w:val="en-US"/>
        </w:rPr>
      </w:r>
      <w:r w:rsidR="003F5EA6" w:rsidRPr="004D6926">
        <w:rPr>
          <w:rFonts w:ascii="Times New Roman" w:hAnsi="Times New Roman" w:cs="Times New Roman"/>
          <w:sz w:val="28"/>
          <w:szCs w:val="28"/>
          <w:lang w:val="en-US"/>
        </w:rPr>
        <w:fldChar w:fldCharType="separate"/>
      </w:r>
      <w:ins w:id="5282" w:author="Nguyen Toan" w:date="2018-05-05T22:59:00Z">
        <w:r w:rsidR="0048202A" w:rsidRPr="005D375F">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5283" w:author="Nguyen Toan" w:date="2018-05-05T22:59:00Z">
              <w:rPr>
                <w:rFonts w:ascii="Times New Roman" w:hAnsi="Times New Roman" w:cs="Times New Roman"/>
                <w:i/>
                <w:noProof/>
                <w:color w:val="auto"/>
                <w:sz w:val="28"/>
                <w:szCs w:val="28"/>
              </w:rPr>
            </w:rPrChange>
          </w:rPr>
          <w:t>3.11</w:t>
        </w:r>
      </w:ins>
      <w:del w:id="528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3.11</w:delText>
        </w:r>
      </w:del>
      <w:r w:rsidR="003F5EA6" w:rsidRPr="004D6926">
        <w:rPr>
          <w:rFonts w:ascii="Times New Roman" w:hAnsi="Times New Roman" w:cs="Times New Roman"/>
          <w:sz w:val="28"/>
          <w:szCs w:val="28"/>
          <w:lang w:val="en-US"/>
        </w:rPr>
        <w:fldChar w:fldCharType="end"/>
      </w:r>
      <w:r w:rsidR="00283CD9">
        <w:rPr>
          <w:rFonts w:ascii="Times New Roman" w:hAnsi="Times New Roman" w:cs="Times New Roman"/>
          <w:sz w:val="28"/>
          <w:szCs w:val="28"/>
          <w:lang w:val="en-US"/>
        </w:rPr>
        <w:t xml:space="preserve"> </w:t>
      </w:r>
      <w:r w:rsidR="00193894" w:rsidRPr="00193894">
        <w:rPr>
          <w:rFonts w:ascii="Times New Roman" w:hAnsi="Times New Roman" w:cs="Times New Roman"/>
          <w:sz w:val="28"/>
          <w:szCs w:val="28"/>
          <w:lang w:val="en-US"/>
        </w:rPr>
        <w:t>cho thấy một số thông tin về giá trị tên có sẵn trong phần này</w:t>
      </w:r>
      <w:r w:rsidR="00193894">
        <w:t>.</w:t>
      </w:r>
    </w:p>
    <w:p w14:paraId="76FFCDC7" w14:textId="77777777" w:rsidR="005D375F" w:rsidRDefault="00A12E82">
      <w:pPr>
        <w:keepNext/>
        <w:spacing w:line="288" w:lineRule="auto"/>
        <w:ind w:firstLine="567"/>
        <w:jc w:val="center"/>
        <w:pPrChange w:id="5285" w:author="Nguyen Toan" w:date="2018-05-05T22:54:00Z">
          <w:pPr>
            <w:keepNext/>
            <w:spacing w:line="288" w:lineRule="auto"/>
            <w:ind w:firstLine="567"/>
          </w:pPr>
        </w:pPrChange>
      </w:pPr>
      <w:r>
        <w:rPr>
          <w:noProof/>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42">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259F4D2F" w14:textId="49934B7F" w:rsidR="004E212E" w:rsidRPr="005D375F" w:rsidRDefault="005D375F" w:rsidP="005D375F">
      <w:pPr>
        <w:pStyle w:val="Caption"/>
        <w:jc w:val="center"/>
        <w:rPr>
          <w:rFonts w:ascii="Times New Roman" w:hAnsi="Times New Roman" w:cs="Times New Roman"/>
          <w:i w:val="0"/>
          <w:color w:val="auto"/>
          <w:sz w:val="28"/>
          <w:szCs w:val="28"/>
        </w:rPr>
      </w:pPr>
      <w:bookmarkStart w:id="5286" w:name="_Ref513152574"/>
      <w:bookmarkStart w:id="5287" w:name="_Toc513325044"/>
      <w:r w:rsidRPr="005D375F">
        <w:rPr>
          <w:rFonts w:ascii="Times New Roman" w:hAnsi="Times New Roman" w:cs="Times New Roman"/>
          <w:i w:val="0"/>
          <w:color w:val="auto"/>
          <w:sz w:val="28"/>
          <w:szCs w:val="28"/>
        </w:rPr>
        <w:t xml:space="preserve">Hình </w:t>
      </w:r>
      <w:ins w:id="528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28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90" w:author="Nguyen Toan" w:date="2018-05-14T18:03:00Z">
        <w:r w:rsidR="0052504F">
          <w:rPr>
            <w:rFonts w:ascii="Times New Roman" w:hAnsi="Times New Roman" w:cs="Times New Roman"/>
            <w:i w:val="0"/>
            <w:noProof/>
            <w:color w:val="auto"/>
            <w:sz w:val="28"/>
            <w:szCs w:val="28"/>
          </w:rPr>
          <w:t>14</w:t>
        </w:r>
        <w:r w:rsidR="0052504F">
          <w:rPr>
            <w:rFonts w:ascii="Times New Roman" w:hAnsi="Times New Roman" w:cs="Times New Roman"/>
            <w:i w:val="0"/>
            <w:color w:val="auto"/>
            <w:sz w:val="28"/>
            <w:szCs w:val="28"/>
          </w:rPr>
          <w:fldChar w:fldCharType="end"/>
        </w:r>
      </w:ins>
      <w:del w:id="529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5286"/>
      <w:r w:rsidRPr="005D375F">
        <w:rPr>
          <w:rFonts w:ascii="Times New Roman" w:hAnsi="Times New Roman" w:cs="Times New Roman"/>
          <w:i w:val="0"/>
          <w:color w:val="auto"/>
          <w:sz w:val="28"/>
          <w:szCs w:val="28"/>
        </w:rPr>
        <w:t>: Thông tin hệ thống của Jenkins</w:t>
      </w:r>
      <w:bookmarkEnd w:id="5287"/>
    </w:p>
    <w:p w14:paraId="5287EF5F" w14:textId="6F164E9F" w:rsidR="00FA046C" w:rsidRDefault="004A1882" w:rsidP="00966627">
      <w:pPr>
        <w:spacing w:after="120"/>
        <w:ind w:firstLine="567"/>
        <w:jc w:val="both"/>
        <w:rPr>
          <w:rFonts w:ascii="Times New Roman" w:eastAsia="Times New Roman" w:hAnsi="Times New Roman" w:cs="Times New Roman"/>
          <w:sz w:val="28"/>
          <w:szCs w:val="28"/>
        </w:rPr>
      </w:pPr>
      <w:ins w:id="5292" w:author="LoanDT" w:date="2018-05-10T23:20:00Z">
        <w:r>
          <w:rPr>
            <w:rFonts w:ascii="Times New Roman" w:eastAsia="Times New Roman" w:hAnsi="Times New Roman" w:cs="Times New Roman"/>
            <w:b/>
            <w:sz w:val="28"/>
            <w:szCs w:val="28"/>
          </w:rPr>
          <w:lastRenderedPageBreak/>
          <w:t>Lịch sử</w:t>
        </w:r>
        <w:r w:rsidR="00151833">
          <w:rPr>
            <w:rFonts w:ascii="Times New Roman" w:eastAsia="Times New Roman" w:hAnsi="Times New Roman" w:cs="Times New Roman"/>
            <w:b/>
            <w:sz w:val="28"/>
            <w:szCs w:val="28"/>
          </w:rPr>
          <w:t xml:space="preserve"> hệ thống</w:t>
        </w:r>
        <w:r>
          <w:rPr>
            <w:rFonts w:ascii="Times New Roman" w:eastAsia="Times New Roman" w:hAnsi="Times New Roman" w:cs="Times New Roman"/>
            <w:b/>
            <w:sz w:val="28"/>
            <w:szCs w:val="28"/>
          </w:rPr>
          <w:t xml:space="preserve"> </w:t>
        </w:r>
        <w:r w:rsidRPr="004A1882">
          <w:rPr>
            <w:rFonts w:ascii="Times New Roman" w:eastAsia="Times New Roman" w:hAnsi="Times New Roman" w:cs="Times New Roman"/>
            <w:sz w:val="28"/>
            <w:szCs w:val="28"/>
            <w:rPrChange w:id="5293"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294" w:author="LoanDT" w:date="2018-05-10T23:20:00Z">
            <w:rPr>
              <w:rFonts w:ascii="Times New Roman" w:eastAsia="Times New Roman" w:hAnsi="Times New Roman" w:cs="Times New Roman"/>
              <w:b/>
              <w:sz w:val="28"/>
              <w:szCs w:val="28"/>
            </w:rPr>
          </w:rPrChange>
        </w:rPr>
        <w:t>System Log</w:t>
      </w:r>
      <w:ins w:id="5295" w:author="LoanDT" w:date="2018-05-10T23:20:00Z">
        <w:r w:rsidRPr="004A1882">
          <w:rPr>
            <w:rFonts w:ascii="Times New Roman" w:eastAsia="Times New Roman" w:hAnsi="Times New Roman" w:cs="Times New Roman"/>
            <w:sz w:val="28"/>
            <w:szCs w:val="28"/>
            <w:rPrChange w:id="5296"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297" w:author="LoanDT" w:date="2018-05-10T23:20: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 xml:space="preserve">Màn hình </w:t>
      </w:r>
      <w:r w:rsidR="00120D78">
        <w:rPr>
          <w:rFonts w:ascii="Times New Roman" w:eastAsia="Times New Roman" w:hAnsi="Times New Roman" w:cs="Times New Roman"/>
          <w:sz w:val="28"/>
          <w:szCs w:val="28"/>
        </w:rPr>
        <w:t xml:space="preserve">System Log </w:t>
      </w:r>
      <w:r w:rsidR="00C73FC8" w:rsidRPr="00C73FC8">
        <w:rPr>
          <w:rFonts w:ascii="Times New Roman" w:eastAsia="Times New Roman" w:hAnsi="Times New Roman" w:cs="Times New Roman"/>
          <w:sz w:val="28"/>
          <w:szCs w:val="28"/>
        </w:rPr>
        <w:t xml:space="preserve">là cách thuận tiện để xem các </w:t>
      </w:r>
      <w:r w:rsidR="00851B06">
        <w:rPr>
          <w:rFonts w:ascii="Times New Roman" w:eastAsia="Times New Roman" w:hAnsi="Times New Roman" w:cs="Times New Roman"/>
          <w:sz w:val="28"/>
          <w:szCs w:val="28"/>
        </w:rPr>
        <w:t xml:space="preserve">tập tin </w:t>
      </w:r>
      <w:r w:rsidR="003B2690">
        <w:rPr>
          <w:rFonts w:ascii="Times New Roman" w:eastAsia="Times New Roman" w:hAnsi="Times New Roman" w:cs="Times New Roman"/>
          <w:sz w:val="28"/>
          <w:szCs w:val="28"/>
        </w:rPr>
        <w:t xml:space="preserve">lịch sử </w:t>
      </w:r>
      <w:r w:rsidR="00C73FC8" w:rsidRPr="00C73FC8">
        <w:rPr>
          <w:rFonts w:ascii="Times New Roman" w:eastAsia="Times New Roman" w:hAnsi="Times New Roman" w:cs="Times New Roman"/>
          <w:sz w:val="28"/>
          <w:szCs w:val="28"/>
        </w:rPr>
        <w:t xml:space="preserve">Jenkins trong thời gian thực. </w:t>
      </w:r>
      <w:r w:rsidR="002A60F1">
        <w:rPr>
          <w:rFonts w:ascii="Times New Roman" w:eastAsia="Times New Roman" w:hAnsi="Times New Roman" w:cs="Times New Roman"/>
          <w:sz w:val="28"/>
          <w:szCs w:val="28"/>
        </w:rPr>
        <w:t>V</w:t>
      </w:r>
      <w:r w:rsidR="00C73FC8" w:rsidRPr="00C73FC8">
        <w:rPr>
          <w:rFonts w:ascii="Times New Roman" w:eastAsia="Times New Roman" w:hAnsi="Times New Roman" w:cs="Times New Roman"/>
          <w:sz w:val="28"/>
          <w:szCs w:val="28"/>
        </w:rPr>
        <w:t xml:space="preserve">iệc sử dụng chính của màn hình này là để </w:t>
      </w:r>
      <w:r w:rsidR="00465353">
        <w:rPr>
          <w:rFonts w:ascii="Times New Roman" w:eastAsia="Times New Roman" w:hAnsi="Times New Roman" w:cs="Times New Roman"/>
          <w:sz w:val="28"/>
          <w:szCs w:val="28"/>
        </w:rPr>
        <w:t xml:space="preserve">tìm và </w:t>
      </w:r>
      <w:r w:rsidR="00C73FC8" w:rsidRPr="00C73FC8">
        <w:rPr>
          <w:rFonts w:ascii="Times New Roman" w:eastAsia="Times New Roman" w:hAnsi="Times New Roman" w:cs="Times New Roman"/>
          <w:sz w:val="28"/>
          <w:szCs w:val="28"/>
        </w:rPr>
        <w:t>khắc phục sự cố.</w:t>
      </w:r>
    </w:p>
    <w:p w14:paraId="7C1978F0" w14:textId="4B5797F4" w:rsidR="00C73FC8" w:rsidRPr="00C73FC8" w:rsidRDefault="004A1882" w:rsidP="00966627">
      <w:pPr>
        <w:spacing w:after="120"/>
        <w:ind w:firstLine="567"/>
        <w:jc w:val="both"/>
        <w:rPr>
          <w:rFonts w:ascii="Times New Roman" w:eastAsia="Times New Roman" w:hAnsi="Times New Roman" w:cs="Times New Roman"/>
          <w:sz w:val="28"/>
          <w:szCs w:val="28"/>
        </w:rPr>
      </w:pPr>
      <w:ins w:id="5298" w:author="LoanDT" w:date="2018-05-10T23:19:00Z">
        <w:r w:rsidRPr="004A1882">
          <w:rPr>
            <w:rFonts w:ascii="Times New Roman" w:eastAsia="Times New Roman" w:hAnsi="Times New Roman" w:cs="Times New Roman"/>
            <w:b/>
            <w:sz w:val="28"/>
            <w:szCs w:val="28"/>
            <w:rPrChange w:id="5299" w:author="LoanDT" w:date="2018-05-10T23:20:00Z">
              <w:rPr>
                <w:rFonts w:ascii="Times New Roman" w:eastAsia="Times New Roman" w:hAnsi="Times New Roman" w:cs="Times New Roman"/>
                <w:sz w:val="28"/>
                <w:szCs w:val="28"/>
              </w:rPr>
            </w:rPrChange>
          </w:rPr>
          <w:t xml:space="preserve">Thống kê tải </w:t>
        </w:r>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00" w:author="LoanDT" w:date="2018-05-10T23:19:00Z">
            <w:rPr>
              <w:rFonts w:ascii="Times New Roman" w:eastAsia="Times New Roman" w:hAnsi="Times New Roman" w:cs="Times New Roman"/>
              <w:b/>
              <w:sz w:val="28"/>
              <w:szCs w:val="28"/>
            </w:rPr>
          </w:rPrChange>
        </w:rPr>
        <w:t>Load Statistics</w:t>
      </w:r>
      <w:ins w:id="5301" w:author="LoanDT" w:date="2018-05-10T23:19:00Z">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02" w:author="LoanDT" w:date="2018-05-10T23:19: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Các trang này hiển thị dữ liệu đồ họa về mức độ bận của phiên bản Jenkins về số lượng các bản</w:t>
      </w:r>
      <w:r w:rsidR="00AC71E8">
        <w:rPr>
          <w:rFonts w:ascii="Times New Roman" w:eastAsia="Times New Roman" w:hAnsi="Times New Roman" w:cs="Times New Roman"/>
          <w:sz w:val="28"/>
          <w:szCs w:val="28"/>
        </w:rPr>
        <w:t xml:space="preserve"> biên dịch </w:t>
      </w:r>
      <w:r w:rsidR="00C73FC8" w:rsidRPr="00C73FC8">
        <w:rPr>
          <w:rFonts w:ascii="Times New Roman" w:eastAsia="Times New Roman" w:hAnsi="Times New Roman" w:cs="Times New Roman"/>
          <w:sz w:val="28"/>
          <w:szCs w:val="28"/>
        </w:rPr>
        <w:t xml:space="preserve">đồng thời và độ dài của hàng đợi </w:t>
      </w:r>
      <w:r w:rsidR="00393D3A">
        <w:rPr>
          <w:rFonts w:ascii="Times New Roman" w:eastAsia="Times New Roman" w:hAnsi="Times New Roman" w:cs="Times New Roman"/>
          <w:sz w:val="28"/>
          <w:szCs w:val="28"/>
        </w:rPr>
        <w:t xml:space="preserve">biên </w:t>
      </w:r>
      <w:r w:rsidR="00BF52DF">
        <w:rPr>
          <w:rFonts w:ascii="Times New Roman" w:eastAsia="Times New Roman" w:hAnsi="Times New Roman" w:cs="Times New Roman"/>
          <w:sz w:val="28"/>
          <w:szCs w:val="28"/>
        </w:rPr>
        <w:t xml:space="preserve">dịch </w:t>
      </w:r>
      <w:r w:rsidR="00C73FC8" w:rsidRPr="00C73FC8">
        <w:rPr>
          <w:rFonts w:ascii="Times New Roman" w:eastAsia="Times New Roman" w:hAnsi="Times New Roman" w:cs="Times New Roman"/>
          <w:sz w:val="28"/>
          <w:szCs w:val="28"/>
        </w:rPr>
        <w:t>cho biết</w:t>
      </w:r>
      <w:r w:rsidR="00E358F0">
        <w:rPr>
          <w:rFonts w:ascii="Times New Roman" w:eastAsia="Times New Roman" w:hAnsi="Times New Roman" w:cs="Times New Roman"/>
          <w:sz w:val="28"/>
          <w:szCs w:val="28"/>
        </w:rPr>
        <w:t xml:space="preserve"> một </w:t>
      </w:r>
      <w:r w:rsidR="00571C73">
        <w:rPr>
          <w:rFonts w:ascii="Times New Roman" w:eastAsia="Times New Roman" w:hAnsi="Times New Roman" w:cs="Times New Roman"/>
          <w:sz w:val="28"/>
          <w:szCs w:val="28"/>
        </w:rPr>
        <w:t>dự án</w:t>
      </w:r>
      <w:r w:rsidR="00C73FC8" w:rsidRPr="00C73FC8">
        <w:rPr>
          <w:rFonts w:ascii="Times New Roman" w:eastAsia="Times New Roman" w:hAnsi="Times New Roman" w:cs="Times New Roman"/>
          <w:sz w:val="28"/>
          <w:szCs w:val="28"/>
        </w:rPr>
        <w:t xml:space="preserve"> cần phải đợi bao lâu trước khi được thực thi. Những số liệu thống kê này có thể đưa ra ý tưởng tốt về việc liệu các công suất phụ hay các nút </w:t>
      </w:r>
      <w:r w:rsidR="004757F8">
        <w:rPr>
          <w:rFonts w:ascii="Times New Roman" w:eastAsia="Times New Roman" w:hAnsi="Times New Roman" w:cs="Times New Roman"/>
          <w:sz w:val="28"/>
          <w:szCs w:val="28"/>
        </w:rPr>
        <w:t>biên dịch</w:t>
      </w:r>
      <w:r w:rsidR="00C73FC8" w:rsidRPr="00C73FC8">
        <w:rPr>
          <w:rFonts w:ascii="Times New Roman" w:eastAsia="Times New Roman" w:hAnsi="Times New Roman" w:cs="Times New Roman"/>
          <w:sz w:val="28"/>
          <w:szCs w:val="28"/>
        </w:rPr>
        <w:t xml:space="preserve"> bổ sung có được yêu cầu từ quan điểm cơ sở hạ tầng hay không.</w:t>
      </w:r>
    </w:p>
    <w:p w14:paraId="0693FC2A" w14:textId="60138E08" w:rsidR="00C73FC8" w:rsidRDefault="004A1882" w:rsidP="00966627">
      <w:pPr>
        <w:spacing w:after="120"/>
        <w:ind w:firstLine="567"/>
        <w:jc w:val="both"/>
        <w:rPr>
          <w:rFonts w:ascii="Times New Roman" w:eastAsia="Times New Roman" w:hAnsi="Times New Roman" w:cs="Times New Roman"/>
          <w:sz w:val="28"/>
          <w:szCs w:val="28"/>
        </w:rPr>
      </w:pPr>
      <w:ins w:id="5303" w:author="LoanDT" w:date="2018-05-10T23:19:00Z">
        <w:r>
          <w:rPr>
            <w:rFonts w:ascii="Times New Roman" w:eastAsia="Times New Roman" w:hAnsi="Times New Roman" w:cs="Times New Roman"/>
            <w:b/>
            <w:sz w:val="28"/>
            <w:szCs w:val="28"/>
          </w:rPr>
          <w:t>Tập lệnh kịch bản (</w:t>
        </w:r>
      </w:ins>
      <w:r w:rsidR="00C73FC8" w:rsidRPr="004A1882">
        <w:rPr>
          <w:rFonts w:ascii="Times New Roman" w:eastAsia="Times New Roman" w:hAnsi="Times New Roman" w:cs="Times New Roman"/>
          <w:sz w:val="28"/>
          <w:szCs w:val="28"/>
          <w:rPrChange w:id="5304" w:author="LoanDT" w:date="2018-05-10T23:19:00Z">
            <w:rPr>
              <w:rFonts w:ascii="Times New Roman" w:eastAsia="Times New Roman" w:hAnsi="Times New Roman" w:cs="Times New Roman"/>
              <w:b/>
              <w:sz w:val="28"/>
              <w:szCs w:val="28"/>
            </w:rPr>
          </w:rPrChange>
        </w:rPr>
        <w:t>Script Console</w:t>
      </w:r>
      <w:ins w:id="5305" w:author="LoanDT" w:date="2018-05-10T23:19:00Z">
        <w:r>
          <w:rPr>
            <w:rFonts w:ascii="Times New Roman" w:eastAsia="Times New Roman" w:hAnsi="Times New Roman" w:cs="Times New Roman"/>
            <w:sz w:val="28"/>
            <w:szCs w:val="28"/>
          </w:rPr>
          <w:t>)</w:t>
        </w:r>
      </w:ins>
      <w:r w:rsidR="00C73FC8" w:rsidRPr="00C73FC8">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Màn hình này cho phép chạy các tập lệnh Groovy trên máy chủ. Nó rất hữu ích cho việc xử lý sự cố </w:t>
      </w:r>
      <w:r w:rsidR="00AF116E">
        <w:rPr>
          <w:rFonts w:ascii="Times New Roman" w:eastAsia="Times New Roman" w:hAnsi="Times New Roman" w:cs="Times New Roman"/>
          <w:sz w:val="28"/>
          <w:szCs w:val="28"/>
        </w:rPr>
        <w:t xml:space="preserve">xảy ra </w:t>
      </w:r>
      <w:r w:rsidR="00E22D25">
        <w:rPr>
          <w:rFonts w:ascii="Times New Roman" w:eastAsia="Times New Roman" w:hAnsi="Times New Roman" w:cs="Times New Roman"/>
          <w:sz w:val="28"/>
          <w:szCs w:val="28"/>
        </w:rPr>
        <w:t>do</w:t>
      </w:r>
      <w:r w:rsidR="00AF116E">
        <w:rPr>
          <w:rFonts w:ascii="Times New Roman" w:eastAsia="Times New Roman" w:hAnsi="Times New Roman" w:cs="Times New Roman"/>
          <w:sz w:val="28"/>
          <w:szCs w:val="28"/>
        </w:rPr>
        <w:t xml:space="preserve"> ứng dụng</w:t>
      </w:r>
      <w:r w:rsidR="00E22D25">
        <w:rPr>
          <w:rFonts w:ascii="Times New Roman" w:eastAsia="Times New Roman" w:hAnsi="Times New Roman" w:cs="Times New Roman"/>
          <w:sz w:val="28"/>
          <w:szCs w:val="28"/>
        </w:rPr>
        <w:t xml:space="preserve"> </w:t>
      </w:r>
      <w:r w:rsidR="00865BE5">
        <w:rPr>
          <w:rFonts w:ascii="Times New Roman" w:eastAsia="Times New Roman" w:hAnsi="Times New Roman" w:cs="Times New Roman"/>
          <w:sz w:val="28"/>
          <w:szCs w:val="28"/>
        </w:rPr>
        <w:t xml:space="preserve">yêu cầu </w:t>
      </w:r>
      <w:r w:rsidR="00C73FC8" w:rsidRPr="00C73FC8">
        <w:rPr>
          <w:rFonts w:ascii="Times New Roman" w:eastAsia="Times New Roman" w:hAnsi="Times New Roman" w:cs="Times New Roman"/>
          <w:sz w:val="28"/>
          <w:szCs w:val="28"/>
        </w:rPr>
        <w:t xml:space="preserve">một </w:t>
      </w:r>
      <w:r w:rsidR="00AB39CD">
        <w:rPr>
          <w:rFonts w:ascii="Times New Roman" w:eastAsia="Times New Roman" w:hAnsi="Times New Roman" w:cs="Times New Roman"/>
          <w:sz w:val="28"/>
          <w:szCs w:val="28"/>
        </w:rPr>
        <w:t>cấu hình</w:t>
      </w:r>
      <w:r w:rsidR="00C73FC8" w:rsidRPr="00C73FC8">
        <w:rPr>
          <w:rFonts w:ascii="Times New Roman" w:eastAsia="Times New Roman" w:hAnsi="Times New Roman" w:cs="Times New Roman"/>
          <w:sz w:val="28"/>
          <w:szCs w:val="28"/>
        </w:rPr>
        <w:t xml:space="preserve"> mạnh.</w:t>
      </w:r>
    </w:p>
    <w:p w14:paraId="7B578419" w14:textId="43494B28" w:rsidR="00912A0F" w:rsidRDefault="00367B29" w:rsidP="00FC2838">
      <w:pPr>
        <w:spacing w:line="288" w:lineRule="auto"/>
        <w:ind w:firstLine="567"/>
        <w:jc w:val="both"/>
        <w:rPr>
          <w:ins w:id="5306" w:author="LoanDT" w:date="2018-05-10T23:21:00Z"/>
          <w:rFonts w:ascii="Times New Roman" w:eastAsia="Times New Roman" w:hAnsi="Times New Roman" w:cs="Times New Roman"/>
          <w:sz w:val="28"/>
          <w:szCs w:val="28"/>
        </w:rPr>
      </w:pPr>
      <w:ins w:id="5307" w:author="LoanDT" w:date="2018-05-10T23:18:00Z">
        <w:r>
          <w:rPr>
            <w:rFonts w:ascii="Times New Roman" w:eastAsia="Times New Roman" w:hAnsi="Times New Roman" w:cs="Times New Roman"/>
            <w:b/>
            <w:sz w:val="28"/>
            <w:szCs w:val="28"/>
          </w:rPr>
          <w:t>Hẹn giờ tắt</w:t>
        </w:r>
        <w:r w:rsidRPr="00774194">
          <w:rPr>
            <w:rFonts w:ascii="Times New Roman" w:eastAsia="Times New Roman" w:hAnsi="Times New Roman" w:cs="Times New Roman"/>
            <w:sz w:val="28"/>
            <w:szCs w:val="28"/>
            <w:rPrChange w:id="5308" w:author="LoanDT" w:date="2018-05-10T23:18:00Z">
              <w:rPr>
                <w:rFonts w:ascii="Times New Roman" w:eastAsia="Times New Roman" w:hAnsi="Times New Roman" w:cs="Times New Roman"/>
                <w:b/>
                <w:sz w:val="28"/>
                <w:szCs w:val="28"/>
              </w:rPr>
            </w:rPrChange>
          </w:rPr>
          <w:t xml:space="preserve"> (</w:t>
        </w:r>
      </w:ins>
      <w:r w:rsidR="00C73FC8" w:rsidRPr="00774194">
        <w:rPr>
          <w:rFonts w:ascii="Times New Roman" w:eastAsia="Times New Roman" w:hAnsi="Times New Roman" w:cs="Times New Roman"/>
          <w:sz w:val="28"/>
          <w:szCs w:val="28"/>
          <w:rPrChange w:id="5309" w:author="LoanDT" w:date="2018-05-10T23:18:00Z">
            <w:rPr>
              <w:rFonts w:ascii="Times New Roman" w:eastAsia="Times New Roman" w:hAnsi="Times New Roman" w:cs="Times New Roman"/>
              <w:b/>
              <w:sz w:val="28"/>
              <w:szCs w:val="28"/>
            </w:rPr>
          </w:rPrChange>
        </w:rPr>
        <w:t>Prepare for Shutdown</w:t>
      </w:r>
      <w:ins w:id="5310" w:author="LoanDT" w:date="2018-05-10T23:18:00Z">
        <w:r w:rsidRPr="00774194">
          <w:rPr>
            <w:rFonts w:ascii="Times New Roman" w:eastAsia="Times New Roman" w:hAnsi="Times New Roman" w:cs="Times New Roman"/>
            <w:sz w:val="28"/>
            <w:szCs w:val="28"/>
            <w:rPrChange w:id="5311" w:author="LoanDT" w:date="2018-05-10T23:18:00Z">
              <w:rPr>
                <w:rFonts w:ascii="Times New Roman" w:eastAsia="Times New Roman" w:hAnsi="Times New Roman" w:cs="Times New Roman"/>
                <w:b/>
                <w:sz w:val="28"/>
                <w:szCs w:val="28"/>
              </w:rPr>
            </w:rPrChange>
          </w:rPr>
          <w:t>)</w:t>
        </w:r>
      </w:ins>
      <w:r w:rsidR="00C73FC8" w:rsidRPr="00774194">
        <w:rPr>
          <w:rFonts w:ascii="Times New Roman" w:eastAsia="Times New Roman" w:hAnsi="Times New Roman" w:cs="Times New Roman"/>
          <w:sz w:val="28"/>
          <w:szCs w:val="28"/>
          <w:rPrChange w:id="5312" w:author="LoanDT" w:date="2018-05-10T23:18:00Z">
            <w:rPr>
              <w:rFonts w:ascii="Times New Roman" w:eastAsia="Times New Roman" w:hAnsi="Times New Roman" w:cs="Times New Roman"/>
              <w:b/>
              <w:sz w:val="28"/>
              <w:szCs w:val="28"/>
            </w:rPr>
          </w:rPrChange>
        </w:rPr>
        <w:t>:</w:t>
      </w:r>
      <w:r w:rsidR="00DE23C1">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Nếu cần phải tắt Jenkins, </w:t>
      </w:r>
      <w:r w:rsidR="00EB3F66">
        <w:rPr>
          <w:rFonts w:ascii="Times New Roman" w:eastAsia="Times New Roman" w:hAnsi="Times New Roman" w:cs="Times New Roman"/>
          <w:sz w:val="28"/>
          <w:szCs w:val="28"/>
        </w:rPr>
        <w:t xml:space="preserve">đặc biệt </w:t>
      </w:r>
      <w:r w:rsidR="007D2EEA">
        <w:rPr>
          <w:rFonts w:ascii="Times New Roman" w:eastAsia="Times New Roman" w:hAnsi="Times New Roman" w:cs="Times New Roman"/>
          <w:sz w:val="28"/>
          <w:szCs w:val="28"/>
        </w:rPr>
        <w:t xml:space="preserve">khi </w:t>
      </w:r>
      <w:r w:rsidR="00C73FC8" w:rsidRPr="00C73FC8">
        <w:rPr>
          <w:rFonts w:ascii="Times New Roman" w:eastAsia="Times New Roman" w:hAnsi="Times New Roman" w:cs="Times New Roman"/>
          <w:sz w:val="28"/>
          <w:szCs w:val="28"/>
        </w:rPr>
        <w:t xml:space="preserve">máy chủ Jenkins đang </w:t>
      </w:r>
      <w:r w:rsidR="009932E7">
        <w:rPr>
          <w:rFonts w:ascii="Times New Roman" w:eastAsia="Times New Roman" w:hAnsi="Times New Roman" w:cs="Times New Roman"/>
          <w:sz w:val="28"/>
          <w:szCs w:val="28"/>
        </w:rPr>
        <w:t xml:space="preserve">thực thi </w:t>
      </w:r>
      <w:r w:rsidR="00C73FC8" w:rsidRPr="00C73FC8">
        <w:rPr>
          <w:rFonts w:ascii="Times New Roman" w:eastAsia="Times New Roman" w:hAnsi="Times New Roman" w:cs="Times New Roman"/>
          <w:sz w:val="28"/>
          <w:szCs w:val="28"/>
        </w:rPr>
        <w:t xml:space="preserve">một phiên bản </w:t>
      </w:r>
      <w:r w:rsidR="009932E7">
        <w:rPr>
          <w:rFonts w:ascii="Times New Roman" w:eastAsia="Times New Roman" w:hAnsi="Times New Roman" w:cs="Times New Roman"/>
          <w:sz w:val="28"/>
          <w:szCs w:val="28"/>
        </w:rPr>
        <w:t>của dự án</w:t>
      </w:r>
      <w:r w:rsidR="00632E7B">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có thể sử dụng </w:t>
      </w:r>
      <w:r w:rsidR="00731446">
        <w:rPr>
          <w:rFonts w:ascii="Times New Roman" w:eastAsia="Times New Roman" w:hAnsi="Times New Roman" w:cs="Times New Roman"/>
          <w:sz w:val="28"/>
          <w:szCs w:val="28"/>
        </w:rPr>
        <w:t xml:space="preserve">tính năng </w:t>
      </w:r>
      <w:r w:rsidR="00246B2B">
        <w:rPr>
          <w:rFonts w:ascii="Times New Roman" w:eastAsia="Times New Roman" w:hAnsi="Times New Roman" w:cs="Times New Roman"/>
          <w:sz w:val="28"/>
          <w:szCs w:val="28"/>
        </w:rPr>
        <w:t>“Prepare for Shutdown</w:t>
      </w:r>
      <w:r w:rsidR="00713F2C">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Cuối cùng, khi tất cả các bản </w:t>
      </w:r>
      <w:r w:rsidR="00D75C2C">
        <w:rPr>
          <w:rFonts w:ascii="Times New Roman" w:eastAsia="Times New Roman" w:hAnsi="Times New Roman" w:cs="Times New Roman"/>
          <w:sz w:val="28"/>
          <w:szCs w:val="28"/>
        </w:rPr>
        <w:t>thực thi</w:t>
      </w:r>
      <w:r w:rsidR="00C73FC8" w:rsidRPr="00C73FC8">
        <w:rPr>
          <w:rFonts w:ascii="Times New Roman" w:eastAsia="Times New Roman" w:hAnsi="Times New Roman" w:cs="Times New Roman"/>
          <w:sz w:val="28"/>
          <w:szCs w:val="28"/>
        </w:rPr>
        <w:t xml:space="preserve"> hiện tại đã hoàn thành, Jenkins</w:t>
      </w:r>
      <w:r w:rsidR="00D75C2C">
        <w:rPr>
          <w:rFonts w:ascii="Times New Roman" w:eastAsia="Times New Roman" w:hAnsi="Times New Roman" w:cs="Times New Roman"/>
          <w:sz w:val="28"/>
          <w:szCs w:val="28"/>
        </w:rPr>
        <w:t xml:space="preserve"> sẽ tự động tắt hệ thống</w:t>
      </w:r>
      <w:r w:rsidR="00C73FC8" w:rsidRPr="00C73FC8">
        <w:rPr>
          <w:rFonts w:ascii="Times New Roman" w:eastAsia="Times New Roman" w:hAnsi="Times New Roman" w:cs="Times New Roman"/>
          <w:sz w:val="28"/>
          <w:szCs w:val="28"/>
        </w:rPr>
        <w:t>.</w:t>
      </w:r>
    </w:p>
    <w:p w14:paraId="559912E3" w14:textId="77777777" w:rsidR="00916903" w:rsidRPr="00D2583D" w:rsidRDefault="00916903" w:rsidP="00FC2838">
      <w:pPr>
        <w:spacing w:line="288" w:lineRule="auto"/>
        <w:ind w:firstLine="567"/>
        <w:jc w:val="both"/>
        <w:rPr>
          <w:lang w:val="en-US"/>
        </w:rPr>
      </w:pPr>
    </w:p>
    <w:p w14:paraId="23015B95" w14:textId="77777777" w:rsidR="00F20145" w:rsidRPr="00966627"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8"/>
          <w:szCs w:val="28"/>
        </w:rPr>
      </w:pPr>
      <w:bookmarkStart w:id="5313" w:name="_Toc513613726"/>
      <w:r w:rsidRPr="00966627">
        <w:rPr>
          <w:rFonts w:ascii="Times New Roman" w:eastAsia="Times New Roman" w:hAnsi="Times New Roman" w:cs="Times New Roman"/>
          <w:b/>
          <w:sz w:val="28"/>
          <w:szCs w:val="28"/>
        </w:rPr>
        <w:t xml:space="preserve">Xây dựng ứng dụng </w:t>
      </w:r>
      <w:r w:rsidR="006C4E17" w:rsidRPr="00966627">
        <w:rPr>
          <w:rFonts w:ascii="Times New Roman" w:eastAsia="Times New Roman" w:hAnsi="Times New Roman" w:cs="Times New Roman"/>
          <w:b/>
          <w:sz w:val="28"/>
          <w:szCs w:val="28"/>
        </w:rPr>
        <w:t>AsenAPIDriver</w:t>
      </w:r>
      <w:bookmarkEnd w:id="5313"/>
      <w:r w:rsidR="006C4E17" w:rsidRPr="00966627">
        <w:rPr>
          <w:rFonts w:ascii="Times New Roman" w:hAnsi="Times New Roman" w:cs="Times New Roman"/>
          <w:b/>
          <w:sz w:val="28"/>
          <w:szCs w:val="28"/>
          <w:lang w:val="en-US"/>
        </w:rPr>
        <w:t xml:space="preserve"> </w:t>
      </w:r>
    </w:p>
    <w:p w14:paraId="4C9C0BB7" w14:textId="5F232408" w:rsidR="006C4E17" w:rsidRPr="00966627" w:rsidRDefault="004B586F">
      <w:pPr>
        <w:spacing w:after="120" w:line="288" w:lineRule="auto"/>
        <w:ind w:firstLine="567"/>
        <w:jc w:val="both"/>
        <w:rPr>
          <w:rFonts w:ascii="Times New Roman" w:eastAsia="Times New Roman" w:hAnsi="Times New Roman" w:cs="Times New Roman"/>
          <w:sz w:val="28"/>
          <w:szCs w:val="28"/>
        </w:rPr>
      </w:pPr>
      <w:ins w:id="5314" w:author="LoanDT" w:date="2018-05-09T22:34:00Z">
        <w:r w:rsidRPr="004B586F">
          <w:rPr>
            <w:rFonts w:ascii="Times New Roman" w:eastAsia="Times New Roman" w:hAnsi="Times New Roman" w:cs="Times New Roman"/>
            <w:sz w:val="28"/>
            <w:szCs w:val="28"/>
            <w:rPrChange w:id="5315" w:author="LoanDT" w:date="2018-05-09T22:34:00Z">
              <w:rPr>
                <w:rFonts w:ascii="Times New Roman" w:hAnsi="Times New Roman" w:cs="Times New Roman"/>
                <w:sz w:val="37"/>
                <w:szCs w:val="37"/>
                <w:lang w:val="en-US"/>
              </w:rPr>
            </w:rPrChange>
          </w:rPr>
          <w:t>AsenAPIDriver</w:t>
        </w:r>
        <w:r>
          <w:rPr>
            <w:rFonts w:ascii="Times New Roman" w:hAnsi="Times New Roman" w:cs="Times New Roman"/>
            <w:sz w:val="37"/>
            <w:szCs w:val="37"/>
            <w:lang w:val="en-US"/>
          </w:rPr>
          <w:t xml:space="preserve"> </w:t>
        </w:r>
        <w:r w:rsidRPr="004B586F">
          <w:rPr>
            <w:rFonts w:ascii="Times New Roman" w:eastAsia="Times New Roman" w:hAnsi="Times New Roman" w:cs="Times New Roman"/>
            <w:sz w:val="28"/>
            <w:szCs w:val="28"/>
            <w:rPrChange w:id="5316" w:author="LoanDT" w:date="2018-05-09T22:34:00Z">
              <w:rPr>
                <w:rFonts w:ascii="Times New Roman" w:hAnsi="Times New Roman" w:cs="Times New Roman"/>
                <w:sz w:val="37"/>
                <w:szCs w:val="37"/>
                <w:lang w:val="en-US"/>
              </w:rPr>
            </w:rPrChange>
          </w:rPr>
          <w:t xml:space="preserve">được xây dựng trên nền tảng Java. Mục tiêu của thư viNó rất hữu ích cho việc xử lý sự cố ốt về việc liệu các công suất phụ </w:t>
        </w:r>
      </w:ins>
      <w:del w:id="5317" w:author="LoanDT" w:date="2018-05-09T22:34:00Z">
        <w:r w:rsidR="00F20145" w:rsidRPr="005A5BC4" w:rsidDel="004B586F">
          <w:rPr>
            <w:rFonts w:ascii="Times New Roman" w:eastAsia="Times New Roman" w:hAnsi="Times New Roman" w:cs="Times New Roman"/>
            <w:sz w:val="28"/>
            <w:szCs w:val="28"/>
          </w:rPr>
          <w:delText>AsenAPIDriver</w:delText>
        </w:r>
        <w:r w:rsidR="00F20145" w:rsidRPr="00966627" w:rsidDel="004B586F">
          <w:rPr>
            <w:rFonts w:ascii="Times New Roman" w:eastAsia="Times New Roman" w:hAnsi="Times New Roman" w:cs="Times New Roman"/>
            <w:sz w:val="28"/>
            <w:szCs w:val="28"/>
          </w:rPr>
          <w:delText xml:space="preserve">  </w:delText>
        </w:r>
        <w:r w:rsidR="006C4E17" w:rsidRPr="00966627" w:rsidDel="004B586F">
          <w:rPr>
            <w:rFonts w:ascii="Times New Roman" w:eastAsia="Times New Roman" w:hAnsi="Times New Roman" w:cs="Times New Roman"/>
            <w:sz w:val="28"/>
            <w:szCs w:val="28"/>
          </w:rPr>
          <w:delText>đưenAPIDriverắt hệ thống Jenkinsập lệnh Groovy trên máy chủ. Nó rất hữu ích cho việc xử lý sự cố ốt về việc liệu c</w:delText>
        </w:r>
      </w:del>
    </w:p>
    <w:p w14:paraId="46923897" w14:textId="77777777" w:rsidR="006C4E17" w:rsidRPr="005A5BC4"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Ứng dụng AsenAPIDriver có chức năng đọc các luồng xử lý trong tập tin cấu hình ứng dụng MuleESB, kết hợp với danh sách các ca kiểm thử, thực hiện</w:t>
      </w:r>
      <w:r>
        <w:rPr>
          <w:rFonts w:ascii="Times New Roman" w:eastAsia="Times New Roman" w:hAnsi="Times New Roman" w:cs="Times New Roman"/>
          <w:sz w:val="28"/>
          <w:szCs w:val="28"/>
        </w:rPr>
        <w:t xml:space="preserve"> sinh các mã nguồn kiểm thử và</w:t>
      </w:r>
      <w:r w:rsidRPr="005A5BC4">
        <w:rPr>
          <w:rFonts w:ascii="Times New Roman" w:eastAsia="Times New Roman" w:hAnsi="Times New Roman" w:cs="Times New Roman"/>
          <w:sz w:val="28"/>
          <w:szCs w:val="28"/>
        </w:rPr>
        <w:t xml:space="preserve"> kiểm thử tự động ứng dụng MuleESB.</w:t>
      </w:r>
    </w:p>
    <w:p w14:paraId="7291CF8B" w14:textId="3A5E2A49" w:rsidR="006C4E17"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Việc chạy các ca kiểm thử qua AsenAPIDriver được quản lý và thực hiện bằng cách cấu hình qua Maven.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Quá trình kiểm thử kết hợp sử dụng </w:t>
      </w:r>
      <w:r>
        <w:rPr>
          <w:rFonts w:ascii="Times New Roman" w:eastAsia="Times New Roman" w:hAnsi="Times New Roman" w:cs="Times New Roman"/>
          <w:sz w:val="28"/>
          <w:szCs w:val="28"/>
        </w:rPr>
        <w:t xml:space="preserve">JUnit </w:t>
      </w:r>
      <w:r w:rsidRPr="005A5BC4">
        <w:rPr>
          <w:rFonts w:ascii="Times New Roman" w:eastAsia="Times New Roman" w:hAnsi="Times New Roman" w:cs="Times New Roman"/>
          <w:sz w:val="28"/>
          <w:szCs w:val="28"/>
        </w:rPr>
        <w:t>hỗ trợ việc</w:t>
      </w:r>
      <w:ins w:id="5318" w:author="LoanDT" w:date="2018-05-11T23:00:00Z">
        <w:r w:rsidR="009A7FAD">
          <w:rPr>
            <w:rFonts w:ascii="Times New Roman" w:eastAsia="Times New Roman" w:hAnsi="Times New Roman" w:cs="Times New Roman"/>
            <w:sz w:val="28"/>
            <w:szCs w:val="28"/>
          </w:rPr>
          <w:t xml:space="preserve"> quản lý và</w:t>
        </w:r>
      </w:ins>
      <w:r w:rsidRPr="005A5BC4">
        <w:rPr>
          <w:rFonts w:ascii="Times New Roman" w:eastAsia="Times New Roman" w:hAnsi="Times New Roman" w:cs="Times New Roman"/>
          <w:sz w:val="28"/>
          <w:szCs w:val="28"/>
        </w:rPr>
        <w:t xml:space="preserve"> chiết xuất báo cáo kiểm thử</w:t>
      </w:r>
      <w:r>
        <w:rPr>
          <w:rFonts w:ascii="Times New Roman" w:eastAsia="Times New Roman" w:hAnsi="Times New Roman" w:cs="Times New Roman"/>
          <w:sz w:val="28"/>
          <w:szCs w:val="28"/>
        </w:rPr>
        <w:t>.</w:t>
      </w:r>
    </w:p>
    <w:p w14:paraId="5ED40DC4" w14:textId="0699245D" w:rsidR="006C4E17" w:rsidRPr="00394326" w:rsidRDefault="00F15F7B">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fldChar w:fldCharType="begin"/>
      </w:r>
      <w:r w:rsidRPr="000E729E">
        <w:rPr>
          <w:rFonts w:ascii="Times New Roman" w:eastAsia="Times New Roman" w:hAnsi="Times New Roman" w:cs="Times New Roman"/>
          <w:sz w:val="28"/>
          <w:szCs w:val="28"/>
        </w:rPr>
        <w:instrText xml:space="preserve"> REF _Ref513152622 \h </w:instrText>
      </w:r>
      <w:r w:rsidRPr="00966627">
        <w:rPr>
          <w:rFonts w:ascii="Times New Roman" w:eastAsia="Times New Roman" w:hAnsi="Times New Roman" w:cs="Times New Roman"/>
          <w:sz w:val="28"/>
          <w:szCs w:val="28"/>
        </w:rPr>
        <w:instrText xml:space="preserve"> \* MERGEFORMAT </w:instrText>
      </w:r>
      <w:r w:rsidRPr="00966627">
        <w:rPr>
          <w:rFonts w:ascii="Times New Roman" w:eastAsia="Times New Roman" w:hAnsi="Times New Roman" w:cs="Times New Roman"/>
          <w:sz w:val="28"/>
          <w:szCs w:val="28"/>
        </w:rPr>
      </w:r>
      <w:r w:rsidRPr="00966627">
        <w:rPr>
          <w:rFonts w:ascii="Times New Roman" w:eastAsia="Times New Roman" w:hAnsi="Times New Roman" w:cs="Times New Roman"/>
          <w:sz w:val="28"/>
          <w:szCs w:val="28"/>
        </w:rPr>
        <w:fldChar w:fldCharType="separate"/>
      </w:r>
      <w:ins w:id="5319" w:author="Nguyen Toan" w:date="2018-05-05T22:59:00Z">
        <w:r w:rsidR="0048202A" w:rsidRPr="0023123A">
          <w:rPr>
            <w:rFonts w:ascii="Times New Roman" w:hAnsi="Times New Roman" w:cs="Times New Roman"/>
            <w:color w:val="auto"/>
            <w:sz w:val="28"/>
            <w:szCs w:val="28"/>
          </w:rPr>
          <w:t>Hình</w:t>
        </w:r>
        <w:r w:rsidR="0048202A" w:rsidRPr="0048202A">
          <w:rPr>
            <w:rFonts w:ascii="Times New Roman" w:hAnsi="Times New Roman" w:cs="Times New Roman"/>
            <w:i/>
            <w:color w:val="auto"/>
            <w:sz w:val="28"/>
            <w:szCs w:val="28"/>
            <w:rPrChange w:id="5320" w:author="Nguyen Toan" w:date="2018-05-05T22:59:00Z">
              <w:rPr>
                <w:rFonts w:ascii="Times New Roman" w:hAnsi="Times New Roman" w:cs="Times New Roman"/>
                <w:color w:val="auto"/>
                <w:sz w:val="28"/>
                <w:szCs w:val="28"/>
              </w:rPr>
            </w:rPrChange>
          </w:rPr>
          <w:t xml:space="preserve"> </w:t>
        </w:r>
        <w:r w:rsidR="0048202A">
          <w:rPr>
            <w:rFonts w:ascii="Times New Roman" w:hAnsi="Times New Roman" w:cs="Times New Roman"/>
            <w:i/>
            <w:noProof/>
            <w:color w:val="auto"/>
            <w:sz w:val="28"/>
            <w:szCs w:val="28"/>
          </w:rPr>
          <w:t>3.12</w:t>
        </w:r>
      </w:ins>
      <w:del w:id="5321" w:author="Nguyen Toan" w:date="2018-05-05T22:57:00Z">
        <w:r w:rsidR="00E6465F" w:rsidRPr="00966627" w:rsidDel="00351C8D">
          <w:rPr>
            <w:rFonts w:ascii="Times New Roman" w:hAnsi="Times New Roman" w:cs="Times New Roman"/>
            <w:color w:val="auto"/>
            <w:sz w:val="28"/>
            <w:szCs w:val="28"/>
          </w:rPr>
          <w:delText>Hình</w:delText>
        </w:r>
        <w:r w:rsidR="00E6465F" w:rsidRPr="0023123A" w:rsidDel="00351C8D">
          <w:rPr>
            <w:rFonts w:ascii="Times New Roman" w:hAnsi="Times New Roman" w:cs="Times New Roman"/>
            <w:i/>
            <w:color w:val="auto"/>
            <w:sz w:val="28"/>
            <w:szCs w:val="28"/>
          </w:rPr>
          <w:delText xml:space="preserve"> </w:delText>
        </w:r>
        <w:r w:rsidR="00E6465F" w:rsidDel="00351C8D">
          <w:rPr>
            <w:rFonts w:ascii="Times New Roman" w:hAnsi="Times New Roman" w:cs="Times New Roman"/>
            <w:i/>
            <w:noProof/>
            <w:color w:val="auto"/>
            <w:sz w:val="28"/>
            <w:szCs w:val="28"/>
          </w:rPr>
          <w:delText>3.12</w:delText>
        </w:r>
      </w:del>
      <w:r w:rsidRPr="00966627">
        <w:rPr>
          <w:rFonts w:ascii="Times New Roman" w:eastAsia="Times New Roman" w:hAnsi="Times New Roman" w:cs="Times New Roman"/>
          <w:i/>
          <w:sz w:val="28"/>
          <w:szCs w:val="28"/>
        </w:rPr>
        <w:fldChar w:fldCharType="end"/>
      </w:r>
      <w:r w:rsidR="006C4E17" w:rsidRPr="00394326">
        <w:rPr>
          <w:rFonts w:ascii="Times New Roman" w:eastAsia="Times New Roman" w:hAnsi="Times New Roman" w:cs="Times New Roman"/>
          <w:sz w:val="28"/>
          <w:szCs w:val="28"/>
        </w:rPr>
        <w:t xml:space="preserve"> mô tả biểu đồ lớp của ứng dụng AsenAPIDriver. AsenAPIDriver bao gồm 2 package chính</w:t>
      </w:r>
      <w:ins w:id="5322"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model</w:t>
        </w:r>
        <w:del w:id="5323"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định ng</w:t>
        </w:r>
        <w:r w:rsidR="004A751D">
          <w:rPr>
            <w:rFonts w:ascii="Times New Roman" w:eastAsia="Times New Roman" w:hAnsi="Times New Roman" w:cs="Times New Roman"/>
            <w:sz w:val="28"/>
            <w:szCs w:val="28"/>
          </w:rPr>
          <w:t xml:space="preserve">hĩa các đối tượng trong một ứng </w:t>
        </w:r>
        <w:r w:rsidR="004A751D" w:rsidRPr="004A751D">
          <w:rPr>
            <w:rFonts w:ascii="Times New Roman" w:eastAsia="Times New Roman" w:hAnsi="Times New Roman" w:cs="Times New Roman"/>
            <w:sz w:val="28"/>
            <w:szCs w:val="28"/>
          </w:rPr>
          <w:t>dụng Mule với các thuộc tính đi kèm.</w:t>
        </w:r>
      </w:ins>
      <w:del w:id="5324" w:author="Nguyen Toan" w:date="2018-05-06T21:44:00Z">
        <w:r w:rsidR="006C4E17" w:rsidRPr="00394326" w:rsidDel="004A751D">
          <w:rPr>
            <w:rFonts w:ascii="Times New Roman" w:eastAsia="Times New Roman" w:hAnsi="Times New Roman" w:cs="Times New Roman"/>
            <w:sz w:val="28"/>
            <w:szCs w:val="28"/>
          </w:rPr>
          <w:delText>:</w:delText>
        </w:r>
      </w:del>
      <w:ins w:id="5325"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business</w:t>
        </w:r>
        <w:del w:id="5326"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thực h</w:t>
        </w:r>
        <w:r w:rsidR="004A751D">
          <w:rPr>
            <w:rFonts w:ascii="Times New Roman" w:eastAsia="Times New Roman" w:hAnsi="Times New Roman" w:cs="Times New Roman"/>
            <w:sz w:val="28"/>
            <w:szCs w:val="28"/>
          </w:rPr>
          <w:t xml:space="preserve">iện các chức năng chính của ứng </w:t>
        </w:r>
        <w:r w:rsidR="004A751D" w:rsidRPr="004A751D">
          <w:rPr>
            <w:rFonts w:ascii="Times New Roman" w:eastAsia="Times New Roman" w:hAnsi="Times New Roman" w:cs="Times New Roman"/>
            <w:sz w:val="28"/>
            <w:szCs w:val="28"/>
          </w:rPr>
          <w:t>dụng</w:t>
        </w:r>
      </w:ins>
      <w:ins w:id="5327" w:author="LoanDT" w:date="2018-05-11T23:00:00Z">
        <w:r w:rsidR="00AF21A9">
          <w:rPr>
            <w:rFonts w:ascii="Times New Roman" w:eastAsia="Times New Roman" w:hAnsi="Times New Roman" w:cs="Times New Roman"/>
            <w:sz w:val="28"/>
            <w:szCs w:val="28"/>
          </w:rPr>
          <w:t xml:space="preserve"> là</w:t>
        </w:r>
      </w:ins>
      <w:ins w:id="5328" w:author="Nguyen Toan" w:date="2018-05-06T21:44:00Z">
        <w:del w:id="5329"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trích xuất đối tượng từ file XML</w:t>
        </w:r>
        <w:r w:rsidR="004A751D">
          <w:rPr>
            <w:rFonts w:ascii="Times New Roman" w:eastAsia="Times New Roman" w:hAnsi="Times New Roman" w:cs="Times New Roman"/>
            <w:sz w:val="28"/>
            <w:szCs w:val="28"/>
          </w:rPr>
          <w:t xml:space="preserve">, đọc thông tin các ca kiểm thử </w:t>
        </w:r>
        <w:r w:rsidR="004A751D" w:rsidRPr="004A751D">
          <w:rPr>
            <w:rFonts w:ascii="Times New Roman" w:eastAsia="Times New Roman" w:hAnsi="Times New Roman" w:cs="Times New Roman"/>
            <w:sz w:val="28"/>
            <w:szCs w:val="28"/>
          </w:rPr>
          <w:t>từ file excel và sinh ra các ca kiểm thử.</w:t>
        </w:r>
      </w:ins>
    </w:p>
    <w:p w14:paraId="0821053A" w14:textId="461CCAE5" w:rsidR="006C4E17" w:rsidRPr="00966627" w:rsidDel="004A751D" w:rsidRDefault="006C4E17" w:rsidP="00966627">
      <w:pPr>
        <w:pStyle w:val="ListParagraph"/>
        <w:numPr>
          <w:ilvl w:val="0"/>
          <w:numId w:val="41"/>
        </w:numPr>
        <w:spacing w:after="120" w:line="288" w:lineRule="auto"/>
        <w:jc w:val="both"/>
        <w:rPr>
          <w:del w:id="5330" w:author="Nguyen Toan" w:date="2018-05-06T21:44:00Z"/>
          <w:rFonts w:ascii="Times New Roman" w:eastAsia="Times New Roman" w:hAnsi="Times New Roman" w:cs="Times New Roman"/>
          <w:sz w:val="28"/>
          <w:szCs w:val="28"/>
        </w:rPr>
      </w:pPr>
      <w:del w:id="5331" w:author="Nguyen Toan" w:date="2018-05-06T21:44:00Z">
        <w:r w:rsidRPr="00966627" w:rsidDel="004A751D">
          <w:rPr>
            <w:rFonts w:ascii="Times New Roman" w:eastAsia="Times New Roman" w:hAnsi="Times New Roman" w:cs="Times New Roman"/>
            <w:sz w:val="28"/>
            <w:szCs w:val="28"/>
          </w:rPr>
          <w:lastRenderedPageBreak/>
          <w:delText>Package model: chp của ứng dụng AsenAPIDriver. AsenAPIDriver bao gồm 2 package chính:ình qua Maven.t hợ</w:delText>
        </w:r>
      </w:del>
    </w:p>
    <w:p w14:paraId="75D2408F" w14:textId="788F2161" w:rsidR="006C4E17" w:rsidRPr="00966627" w:rsidDel="004A751D" w:rsidRDefault="006C4E17" w:rsidP="00966627">
      <w:pPr>
        <w:pStyle w:val="ListParagraph"/>
        <w:numPr>
          <w:ilvl w:val="0"/>
          <w:numId w:val="41"/>
        </w:numPr>
        <w:spacing w:after="120" w:line="288" w:lineRule="auto"/>
        <w:jc w:val="both"/>
        <w:rPr>
          <w:del w:id="5332" w:author="Nguyen Toan" w:date="2018-05-06T21:44:00Z"/>
          <w:rFonts w:ascii="Times New Roman" w:eastAsia="Times New Roman" w:hAnsi="Times New Roman" w:cs="Times New Roman"/>
          <w:i/>
          <w:color w:val="auto"/>
          <w:sz w:val="28"/>
          <w:szCs w:val="28"/>
        </w:rPr>
      </w:pPr>
      <w:del w:id="5333" w:author="Nguyen Toan" w:date="2018-05-06T21:44:00Z">
        <w:r w:rsidRPr="00966627" w:rsidDel="004A751D">
          <w:rPr>
            <w:rFonts w:ascii="Times New Roman" w:eastAsia="Times New Roman" w:hAnsi="Times New Roman" w:cs="Times New Roman"/>
            <w:sz w:val="28"/>
            <w:szCs w:val="28"/>
          </w:rPr>
          <w:delText xml:space="preserve">Package business: chủa ứng dụng AsenAPIDriver. AsenAng chính của ứng dụng: trích xuất đối tượng từ file XML, đọc thông tin các ca kiểm thử từ file excel và sinh ra các ca kiểm thử. </w:delText>
        </w:r>
      </w:del>
    </w:p>
    <w:p w14:paraId="1E039A86" w14:textId="26008F95" w:rsidR="006C4E17" w:rsidDel="004A751D" w:rsidRDefault="006C4E17" w:rsidP="006C4E17">
      <w:pPr>
        <w:spacing w:before="120" w:line="288" w:lineRule="auto"/>
        <w:ind w:right="80" w:firstLine="567"/>
        <w:rPr>
          <w:del w:id="5334" w:author="Nguyen Toan" w:date="2018-05-06T21:44:00Z"/>
          <w:rFonts w:ascii="Times New Roman" w:eastAsia="Times New Roman" w:hAnsi="Times New Roman" w:cs="Times New Roman"/>
          <w:sz w:val="28"/>
          <w:szCs w:val="28"/>
        </w:rPr>
      </w:pPr>
    </w:p>
    <w:p w14:paraId="0B4BC1CD" w14:textId="77777777" w:rsidR="006C4E17" w:rsidRDefault="006C4E17">
      <w:pPr>
        <w:keepNext/>
        <w:spacing w:before="120" w:line="288" w:lineRule="auto"/>
        <w:ind w:right="80" w:firstLine="567"/>
        <w:jc w:val="center"/>
        <w:pPrChange w:id="5335" w:author="Nguyen Toan" w:date="2018-05-05T22:54:00Z">
          <w:pPr>
            <w:keepNext/>
            <w:spacing w:before="120" w:line="288" w:lineRule="auto"/>
            <w:ind w:right="80" w:firstLine="567"/>
          </w:pPr>
        </w:pPrChange>
      </w:pPr>
      <w:r w:rsidRPr="00966627">
        <w:rPr>
          <w:rFonts w:ascii="Times New Roman" w:eastAsia="Times New Roman" w:hAnsi="Times New Roman" w:cs="Times New Roman"/>
          <w:noProof/>
          <w:sz w:val="28"/>
          <w:szCs w:val="28"/>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4979BA30" w:rsidR="006C4E17" w:rsidRDefault="006C4E17" w:rsidP="006C4E17">
      <w:pPr>
        <w:pStyle w:val="Caption"/>
        <w:jc w:val="center"/>
        <w:rPr>
          <w:rFonts w:ascii="Times New Roman" w:hAnsi="Times New Roman" w:cs="Times New Roman"/>
          <w:i w:val="0"/>
          <w:color w:val="auto"/>
          <w:sz w:val="28"/>
          <w:szCs w:val="28"/>
        </w:rPr>
      </w:pPr>
      <w:bookmarkStart w:id="5336" w:name="_Ref513152622"/>
      <w:bookmarkStart w:id="5337" w:name="_Toc513325045"/>
      <w:r w:rsidRPr="0023123A">
        <w:rPr>
          <w:rFonts w:ascii="Times New Roman" w:hAnsi="Times New Roman" w:cs="Times New Roman"/>
          <w:i w:val="0"/>
          <w:color w:val="auto"/>
          <w:sz w:val="28"/>
          <w:szCs w:val="28"/>
        </w:rPr>
        <w:t xml:space="preserve">Hình </w:t>
      </w:r>
      <w:ins w:id="533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3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40" w:author="Nguyen Toan" w:date="2018-05-14T18:03:00Z">
        <w:r w:rsidR="0052504F">
          <w:rPr>
            <w:rFonts w:ascii="Times New Roman" w:hAnsi="Times New Roman" w:cs="Times New Roman"/>
            <w:i w:val="0"/>
            <w:noProof/>
            <w:color w:val="auto"/>
            <w:sz w:val="28"/>
            <w:szCs w:val="28"/>
          </w:rPr>
          <w:t>15</w:t>
        </w:r>
        <w:r w:rsidR="0052504F">
          <w:rPr>
            <w:rFonts w:ascii="Times New Roman" w:hAnsi="Times New Roman" w:cs="Times New Roman"/>
            <w:i w:val="0"/>
            <w:color w:val="auto"/>
            <w:sz w:val="28"/>
            <w:szCs w:val="28"/>
          </w:rPr>
          <w:fldChar w:fldCharType="end"/>
        </w:r>
      </w:ins>
      <w:del w:id="5341"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12</w:delText>
        </w:r>
        <w:r w:rsidDel="00BE0028">
          <w:rPr>
            <w:rFonts w:ascii="Times New Roman" w:hAnsi="Times New Roman" w:cs="Times New Roman"/>
            <w:i w:val="0"/>
            <w:color w:val="auto"/>
            <w:sz w:val="28"/>
            <w:szCs w:val="28"/>
          </w:rPr>
          <w:fldChar w:fldCharType="end"/>
        </w:r>
      </w:del>
      <w:bookmarkEnd w:id="5336"/>
      <w:r>
        <w:rPr>
          <w:rFonts w:ascii="Times New Roman" w:hAnsi="Times New Roman" w:cs="Times New Roman"/>
          <w:i w:val="0"/>
          <w:color w:val="auto"/>
          <w:sz w:val="28"/>
          <w:szCs w:val="28"/>
        </w:rPr>
        <w:t>.</w:t>
      </w:r>
      <w:r w:rsidRPr="0023123A">
        <w:rPr>
          <w:rFonts w:ascii="Times New Roman" w:hAnsi="Times New Roman" w:cs="Times New Roman"/>
          <w:i w:val="0"/>
          <w:color w:val="auto"/>
          <w:sz w:val="28"/>
          <w:szCs w:val="28"/>
        </w:rPr>
        <w:t xml:space="preserve"> Biểu đồ lớp AsenAPIDriver</w:t>
      </w:r>
      <w:bookmarkEnd w:id="5337"/>
    </w:p>
    <w:p w14:paraId="389F6F21" w14:textId="77777777" w:rsidR="006C4E17" w:rsidRPr="008455D9" w:rsidRDefault="006C4E17" w:rsidP="00966627">
      <w:pPr>
        <w:spacing w:after="120" w:line="288" w:lineRule="auto"/>
        <w:ind w:firstLine="567"/>
        <w:jc w:val="both"/>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3723B992" w:rsidR="006C4E17"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_Ref513152646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342" w:author="Nguyen Toan" w:date="2018-05-05T22:59:00Z">
        <w:r w:rsidR="0048202A" w:rsidRPr="00D54384">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13</w:t>
        </w:r>
      </w:ins>
      <w:del w:id="5343" w:author="Nguyen Toan" w:date="2018-05-05T22:57:00Z">
        <w:r w:rsidR="00E6465F" w:rsidRPr="00D54384"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13</w:delText>
        </w:r>
      </w:del>
      <w:r>
        <w:rPr>
          <w:rFonts w:ascii="Times New Roman" w:eastAsia="Times New Roman" w:hAnsi="Times New Roman" w:cs="Times New Roman"/>
          <w:sz w:val="28"/>
          <w:szCs w:val="28"/>
        </w:rPr>
        <w:fldChar w:fldCharType="end"/>
      </w:r>
      <w:del w:id="5344" w:author="Nguyen Toan" w:date="2018-05-06T21:44:00Z">
        <w:r w:rsidR="006C4E17" w:rsidRPr="001F2214" w:rsidDel="00B41F61">
          <w:rPr>
            <w:rFonts w:ascii="Times New Roman" w:eastAsia="Times New Roman" w:hAnsi="Times New Roman" w:cs="Times New Roman"/>
            <w:sz w:val="28"/>
            <w:szCs w:val="28"/>
          </w:rPr>
          <w:fldChar w:fldCharType="begin"/>
        </w:r>
        <w:r w:rsidR="006C4E17" w:rsidRPr="001F2214" w:rsidDel="00B41F61">
          <w:rPr>
            <w:rFonts w:ascii="Times New Roman" w:eastAsia="Times New Roman" w:hAnsi="Times New Roman" w:cs="Times New Roman"/>
            <w:sz w:val="28"/>
            <w:szCs w:val="28"/>
          </w:rPr>
          <w:delInstrText xml:space="preserve"> REF _Ref512869866 \h </w:delInstrText>
        </w:r>
        <w:r w:rsidR="006C4E17" w:rsidRPr="00D2583D" w:rsidDel="00B41F61">
          <w:rPr>
            <w:rFonts w:ascii="Times New Roman" w:eastAsia="Times New Roman" w:hAnsi="Times New Roman" w:cs="Times New Roman"/>
            <w:sz w:val="28"/>
            <w:szCs w:val="28"/>
          </w:rPr>
          <w:delInstrText xml:space="preserve"> \* MERGEFORMAT </w:delInstrText>
        </w:r>
        <w:r w:rsidR="006C4E17" w:rsidRPr="001F2214" w:rsidDel="00B41F61">
          <w:rPr>
            <w:rFonts w:ascii="Times New Roman" w:eastAsia="Times New Roman" w:hAnsi="Times New Roman" w:cs="Times New Roman"/>
            <w:sz w:val="28"/>
            <w:szCs w:val="28"/>
          </w:rPr>
        </w:r>
        <w:r w:rsidR="006C4E17" w:rsidRPr="001F2214" w:rsidDel="00B41F61">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xml:space="preserve"> </w:t>
      </w:r>
      <w:r w:rsidR="006C4E17" w:rsidRPr="00DB179E">
        <w:rPr>
          <w:rFonts w:ascii="Times New Roman" w:eastAsia="Times New Roman" w:hAnsi="Times New Roman" w:cs="Times New Roman"/>
          <w:sz w:val="28"/>
          <w:szCs w:val="28"/>
        </w:rPr>
        <w:t xml:space="preserve"> </w:t>
      </w:r>
      <w:r w:rsidR="006C4E17" w:rsidRPr="008455D9">
        <w:rPr>
          <w:rFonts w:ascii="Times New Roman" w:eastAsia="Times New Roman" w:hAnsi="Times New Roman" w:cs="Times New Roman"/>
          <w:sz w:val="28"/>
          <w:szCs w:val="28"/>
        </w:rPr>
        <w:t>mô tả ví dụ tệp xml cấu hình củ</w:t>
      </w:r>
      <w:r w:rsidR="006C4E17">
        <w:rPr>
          <w:rFonts w:ascii="Times New Roman" w:eastAsia="Times New Roman" w:hAnsi="Times New Roman" w:cs="Times New Roman"/>
          <w:sz w:val="28"/>
          <w:szCs w:val="28"/>
        </w:rPr>
        <w:t>a một ứng dụng Mule</w:t>
      </w:r>
      <w:r w:rsidR="006C4E17" w:rsidRPr="008455D9">
        <w:rPr>
          <w:rFonts w:ascii="Times New Roman" w:eastAsia="Times New Roman" w:hAnsi="Times New Roman" w:cs="Times New Roman"/>
          <w:sz w:val="28"/>
          <w:szCs w:val="28"/>
        </w:rPr>
        <w:t>ESB đơn giản. Ứng dụng này bao gồm một luồng nhận yêu cầu tại cổng 8081, trả về kết quả dạng text với giá trị là “Hello World!”.</w:t>
      </w:r>
    </w:p>
    <w:p w14:paraId="0E2610DE" w14:textId="77777777" w:rsidR="006C4E17" w:rsidRDefault="006C4E17" w:rsidP="006C4E17">
      <w:pPr>
        <w:keepNext/>
        <w:spacing w:before="120" w:line="288" w:lineRule="auto"/>
        <w:ind w:right="80" w:firstLine="567"/>
      </w:pPr>
      <w:r w:rsidRPr="00966627">
        <w:rPr>
          <w:rFonts w:ascii="Times New Roman" w:eastAsia="Times New Roman" w:hAnsi="Times New Roman" w:cs="Times New Roman"/>
          <w:noProof/>
          <w:sz w:val="28"/>
          <w:szCs w:val="28"/>
          <w:lang w:val="en-US"/>
        </w:rPr>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452E937F" w:rsidR="006C4E17" w:rsidRDefault="006C4E17" w:rsidP="006C4E17">
      <w:pPr>
        <w:pStyle w:val="Caption"/>
        <w:jc w:val="center"/>
        <w:rPr>
          <w:rFonts w:ascii="Times New Roman" w:hAnsi="Times New Roman" w:cs="Times New Roman"/>
          <w:i w:val="0"/>
          <w:color w:val="auto"/>
          <w:sz w:val="28"/>
          <w:szCs w:val="28"/>
        </w:rPr>
      </w:pPr>
      <w:bookmarkStart w:id="5345" w:name="_Ref513152646"/>
      <w:bookmarkStart w:id="5346" w:name="_Toc513325046"/>
      <w:r w:rsidRPr="00D54384">
        <w:rPr>
          <w:rFonts w:ascii="Times New Roman" w:hAnsi="Times New Roman" w:cs="Times New Roman"/>
          <w:i w:val="0"/>
          <w:color w:val="auto"/>
          <w:sz w:val="28"/>
          <w:szCs w:val="28"/>
        </w:rPr>
        <w:t xml:space="preserve">Hình </w:t>
      </w:r>
      <w:ins w:id="534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4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49" w:author="Nguyen Toan" w:date="2018-05-14T18:03:00Z">
        <w:r w:rsidR="0052504F">
          <w:rPr>
            <w:rFonts w:ascii="Times New Roman" w:hAnsi="Times New Roman" w:cs="Times New Roman"/>
            <w:i w:val="0"/>
            <w:noProof/>
            <w:color w:val="auto"/>
            <w:sz w:val="28"/>
            <w:szCs w:val="28"/>
          </w:rPr>
          <w:t>16</w:t>
        </w:r>
        <w:r w:rsidR="0052504F">
          <w:rPr>
            <w:rFonts w:ascii="Times New Roman" w:hAnsi="Times New Roman" w:cs="Times New Roman"/>
            <w:i w:val="0"/>
            <w:color w:val="auto"/>
            <w:sz w:val="28"/>
            <w:szCs w:val="28"/>
          </w:rPr>
          <w:fldChar w:fldCharType="end"/>
        </w:r>
      </w:ins>
      <w:del w:id="5350"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13</w:delText>
        </w:r>
        <w:r w:rsidDel="00BE0028">
          <w:rPr>
            <w:rFonts w:ascii="Times New Roman" w:hAnsi="Times New Roman" w:cs="Times New Roman"/>
            <w:i w:val="0"/>
            <w:color w:val="auto"/>
            <w:sz w:val="28"/>
            <w:szCs w:val="28"/>
          </w:rPr>
          <w:fldChar w:fldCharType="end"/>
        </w:r>
      </w:del>
      <w:bookmarkEnd w:id="5345"/>
      <w:r>
        <w:rPr>
          <w:rFonts w:ascii="Times New Roman" w:hAnsi="Times New Roman" w:cs="Times New Roman"/>
          <w:i w:val="0"/>
          <w:color w:val="auto"/>
          <w:sz w:val="28"/>
          <w:szCs w:val="28"/>
        </w:rPr>
        <w:t>.</w:t>
      </w:r>
      <w:r w:rsidRPr="00D54384">
        <w:rPr>
          <w:rFonts w:ascii="Times New Roman" w:hAnsi="Times New Roman" w:cs="Times New Roman"/>
          <w:i w:val="0"/>
          <w:color w:val="auto"/>
          <w:sz w:val="28"/>
          <w:szCs w:val="28"/>
        </w:rPr>
        <w:t xml:space="preserve"> Ví dụ tệp XML cấu hình ứng dụng MuleESB</w:t>
      </w:r>
      <w:bookmarkEnd w:id="5346"/>
    </w:p>
    <w:p w14:paraId="71D1961B" w14:textId="4C24CF9A" w:rsidR="006C4E17" w:rsidRPr="001D674F"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_Ref513152658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351" w:author="Nguyen Toan" w:date="2018-05-05T22:59:00Z">
        <w:r w:rsidR="0048202A" w:rsidRPr="00BD0BC8">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14</w:t>
        </w:r>
      </w:ins>
      <w:del w:id="5352" w:author="Nguyen Toan" w:date="2018-05-05T22:57:00Z">
        <w:r w:rsidR="00E6465F" w:rsidRPr="00BD0BC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14</w:delText>
        </w:r>
      </w:del>
      <w:r>
        <w:rPr>
          <w:rFonts w:ascii="Times New Roman" w:eastAsia="Times New Roman" w:hAnsi="Times New Roman" w:cs="Times New Roman"/>
          <w:sz w:val="28"/>
          <w:szCs w:val="28"/>
        </w:rPr>
        <w:fldChar w:fldCharType="end"/>
      </w:r>
      <w:del w:id="5353" w:author="Nguyen Toan" w:date="2018-05-06T21:44:00Z">
        <w:r w:rsidR="006C4E17" w:rsidRPr="001F2214" w:rsidDel="00494385">
          <w:rPr>
            <w:rFonts w:ascii="Times New Roman" w:eastAsia="Times New Roman" w:hAnsi="Times New Roman" w:cs="Times New Roman"/>
            <w:sz w:val="28"/>
            <w:szCs w:val="28"/>
          </w:rPr>
          <w:fldChar w:fldCharType="begin"/>
        </w:r>
        <w:r w:rsidR="006C4E17" w:rsidRPr="001F2214" w:rsidDel="00494385">
          <w:rPr>
            <w:rFonts w:ascii="Times New Roman" w:eastAsia="Times New Roman" w:hAnsi="Times New Roman" w:cs="Times New Roman"/>
            <w:sz w:val="28"/>
            <w:szCs w:val="28"/>
          </w:rPr>
          <w:delInstrText xml:space="preserve"> REF _Ref512869882 \h </w:delInstrText>
        </w:r>
        <w:r w:rsidR="006C4E17" w:rsidRPr="00D2583D" w:rsidDel="00494385">
          <w:rPr>
            <w:rFonts w:ascii="Times New Roman" w:eastAsia="Times New Roman" w:hAnsi="Times New Roman" w:cs="Times New Roman"/>
            <w:sz w:val="28"/>
            <w:szCs w:val="28"/>
          </w:rPr>
          <w:delInstrText xml:space="preserve"> \* MERGEFORMAT </w:delInstrText>
        </w:r>
        <w:r w:rsidR="006C4E17" w:rsidRPr="001F2214" w:rsidDel="00494385">
          <w:rPr>
            <w:rFonts w:ascii="Times New Roman" w:eastAsia="Times New Roman" w:hAnsi="Times New Roman" w:cs="Times New Roman"/>
            <w:sz w:val="28"/>
            <w:szCs w:val="28"/>
          </w:rPr>
        </w:r>
        <w:r w:rsidR="006C4E17" w:rsidRPr="001F2214" w:rsidDel="00494385">
          <w:rPr>
            <w:rFonts w:ascii="Times New Roman" w:eastAsia="Times New Roman" w:hAnsi="Times New Roman" w:cs="Times New Roman"/>
            <w:sz w:val="28"/>
            <w:szCs w:val="28"/>
          </w:rPr>
          <w:fldChar w:fldCharType="end"/>
        </w:r>
      </w:del>
      <w:r w:rsidR="006C4E17" w:rsidRPr="00DB179E">
        <w:rPr>
          <w:rFonts w:ascii="Times New Roman" w:eastAsia="Times New Roman" w:hAnsi="Times New Roman" w:cs="Times New Roman"/>
          <w:sz w:val="28"/>
          <w:szCs w:val="28"/>
        </w:rPr>
        <w:t xml:space="preserve"> </w:t>
      </w:r>
      <w:r w:rsidR="006C4E17" w:rsidRPr="001D674F">
        <w:rPr>
          <w:rFonts w:ascii="Times New Roman" w:eastAsia="Times New Roman" w:hAnsi="Times New Roman" w:cs="Times New Roman"/>
          <w:sz w:val="28"/>
          <w:szCs w:val="28"/>
        </w:rPr>
        <w:t>mô tả rõ hơn các nút tương ứng với các thuộc tính của các thẻ trong tệp tin cấu hình xml trên.</w:t>
      </w:r>
    </w:p>
    <w:p w14:paraId="10788837" w14:textId="77777777" w:rsidR="006C4E17" w:rsidRDefault="006C4E17" w:rsidP="006C4E17">
      <w:pPr>
        <w:pStyle w:val="Caption"/>
        <w:keepNext/>
        <w:jc w:val="center"/>
      </w:pPr>
      <w:r w:rsidRPr="00966627">
        <w:rPr>
          <w:rFonts w:ascii="Times New Roman" w:hAnsi="Times New Roman" w:cs="Times New Roman"/>
          <w:noProof/>
          <w:sz w:val="28"/>
          <w:szCs w:val="28"/>
          <w:lang w:val="en-US"/>
        </w:rPr>
        <w:lastRenderedPageBreak/>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4362478E" w:rsidR="006C4E17" w:rsidRPr="00BD7A74" w:rsidRDefault="006C4E17" w:rsidP="006C4E17">
      <w:pPr>
        <w:pStyle w:val="Caption"/>
        <w:jc w:val="center"/>
        <w:rPr>
          <w:rFonts w:ascii="Times New Roman" w:hAnsi="Times New Roman" w:cs="Times New Roman"/>
          <w:i w:val="0"/>
          <w:color w:val="auto"/>
          <w:sz w:val="28"/>
          <w:szCs w:val="28"/>
        </w:rPr>
      </w:pPr>
      <w:bookmarkStart w:id="5354" w:name="_Ref513152658"/>
      <w:bookmarkStart w:id="5355" w:name="_Toc513325047"/>
      <w:r w:rsidRPr="00BD0BC8">
        <w:rPr>
          <w:rFonts w:ascii="Times New Roman" w:hAnsi="Times New Roman" w:cs="Times New Roman"/>
          <w:i w:val="0"/>
          <w:color w:val="auto"/>
          <w:sz w:val="28"/>
          <w:szCs w:val="28"/>
        </w:rPr>
        <w:t xml:space="preserve">Hình </w:t>
      </w:r>
      <w:ins w:id="535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5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58" w:author="Nguyen Toan" w:date="2018-05-14T18:03:00Z">
        <w:r w:rsidR="0052504F">
          <w:rPr>
            <w:rFonts w:ascii="Times New Roman" w:hAnsi="Times New Roman" w:cs="Times New Roman"/>
            <w:i w:val="0"/>
            <w:noProof/>
            <w:color w:val="auto"/>
            <w:sz w:val="28"/>
            <w:szCs w:val="28"/>
          </w:rPr>
          <w:t>17</w:t>
        </w:r>
        <w:r w:rsidR="0052504F">
          <w:rPr>
            <w:rFonts w:ascii="Times New Roman" w:hAnsi="Times New Roman" w:cs="Times New Roman"/>
            <w:i w:val="0"/>
            <w:color w:val="auto"/>
            <w:sz w:val="28"/>
            <w:szCs w:val="28"/>
          </w:rPr>
          <w:fldChar w:fldCharType="end"/>
        </w:r>
      </w:ins>
      <w:del w:id="5359"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14</w:delText>
        </w:r>
        <w:r w:rsidDel="00BE0028">
          <w:rPr>
            <w:rFonts w:ascii="Times New Roman" w:hAnsi="Times New Roman" w:cs="Times New Roman"/>
            <w:i w:val="0"/>
            <w:color w:val="auto"/>
            <w:sz w:val="28"/>
            <w:szCs w:val="28"/>
          </w:rPr>
          <w:fldChar w:fldCharType="end"/>
        </w:r>
      </w:del>
      <w:bookmarkEnd w:id="5354"/>
      <w:r>
        <w:rPr>
          <w:rFonts w:ascii="Times New Roman" w:hAnsi="Times New Roman" w:cs="Times New Roman"/>
          <w:i w:val="0"/>
          <w:color w:val="auto"/>
          <w:sz w:val="28"/>
          <w:szCs w:val="28"/>
        </w:rPr>
        <w:t>.</w:t>
      </w:r>
      <w:r w:rsidRPr="00BD0BC8">
        <w:rPr>
          <w:rFonts w:ascii="Times New Roman" w:hAnsi="Times New Roman" w:cs="Times New Roman"/>
          <w:i w:val="0"/>
          <w:color w:val="auto"/>
          <w:sz w:val="28"/>
          <w:szCs w:val="28"/>
        </w:rPr>
        <w:t xml:space="preserve"> Các nút trong tệp xml</w:t>
      </w:r>
      <w:bookmarkEnd w:id="5355"/>
    </w:p>
    <w:p w14:paraId="730312B9" w14:textId="1BEC7D22" w:rsidR="006C4E17" w:rsidRDefault="006C4E17" w:rsidP="00966627">
      <w:pPr>
        <w:spacing w:after="120" w:line="288"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bước thực hiện sinh mã nguồn kiểm thử tự động dùng AsenAPIDriver (xem </w:t>
      </w:r>
      <w:r w:rsidR="00216141">
        <w:rPr>
          <w:rFonts w:ascii="Times New Roman" w:hAnsi="Times New Roman" w:cs="Times New Roman"/>
          <w:sz w:val="28"/>
          <w:szCs w:val="28"/>
          <w:lang w:val="vi-VN"/>
        </w:rPr>
        <w:fldChar w:fldCharType="begin"/>
      </w:r>
      <w:r w:rsidR="00216141">
        <w:rPr>
          <w:rFonts w:ascii="Times New Roman" w:hAnsi="Times New Roman" w:cs="Times New Roman"/>
          <w:sz w:val="28"/>
          <w:szCs w:val="28"/>
          <w:lang w:val="vi-VN"/>
        </w:rPr>
        <w:instrText xml:space="preserve"> REF _Ref513152676 \h </w:instrText>
      </w:r>
      <w:r w:rsidR="00216141">
        <w:rPr>
          <w:rFonts w:ascii="Times New Roman" w:hAnsi="Times New Roman" w:cs="Times New Roman"/>
          <w:sz w:val="28"/>
          <w:szCs w:val="28"/>
          <w:lang w:val="vi-VN"/>
        </w:rPr>
      </w:r>
      <w:r w:rsidR="00216141">
        <w:rPr>
          <w:rFonts w:ascii="Times New Roman" w:hAnsi="Times New Roman" w:cs="Times New Roman"/>
          <w:sz w:val="28"/>
          <w:szCs w:val="28"/>
          <w:lang w:val="vi-VN"/>
        </w:rPr>
        <w:fldChar w:fldCharType="separate"/>
      </w:r>
      <w:ins w:id="5360" w:author="Nguyen Toan" w:date="2018-05-05T22:59:00Z">
        <w:r w:rsidR="0048202A" w:rsidRPr="00461329">
          <w:rPr>
            <w:rFonts w:ascii="Times New Roman" w:hAnsi="Times New Roman" w:cs="Times New Roman"/>
            <w:color w:val="000000" w:themeColor="text1"/>
            <w:sz w:val="28"/>
            <w:szCs w:val="28"/>
          </w:rPr>
          <w:t xml:space="preserve">Hình </w:t>
        </w:r>
        <w:r w:rsidR="0048202A">
          <w:rPr>
            <w:rFonts w:ascii="Times New Roman" w:hAnsi="Times New Roman" w:cs="Times New Roman"/>
            <w:i/>
            <w:noProof/>
            <w:color w:val="000000" w:themeColor="text1"/>
            <w:sz w:val="28"/>
            <w:szCs w:val="28"/>
          </w:rPr>
          <w:t>3</w:t>
        </w:r>
        <w:r w:rsidR="0048202A">
          <w:rPr>
            <w:rFonts w:ascii="Times New Roman" w:hAnsi="Times New Roman" w:cs="Times New Roman"/>
            <w:i/>
            <w:color w:val="000000" w:themeColor="text1"/>
            <w:sz w:val="28"/>
            <w:szCs w:val="28"/>
          </w:rPr>
          <w:t>.</w:t>
        </w:r>
        <w:r w:rsidR="0048202A">
          <w:rPr>
            <w:rFonts w:ascii="Times New Roman" w:hAnsi="Times New Roman" w:cs="Times New Roman"/>
            <w:i/>
            <w:noProof/>
            <w:color w:val="000000" w:themeColor="text1"/>
            <w:sz w:val="28"/>
            <w:szCs w:val="28"/>
          </w:rPr>
          <w:t>15</w:t>
        </w:r>
      </w:ins>
      <w:del w:id="5361"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15</w:delText>
        </w:r>
      </w:del>
      <w:r w:rsidR="00216141">
        <w:rPr>
          <w:rFonts w:ascii="Times New Roman" w:hAnsi="Times New Roman" w:cs="Times New Roman"/>
          <w:sz w:val="28"/>
          <w:szCs w:val="28"/>
          <w:lang w:val="vi-VN"/>
        </w:rPr>
        <w:fldChar w:fldCharType="end"/>
      </w:r>
      <w:ins w:id="5362" w:author="LoanDT" w:date="2018-05-11T23:01:00Z">
        <w:r w:rsidR="00C8177C">
          <w:rPr>
            <w:rFonts w:ascii="Times New Roman" w:hAnsi="Times New Roman" w:cs="Times New Roman"/>
            <w:sz w:val="28"/>
            <w:szCs w:val="28"/>
            <w:lang w:val="vi-VN"/>
          </w:rPr>
          <w:t>)</w:t>
        </w:r>
      </w:ins>
      <w:del w:id="5363" w:author="Nguyen Toan" w:date="2018-05-06T21:44:00Z">
        <w:r w:rsidRPr="00051CFB" w:rsidDel="00447D26">
          <w:rPr>
            <w:rFonts w:ascii="Times New Roman" w:hAnsi="Times New Roman" w:cs="Times New Roman"/>
            <w:sz w:val="28"/>
            <w:szCs w:val="28"/>
            <w:lang w:val="vi-VN"/>
          </w:rPr>
          <w:fldChar w:fldCharType="begin"/>
        </w:r>
        <w:r w:rsidRPr="001F2214" w:rsidDel="00447D26">
          <w:rPr>
            <w:rFonts w:ascii="Times New Roman" w:hAnsi="Times New Roman" w:cs="Times New Roman"/>
            <w:sz w:val="28"/>
            <w:szCs w:val="28"/>
            <w:lang w:val="vi-VN"/>
          </w:rPr>
          <w:delInstrText xml:space="preserve"> REF _Ref512869896 \h </w:delInstrText>
        </w:r>
        <w:r w:rsidRPr="00D2583D" w:rsidDel="00447D26">
          <w:rPr>
            <w:rFonts w:ascii="Times New Roman" w:hAnsi="Times New Roman" w:cs="Times New Roman"/>
            <w:sz w:val="28"/>
            <w:szCs w:val="28"/>
            <w:lang w:val="vi-VN"/>
          </w:rPr>
          <w:delInstrText xml:space="preserve"> \* MERGEFORMAT </w:delInstrText>
        </w:r>
        <w:r w:rsidRPr="00051CFB" w:rsidDel="00447D26">
          <w:rPr>
            <w:rFonts w:ascii="Times New Roman" w:hAnsi="Times New Roman" w:cs="Times New Roman"/>
            <w:sz w:val="28"/>
            <w:szCs w:val="28"/>
            <w:lang w:val="vi-VN"/>
          </w:rPr>
        </w:r>
        <w:r w:rsidRPr="00051CFB" w:rsidDel="00447D26">
          <w:rPr>
            <w:rFonts w:ascii="Times New Roman" w:hAnsi="Times New Roman" w:cs="Times New Roman"/>
            <w:sz w:val="28"/>
            <w:szCs w:val="28"/>
            <w:lang w:val="vi-VN"/>
          </w:rPr>
          <w:fldChar w:fldCharType="end"/>
        </w:r>
        <w:r w:rsidRPr="003468B4" w:rsidDel="00447D26">
          <w:rPr>
            <w:rFonts w:ascii="Times New Roman" w:hAnsi="Times New Roman" w:cs="Times New Roman"/>
            <w:sz w:val="28"/>
            <w:szCs w:val="28"/>
            <w:lang w:val="vi-VN"/>
          </w:rPr>
          <w:delText>)</w:delText>
        </w:r>
      </w:del>
    </w:p>
    <w:p w14:paraId="57F22AD5" w14:textId="77777777" w:rsidR="006C4E17" w:rsidRDefault="006C4E17">
      <w:pPr>
        <w:keepNext/>
        <w:spacing w:line="288" w:lineRule="auto"/>
        <w:ind w:firstLine="720"/>
        <w:jc w:val="center"/>
        <w:pPrChange w:id="5364" w:author="LoanDT" w:date="2018-05-11T23:01:00Z">
          <w:pPr>
            <w:keepNext/>
            <w:spacing w:line="288" w:lineRule="auto"/>
            <w:ind w:firstLine="720"/>
          </w:pPr>
        </w:pPrChange>
      </w:pPr>
      <w:r w:rsidRPr="00966627">
        <w:rPr>
          <w:rFonts w:ascii="Times New Roman" w:hAnsi="Times New Roman" w:cs="Times New Roman"/>
          <w:noProof/>
          <w:sz w:val="28"/>
          <w:szCs w:val="28"/>
          <w:lang w:val="en-US"/>
        </w:rPr>
        <w:drawing>
          <wp:inline distT="0" distB="0" distL="0" distR="0" wp14:anchorId="3A868D55" wp14:editId="56E8B6C4">
            <wp:extent cx="5972175" cy="643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43890"/>
                    </a:xfrm>
                    <a:prstGeom prst="rect">
                      <a:avLst/>
                    </a:prstGeom>
                  </pic:spPr>
                </pic:pic>
              </a:graphicData>
            </a:graphic>
          </wp:inline>
        </w:drawing>
      </w:r>
    </w:p>
    <w:p w14:paraId="00620F50" w14:textId="657A4BC4" w:rsidR="006C4E17" w:rsidRPr="00461329" w:rsidRDefault="006C4E17" w:rsidP="006C4E17">
      <w:pPr>
        <w:pStyle w:val="Caption"/>
        <w:jc w:val="center"/>
        <w:rPr>
          <w:rFonts w:ascii="Times New Roman" w:hAnsi="Times New Roman" w:cs="Times New Roman"/>
          <w:i w:val="0"/>
          <w:color w:val="000000" w:themeColor="text1"/>
          <w:sz w:val="28"/>
          <w:szCs w:val="28"/>
          <w:lang w:val="vi-VN"/>
        </w:rPr>
      </w:pPr>
      <w:bookmarkStart w:id="5365" w:name="_Ref513152676"/>
      <w:bookmarkStart w:id="5366" w:name="_Toc513325048"/>
      <w:r w:rsidRPr="00461329">
        <w:rPr>
          <w:rFonts w:ascii="Times New Roman" w:hAnsi="Times New Roman" w:cs="Times New Roman"/>
          <w:i w:val="0"/>
          <w:color w:val="000000" w:themeColor="text1"/>
          <w:sz w:val="28"/>
          <w:szCs w:val="28"/>
        </w:rPr>
        <w:t xml:space="preserve">Hình </w:t>
      </w:r>
      <w:ins w:id="5367"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52504F">
        <w:rPr>
          <w:rFonts w:ascii="Times New Roman" w:hAnsi="Times New Roman" w:cs="Times New Roman"/>
          <w:i w:val="0"/>
          <w:noProof/>
          <w:color w:val="000000" w:themeColor="text1"/>
          <w:sz w:val="28"/>
          <w:szCs w:val="28"/>
        </w:rPr>
        <w:t>3</w:t>
      </w:r>
      <w:ins w:id="5368"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369" w:author="Nguyen Toan" w:date="2018-05-14T18:03:00Z">
        <w:r w:rsidR="0052504F">
          <w:rPr>
            <w:rFonts w:ascii="Times New Roman" w:hAnsi="Times New Roman" w:cs="Times New Roman"/>
            <w:i w:val="0"/>
            <w:noProof/>
            <w:color w:val="000000" w:themeColor="text1"/>
            <w:sz w:val="28"/>
            <w:szCs w:val="28"/>
          </w:rPr>
          <w:t>18</w:t>
        </w:r>
        <w:r w:rsidR="0052504F">
          <w:rPr>
            <w:rFonts w:ascii="Times New Roman" w:hAnsi="Times New Roman" w:cs="Times New Roman"/>
            <w:i w:val="0"/>
            <w:color w:val="000000" w:themeColor="text1"/>
            <w:sz w:val="28"/>
            <w:szCs w:val="28"/>
          </w:rPr>
          <w:fldChar w:fldCharType="end"/>
        </w:r>
      </w:ins>
      <w:del w:id="5370"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15</w:delText>
        </w:r>
        <w:r w:rsidDel="00BE0028">
          <w:rPr>
            <w:rFonts w:ascii="Times New Roman" w:hAnsi="Times New Roman" w:cs="Times New Roman"/>
            <w:i w:val="0"/>
            <w:color w:val="000000" w:themeColor="text1"/>
            <w:sz w:val="28"/>
            <w:szCs w:val="28"/>
          </w:rPr>
          <w:fldChar w:fldCharType="end"/>
        </w:r>
      </w:del>
      <w:bookmarkEnd w:id="5365"/>
      <w:r w:rsidRPr="00461329">
        <w:rPr>
          <w:rFonts w:ascii="Times New Roman" w:hAnsi="Times New Roman" w:cs="Times New Roman"/>
          <w:i w:val="0"/>
          <w:color w:val="000000" w:themeColor="text1"/>
          <w:sz w:val="28"/>
          <w:szCs w:val="28"/>
        </w:rPr>
        <w:t xml:space="preserve">: </w:t>
      </w:r>
      <w:r w:rsidRPr="00461329">
        <w:rPr>
          <w:rFonts w:ascii="Times New Roman" w:hAnsi="Times New Roman" w:cs="Times New Roman"/>
          <w:i w:val="0"/>
          <w:color w:val="000000" w:themeColor="text1"/>
          <w:sz w:val="28"/>
          <w:szCs w:val="28"/>
          <w:lang w:val="vi-VN"/>
        </w:rPr>
        <w:t>Các bước sinh mã kiểm thử tự động</w:t>
      </w:r>
      <w:bookmarkEnd w:id="5366"/>
    </w:p>
    <w:p w14:paraId="4CF2330C" w14:textId="4D7F4E08"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1</w:t>
      </w:r>
      <w:r>
        <w:rPr>
          <w:rFonts w:ascii="Times New Roman" w:hAnsi="Times New Roman" w:cs="Times New Roman"/>
          <w:sz w:val="28"/>
          <w:szCs w:val="28"/>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ins w:id="5371" w:author="Nguyen Toan" w:date="2018-05-06T21:45:00Z">
        <w:r w:rsidR="00FE4698">
          <w:rPr>
            <w:rFonts w:ascii="Times New Roman" w:hAnsi="Times New Roman" w:cs="Times New Roman"/>
            <w:sz w:val="28"/>
            <w:szCs w:val="28"/>
            <w:lang w:val="en-US"/>
          </w:rPr>
          <w:fldChar w:fldCharType="begin"/>
        </w:r>
        <w:r w:rsidR="00FE4698">
          <w:rPr>
            <w:rFonts w:ascii="Times New Roman" w:hAnsi="Times New Roman" w:cs="Times New Roman"/>
            <w:sz w:val="28"/>
            <w:szCs w:val="28"/>
            <w:lang w:val="en-US"/>
          </w:rPr>
          <w:instrText xml:space="preserve"> REF _Ref513406442 \h </w:instrText>
        </w:r>
      </w:ins>
      <w:r w:rsidR="00FE4698">
        <w:rPr>
          <w:rFonts w:ascii="Times New Roman" w:hAnsi="Times New Roman" w:cs="Times New Roman"/>
          <w:sz w:val="28"/>
          <w:szCs w:val="28"/>
          <w:lang w:val="en-US"/>
        </w:rPr>
      </w:r>
      <w:r w:rsidR="00FE4698">
        <w:rPr>
          <w:rFonts w:ascii="Times New Roman" w:hAnsi="Times New Roman" w:cs="Times New Roman"/>
          <w:sz w:val="28"/>
          <w:szCs w:val="28"/>
          <w:lang w:val="en-US"/>
        </w:rPr>
        <w:fldChar w:fldCharType="separate"/>
      </w:r>
      <w:ins w:id="5372" w:author="Nguyen Toan" w:date="2018-05-06T21:45:00Z">
        <w:r w:rsidR="00FE4698" w:rsidRPr="00461329">
          <w:rPr>
            <w:rFonts w:ascii="Times New Roman" w:hAnsi="Times New Roman" w:cs="Times New Roman"/>
            <w:i/>
            <w:color w:val="000000" w:themeColor="text1"/>
            <w:sz w:val="28"/>
            <w:szCs w:val="28"/>
          </w:rPr>
          <w:t xml:space="preserve">Hình </w:t>
        </w:r>
        <w:r w:rsidR="00FE4698">
          <w:rPr>
            <w:rFonts w:ascii="Times New Roman" w:hAnsi="Times New Roman" w:cs="Times New Roman"/>
            <w:i/>
            <w:noProof/>
            <w:color w:val="000000" w:themeColor="text1"/>
            <w:sz w:val="28"/>
            <w:szCs w:val="28"/>
          </w:rPr>
          <w:t>3</w:t>
        </w:r>
        <w:r w:rsidR="00FE4698">
          <w:rPr>
            <w:rFonts w:ascii="Times New Roman" w:hAnsi="Times New Roman" w:cs="Times New Roman"/>
            <w:i/>
            <w:color w:val="000000" w:themeColor="text1"/>
            <w:sz w:val="28"/>
            <w:szCs w:val="28"/>
          </w:rPr>
          <w:t>.</w:t>
        </w:r>
        <w:r w:rsidR="00FE4698">
          <w:rPr>
            <w:rFonts w:ascii="Times New Roman" w:hAnsi="Times New Roman" w:cs="Times New Roman"/>
            <w:i/>
            <w:noProof/>
            <w:color w:val="000000" w:themeColor="text1"/>
            <w:sz w:val="28"/>
            <w:szCs w:val="28"/>
          </w:rPr>
          <w:t>16</w:t>
        </w:r>
        <w:r w:rsidR="00FE4698">
          <w:rPr>
            <w:rFonts w:ascii="Times New Roman" w:hAnsi="Times New Roman" w:cs="Times New Roman"/>
            <w:sz w:val="28"/>
            <w:szCs w:val="28"/>
            <w:lang w:val="en-US"/>
          </w:rPr>
          <w:fldChar w:fldCharType="end"/>
        </w:r>
        <w:r w:rsidR="009C3F22">
          <w:rPr>
            <w:rFonts w:ascii="Times New Roman" w:hAnsi="Times New Roman" w:cs="Times New Roman"/>
            <w:sz w:val="28"/>
            <w:szCs w:val="28"/>
            <w:lang w:val="en-US"/>
          </w:rPr>
          <w:t xml:space="preserve"> </w:t>
        </w:r>
      </w:ins>
      <w:del w:id="5373" w:author="Nguyen Toan" w:date="2018-05-06T21:45:00Z">
        <w:r w:rsidDel="00FE4698">
          <w:rPr>
            <w:rFonts w:ascii="Times New Roman" w:hAnsi="Times New Roman" w:cs="Times New Roman"/>
            <w:sz w:val="28"/>
            <w:szCs w:val="28"/>
            <w:lang w:val="en-US"/>
          </w:rPr>
          <w:fldChar w:fldCharType="begin"/>
        </w:r>
        <w:r w:rsidDel="00FE4698">
          <w:rPr>
            <w:rFonts w:ascii="Times New Roman" w:hAnsi="Times New Roman" w:cs="Times New Roman"/>
            <w:sz w:val="28"/>
            <w:szCs w:val="28"/>
            <w:lang w:val="en-US"/>
          </w:rPr>
          <w:delInstrText xml:space="preserve"> REF _Ref512869913 \h  \* MERGEFORMAT </w:delInstrText>
        </w:r>
        <w:r w:rsidDel="00FE4698">
          <w:rPr>
            <w:rFonts w:ascii="Times New Roman" w:hAnsi="Times New Roman" w:cs="Times New Roman"/>
            <w:sz w:val="28"/>
            <w:szCs w:val="28"/>
            <w:lang w:val="en-US"/>
          </w:rPr>
        </w:r>
        <w:r w:rsidDel="00FE4698">
          <w:rPr>
            <w:rFonts w:ascii="Times New Roman" w:hAnsi="Times New Roman" w:cs="Times New Roman"/>
            <w:sz w:val="28"/>
            <w:szCs w:val="28"/>
            <w:lang w:val="en-US"/>
          </w:rPr>
          <w:fldChar w:fldCharType="end"/>
        </w:r>
        <w:r w:rsidDel="00FE4698">
          <w:rPr>
            <w:rFonts w:ascii="Times New Roman" w:hAnsi="Times New Roman" w:cs="Times New Roman"/>
            <w:sz w:val="28"/>
            <w:szCs w:val="28"/>
            <w:lang w:val="en-US"/>
          </w:rPr>
          <w:delText xml:space="preserve"> </w:delText>
        </w:r>
      </w:del>
      <w:r>
        <w:rPr>
          <w:rFonts w:ascii="Times New Roman" w:hAnsi="Times New Roman" w:cs="Times New Roman"/>
          <w:sz w:val="28"/>
          <w:szCs w:val="28"/>
          <w:lang w:val="en-US"/>
        </w:rPr>
        <w:t>hiển thị tập tin cấu hình khởi tạo của ứng dụng MuleESB, tập tin này chỉ ra đâu là nơi chứa các luồng xử lý (ở đây là muleesbbegin.xml).</w:t>
      </w:r>
    </w:p>
    <w:p w14:paraId="029D3C0A" w14:textId="77777777" w:rsidR="006C4E17" w:rsidRDefault="006C4E17">
      <w:pPr>
        <w:keepNext/>
        <w:spacing w:line="288" w:lineRule="auto"/>
        <w:ind w:firstLine="720"/>
        <w:jc w:val="center"/>
        <w:pPrChange w:id="5374" w:author="Nguyen Toan" w:date="2018-05-05T22:54: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58AE5D9B" w:rsidR="006C4E17" w:rsidRPr="00461329" w:rsidRDefault="006C4E17" w:rsidP="006C4E17">
      <w:pPr>
        <w:pStyle w:val="Caption"/>
        <w:jc w:val="center"/>
        <w:rPr>
          <w:rFonts w:ascii="Times New Roman" w:hAnsi="Times New Roman" w:cs="Times New Roman"/>
          <w:i w:val="0"/>
          <w:color w:val="000000" w:themeColor="text1"/>
          <w:sz w:val="28"/>
          <w:szCs w:val="28"/>
          <w:lang w:val="en-US"/>
        </w:rPr>
      </w:pPr>
      <w:bookmarkStart w:id="5375" w:name="_Ref513406442"/>
      <w:bookmarkStart w:id="5376" w:name="_Ref513152706"/>
      <w:bookmarkStart w:id="5377" w:name="_Toc513325049"/>
      <w:r w:rsidRPr="00461329">
        <w:rPr>
          <w:rFonts w:ascii="Times New Roman" w:hAnsi="Times New Roman" w:cs="Times New Roman"/>
          <w:i w:val="0"/>
          <w:color w:val="000000" w:themeColor="text1"/>
          <w:sz w:val="28"/>
          <w:szCs w:val="28"/>
        </w:rPr>
        <w:t xml:space="preserve">Hình </w:t>
      </w:r>
      <w:ins w:id="5378"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52504F">
        <w:rPr>
          <w:rFonts w:ascii="Times New Roman" w:hAnsi="Times New Roman" w:cs="Times New Roman"/>
          <w:i w:val="0"/>
          <w:noProof/>
          <w:color w:val="000000" w:themeColor="text1"/>
          <w:sz w:val="28"/>
          <w:szCs w:val="28"/>
        </w:rPr>
        <w:t>3</w:t>
      </w:r>
      <w:ins w:id="5379"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380" w:author="Nguyen Toan" w:date="2018-05-14T18:03:00Z">
        <w:r w:rsidR="0052504F">
          <w:rPr>
            <w:rFonts w:ascii="Times New Roman" w:hAnsi="Times New Roman" w:cs="Times New Roman"/>
            <w:i w:val="0"/>
            <w:noProof/>
            <w:color w:val="000000" w:themeColor="text1"/>
            <w:sz w:val="28"/>
            <w:szCs w:val="28"/>
          </w:rPr>
          <w:t>19</w:t>
        </w:r>
        <w:r w:rsidR="0052504F">
          <w:rPr>
            <w:rFonts w:ascii="Times New Roman" w:hAnsi="Times New Roman" w:cs="Times New Roman"/>
            <w:i w:val="0"/>
            <w:color w:val="000000" w:themeColor="text1"/>
            <w:sz w:val="28"/>
            <w:szCs w:val="28"/>
          </w:rPr>
          <w:fldChar w:fldCharType="end"/>
        </w:r>
      </w:ins>
      <w:bookmarkEnd w:id="5375"/>
      <w:del w:id="5381"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16</w:delText>
        </w:r>
        <w:r w:rsidDel="00BE0028">
          <w:rPr>
            <w:rFonts w:ascii="Times New Roman" w:hAnsi="Times New Roman" w:cs="Times New Roman"/>
            <w:i w:val="0"/>
            <w:color w:val="000000" w:themeColor="text1"/>
            <w:sz w:val="28"/>
            <w:szCs w:val="28"/>
          </w:rPr>
          <w:fldChar w:fldCharType="end"/>
        </w:r>
      </w:del>
      <w:bookmarkEnd w:id="5376"/>
      <w:r w:rsidRPr="00461329">
        <w:rPr>
          <w:rFonts w:ascii="Times New Roman" w:hAnsi="Times New Roman" w:cs="Times New Roman"/>
          <w:i w:val="0"/>
          <w:color w:val="000000" w:themeColor="text1"/>
          <w:sz w:val="28"/>
          <w:szCs w:val="28"/>
        </w:rPr>
        <w:t>: Cấu hình khởi tạo của ứng dụng</w:t>
      </w:r>
      <w:bookmarkEnd w:id="5377"/>
    </w:p>
    <w:p w14:paraId="72467E70" w14:textId="5B3CD1D5"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2</w:t>
      </w:r>
      <w:r>
        <w:rPr>
          <w:rFonts w:ascii="Times New Roman" w:hAnsi="Times New Roman" w:cs="Times New Roman"/>
          <w:sz w:val="28"/>
          <w:szCs w:val="28"/>
          <w:lang w:val="en-US"/>
        </w:rPr>
        <w:t>: từ các tập tin định nghĩa các luồng xử lý, công cụ AsenAPIDriver thực hiện đọc và xác định các luồng, tên luồng, đường dẫn gọi vào từng luồng cụ thể. (xem</w:t>
      </w:r>
      <w:r w:rsidRPr="003468B4">
        <w:rPr>
          <w:rFonts w:ascii="Times New Roman" w:hAnsi="Times New Roman" w:cs="Times New Roman"/>
          <w:sz w:val="28"/>
          <w:szCs w:val="28"/>
          <w:lang w:val="en-US"/>
        </w:rPr>
        <w:t xml:space="preserve"> </w:t>
      </w:r>
      <w:r w:rsidR="005A5975">
        <w:rPr>
          <w:rFonts w:ascii="Times New Roman" w:hAnsi="Times New Roman" w:cs="Times New Roman"/>
          <w:sz w:val="28"/>
          <w:szCs w:val="28"/>
          <w:lang w:val="en-US"/>
        </w:rPr>
        <w:fldChar w:fldCharType="begin"/>
      </w:r>
      <w:r w:rsidR="005A5975">
        <w:rPr>
          <w:rFonts w:ascii="Times New Roman" w:hAnsi="Times New Roman" w:cs="Times New Roman"/>
          <w:sz w:val="28"/>
          <w:szCs w:val="28"/>
          <w:lang w:val="en-US"/>
        </w:rPr>
        <w:instrText xml:space="preserve"> REF _Ref513152706 \h </w:instrText>
      </w:r>
      <w:r w:rsidR="005A5975">
        <w:rPr>
          <w:rFonts w:ascii="Times New Roman" w:hAnsi="Times New Roman" w:cs="Times New Roman"/>
          <w:sz w:val="28"/>
          <w:szCs w:val="28"/>
          <w:lang w:val="en-US"/>
        </w:rPr>
      </w:r>
      <w:r w:rsidR="005A5975">
        <w:rPr>
          <w:rFonts w:ascii="Times New Roman" w:hAnsi="Times New Roman" w:cs="Times New Roman"/>
          <w:sz w:val="28"/>
          <w:szCs w:val="28"/>
          <w:lang w:val="en-US"/>
        </w:rPr>
        <w:fldChar w:fldCharType="separate"/>
      </w:r>
      <w:ins w:id="5382" w:author="Nguyen Toan" w:date="2018-05-05T22:59:00Z">
        <w:r w:rsidR="0048202A" w:rsidRPr="00461329">
          <w:rPr>
            <w:rFonts w:ascii="Times New Roman" w:hAnsi="Times New Roman" w:cs="Times New Roman"/>
            <w:color w:val="000000" w:themeColor="text1"/>
            <w:sz w:val="28"/>
            <w:szCs w:val="28"/>
          </w:rPr>
          <w:t xml:space="preserve">Hình </w:t>
        </w:r>
        <w:r w:rsidR="0048202A">
          <w:rPr>
            <w:rFonts w:ascii="Times New Roman" w:hAnsi="Times New Roman" w:cs="Times New Roman"/>
            <w:i/>
            <w:noProof/>
            <w:color w:val="000000" w:themeColor="text1"/>
            <w:sz w:val="28"/>
            <w:szCs w:val="28"/>
          </w:rPr>
          <w:t>3</w:t>
        </w:r>
        <w:r w:rsidR="0048202A">
          <w:rPr>
            <w:rFonts w:ascii="Times New Roman" w:hAnsi="Times New Roman" w:cs="Times New Roman"/>
            <w:i/>
            <w:color w:val="000000" w:themeColor="text1"/>
            <w:sz w:val="28"/>
            <w:szCs w:val="28"/>
          </w:rPr>
          <w:t>.</w:t>
        </w:r>
        <w:r w:rsidR="0048202A">
          <w:rPr>
            <w:rFonts w:ascii="Times New Roman" w:hAnsi="Times New Roman" w:cs="Times New Roman"/>
            <w:i/>
            <w:noProof/>
            <w:color w:val="000000" w:themeColor="text1"/>
            <w:sz w:val="28"/>
            <w:szCs w:val="28"/>
          </w:rPr>
          <w:t>16</w:t>
        </w:r>
      </w:ins>
      <w:del w:id="5383"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16</w:delText>
        </w:r>
      </w:del>
      <w:r w:rsidR="005A5975">
        <w:rPr>
          <w:rFonts w:ascii="Times New Roman" w:hAnsi="Times New Roman" w:cs="Times New Roman"/>
          <w:sz w:val="28"/>
          <w:szCs w:val="28"/>
          <w:lang w:val="en-US"/>
        </w:rPr>
        <w:fldChar w:fldCharType="end"/>
      </w:r>
      <w:del w:id="5384" w:author="Nguyen Toan" w:date="2018-05-05T23:00:00Z">
        <w:r w:rsidRPr="00051CFB" w:rsidDel="006D5249">
          <w:rPr>
            <w:rFonts w:ascii="Times New Roman" w:hAnsi="Times New Roman" w:cs="Times New Roman"/>
            <w:sz w:val="28"/>
            <w:szCs w:val="28"/>
            <w:lang w:val="en-US"/>
          </w:rPr>
          <w:fldChar w:fldCharType="begin"/>
        </w:r>
        <w:r w:rsidRPr="001F2214" w:rsidDel="006D5249">
          <w:rPr>
            <w:rFonts w:ascii="Times New Roman" w:hAnsi="Times New Roman" w:cs="Times New Roman"/>
            <w:sz w:val="28"/>
            <w:szCs w:val="28"/>
            <w:lang w:val="en-US"/>
          </w:rPr>
          <w:delInstrText xml:space="preserve"> REF _Ref512869866 \h  \* MERGEFORMAT </w:delInstrText>
        </w:r>
        <w:r w:rsidRPr="00051CFB" w:rsidDel="006D5249">
          <w:rPr>
            <w:rFonts w:ascii="Times New Roman" w:hAnsi="Times New Roman" w:cs="Times New Roman"/>
            <w:sz w:val="28"/>
            <w:szCs w:val="28"/>
            <w:lang w:val="en-US"/>
          </w:rPr>
        </w:r>
        <w:r w:rsidRPr="00051CFB" w:rsidDel="006D5249">
          <w:rPr>
            <w:rFonts w:ascii="Times New Roman" w:hAnsi="Times New Roman" w:cs="Times New Roman"/>
            <w:sz w:val="28"/>
            <w:szCs w:val="28"/>
            <w:lang w:val="en-US"/>
          </w:rPr>
          <w:fldChar w:fldCharType="end"/>
        </w:r>
      </w:del>
      <w:r w:rsidRPr="003468B4">
        <w:rPr>
          <w:rFonts w:ascii="Times New Roman" w:hAnsi="Times New Roman" w:cs="Times New Roman"/>
          <w:sz w:val="28"/>
          <w:szCs w:val="28"/>
          <w:lang w:val="en-US"/>
        </w:rPr>
        <w:t>).</w:t>
      </w:r>
    </w:p>
    <w:p w14:paraId="156D7FC2"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3</w:t>
      </w:r>
      <w:r>
        <w:rPr>
          <w:rFonts w:ascii="Times New Roman" w:hAnsi="Times New Roman" w:cs="Times New Roman"/>
          <w:sz w:val="28"/>
          <w:szCs w:val="28"/>
          <w:lang w:val="en-US"/>
        </w:rPr>
        <w:t>: Với mỗi luồng tương ứng, chương trình xác định và đọc các tập tin excel ca kiểm thử. Các tập tin này được cấu hình sẵn trong thư mục tài nguyên kiểm thử (test/resources) của ứng dụng.</w:t>
      </w:r>
    </w:p>
    <w:p w14:paraId="24CAECB3"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4</w:t>
      </w:r>
      <w:r>
        <w:rPr>
          <w:rFonts w:ascii="Times New Roman" w:hAnsi="Times New Roman" w:cs="Times New Roman"/>
          <w:sz w:val="28"/>
          <w:szCs w:val="28"/>
          <w:lang w:val="en-US"/>
        </w:rPr>
        <w:t>: Trước khi sinh ra mã nguồn kiểm thử tự động, công cụ thực hiện dọn dẹp thư mục mã nguồn kiểm thử.</w:t>
      </w:r>
    </w:p>
    <w:p w14:paraId="17E763D9" w14:textId="29744677"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5</w:t>
      </w:r>
      <w:r>
        <w:rPr>
          <w:rFonts w:ascii="Times New Roman" w:hAnsi="Times New Roman" w:cs="Times New Roman"/>
          <w:sz w:val="28"/>
          <w:szCs w:val="28"/>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Pr>
          <w:rFonts w:ascii="Times New Roman" w:hAnsi="Times New Roman" w:cs="Times New Roman"/>
          <w:sz w:val="28"/>
          <w:szCs w:val="28"/>
          <w:lang w:val="en-US"/>
        </w:rPr>
        <w:fldChar w:fldCharType="begin"/>
      </w:r>
      <w:r w:rsidR="00FC17A8">
        <w:rPr>
          <w:rFonts w:ascii="Times New Roman" w:hAnsi="Times New Roman" w:cs="Times New Roman"/>
          <w:sz w:val="28"/>
          <w:szCs w:val="28"/>
          <w:lang w:val="en-US"/>
        </w:rPr>
        <w:instrText xml:space="preserve"> REF _Ref513152722 \h </w:instrText>
      </w:r>
      <w:r w:rsidR="00FC17A8">
        <w:rPr>
          <w:rFonts w:ascii="Times New Roman" w:hAnsi="Times New Roman" w:cs="Times New Roman"/>
          <w:sz w:val="28"/>
          <w:szCs w:val="28"/>
          <w:lang w:val="en-US"/>
        </w:rPr>
      </w:r>
      <w:r w:rsidR="00FC17A8">
        <w:rPr>
          <w:rFonts w:ascii="Times New Roman" w:hAnsi="Times New Roman" w:cs="Times New Roman"/>
          <w:sz w:val="28"/>
          <w:szCs w:val="28"/>
          <w:lang w:val="en-US"/>
        </w:rPr>
        <w:fldChar w:fldCharType="separate"/>
      </w:r>
      <w:ins w:id="5385" w:author="Nguyen Toan" w:date="2018-05-05T22:59:00Z">
        <w:r w:rsidR="0048202A" w:rsidRPr="00D2583D">
          <w:rPr>
            <w:rFonts w:ascii="Times New Roman" w:hAnsi="Times New Roman" w:cs="Times New Roman"/>
            <w:color w:val="000000" w:themeColor="text1"/>
            <w:sz w:val="28"/>
            <w:szCs w:val="28"/>
          </w:rPr>
          <w:t xml:space="preserve">Hình </w:t>
        </w:r>
        <w:r w:rsidR="0048202A">
          <w:rPr>
            <w:rFonts w:ascii="Times New Roman" w:hAnsi="Times New Roman" w:cs="Times New Roman"/>
            <w:noProof/>
            <w:color w:val="000000" w:themeColor="text1"/>
            <w:sz w:val="28"/>
            <w:szCs w:val="28"/>
          </w:rPr>
          <w:t>3</w:t>
        </w:r>
        <w:r w:rsidR="0048202A">
          <w:rPr>
            <w:rFonts w:ascii="Times New Roman" w:hAnsi="Times New Roman" w:cs="Times New Roman"/>
            <w:color w:val="000000" w:themeColor="text1"/>
            <w:sz w:val="28"/>
            <w:szCs w:val="28"/>
          </w:rPr>
          <w:t>.</w:t>
        </w:r>
        <w:r w:rsidR="0048202A">
          <w:rPr>
            <w:rFonts w:ascii="Times New Roman" w:hAnsi="Times New Roman" w:cs="Times New Roman"/>
            <w:noProof/>
            <w:color w:val="000000" w:themeColor="text1"/>
            <w:sz w:val="28"/>
            <w:szCs w:val="28"/>
          </w:rPr>
          <w:t>17</w:t>
        </w:r>
      </w:ins>
      <w:del w:id="5386" w:author="Nguyen Toan" w:date="2018-05-05T22:57:00Z">
        <w:r w:rsidR="00E6465F" w:rsidRPr="00D2583D" w:rsidDel="00351C8D">
          <w:rPr>
            <w:rFonts w:ascii="Times New Roman" w:hAnsi="Times New Roman" w:cs="Times New Roman"/>
            <w:color w:val="000000" w:themeColor="text1"/>
            <w:sz w:val="28"/>
            <w:szCs w:val="28"/>
          </w:rPr>
          <w:delText xml:space="preserve">Hình </w:delText>
        </w:r>
        <w:r w:rsidR="00E6465F" w:rsidDel="00351C8D">
          <w:rPr>
            <w:rFonts w:ascii="Times New Roman" w:hAnsi="Times New Roman" w:cs="Times New Roman"/>
            <w:noProof/>
            <w:color w:val="000000" w:themeColor="text1"/>
            <w:sz w:val="28"/>
            <w:szCs w:val="28"/>
          </w:rPr>
          <w:delText>3</w:delText>
        </w:r>
        <w:r w:rsidR="00E6465F" w:rsidRPr="00D2583D" w:rsidDel="00351C8D">
          <w:rPr>
            <w:rFonts w:ascii="Times New Roman" w:hAnsi="Times New Roman" w:cs="Times New Roman"/>
            <w:color w:val="000000" w:themeColor="text1"/>
            <w:sz w:val="28"/>
            <w:szCs w:val="28"/>
          </w:rPr>
          <w:delText>.</w:delText>
        </w:r>
        <w:r w:rsidR="00E6465F" w:rsidDel="00351C8D">
          <w:rPr>
            <w:rFonts w:ascii="Times New Roman" w:hAnsi="Times New Roman" w:cs="Times New Roman"/>
            <w:noProof/>
            <w:color w:val="000000" w:themeColor="text1"/>
            <w:sz w:val="28"/>
            <w:szCs w:val="28"/>
          </w:rPr>
          <w:delText>17</w:delText>
        </w:r>
      </w:del>
      <w:r w:rsidR="00FC17A8">
        <w:rPr>
          <w:rFonts w:ascii="Times New Roman" w:hAnsi="Times New Roman" w:cs="Times New Roman"/>
          <w:sz w:val="28"/>
          <w:szCs w:val="28"/>
          <w:lang w:val="en-US"/>
        </w:rPr>
        <w:fldChar w:fldCharType="end"/>
      </w:r>
      <w:r w:rsidR="00FC17A8">
        <w:rPr>
          <w:rFonts w:ascii="Times New Roman" w:hAnsi="Times New Roman" w:cs="Times New Roman"/>
          <w:sz w:val="28"/>
          <w:szCs w:val="28"/>
          <w:lang w:val="en-US"/>
        </w:rPr>
        <w:t xml:space="preserve"> </w:t>
      </w:r>
      <w:r>
        <w:rPr>
          <w:rFonts w:ascii="Times New Roman" w:hAnsi="Times New Roman" w:cs="Times New Roman"/>
          <w:sz w:val="28"/>
          <w:szCs w:val="28"/>
          <w:lang w:val="en-US"/>
        </w:rPr>
        <w:t>hiển thị một lớp kiểm thử được sinh tự động từ công cụ AsenAPIDriver.</w:t>
      </w:r>
    </w:p>
    <w:p w14:paraId="22EE46FD" w14:textId="77777777" w:rsidR="006C4E17" w:rsidRDefault="006C4E17">
      <w:pPr>
        <w:keepNext/>
        <w:spacing w:line="288" w:lineRule="auto"/>
        <w:ind w:firstLine="720"/>
        <w:jc w:val="center"/>
        <w:pPrChange w:id="5387" w:author="LoanDT" w:date="2018-05-11T23:02: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5C1DD1FB" w:rsidR="006C4E17" w:rsidRDefault="006C4E17" w:rsidP="006C4E17">
      <w:pPr>
        <w:jc w:val="center"/>
        <w:rPr>
          <w:rFonts w:ascii="Times New Roman" w:hAnsi="Times New Roman" w:cs="Times New Roman"/>
          <w:color w:val="000000" w:themeColor="text1"/>
          <w:sz w:val="28"/>
          <w:szCs w:val="28"/>
          <w:lang w:val="vi-VN"/>
        </w:rPr>
      </w:pPr>
      <w:bookmarkStart w:id="5388" w:name="_Ref513152722"/>
      <w:bookmarkStart w:id="5389" w:name="_Toc513325050"/>
      <w:r w:rsidRPr="00D2583D">
        <w:rPr>
          <w:rFonts w:ascii="Times New Roman" w:hAnsi="Times New Roman" w:cs="Times New Roman"/>
          <w:color w:val="000000" w:themeColor="text1"/>
          <w:sz w:val="28"/>
          <w:szCs w:val="28"/>
        </w:rPr>
        <w:t xml:space="preserve">Hình </w:t>
      </w:r>
      <w:ins w:id="5390" w:author="Nguyen Toan" w:date="2018-05-14T18:03:00Z">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STYLEREF 1 \s </w:instrText>
        </w:r>
      </w:ins>
      <w:r w:rsidR="0052504F">
        <w:rPr>
          <w:rFonts w:ascii="Times New Roman" w:hAnsi="Times New Roman" w:cs="Times New Roman"/>
          <w:color w:val="000000" w:themeColor="text1"/>
          <w:sz w:val="28"/>
          <w:szCs w:val="28"/>
        </w:rPr>
        <w:fldChar w:fldCharType="separate"/>
      </w:r>
      <w:r w:rsidR="0052504F">
        <w:rPr>
          <w:rFonts w:ascii="Times New Roman" w:hAnsi="Times New Roman" w:cs="Times New Roman"/>
          <w:noProof/>
          <w:color w:val="000000" w:themeColor="text1"/>
          <w:sz w:val="28"/>
          <w:szCs w:val="28"/>
        </w:rPr>
        <w:t>3</w:t>
      </w:r>
      <w:ins w:id="5391" w:author="Nguyen Toan" w:date="2018-05-14T18:03:00Z">
        <w:r w:rsidR="0052504F">
          <w:rPr>
            <w:rFonts w:ascii="Times New Roman" w:hAnsi="Times New Roman" w:cs="Times New Roman"/>
            <w:color w:val="000000" w:themeColor="text1"/>
            <w:sz w:val="28"/>
            <w:szCs w:val="28"/>
          </w:rPr>
          <w:fldChar w:fldCharType="end"/>
        </w:r>
        <w:r w:rsidR="0052504F">
          <w:rPr>
            <w:rFonts w:ascii="Times New Roman" w:hAnsi="Times New Roman" w:cs="Times New Roman"/>
            <w:color w:val="000000" w:themeColor="text1"/>
            <w:sz w:val="28"/>
            <w:szCs w:val="28"/>
          </w:rPr>
          <w:t>.</w:t>
        </w:r>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SEQ Hình \* ARABIC \s 1 </w:instrText>
        </w:r>
      </w:ins>
      <w:r w:rsidR="0052504F">
        <w:rPr>
          <w:rFonts w:ascii="Times New Roman" w:hAnsi="Times New Roman" w:cs="Times New Roman"/>
          <w:color w:val="000000" w:themeColor="text1"/>
          <w:sz w:val="28"/>
          <w:szCs w:val="28"/>
        </w:rPr>
        <w:fldChar w:fldCharType="separate"/>
      </w:r>
      <w:ins w:id="5392" w:author="Nguyen Toan" w:date="2018-05-14T18:03:00Z">
        <w:r w:rsidR="0052504F">
          <w:rPr>
            <w:rFonts w:ascii="Times New Roman" w:hAnsi="Times New Roman" w:cs="Times New Roman"/>
            <w:noProof/>
            <w:color w:val="000000" w:themeColor="text1"/>
            <w:sz w:val="28"/>
            <w:szCs w:val="28"/>
          </w:rPr>
          <w:t>20</w:t>
        </w:r>
        <w:r w:rsidR="0052504F">
          <w:rPr>
            <w:rFonts w:ascii="Times New Roman" w:hAnsi="Times New Roman" w:cs="Times New Roman"/>
            <w:color w:val="000000" w:themeColor="text1"/>
            <w:sz w:val="28"/>
            <w:szCs w:val="28"/>
          </w:rPr>
          <w:fldChar w:fldCharType="end"/>
        </w:r>
      </w:ins>
      <w:del w:id="5393" w:author="Nguyen Toan" w:date="2018-05-05T22:22:00Z">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STYLEREF 1 \s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3</w:delText>
        </w:r>
        <w:r w:rsidRPr="00D2583D" w:rsidDel="00BE0028">
          <w:rPr>
            <w:rFonts w:ascii="Times New Roman" w:hAnsi="Times New Roman" w:cs="Times New Roman"/>
            <w:color w:val="000000" w:themeColor="text1"/>
            <w:sz w:val="28"/>
            <w:szCs w:val="28"/>
          </w:rPr>
          <w:fldChar w:fldCharType="end"/>
        </w:r>
        <w:r w:rsidRPr="00D2583D" w:rsidDel="00BE0028">
          <w:rPr>
            <w:rFonts w:ascii="Times New Roman" w:hAnsi="Times New Roman" w:cs="Times New Roman"/>
            <w:color w:val="000000" w:themeColor="text1"/>
            <w:sz w:val="28"/>
            <w:szCs w:val="28"/>
          </w:rPr>
          <w:delText>.</w:delText>
        </w:r>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SEQ Hình \* ARABIC \s 1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17</w:delText>
        </w:r>
        <w:r w:rsidRPr="00D2583D" w:rsidDel="00BE0028">
          <w:rPr>
            <w:rFonts w:ascii="Times New Roman" w:hAnsi="Times New Roman" w:cs="Times New Roman"/>
            <w:color w:val="000000" w:themeColor="text1"/>
            <w:sz w:val="28"/>
            <w:szCs w:val="28"/>
          </w:rPr>
          <w:fldChar w:fldCharType="end"/>
        </w:r>
      </w:del>
      <w:bookmarkEnd w:id="5388"/>
      <w:r w:rsidRPr="00D2583D">
        <w:rPr>
          <w:rFonts w:ascii="Times New Roman" w:hAnsi="Times New Roman" w:cs="Times New Roman"/>
          <w:color w:val="000000" w:themeColor="text1"/>
          <w:sz w:val="28"/>
          <w:szCs w:val="28"/>
        </w:rPr>
        <w:t>: M</w:t>
      </w:r>
      <w:r w:rsidRPr="00D2583D">
        <w:rPr>
          <w:rFonts w:ascii="Times New Roman" w:hAnsi="Times New Roman" w:cs="Times New Roman"/>
          <w:color w:val="000000" w:themeColor="text1"/>
          <w:sz w:val="28"/>
          <w:szCs w:val="28"/>
          <w:lang w:val="vi-VN"/>
        </w:rPr>
        <w:t>ã nguồn kiểm thử bằng phương pháp sinh tự động</w:t>
      </w:r>
      <w:bookmarkEnd w:id="5389"/>
    </w:p>
    <w:p w14:paraId="11A0BA5B" w14:textId="6D21A302" w:rsidR="006C4E17" w:rsidRDefault="006C4E17" w:rsidP="00966627">
      <w:pPr>
        <w:spacing w:after="120" w:line="288" w:lineRule="auto"/>
        <w:ind w:firstLine="567"/>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ins w:id="5394" w:author="LoanDT" w:date="2018-05-11T23:02:00Z">
        <w:r w:rsidR="00B1133A">
          <w:rPr>
            <w:rFonts w:ascii="Times New Roman" w:hAnsi="Times New Roman" w:cs="Times New Roman"/>
            <w:color w:val="000000" w:themeColor="text1"/>
            <w:sz w:val="28"/>
            <w:szCs w:val="28"/>
            <w:lang w:val="vi-VN"/>
          </w:rPr>
          <w:t xml:space="preserve"> thư mục</w:t>
        </w:r>
      </w:ins>
      <w:del w:id="5395" w:author="LoanDT" w:date="2018-05-11T23:02:00Z">
        <w:r w:rsidDel="00A72DE6">
          <w:rPr>
            <w:rFonts w:ascii="Times New Roman" w:hAnsi="Times New Roman" w:cs="Times New Roman"/>
            <w:color w:val="000000" w:themeColor="text1"/>
            <w:sz w:val="28"/>
            <w:szCs w:val="28"/>
            <w:lang w:val="vi-VN"/>
          </w:rPr>
          <w:delText xml:space="preserve"> tài nguyên</w:delText>
        </w:r>
      </w:del>
      <w:del w:id="5396" w:author="LoanDT" w:date="2018-05-11T23:03:00Z">
        <w:r w:rsidDel="00C25261">
          <w:rPr>
            <w:rFonts w:ascii="Times New Roman" w:hAnsi="Times New Roman" w:cs="Times New Roman"/>
            <w:color w:val="000000" w:themeColor="text1"/>
            <w:sz w:val="28"/>
            <w:szCs w:val="28"/>
            <w:lang w:val="vi-VN"/>
          </w:rPr>
          <w:delText xml:space="preserve"> của ứng dụng tại thư mục</w:delText>
        </w:r>
      </w:del>
      <w:r>
        <w:rPr>
          <w:rFonts w:ascii="Times New Roman" w:hAnsi="Times New Roman" w:cs="Times New Roman"/>
          <w:color w:val="000000" w:themeColor="text1"/>
          <w:sz w:val="28"/>
          <w:szCs w:val="28"/>
          <w:lang w:val="vi-VN"/>
        </w:rPr>
        <w:t xml:space="preserve"> test/resources.</w:t>
      </w:r>
    </w:p>
    <w:p w14:paraId="264F55D1" w14:textId="16320C76" w:rsidR="00940218" w:rsidRDefault="006C4E17" w:rsidP="00966627">
      <w:pPr>
        <w:ind w:firstLine="720"/>
        <w:jc w:val="both"/>
        <w:rPr>
          <w:ins w:id="5397" w:author="Nguyen Toan" w:date="2018-05-13T20:14:00Z"/>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đoạn mã nguồn sử dụng MUnit được chú thích bằng các ký pháp của JUnit, quá trình chạy các đoạn mã nguồn kiểm thử cho ra kết quả ngay tại màn hình IDE và được xuất thành báo cáo.</w:t>
      </w:r>
      <w:ins w:id="5398" w:author="Nguyen Toan" w:date="2018-05-13T20:14:00Z">
        <w:r w:rsidR="00940218">
          <w:rPr>
            <w:rFonts w:ascii="Times New Roman" w:hAnsi="Times New Roman" w:cs="Times New Roman"/>
            <w:color w:val="000000" w:themeColor="text1"/>
            <w:sz w:val="28"/>
            <w:szCs w:val="28"/>
            <w:lang w:val="vi-VN"/>
          </w:rPr>
          <w:br w:type="page"/>
        </w:r>
      </w:ins>
    </w:p>
    <w:p w14:paraId="1914BC66" w14:textId="77777777" w:rsidR="006C4E17" w:rsidRPr="00966627" w:rsidRDefault="006C4E17" w:rsidP="00966627">
      <w:pPr>
        <w:ind w:firstLine="720"/>
        <w:jc w:val="both"/>
        <w:rPr>
          <w:rFonts w:ascii="Times New Roman" w:eastAsia="Times New Roman" w:hAnsi="Times New Roman" w:cs="Times New Roman"/>
          <w:sz w:val="28"/>
          <w:szCs w:val="28"/>
        </w:rPr>
      </w:pPr>
    </w:p>
    <w:p w14:paraId="4AAAD2A9" w14:textId="2EC600E8" w:rsidR="00FA72CD" w:rsidRDefault="00940218">
      <w:pPr>
        <w:pStyle w:val="Heading1"/>
        <w:numPr>
          <w:ilvl w:val="0"/>
          <w:numId w:val="12"/>
        </w:numPr>
        <w:spacing w:before="360" w:after="360"/>
        <w:ind w:left="357" w:hanging="357"/>
        <w:jc w:val="center"/>
        <w:rPr>
          <w:ins w:id="5399" w:author="Nguyen Toan" w:date="2018-05-12T22:40:00Z"/>
          <w:rFonts w:ascii="Times New Roman" w:eastAsia="Times New Roman" w:hAnsi="Times New Roman" w:cs="Times New Roman"/>
          <w:b/>
          <w:sz w:val="28"/>
          <w:szCs w:val="28"/>
        </w:rPr>
        <w:pPrChange w:id="5400" w:author="Nguyen Toan" w:date="2018-05-13T20:14:00Z">
          <w:pPr>
            <w:pStyle w:val="ListParagraph"/>
            <w:numPr>
              <w:ilvl w:val="1"/>
              <w:numId w:val="5"/>
            </w:numPr>
            <w:spacing w:before="240" w:after="120" w:line="288" w:lineRule="auto"/>
            <w:ind w:left="0" w:hanging="720"/>
            <w:contextualSpacing w:val="0"/>
            <w:outlineLvl w:val="1"/>
          </w:pPr>
        </w:pPrChange>
      </w:pPr>
      <w:bookmarkStart w:id="5401" w:name="_Toc513613727"/>
      <w:ins w:id="5402" w:author="Nguyen Toan" w:date="2018-05-12T22:40:00Z">
        <w:r>
          <w:rPr>
            <w:rFonts w:ascii="Times New Roman" w:eastAsia="Times New Roman" w:hAnsi="Times New Roman" w:cs="Times New Roman"/>
            <w:b/>
            <w:sz w:val="28"/>
            <w:szCs w:val="28"/>
          </w:rPr>
          <w:t>THỰC NGHIỆM</w:t>
        </w:r>
      </w:ins>
    </w:p>
    <w:p w14:paraId="166068DA" w14:textId="45E2315D" w:rsidR="00FA72CD" w:rsidRDefault="00E65D8C">
      <w:pPr>
        <w:spacing w:after="120" w:line="288" w:lineRule="auto"/>
        <w:ind w:firstLine="567"/>
        <w:jc w:val="both"/>
        <w:rPr>
          <w:ins w:id="5403" w:author="Nguyen Toan" w:date="2018-05-12T22:43:00Z"/>
          <w:rFonts w:ascii="Times New Roman" w:eastAsia="Times New Roman" w:hAnsi="Times New Roman" w:cs="Times New Roman"/>
          <w:sz w:val="28"/>
          <w:szCs w:val="28"/>
        </w:rPr>
        <w:pPrChange w:id="5404" w:author="Nguyen Toan" w:date="2018-05-12T22:40:00Z">
          <w:pPr>
            <w:pStyle w:val="ListParagraph"/>
            <w:numPr>
              <w:ilvl w:val="1"/>
              <w:numId w:val="5"/>
            </w:numPr>
            <w:spacing w:before="240" w:after="120" w:line="288" w:lineRule="auto"/>
            <w:ind w:left="0" w:hanging="720"/>
            <w:contextualSpacing w:val="0"/>
            <w:outlineLvl w:val="1"/>
          </w:pPr>
        </w:pPrChange>
      </w:pPr>
      <w:ins w:id="5405" w:author="Nguyen Toan" w:date="2018-05-12T22:41:00Z">
        <w:r>
          <w:rPr>
            <w:rFonts w:ascii="Times New Roman" w:eastAsia="Times New Roman" w:hAnsi="Times New Roman" w:cs="Times New Roman"/>
            <w:sz w:val="28"/>
            <w:szCs w:val="28"/>
          </w:rPr>
          <w:t xml:space="preserve">Trong </w:t>
        </w:r>
      </w:ins>
      <w:ins w:id="5406" w:author="Nguyen Toan" w:date="2018-05-13T20:16:00Z">
        <w:r w:rsidR="00541C4E">
          <w:rPr>
            <w:rFonts w:ascii="Times New Roman" w:eastAsia="Times New Roman" w:hAnsi="Times New Roman" w:cs="Times New Roman"/>
            <w:sz w:val="28"/>
            <w:szCs w:val="28"/>
          </w:rPr>
          <w:t>chương</w:t>
        </w:r>
      </w:ins>
      <w:ins w:id="5407" w:author="Nguyen Toan" w:date="2018-05-12T22:41:00Z">
        <w:r>
          <w:rPr>
            <w:rFonts w:ascii="Times New Roman" w:eastAsia="Times New Roman" w:hAnsi="Times New Roman" w:cs="Times New Roman"/>
            <w:sz w:val="28"/>
            <w:szCs w:val="28"/>
          </w:rPr>
          <w:t xml:space="preserve"> này, luận văn sẽ xây dựng một hệ thống phần mềm nhỏ dựa vào MuleESB như một ví dụ.</w:t>
        </w:r>
      </w:ins>
      <w:ins w:id="5408" w:author="Nguyen Toan" w:date="2018-05-12T22:42:00Z">
        <w:r>
          <w:rPr>
            <w:rFonts w:ascii="Times New Roman" w:eastAsia="Times New Roman" w:hAnsi="Times New Roman" w:cs="Times New Roman"/>
            <w:sz w:val="28"/>
            <w:szCs w:val="28"/>
          </w:rPr>
          <w:t xml:space="preserve"> Từ ứng dụng đó, dựa vào quy trình thực hiện ở phần trước, luận văn sẽ đưa ra cách thức cài đặt</w:t>
        </w:r>
      </w:ins>
      <w:ins w:id="5409" w:author="Nguyen Toan" w:date="2018-05-12T22:43:00Z">
        <w:r>
          <w:rPr>
            <w:rFonts w:ascii="Times New Roman" w:eastAsia="Times New Roman" w:hAnsi="Times New Roman" w:cs="Times New Roman"/>
            <w:sz w:val="28"/>
            <w:szCs w:val="28"/>
          </w:rPr>
          <w:t>, sinh mã kiểm thử</w:t>
        </w:r>
      </w:ins>
      <w:ins w:id="5410" w:author="Nguyen Toan" w:date="2018-05-12T22:42:00Z">
        <w:r>
          <w:rPr>
            <w:rFonts w:ascii="Times New Roman" w:eastAsia="Times New Roman" w:hAnsi="Times New Roman" w:cs="Times New Roman"/>
            <w:sz w:val="28"/>
            <w:szCs w:val="28"/>
          </w:rPr>
          <w:t xml:space="preserve"> và </w:t>
        </w:r>
      </w:ins>
      <w:ins w:id="5411" w:author="Nguyen Toan" w:date="2018-05-13T20:16:00Z">
        <w:r w:rsidR="00B34028">
          <w:rPr>
            <w:rFonts w:ascii="Times New Roman" w:eastAsia="Times New Roman" w:hAnsi="Times New Roman" w:cs="Times New Roman"/>
            <w:sz w:val="28"/>
            <w:szCs w:val="28"/>
          </w:rPr>
          <w:t>tích hợp</w:t>
        </w:r>
      </w:ins>
      <w:ins w:id="5412" w:author="Nguyen Toan" w:date="2018-05-12T22:42:00Z">
        <w:r>
          <w:rPr>
            <w:rFonts w:ascii="Times New Roman" w:eastAsia="Times New Roman" w:hAnsi="Times New Roman" w:cs="Times New Roman"/>
            <w:sz w:val="28"/>
            <w:szCs w:val="28"/>
          </w:rPr>
          <w:t xml:space="preserve"> liên tục hoàn chỉnh</w:t>
        </w:r>
      </w:ins>
      <w:ins w:id="5413" w:author="Nguyen Toan" w:date="2018-05-12T22:43:00Z">
        <w:r>
          <w:rPr>
            <w:rFonts w:ascii="Times New Roman" w:eastAsia="Times New Roman" w:hAnsi="Times New Roman" w:cs="Times New Roman"/>
            <w:sz w:val="28"/>
            <w:szCs w:val="28"/>
          </w:rPr>
          <w:t xml:space="preserve">. Thông qua phần cài đặt và triển khai, luận văn sẽ đánh giá những kết quả đạt được và những điểm cần phải bổ </w:t>
        </w:r>
      </w:ins>
      <w:ins w:id="5414" w:author="Nguyen Toan" w:date="2018-05-13T20:17:00Z">
        <w:r w:rsidR="00D8292A">
          <w:rPr>
            <w:rFonts w:ascii="Times New Roman" w:eastAsia="Times New Roman" w:hAnsi="Times New Roman" w:cs="Times New Roman"/>
            <w:sz w:val="28"/>
            <w:szCs w:val="28"/>
          </w:rPr>
          <w:t>s</w:t>
        </w:r>
      </w:ins>
      <w:ins w:id="5415" w:author="Nguyen Toan" w:date="2018-05-12T22:43:00Z">
        <w:r>
          <w:rPr>
            <w:rFonts w:ascii="Times New Roman" w:eastAsia="Times New Roman" w:hAnsi="Times New Roman" w:cs="Times New Roman"/>
            <w:sz w:val="28"/>
            <w:szCs w:val="28"/>
          </w:rPr>
          <w:t>ung.</w:t>
        </w:r>
      </w:ins>
    </w:p>
    <w:p w14:paraId="51784D7B" w14:textId="402B6502" w:rsidR="00A47E08" w:rsidRPr="00AA51CE" w:rsidRDefault="000C1557" w:rsidP="002242A7">
      <w:pPr>
        <w:pStyle w:val="Heading2"/>
        <w:numPr>
          <w:ilvl w:val="1"/>
          <w:numId w:val="48"/>
        </w:numPr>
        <w:ind w:left="0" w:firstLine="0"/>
        <w:rPr>
          <w:ins w:id="5416" w:author="Nguyen Toan" w:date="2018-05-12T22:44:00Z"/>
          <w:rFonts w:ascii="Times New Roman" w:eastAsia="Times New Roman" w:hAnsi="Times New Roman" w:cs="Times New Roman"/>
          <w:b/>
          <w:sz w:val="28"/>
          <w:szCs w:val="28"/>
          <w:rPrChange w:id="5417" w:author="Nguyen Toan" w:date="2018-05-13T20:14:00Z">
            <w:rPr>
              <w:ins w:id="5418" w:author="Nguyen Toan" w:date="2018-05-12T22:44:00Z"/>
              <w:rFonts w:ascii="Times New Roman" w:eastAsia="Times New Roman" w:hAnsi="Times New Roman" w:cs="Times New Roman"/>
              <w:sz w:val="28"/>
              <w:szCs w:val="28"/>
            </w:rPr>
          </w:rPrChange>
        </w:rPr>
        <w:pPrChange w:id="5419" w:author="Nguyen Toan" w:date="2018-05-14T14:26:00Z">
          <w:pPr>
            <w:pStyle w:val="ListParagraph"/>
            <w:numPr>
              <w:ilvl w:val="1"/>
              <w:numId w:val="5"/>
            </w:numPr>
            <w:spacing w:before="240" w:after="120" w:line="288" w:lineRule="auto"/>
            <w:ind w:left="0" w:hanging="720"/>
            <w:contextualSpacing w:val="0"/>
            <w:outlineLvl w:val="1"/>
          </w:pPr>
        </w:pPrChange>
      </w:pPr>
      <w:ins w:id="5420" w:author="Nguyen Toan" w:date="2018-05-12T22:44:00Z">
        <w:r w:rsidRPr="00AA51CE">
          <w:rPr>
            <w:rFonts w:ascii="Times New Roman" w:eastAsia="Times New Roman" w:hAnsi="Times New Roman" w:cs="Times New Roman"/>
            <w:b/>
            <w:sz w:val="28"/>
            <w:szCs w:val="28"/>
            <w:rPrChange w:id="5421" w:author="Nguyen Toan" w:date="2018-05-13T20:14:00Z">
              <w:rPr>
                <w:rFonts w:ascii="Times New Roman" w:eastAsia="Times New Roman" w:hAnsi="Times New Roman" w:cs="Times New Roman"/>
                <w:sz w:val="28"/>
                <w:szCs w:val="28"/>
              </w:rPr>
            </w:rPrChange>
          </w:rPr>
          <w:t>Ứng dụng MuleESB</w:t>
        </w:r>
      </w:ins>
      <w:ins w:id="5422" w:author="Nguyen Toan" w:date="2018-05-13T20:17:00Z">
        <w:r w:rsidR="00B135CD">
          <w:rPr>
            <w:rFonts w:ascii="Times New Roman" w:eastAsia="Times New Roman" w:hAnsi="Times New Roman" w:cs="Times New Roman"/>
            <w:b/>
            <w:sz w:val="28"/>
            <w:szCs w:val="28"/>
          </w:rPr>
          <w:t xml:space="preserve"> mẫu</w:t>
        </w:r>
      </w:ins>
    </w:p>
    <w:p w14:paraId="79C2BE68" w14:textId="4E59EC4B" w:rsidR="001B2570" w:rsidRDefault="00582529">
      <w:pPr>
        <w:spacing w:after="120" w:line="288" w:lineRule="auto"/>
        <w:ind w:firstLine="567"/>
        <w:jc w:val="both"/>
        <w:rPr>
          <w:ins w:id="5423" w:author="Nguyen Toan" w:date="2018-05-12T22:47:00Z"/>
          <w:rFonts w:ascii="Times New Roman" w:eastAsia="Times New Roman" w:hAnsi="Times New Roman" w:cs="Times New Roman"/>
          <w:sz w:val="28"/>
          <w:szCs w:val="28"/>
        </w:rPr>
        <w:pPrChange w:id="5424" w:author="Nguyen Toan" w:date="2018-05-12T22:47:00Z">
          <w:pPr>
            <w:pStyle w:val="ListParagraph"/>
            <w:numPr>
              <w:ilvl w:val="1"/>
              <w:numId w:val="5"/>
            </w:numPr>
            <w:spacing w:before="240" w:after="120" w:line="288" w:lineRule="auto"/>
            <w:ind w:left="0" w:hanging="720"/>
            <w:contextualSpacing w:val="0"/>
            <w:outlineLvl w:val="1"/>
          </w:pPr>
        </w:pPrChange>
      </w:pPr>
      <w:ins w:id="5425" w:author="Nguyen Toan" w:date="2018-05-12T22:44:00Z">
        <w:r>
          <w:rPr>
            <w:rFonts w:ascii="Times New Roman" w:eastAsia="Times New Roman" w:hAnsi="Times New Roman" w:cs="Times New Roman"/>
            <w:sz w:val="28"/>
            <w:szCs w:val="28"/>
          </w:rPr>
          <w:t xml:space="preserve">Để kiểm tra thực nghiệm quy trình kiểm thử ở </w:t>
        </w:r>
      </w:ins>
      <w:ins w:id="5426" w:author="Nguyen Toan" w:date="2018-05-13T20:17:00Z">
        <w:r w:rsidR="00475B95">
          <w:rPr>
            <w:rFonts w:ascii="Times New Roman" w:eastAsia="Times New Roman" w:hAnsi="Times New Roman" w:cs="Times New Roman"/>
            <w:sz w:val="28"/>
            <w:szCs w:val="28"/>
          </w:rPr>
          <w:t>chương</w:t>
        </w:r>
      </w:ins>
      <w:ins w:id="5427" w:author="Nguyen Toan" w:date="2018-05-12T22:44:00Z">
        <w:r>
          <w:rPr>
            <w:rFonts w:ascii="Times New Roman" w:eastAsia="Times New Roman" w:hAnsi="Times New Roman" w:cs="Times New Roman"/>
            <w:sz w:val="28"/>
            <w:szCs w:val="28"/>
          </w:rPr>
          <w:t xml:space="preserve"> trước, luận văn xây dựng một ứng dụng ESB trên nền tảng MuleESB. Ứng dụng có tên </w:t>
        </w:r>
      </w:ins>
      <w:ins w:id="5428" w:author="Nguyen Toan" w:date="2018-05-12T22:49:00Z">
        <w:r w:rsidR="00101A1F">
          <w:rPr>
            <w:rFonts w:ascii="Times New Roman" w:eastAsia="Times New Roman" w:hAnsi="Times New Roman" w:cs="Times New Roman"/>
            <w:sz w:val="28"/>
            <w:szCs w:val="28"/>
          </w:rPr>
          <w:t>IB-ESB</w:t>
        </w:r>
      </w:ins>
      <w:ins w:id="5429" w:author="Nguyen Toan" w:date="2018-05-12T22:44:00Z">
        <w:r>
          <w:rPr>
            <w:rFonts w:ascii="Times New Roman" w:eastAsia="Times New Roman" w:hAnsi="Times New Roman" w:cs="Times New Roman"/>
            <w:sz w:val="28"/>
            <w:szCs w:val="28"/>
          </w:rPr>
          <w:t>,</w:t>
        </w:r>
      </w:ins>
      <w:ins w:id="5430" w:author="Nguyen Toan" w:date="2018-05-12T22:46:00Z">
        <w:r w:rsidR="003F35E6">
          <w:rPr>
            <w:rFonts w:ascii="Times New Roman" w:eastAsia="Times New Roman" w:hAnsi="Times New Roman" w:cs="Times New Roman"/>
            <w:sz w:val="28"/>
            <w:szCs w:val="28"/>
          </w:rPr>
          <w:t xml:space="preserve"> là một ứng dụng ngân hàng điện tử</w:t>
        </w:r>
        <w:r w:rsidR="00EC776F">
          <w:rPr>
            <w:rFonts w:ascii="Times New Roman" w:eastAsia="Times New Roman" w:hAnsi="Times New Roman" w:cs="Times New Roman"/>
            <w:sz w:val="28"/>
            <w:szCs w:val="28"/>
          </w:rPr>
          <w:t>,</w:t>
        </w:r>
      </w:ins>
      <w:ins w:id="5431" w:author="Nguyen Toan" w:date="2018-05-12T22:44:00Z">
        <w:r>
          <w:rPr>
            <w:rFonts w:ascii="Times New Roman" w:eastAsia="Times New Roman" w:hAnsi="Times New Roman" w:cs="Times New Roman"/>
            <w:sz w:val="28"/>
            <w:szCs w:val="28"/>
          </w:rPr>
          <w:t xml:space="preserve"> có chức năng cung cấp các đầu </w:t>
        </w:r>
      </w:ins>
      <w:ins w:id="5432" w:author="Nguyen Toan" w:date="2018-05-12T22:46:00Z">
        <w:r w:rsidR="00A27757">
          <w:rPr>
            <w:rFonts w:ascii="Times New Roman" w:eastAsia="Times New Roman" w:hAnsi="Times New Roman" w:cs="Times New Roman"/>
            <w:sz w:val="28"/>
            <w:szCs w:val="28"/>
          </w:rPr>
          <w:t>dịch vụ</w:t>
        </w:r>
      </w:ins>
      <w:ins w:id="5433" w:author="Nguyen Toan" w:date="2018-05-12T22:44:00Z">
        <w:r>
          <w:rPr>
            <w:rFonts w:ascii="Times New Roman" w:eastAsia="Times New Roman" w:hAnsi="Times New Roman" w:cs="Times New Roman"/>
            <w:sz w:val="28"/>
            <w:szCs w:val="28"/>
          </w:rPr>
          <w:t>(end-point)</w:t>
        </w:r>
      </w:ins>
      <w:ins w:id="5434" w:author="Nguyen Toan" w:date="2018-05-12T22:45:00Z">
        <w:r>
          <w:rPr>
            <w:rFonts w:ascii="Times New Roman" w:eastAsia="Times New Roman" w:hAnsi="Times New Roman" w:cs="Times New Roman"/>
            <w:sz w:val="28"/>
            <w:szCs w:val="28"/>
          </w:rPr>
          <w:t xml:space="preserve"> cho các ứng dụng phía ngoài</w:t>
        </w:r>
      </w:ins>
      <w:ins w:id="5435" w:author="Nguyen Toan" w:date="2018-05-12T22:44:00Z">
        <w:r>
          <w:rPr>
            <w:rFonts w:ascii="Times New Roman" w:eastAsia="Times New Roman" w:hAnsi="Times New Roman" w:cs="Times New Roman"/>
            <w:sz w:val="28"/>
            <w:szCs w:val="28"/>
          </w:rPr>
          <w:t xml:space="preserve"> như sau: tra cứu thông tin doanh nghiệp, </w:t>
        </w:r>
      </w:ins>
      <w:ins w:id="5436" w:author="Nguyen Toan" w:date="2018-05-12T22:45:00Z">
        <w:r>
          <w:rPr>
            <w:rFonts w:ascii="Times New Roman" w:eastAsia="Times New Roman" w:hAnsi="Times New Roman" w:cs="Times New Roman"/>
            <w:sz w:val="28"/>
            <w:szCs w:val="28"/>
          </w:rPr>
          <w:t>tra cứu thông tin người dùng, chuyển khoản trong hệ thống, vấn tin tài khoản, vấn tin lịch sử giao dịch.</w:t>
        </w:r>
      </w:ins>
    </w:p>
    <w:p w14:paraId="720140C6" w14:textId="5FE009E7" w:rsidR="00FE7DB2" w:rsidRDefault="00415577">
      <w:pPr>
        <w:spacing w:after="120" w:line="288" w:lineRule="auto"/>
        <w:ind w:firstLine="567"/>
        <w:jc w:val="both"/>
        <w:rPr>
          <w:ins w:id="5437" w:author="Nguyen Toan" w:date="2018-05-12T22:49:00Z"/>
          <w:rFonts w:ascii="Times New Roman" w:eastAsia="Times New Roman" w:hAnsi="Times New Roman" w:cs="Times New Roman"/>
          <w:sz w:val="28"/>
          <w:szCs w:val="28"/>
        </w:rPr>
        <w:pPrChange w:id="5438" w:author="Nguyen Toan" w:date="2018-05-13T20:10:00Z">
          <w:pPr>
            <w:pStyle w:val="ListParagraph"/>
            <w:numPr>
              <w:ilvl w:val="1"/>
              <w:numId w:val="5"/>
            </w:numPr>
            <w:spacing w:before="240" w:after="120" w:line="288" w:lineRule="auto"/>
            <w:ind w:left="0" w:hanging="720"/>
            <w:contextualSpacing w:val="0"/>
            <w:outlineLvl w:val="1"/>
          </w:pPr>
        </w:pPrChange>
      </w:pPr>
      <w:ins w:id="5439" w:author="Nguyen Toan" w:date="2018-05-14T14:14:00Z">
        <w:r>
          <w:rPr>
            <w:rFonts w:ascii="Times New Roman" w:eastAsia="Times New Roman" w:hAnsi="Times New Roman" w:cs="Times New Roman"/>
            <w:sz w:val="28"/>
            <w:szCs w:val="28"/>
          </w:rPr>
          <w:t>Chức năng t</w:t>
        </w:r>
      </w:ins>
      <w:ins w:id="5440" w:author="Nguyen Toan" w:date="2018-05-12T22:47:00Z">
        <w:r>
          <w:rPr>
            <w:rFonts w:ascii="Times New Roman" w:eastAsia="Times New Roman" w:hAnsi="Times New Roman" w:cs="Times New Roman"/>
            <w:sz w:val="28"/>
            <w:szCs w:val="28"/>
          </w:rPr>
          <w:t>ra cứu thông tin doanh nghiệp</w:t>
        </w:r>
        <w:r w:rsidR="002E0FCB">
          <w:rPr>
            <w:rFonts w:ascii="Times New Roman" w:eastAsia="Times New Roman" w:hAnsi="Times New Roman" w:cs="Times New Roman"/>
            <w:sz w:val="28"/>
            <w:szCs w:val="28"/>
          </w:rPr>
          <w:t xml:space="preserve"> có đầu vào là thông tin định danh của doanh nghiệp trong ngân hàng (cifno), từ thông tin cifno, hệ thống vấn tin vào </w:t>
        </w:r>
      </w:ins>
      <w:ins w:id="5441" w:author="Nguyen Toan" w:date="2018-05-14T14:14:00Z">
        <w:r w:rsidR="005534B3">
          <w:rPr>
            <w:rFonts w:ascii="Times New Roman" w:eastAsia="Times New Roman" w:hAnsi="Times New Roman" w:cs="Times New Roman"/>
            <w:sz w:val="28"/>
            <w:szCs w:val="28"/>
          </w:rPr>
          <w:t>hệ thống lõi của ngân hàng (</w:t>
        </w:r>
      </w:ins>
      <w:ins w:id="5442" w:author="Nguyen Toan" w:date="2018-05-12T22:47:00Z">
        <w:r w:rsidR="002E0FCB">
          <w:rPr>
            <w:rFonts w:ascii="Times New Roman" w:eastAsia="Times New Roman" w:hAnsi="Times New Roman" w:cs="Times New Roman"/>
            <w:sz w:val="28"/>
            <w:szCs w:val="28"/>
          </w:rPr>
          <w:t>corebank</w:t>
        </w:r>
      </w:ins>
      <w:ins w:id="5443" w:author="Nguyen Toan" w:date="2018-05-14T14:14:00Z">
        <w:r w:rsidR="005534B3">
          <w:rPr>
            <w:rFonts w:ascii="Times New Roman" w:eastAsia="Times New Roman" w:hAnsi="Times New Roman" w:cs="Times New Roman"/>
            <w:sz w:val="28"/>
            <w:szCs w:val="28"/>
          </w:rPr>
          <w:t>)</w:t>
        </w:r>
      </w:ins>
      <w:ins w:id="5444" w:author="Nguyen Toan" w:date="2018-05-12T22:47:00Z">
        <w:r w:rsidR="002E0FCB">
          <w:rPr>
            <w:rFonts w:ascii="Times New Roman" w:eastAsia="Times New Roman" w:hAnsi="Times New Roman" w:cs="Times New Roman"/>
            <w:sz w:val="28"/>
            <w:szCs w:val="28"/>
          </w:rPr>
          <w:t>, kết hợp với thông tin đăng ký dịch vụ ngân hàng điện tử</w:t>
        </w:r>
      </w:ins>
      <w:ins w:id="5445" w:author="Nguyen Toan" w:date="2018-05-14T14:14:00Z">
        <w:r w:rsidR="00C96E04">
          <w:rPr>
            <w:rFonts w:ascii="Times New Roman" w:eastAsia="Times New Roman" w:hAnsi="Times New Roman" w:cs="Times New Roman"/>
            <w:sz w:val="28"/>
            <w:szCs w:val="28"/>
          </w:rPr>
          <w:t xml:space="preserve"> trên cơ sở dữ liệu của hệ thống IB</w:t>
        </w:r>
      </w:ins>
      <w:ins w:id="5446" w:author="Nguyen Toan" w:date="2018-05-12T22:47:00Z">
        <w:r w:rsidR="002E0FCB">
          <w:rPr>
            <w:rFonts w:ascii="Times New Roman" w:eastAsia="Times New Roman" w:hAnsi="Times New Roman" w:cs="Times New Roman"/>
            <w:sz w:val="28"/>
            <w:szCs w:val="28"/>
          </w:rPr>
          <w:t xml:space="preserve">, ứng dụng </w:t>
        </w:r>
      </w:ins>
      <w:ins w:id="5447" w:author="Nguyen Toan" w:date="2018-05-12T22:49:00Z">
        <w:r w:rsidR="00101A1F">
          <w:rPr>
            <w:rFonts w:ascii="Times New Roman" w:eastAsia="Times New Roman" w:hAnsi="Times New Roman" w:cs="Times New Roman"/>
            <w:sz w:val="28"/>
            <w:szCs w:val="28"/>
          </w:rPr>
          <w:t xml:space="preserve">IB-ESB </w:t>
        </w:r>
      </w:ins>
      <w:ins w:id="5448" w:author="Nguyen Toan" w:date="2018-05-12T22:47:00Z">
        <w:r w:rsidR="002E0FCB">
          <w:rPr>
            <w:rFonts w:ascii="Times New Roman" w:eastAsia="Times New Roman" w:hAnsi="Times New Roman" w:cs="Times New Roman"/>
            <w:sz w:val="28"/>
            <w:szCs w:val="28"/>
          </w:rPr>
          <w:t xml:space="preserve">sẽ trả ra thông tin </w:t>
        </w:r>
      </w:ins>
      <w:ins w:id="5449" w:author="Nguyen Toan" w:date="2018-05-12T22:48:00Z">
        <w:r w:rsidR="002E0FCB">
          <w:rPr>
            <w:rFonts w:ascii="Times New Roman" w:eastAsia="Times New Roman" w:hAnsi="Times New Roman" w:cs="Times New Roman"/>
            <w:sz w:val="28"/>
            <w:szCs w:val="28"/>
          </w:rPr>
          <w:t>doanh nghiệp bao gồm:  Số cifno, tên doanh nghiệp</w:t>
        </w:r>
      </w:ins>
      <w:ins w:id="5450" w:author="Nguyen Toan" w:date="2018-05-12T22:49:00Z">
        <w:r w:rsidR="002E0FCB">
          <w:rPr>
            <w:rFonts w:ascii="Times New Roman" w:eastAsia="Times New Roman" w:hAnsi="Times New Roman" w:cs="Times New Roman"/>
            <w:sz w:val="28"/>
            <w:szCs w:val="28"/>
          </w:rPr>
          <w:t>, địa chỉ</w:t>
        </w:r>
      </w:ins>
      <w:ins w:id="5451" w:author="Nguyen Toan" w:date="2018-05-12T22:48:00Z">
        <w:r w:rsidR="002E0FCB">
          <w:rPr>
            <w:rFonts w:ascii="Times New Roman" w:eastAsia="Times New Roman" w:hAnsi="Times New Roman" w:cs="Times New Roman"/>
            <w:sz w:val="28"/>
            <w:szCs w:val="28"/>
          </w:rPr>
          <w:t>, mã số thuế, ngày đăng ký dịch vụ ngân hàng điện tử, trạng thái đăng ký dịch vụ.</w:t>
        </w:r>
      </w:ins>
    </w:p>
    <w:p w14:paraId="5C36E92E" w14:textId="7BCB54A3" w:rsidR="00393402" w:rsidRDefault="00B93714">
      <w:pPr>
        <w:spacing w:after="120" w:line="288" w:lineRule="auto"/>
        <w:ind w:firstLine="567"/>
        <w:jc w:val="both"/>
        <w:rPr>
          <w:ins w:id="5452" w:author="Nguyen Toan" w:date="2018-05-12T22:51:00Z"/>
          <w:rFonts w:ascii="Times New Roman" w:eastAsia="Times New Roman" w:hAnsi="Times New Roman" w:cs="Times New Roman"/>
          <w:sz w:val="28"/>
          <w:szCs w:val="28"/>
        </w:rPr>
        <w:pPrChange w:id="5453" w:author="Nguyen Toan" w:date="2018-05-12T22:47:00Z">
          <w:pPr>
            <w:pStyle w:val="ListParagraph"/>
            <w:numPr>
              <w:ilvl w:val="1"/>
              <w:numId w:val="5"/>
            </w:numPr>
            <w:spacing w:before="240" w:after="120" w:line="288" w:lineRule="auto"/>
            <w:ind w:left="0" w:hanging="720"/>
            <w:contextualSpacing w:val="0"/>
            <w:outlineLvl w:val="1"/>
          </w:pPr>
        </w:pPrChange>
      </w:pPr>
      <w:ins w:id="5454" w:author="Nguyen Toan" w:date="2018-05-14T14:15:00Z">
        <w:r>
          <w:rPr>
            <w:rFonts w:ascii="Times New Roman" w:eastAsia="Times New Roman" w:hAnsi="Times New Roman" w:cs="Times New Roman"/>
            <w:sz w:val="28"/>
            <w:szCs w:val="28"/>
          </w:rPr>
          <w:t>Chức năng t</w:t>
        </w:r>
      </w:ins>
      <w:ins w:id="5455" w:author="Nguyen Toan" w:date="2018-05-12T22:49:00Z">
        <w:r w:rsidR="00393402">
          <w:rPr>
            <w:rFonts w:ascii="Times New Roman" w:eastAsia="Times New Roman" w:hAnsi="Times New Roman" w:cs="Times New Roman"/>
            <w:sz w:val="28"/>
            <w:szCs w:val="28"/>
          </w:rPr>
          <w:t>ra cứu thông tin người dùng yêu cầu thông tin đầu vào là tên đăng nhập của người dùng</w:t>
        </w:r>
      </w:ins>
      <w:ins w:id="5456" w:author="Nguyen Toan" w:date="2018-05-14T14:15:00Z">
        <w:r w:rsidR="00757660">
          <w:rPr>
            <w:rFonts w:ascii="Times New Roman" w:eastAsia="Times New Roman" w:hAnsi="Times New Roman" w:cs="Times New Roman"/>
            <w:sz w:val="28"/>
            <w:szCs w:val="28"/>
          </w:rPr>
          <w:t xml:space="preserve">, </w:t>
        </w:r>
      </w:ins>
      <w:ins w:id="5457" w:author="Nguyen Toan" w:date="2018-05-12T22:49:00Z">
        <w:r w:rsidR="00393402">
          <w:rPr>
            <w:rFonts w:ascii="Times New Roman" w:eastAsia="Times New Roman" w:hAnsi="Times New Roman" w:cs="Times New Roman"/>
            <w:sz w:val="28"/>
            <w:szCs w:val="28"/>
          </w:rPr>
          <w:t xml:space="preserve">từ đó ứng dụng </w:t>
        </w:r>
      </w:ins>
      <w:ins w:id="5458" w:author="Nguyen Toan" w:date="2018-05-12T22:50:00Z">
        <w:r w:rsidR="003B0838">
          <w:rPr>
            <w:rFonts w:ascii="Times New Roman" w:eastAsia="Times New Roman" w:hAnsi="Times New Roman" w:cs="Times New Roman"/>
            <w:sz w:val="28"/>
            <w:szCs w:val="28"/>
          </w:rPr>
          <w:t xml:space="preserve">trả ra thông tin tương ứng cho người dùng bao gồm: tên đăng nhập, họ và tên đầy đủ, ngày sinh, chức vụ, định danh và tên doanh nghiệp, </w:t>
        </w:r>
        <w:r w:rsidR="00DE5D10">
          <w:rPr>
            <w:rFonts w:ascii="Times New Roman" w:eastAsia="Times New Roman" w:hAnsi="Times New Roman" w:cs="Times New Roman"/>
            <w:sz w:val="28"/>
            <w:szCs w:val="28"/>
          </w:rPr>
          <w:t xml:space="preserve">số chứng minh nhân dân, </w:t>
        </w:r>
        <w:r w:rsidR="00BA0720">
          <w:rPr>
            <w:rFonts w:ascii="Times New Roman" w:eastAsia="Times New Roman" w:hAnsi="Times New Roman" w:cs="Times New Roman"/>
            <w:sz w:val="28"/>
            <w:szCs w:val="28"/>
          </w:rPr>
          <w:t>ngày đăng ký và trạng thái đăng ký ngân hàng điện tử.</w:t>
        </w:r>
      </w:ins>
    </w:p>
    <w:p w14:paraId="202F34D2" w14:textId="4B1B17D6" w:rsidR="0032402C" w:rsidRDefault="009C3CCA" w:rsidP="009C3CCA">
      <w:pPr>
        <w:spacing w:after="120" w:line="288" w:lineRule="auto"/>
        <w:ind w:firstLine="567"/>
        <w:jc w:val="both"/>
        <w:rPr>
          <w:ins w:id="5459" w:author="Nguyen Toan" w:date="2018-05-12T22:52:00Z"/>
          <w:rFonts w:ascii="Times New Roman" w:eastAsia="Times New Roman" w:hAnsi="Times New Roman" w:cs="Times New Roman"/>
          <w:sz w:val="28"/>
          <w:szCs w:val="28"/>
        </w:rPr>
        <w:pPrChange w:id="5460" w:author="Nguyen Toan" w:date="2018-05-14T14:15:00Z">
          <w:pPr>
            <w:pStyle w:val="ListParagraph"/>
            <w:numPr>
              <w:ilvl w:val="1"/>
              <w:numId w:val="5"/>
            </w:numPr>
            <w:spacing w:before="240" w:after="120" w:line="288" w:lineRule="auto"/>
            <w:ind w:left="0" w:hanging="720"/>
            <w:contextualSpacing w:val="0"/>
            <w:outlineLvl w:val="1"/>
          </w:pPr>
        </w:pPrChange>
      </w:pPr>
      <w:ins w:id="5461" w:author="Nguyen Toan" w:date="2018-05-14T14:15:00Z">
        <w:r>
          <w:rPr>
            <w:rFonts w:ascii="Times New Roman" w:eastAsia="Times New Roman" w:hAnsi="Times New Roman" w:cs="Times New Roman"/>
            <w:sz w:val="28"/>
            <w:szCs w:val="28"/>
          </w:rPr>
          <w:t>Chức năng c</w:t>
        </w:r>
      </w:ins>
      <w:ins w:id="5462" w:author="Nguyen Toan" w:date="2018-05-12T22:51:00Z">
        <w:r w:rsidR="0032402C">
          <w:rPr>
            <w:rFonts w:ascii="Times New Roman" w:eastAsia="Times New Roman" w:hAnsi="Times New Roman" w:cs="Times New Roman"/>
            <w:sz w:val="28"/>
            <w:szCs w:val="28"/>
          </w:rPr>
          <w:t>huyển khoản trong hệ thống cho phép khách hàng thực hiện chuyển tiền vào tài khoản mở cùng ngân hàng, đầu vào yêu cầu của dịch vụ bao gồm: tài khoản chuyển, số tiền chuyển, tài khoản nhận</w:t>
        </w:r>
      </w:ins>
      <w:ins w:id="5463" w:author="Nguyen Toan" w:date="2018-05-12T22:52:00Z">
        <w:r w:rsidR="0032402C">
          <w:rPr>
            <w:rFonts w:ascii="Times New Roman" w:eastAsia="Times New Roman" w:hAnsi="Times New Roman" w:cs="Times New Roman"/>
            <w:sz w:val="28"/>
            <w:szCs w:val="28"/>
          </w:rPr>
          <w:t>, tên tài khoản nhận</w:t>
        </w:r>
      </w:ins>
      <w:ins w:id="5464" w:author="Nguyen Toan" w:date="2018-05-12T22:51:00Z">
        <w:r w:rsidR="0032402C">
          <w:rPr>
            <w:rFonts w:ascii="Times New Roman" w:eastAsia="Times New Roman" w:hAnsi="Times New Roman" w:cs="Times New Roman"/>
            <w:sz w:val="28"/>
            <w:szCs w:val="28"/>
          </w:rPr>
          <w:t xml:space="preserve"> và nội dung giao dịch. Đầu ra của dịch vụ </w:t>
        </w:r>
      </w:ins>
      <w:ins w:id="5465" w:author="Nguyen Toan" w:date="2018-05-12T22:52:00Z">
        <w:r w:rsidR="0032402C">
          <w:rPr>
            <w:rFonts w:ascii="Times New Roman" w:eastAsia="Times New Roman" w:hAnsi="Times New Roman" w:cs="Times New Roman"/>
            <w:sz w:val="28"/>
            <w:szCs w:val="28"/>
          </w:rPr>
          <w:t>xác nhận khách hàng chuyển khoản thành công cùng thông tin phí hoặc các thông báo lỗi tương ứng.</w:t>
        </w:r>
      </w:ins>
    </w:p>
    <w:p w14:paraId="6EF6C43D" w14:textId="277CA1EA" w:rsidR="00ED1B17" w:rsidRDefault="00A93D27">
      <w:pPr>
        <w:spacing w:after="120" w:line="288" w:lineRule="auto"/>
        <w:ind w:firstLine="567"/>
        <w:jc w:val="both"/>
        <w:rPr>
          <w:ins w:id="5466" w:author="Nguyen Toan" w:date="2018-05-12T23:06:00Z"/>
          <w:rFonts w:ascii="Times New Roman" w:eastAsia="Times New Roman" w:hAnsi="Times New Roman" w:cs="Times New Roman"/>
          <w:sz w:val="28"/>
          <w:szCs w:val="28"/>
        </w:rPr>
        <w:pPrChange w:id="5467" w:author="Nguyen Toan" w:date="2018-05-12T22:47:00Z">
          <w:pPr>
            <w:pStyle w:val="ListParagraph"/>
            <w:numPr>
              <w:ilvl w:val="1"/>
              <w:numId w:val="5"/>
            </w:numPr>
            <w:spacing w:before="240" w:after="120" w:line="288" w:lineRule="auto"/>
            <w:ind w:left="0" w:hanging="720"/>
            <w:contextualSpacing w:val="0"/>
            <w:outlineLvl w:val="1"/>
          </w:pPr>
        </w:pPrChange>
      </w:pPr>
      <w:ins w:id="5468" w:author="Nguyen Toan" w:date="2018-05-12T22:52:00Z">
        <w:r>
          <w:rPr>
            <w:rFonts w:ascii="Times New Roman" w:eastAsia="Times New Roman" w:hAnsi="Times New Roman" w:cs="Times New Roman"/>
            <w:sz w:val="28"/>
            <w:szCs w:val="28"/>
          </w:rPr>
          <w:t xml:space="preserve">Vấn tin tài khoản trả ra </w:t>
        </w:r>
      </w:ins>
      <w:ins w:id="5469" w:author="Nguyen Toan" w:date="2018-05-12T23:05:00Z">
        <w:r w:rsidR="0058185B">
          <w:rPr>
            <w:rFonts w:ascii="Times New Roman" w:eastAsia="Times New Roman" w:hAnsi="Times New Roman" w:cs="Times New Roman"/>
            <w:sz w:val="28"/>
            <w:szCs w:val="28"/>
          </w:rPr>
          <w:t>thông tin số tài khoản, số dư, chi nhánh mở tài khoản, trạng thái tài khoản. Đầu vào yêu cầu của dịch vụ là thông tin số tài khoản.</w:t>
        </w:r>
      </w:ins>
    </w:p>
    <w:p w14:paraId="046BE926" w14:textId="3ADC131F" w:rsidR="00C553ED" w:rsidRDefault="00C553ED">
      <w:pPr>
        <w:spacing w:after="120" w:line="288" w:lineRule="auto"/>
        <w:ind w:firstLine="567"/>
        <w:jc w:val="both"/>
        <w:rPr>
          <w:ins w:id="5470" w:author="Nguyen Toan" w:date="2018-05-13T20:08:00Z"/>
          <w:rFonts w:ascii="Times New Roman" w:eastAsia="Times New Roman" w:hAnsi="Times New Roman" w:cs="Times New Roman"/>
          <w:sz w:val="28"/>
          <w:szCs w:val="28"/>
        </w:rPr>
        <w:pPrChange w:id="5471" w:author="Nguyen Toan" w:date="2018-05-12T22:47:00Z">
          <w:pPr>
            <w:pStyle w:val="ListParagraph"/>
            <w:numPr>
              <w:ilvl w:val="1"/>
              <w:numId w:val="5"/>
            </w:numPr>
            <w:spacing w:before="240" w:after="120" w:line="288" w:lineRule="auto"/>
            <w:ind w:left="0" w:hanging="720"/>
            <w:contextualSpacing w:val="0"/>
            <w:outlineLvl w:val="1"/>
          </w:pPr>
        </w:pPrChange>
      </w:pPr>
      <w:ins w:id="5472" w:author="Nguyen Toan" w:date="2018-05-12T23:06:00Z">
        <w:r>
          <w:rPr>
            <w:rFonts w:ascii="Times New Roman" w:eastAsia="Times New Roman" w:hAnsi="Times New Roman" w:cs="Times New Roman"/>
            <w:sz w:val="28"/>
            <w:szCs w:val="28"/>
          </w:rPr>
          <w:lastRenderedPageBreak/>
          <w:t>Lịch sử giao dịch là đầu dịch vụ tra cứu lịch sử giao dịch bao gồm một danh sách các giao dịch ghi có/ghi nợ của tài khoản trong một khoảng thời gian. Đầu vào yêu cầu của dịch vụ bao gồm số tài khoản, khoảng thời gian lấy lịch sử, khoảng thời gian không quá 31 ngày kể từ ngày hiện tại.</w:t>
        </w:r>
      </w:ins>
    </w:p>
    <w:p w14:paraId="7DBC90D3" w14:textId="0EC16350" w:rsidR="00A45ECD" w:rsidRPr="00722246" w:rsidRDefault="00B51406">
      <w:pPr>
        <w:spacing w:after="120" w:line="288" w:lineRule="auto"/>
        <w:ind w:firstLine="567"/>
        <w:jc w:val="both"/>
        <w:rPr>
          <w:ins w:id="5473" w:author="Nguyen Toan" w:date="2018-05-13T20:08:00Z"/>
          <w:rFonts w:ascii="Times New Roman" w:eastAsia="Times New Roman" w:hAnsi="Times New Roman" w:cs="Times New Roman"/>
          <w:sz w:val="28"/>
          <w:szCs w:val="28"/>
          <w:rPrChange w:id="5474" w:author="Nguyen Toan" w:date="2018-05-14T14:09:00Z">
            <w:rPr>
              <w:ins w:id="5475" w:author="Nguyen Toan" w:date="2018-05-13T20:08:00Z"/>
              <w:rFonts w:ascii="Times New Roman" w:eastAsia="Times New Roman" w:hAnsi="Times New Roman" w:cs="Times New Roman"/>
              <w:b/>
              <w:sz w:val="28"/>
              <w:szCs w:val="28"/>
            </w:rPr>
          </w:rPrChange>
        </w:rPr>
        <w:pPrChange w:id="5476" w:author="Nguyen Toan" w:date="2018-05-12T22:47:00Z">
          <w:pPr>
            <w:pStyle w:val="ListParagraph"/>
            <w:numPr>
              <w:ilvl w:val="1"/>
              <w:numId w:val="5"/>
            </w:numPr>
            <w:spacing w:before="240" w:after="120" w:line="288" w:lineRule="auto"/>
            <w:ind w:left="0" w:hanging="720"/>
            <w:contextualSpacing w:val="0"/>
            <w:outlineLvl w:val="1"/>
          </w:pPr>
        </w:pPrChange>
      </w:pPr>
      <w:ins w:id="5477" w:author="Nguyen Toan" w:date="2018-05-14T14:09:00Z">
        <w:r w:rsidRPr="00722246">
          <w:rPr>
            <w:rFonts w:ascii="Times New Roman" w:eastAsia="Times New Roman" w:hAnsi="Times New Roman" w:cs="Times New Roman"/>
            <w:sz w:val="28"/>
            <w:szCs w:val="28"/>
            <w:rPrChange w:id="5478" w:author="Nguyen Toan" w:date="2018-05-14T14:09:00Z">
              <w:rPr>
                <w:rFonts w:ascii="Times New Roman" w:eastAsia="Times New Roman" w:hAnsi="Times New Roman" w:cs="Times New Roman"/>
                <w:b/>
                <w:sz w:val="28"/>
                <w:szCs w:val="28"/>
              </w:rPr>
            </w:rPrChange>
          </w:rPr>
          <w:fldChar w:fldCharType="begin"/>
        </w:r>
        <w:r w:rsidRPr="00722246">
          <w:rPr>
            <w:rFonts w:ascii="Times New Roman" w:eastAsia="Times New Roman" w:hAnsi="Times New Roman" w:cs="Times New Roman"/>
            <w:sz w:val="28"/>
            <w:szCs w:val="28"/>
            <w:rPrChange w:id="5479" w:author="Nguyen Toan" w:date="2018-05-14T14:09:00Z">
              <w:rPr>
                <w:rFonts w:ascii="Times New Roman" w:eastAsia="Times New Roman" w:hAnsi="Times New Roman" w:cs="Times New Roman"/>
                <w:b/>
                <w:sz w:val="28"/>
                <w:szCs w:val="28"/>
              </w:rPr>
            </w:rPrChange>
          </w:rPr>
          <w:instrText xml:space="preserve"> REF _Ref514070288 \h </w:instrText>
        </w:r>
        <w:r w:rsidRPr="00722246">
          <w:rPr>
            <w:rFonts w:ascii="Times New Roman" w:eastAsia="Times New Roman" w:hAnsi="Times New Roman" w:cs="Times New Roman"/>
            <w:sz w:val="28"/>
            <w:szCs w:val="28"/>
            <w:rPrChange w:id="5480" w:author="Nguyen Toan" w:date="2018-05-14T14:09:00Z">
              <w:rPr>
                <w:rFonts w:ascii="Times New Roman" w:eastAsia="Times New Roman" w:hAnsi="Times New Roman" w:cs="Times New Roman"/>
                <w:b/>
                <w:sz w:val="28"/>
                <w:szCs w:val="28"/>
              </w:rPr>
            </w:rPrChange>
          </w:rPr>
        </w:r>
      </w:ins>
      <w:r w:rsidR="00722246" w:rsidRPr="00722246">
        <w:rPr>
          <w:rFonts w:ascii="Times New Roman" w:eastAsia="Times New Roman" w:hAnsi="Times New Roman" w:cs="Times New Roman"/>
          <w:sz w:val="28"/>
          <w:szCs w:val="28"/>
          <w:rPrChange w:id="5481" w:author="Nguyen Toan" w:date="2018-05-14T14:09:00Z">
            <w:rPr>
              <w:rFonts w:ascii="Times New Roman" w:eastAsia="Times New Roman" w:hAnsi="Times New Roman" w:cs="Times New Roman"/>
              <w:sz w:val="28"/>
              <w:szCs w:val="28"/>
            </w:rPr>
          </w:rPrChange>
        </w:rPr>
        <w:instrText xml:space="preserve"> \* MERGEFORMAT </w:instrText>
      </w:r>
      <w:r w:rsidRPr="00722246">
        <w:rPr>
          <w:rFonts w:ascii="Times New Roman" w:eastAsia="Times New Roman" w:hAnsi="Times New Roman" w:cs="Times New Roman"/>
          <w:sz w:val="28"/>
          <w:szCs w:val="28"/>
          <w:rPrChange w:id="5482" w:author="Nguyen Toan" w:date="2018-05-14T14:09:00Z">
            <w:rPr>
              <w:rFonts w:ascii="Times New Roman" w:eastAsia="Times New Roman" w:hAnsi="Times New Roman" w:cs="Times New Roman"/>
              <w:b/>
              <w:sz w:val="28"/>
              <w:szCs w:val="28"/>
            </w:rPr>
          </w:rPrChange>
        </w:rPr>
        <w:fldChar w:fldCharType="separate"/>
      </w:r>
      <w:ins w:id="5483" w:author="Nguyen Toan" w:date="2018-05-14T14:09:00Z">
        <w:r w:rsidRPr="00722246">
          <w:rPr>
            <w:rFonts w:ascii="Times New Roman" w:hAnsi="Times New Roman" w:cs="Times New Roman"/>
            <w:color w:val="auto"/>
            <w:sz w:val="28"/>
            <w:szCs w:val="28"/>
            <w:rPrChange w:id="5484" w:author="Nguyen Toan" w:date="2018-05-14T14:09:00Z">
              <w:rPr/>
            </w:rPrChange>
          </w:rPr>
          <w:t xml:space="preserve">Hình </w:t>
        </w:r>
        <w:r w:rsidRPr="00722246">
          <w:rPr>
            <w:rFonts w:ascii="Times New Roman" w:hAnsi="Times New Roman" w:cs="Times New Roman"/>
            <w:noProof/>
            <w:color w:val="auto"/>
            <w:sz w:val="28"/>
            <w:szCs w:val="28"/>
            <w:rPrChange w:id="5485" w:author="Nguyen Toan" w:date="2018-05-14T14:09:00Z">
              <w:rPr>
                <w:noProof/>
              </w:rPr>
            </w:rPrChange>
          </w:rPr>
          <w:t>4</w:t>
        </w:r>
        <w:r w:rsidRPr="00722246">
          <w:rPr>
            <w:rFonts w:ascii="Times New Roman" w:hAnsi="Times New Roman" w:cs="Times New Roman"/>
            <w:color w:val="auto"/>
            <w:sz w:val="28"/>
            <w:szCs w:val="28"/>
            <w:rPrChange w:id="5486" w:author="Nguyen Toan" w:date="2018-05-14T14:09:00Z">
              <w:rPr/>
            </w:rPrChange>
          </w:rPr>
          <w:t>.</w:t>
        </w:r>
        <w:r w:rsidRPr="00722246">
          <w:rPr>
            <w:rFonts w:ascii="Times New Roman" w:hAnsi="Times New Roman" w:cs="Times New Roman"/>
            <w:noProof/>
            <w:color w:val="auto"/>
            <w:sz w:val="28"/>
            <w:szCs w:val="28"/>
            <w:rPrChange w:id="5487" w:author="Nguyen Toan" w:date="2018-05-14T14:09:00Z">
              <w:rPr>
                <w:noProof/>
              </w:rPr>
            </w:rPrChange>
          </w:rPr>
          <w:t>1</w:t>
        </w:r>
        <w:r w:rsidRPr="00722246">
          <w:rPr>
            <w:rFonts w:ascii="Times New Roman" w:eastAsia="Times New Roman" w:hAnsi="Times New Roman" w:cs="Times New Roman"/>
            <w:sz w:val="28"/>
            <w:szCs w:val="28"/>
            <w:rPrChange w:id="5488" w:author="Nguyen Toan" w:date="2018-05-14T14:09:00Z">
              <w:rPr>
                <w:rFonts w:ascii="Times New Roman" w:eastAsia="Times New Roman" w:hAnsi="Times New Roman" w:cs="Times New Roman"/>
                <w:b/>
                <w:sz w:val="28"/>
                <w:szCs w:val="28"/>
              </w:rPr>
            </w:rPrChange>
          </w:rPr>
          <w:fldChar w:fldCharType="end"/>
        </w:r>
        <w:r w:rsidRPr="00722246">
          <w:rPr>
            <w:rFonts w:ascii="Times New Roman" w:eastAsia="Times New Roman" w:hAnsi="Times New Roman" w:cs="Times New Roman"/>
            <w:sz w:val="28"/>
            <w:szCs w:val="28"/>
            <w:rPrChange w:id="5489" w:author="Nguyen Toan" w:date="2018-05-14T14:09:00Z">
              <w:rPr>
                <w:rFonts w:ascii="Times New Roman" w:eastAsia="Times New Roman" w:hAnsi="Times New Roman" w:cs="Times New Roman"/>
                <w:b/>
                <w:sz w:val="28"/>
                <w:szCs w:val="28"/>
              </w:rPr>
            </w:rPrChange>
          </w:rPr>
          <w:t xml:space="preserve">  mô tả l</w:t>
        </w:r>
      </w:ins>
      <w:ins w:id="5490" w:author="Nguyen Toan" w:date="2018-05-13T20:08:00Z">
        <w:r w:rsidR="00CD5B6E" w:rsidRPr="00D05F91">
          <w:rPr>
            <w:rFonts w:ascii="Times New Roman" w:eastAsia="Times New Roman" w:hAnsi="Times New Roman" w:cs="Times New Roman"/>
            <w:sz w:val="28"/>
            <w:szCs w:val="28"/>
          </w:rPr>
          <w:t>uồng xử lý</w:t>
        </w:r>
      </w:ins>
      <w:ins w:id="5491" w:author="Nguyen Toan" w:date="2018-05-14T14:09:00Z">
        <w:r w:rsidRPr="00722246">
          <w:rPr>
            <w:rFonts w:ascii="Times New Roman" w:eastAsia="Times New Roman" w:hAnsi="Times New Roman" w:cs="Times New Roman"/>
            <w:sz w:val="28"/>
            <w:szCs w:val="28"/>
            <w:rPrChange w:id="5492" w:author="Nguyen Toan" w:date="2018-05-14T14:09:00Z">
              <w:rPr>
                <w:rFonts w:ascii="Times New Roman" w:eastAsia="Times New Roman" w:hAnsi="Times New Roman" w:cs="Times New Roman"/>
                <w:b/>
                <w:sz w:val="28"/>
                <w:szCs w:val="28"/>
              </w:rPr>
            </w:rPrChange>
          </w:rPr>
          <w:t xml:space="preserve"> ứng dụng IB-ESB.</w:t>
        </w:r>
      </w:ins>
    </w:p>
    <w:p w14:paraId="2807DB4D" w14:textId="77777777" w:rsidR="00B51406" w:rsidRDefault="00B51406" w:rsidP="00B51406">
      <w:pPr>
        <w:keepNext/>
        <w:spacing w:after="120" w:line="288" w:lineRule="auto"/>
        <w:ind w:firstLine="567"/>
        <w:jc w:val="center"/>
        <w:rPr>
          <w:ins w:id="5493" w:author="Nguyen Toan" w:date="2018-05-14T14:08:00Z"/>
        </w:rPr>
        <w:pPrChange w:id="5494" w:author="Nguyen Toan" w:date="2018-05-14T14:08:00Z">
          <w:pPr>
            <w:spacing w:after="120" w:line="288" w:lineRule="auto"/>
            <w:ind w:firstLine="567"/>
            <w:jc w:val="center"/>
          </w:pPr>
        </w:pPrChange>
      </w:pPr>
      <w:ins w:id="5495" w:author="Nguyen Toan" w:date="2018-05-14T14:07:00Z">
        <w:r>
          <w:rPr>
            <w:rFonts w:ascii="Times New Roman" w:eastAsia="Times New Roman" w:hAnsi="Times New Roman" w:cs="Times New Roman"/>
            <w:noProof/>
            <w:sz w:val="28"/>
            <w:szCs w:val="28"/>
            <w:lang w:val="en-US"/>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9">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ins>
    </w:p>
    <w:p w14:paraId="7F60D186" w14:textId="2E05CCB1" w:rsidR="005320E1" w:rsidRDefault="00B51406" w:rsidP="0081448E">
      <w:pPr>
        <w:pStyle w:val="Caption"/>
        <w:jc w:val="center"/>
        <w:rPr>
          <w:ins w:id="5496" w:author="Nguyen Toan" w:date="2018-05-14T14:49:00Z"/>
          <w:rFonts w:ascii="Times New Roman" w:hAnsi="Times New Roman" w:cs="Times New Roman"/>
          <w:i w:val="0"/>
          <w:color w:val="auto"/>
          <w:sz w:val="28"/>
          <w:szCs w:val="28"/>
        </w:rPr>
        <w:pPrChange w:id="5497" w:author="Nguyen Toan" w:date="2018-05-14T14:24:00Z">
          <w:pPr>
            <w:pStyle w:val="ListParagraph"/>
            <w:numPr>
              <w:ilvl w:val="1"/>
              <w:numId w:val="5"/>
            </w:numPr>
            <w:spacing w:before="240" w:after="120" w:line="288" w:lineRule="auto"/>
            <w:ind w:left="0" w:hanging="720"/>
            <w:contextualSpacing w:val="0"/>
            <w:outlineLvl w:val="1"/>
          </w:pPr>
        </w:pPrChange>
      </w:pPr>
      <w:bookmarkStart w:id="5498" w:name="_Ref514070283"/>
      <w:bookmarkStart w:id="5499" w:name="_Ref514070288"/>
      <w:ins w:id="5500" w:author="Nguyen Toan" w:date="2018-05-14T14:08:00Z">
        <w:r w:rsidRPr="00B51406">
          <w:rPr>
            <w:rFonts w:ascii="Times New Roman" w:hAnsi="Times New Roman" w:cs="Times New Roman"/>
            <w:i w:val="0"/>
            <w:color w:val="auto"/>
            <w:sz w:val="28"/>
            <w:szCs w:val="28"/>
            <w:rPrChange w:id="5501" w:author="Nguyen Toan" w:date="2018-05-14T14:09:00Z">
              <w:rPr/>
            </w:rPrChange>
          </w:rPr>
          <w:t xml:space="preserve">Hình </w:t>
        </w:r>
      </w:ins>
      <w:ins w:id="550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550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504"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5499"/>
      <w:ins w:id="5505" w:author="Nguyen Toan" w:date="2018-05-14T14:08:00Z">
        <w:r w:rsidRPr="00B51406">
          <w:rPr>
            <w:rFonts w:ascii="Times New Roman" w:hAnsi="Times New Roman" w:cs="Times New Roman"/>
            <w:i w:val="0"/>
            <w:color w:val="auto"/>
            <w:sz w:val="28"/>
            <w:szCs w:val="28"/>
            <w:rPrChange w:id="5506" w:author="Nguyen Toan" w:date="2018-05-14T14:09:00Z">
              <w:rPr/>
            </w:rPrChange>
          </w:rPr>
          <w:t>: Sơ đồ tuần tự ứng dụng IB-ESB</w:t>
        </w:r>
      </w:ins>
      <w:bookmarkEnd w:id="5498"/>
    </w:p>
    <w:p w14:paraId="55F16D3A" w14:textId="6D22BA17" w:rsidR="00CE30E2" w:rsidRDefault="00CF7923" w:rsidP="007C3507">
      <w:pPr>
        <w:pStyle w:val="Heading2"/>
        <w:numPr>
          <w:ilvl w:val="1"/>
          <w:numId w:val="48"/>
        </w:numPr>
        <w:ind w:left="0" w:firstLine="0"/>
        <w:rPr>
          <w:ins w:id="5507" w:author="Nguyen Toan" w:date="2018-05-14T18:02:00Z"/>
          <w:rFonts w:ascii="Times New Roman" w:eastAsia="Times New Roman" w:hAnsi="Times New Roman" w:cs="Times New Roman"/>
          <w:sz w:val="28"/>
          <w:szCs w:val="28"/>
        </w:rPr>
        <w:pPrChange w:id="5508" w:author="Nguyen Toan" w:date="2018-05-14T18:02:00Z">
          <w:pPr>
            <w:pStyle w:val="ListParagraph"/>
            <w:numPr>
              <w:ilvl w:val="1"/>
              <w:numId w:val="5"/>
            </w:numPr>
            <w:spacing w:before="240" w:after="120" w:line="288" w:lineRule="auto"/>
            <w:ind w:left="0" w:hanging="720"/>
            <w:contextualSpacing w:val="0"/>
            <w:outlineLvl w:val="1"/>
          </w:pPr>
        </w:pPrChange>
      </w:pPr>
      <w:ins w:id="5509" w:author="Nguyen Toan" w:date="2018-05-14T18:02:00Z">
        <w:r>
          <w:rPr>
            <w:rFonts w:ascii="Times New Roman" w:eastAsia="Times New Roman" w:hAnsi="Times New Roman" w:cs="Times New Roman"/>
            <w:sz w:val="28"/>
            <w:szCs w:val="28"/>
          </w:rPr>
          <w:t>Quản lý mã nguồn và dự án</w:t>
        </w:r>
      </w:ins>
    </w:p>
    <w:p w14:paraId="771B96C9" w14:textId="5B7B2597" w:rsidR="00ED0802" w:rsidRDefault="00096069" w:rsidP="00C77965">
      <w:pPr>
        <w:spacing w:after="120" w:line="288" w:lineRule="auto"/>
        <w:ind w:firstLine="567"/>
        <w:jc w:val="both"/>
        <w:rPr>
          <w:ins w:id="5510" w:author="Nguyen Toan" w:date="2018-05-14T17:08:00Z"/>
          <w:rFonts w:ascii="Times New Roman" w:eastAsia="Times New Roman" w:hAnsi="Times New Roman" w:cs="Times New Roman"/>
          <w:sz w:val="28"/>
          <w:szCs w:val="28"/>
        </w:rPr>
        <w:pPrChange w:id="5511" w:author="Nguyen Toan" w:date="2018-05-14T17:32:00Z">
          <w:pPr>
            <w:pStyle w:val="ListParagraph"/>
            <w:numPr>
              <w:ilvl w:val="1"/>
              <w:numId w:val="5"/>
            </w:numPr>
            <w:spacing w:before="240" w:after="120" w:line="288" w:lineRule="auto"/>
            <w:ind w:left="0" w:hanging="720"/>
            <w:contextualSpacing w:val="0"/>
            <w:outlineLvl w:val="1"/>
          </w:pPr>
        </w:pPrChange>
      </w:pPr>
      <w:ins w:id="5512" w:author="Nguyen Toan" w:date="2018-05-14T17:08:00Z">
        <w:r>
          <w:rPr>
            <w:rFonts w:ascii="Times New Roman" w:eastAsia="Times New Roman" w:hAnsi="Times New Roman" w:cs="Times New Roman"/>
            <w:sz w:val="28"/>
            <w:szCs w:val="28"/>
          </w:rPr>
          <w:t>Mã nguồn ứng dụng IB-ESB được quản lý trên thư m</w:t>
        </w:r>
        <w:r w:rsidR="00A766B0">
          <w:rPr>
            <w:rFonts w:ascii="Times New Roman" w:eastAsia="Times New Roman" w:hAnsi="Times New Roman" w:cs="Times New Roman"/>
            <w:sz w:val="28"/>
            <w:szCs w:val="28"/>
          </w:rPr>
          <w:t xml:space="preserve">ục lưu trữ từ xa sử dụng Github tại đường dần: </w:t>
        </w:r>
      </w:ins>
      <w:ins w:id="5513" w:author="Nguyen Toan" w:date="2018-05-14T17:25:00Z">
        <w:r w:rsidR="00A766B0">
          <w:rPr>
            <w:rFonts w:ascii="Times New Roman" w:eastAsia="Times New Roman" w:hAnsi="Times New Roman" w:cs="Times New Roman"/>
            <w:sz w:val="28"/>
            <w:szCs w:val="28"/>
          </w:rPr>
          <w:fldChar w:fldCharType="begin"/>
        </w:r>
        <w:r w:rsidR="00A766B0">
          <w:rPr>
            <w:rFonts w:ascii="Times New Roman" w:eastAsia="Times New Roman" w:hAnsi="Times New Roman" w:cs="Times New Roman"/>
            <w:sz w:val="28"/>
            <w:szCs w:val="28"/>
          </w:rPr>
          <w:instrText xml:space="preserve"> HYPERLINK "</w:instrText>
        </w:r>
        <w:r w:rsidR="00A766B0" w:rsidRPr="00A766B0">
          <w:rPr>
            <w:rFonts w:ascii="Times New Roman" w:eastAsia="Times New Roman" w:hAnsi="Times New Roman" w:cs="Times New Roman"/>
            <w:sz w:val="28"/>
            <w:szCs w:val="28"/>
          </w:rPr>
          <w:instrText>https://github.com/Loandt1/TestMuleESB.git</w:instrText>
        </w:r>
        <w:r w:rsidR="00A766B0">
          <w:rPr>
            <w:rFonts w:ascii="Times New Roman" w:eastAsia="Times New Roman" w:hAnsi="Times New Roman" w:cs="Times New Roman"/>
            <w:sz w:val="28"/>
            <w:szCs w:val="28"/>
          </w:rPr>
          <w:instrText xml:space="preserve">" </w:instrText>
        </w:r>
        <w:r w:rsidR="00A766B0">
          <w:rPr>
            <w:rFonts w:ascii="Times New Roman" w:eastAsia="Times New Roman" w:hAnsi="Times New Roman" w:cs="Times New Roman"/>
            <w:sz w:val="28"/>
            <w:szCs w:val="28"/>
          </w:rPr>
          <w:fldChar w:fldCharType="separate"/>
        </w:r>
        <w:r w:rsidR="00A766B0" w:rsidRPr="00DD0711">
          <w:rPr>
            <w:rStyle w:val="Hyperlink"/>
            <w:rFonts w:ascii="Times New Roman" w:eastAsia="Times New Roman" w:hAnsi="Times New Roman" w:cs="Times New Roman"/>
            <w:sz w:val="28"/>
            <w:szCs w:val="28"/>
          </w:rPr>
          <w:t>https://github.com/Loandt1/TestMuleESB.git</w:t>
        </w:r>
        <w:r w:rsidR="00A766B0">
          <w:rPr>
            <w:rFonts w:ascii="Times New Roman" w:eastAsia="Times New Roman" w:hAnsi="Times New Roman" w:cs="Times New Roman"/>
            <w:sz w:val="28"/>
            <w:szCs w:val="28"/>
          </w:rPr>
          <w:fldChar w:fldCharType="end"/>
        </w:r>
        <w:r w:rsidR="00A766B0">
          <w:rPr>
            <w:rFonts w:ascii="Times New Roman" w:eastAsia="Times New Roman" w:hAnsi="Times New Roman" w:cs="Times New Roman"/>
            <w:sz w:val="28"/>
            <w:szCs w:val="28"/>
          </w:rPr>
          <w:t xml:space="preserve"> </w:t>
        </w:r>
      </w:ins>
    </w:p>
    <w:p w14:paraId="38CA1B0F" w14:textId="1A80B020" w:rsidR="004C3F79" w:rsidRPr="00FA622D" w:rsidRDefault="00A766B0" w:rsidP="00CE30E2">
      <w:pPr>
        <w:spacing w:after="120" w:line="288" w:lineRule="auto"/>
        <w:ind w:firstLine="567"/>
        <w:jc w:val="both"/>
        <w:rPr>
          <w:ins w:id="5514" w:author="Nguyen Toan" w:date="2018-05-14T14:52:00Z"/>
          <w:rFonts w:ascii="Times New Roman" w:eastAsia="Times New Roman" w:hAnsi="Times New Roman" w:cs="Times New Roman"/>
          <w:sz w:val="28"/>
          <w:szCs w:val="28"/>
          <w:rPrChange w:id="5515" w:author="Nguyen Toan" w:date="2018-05-14T14:52:00Z">
            <w:rPr>
              <w:ins w:id="5516" w:author="Nguyen Toan" w:date="2018-05-14T14:52:00Z"/>
            </w:rPr>
          </w:rPrChange>
        </w:rPr>
        <w:pPrChange w:id="5517" w:author="Nguyen Toan" w:date="2018-05-14T18:01:00Z">
          <w:pPr>
            <w:pStyle w:val="ListParagraph"/>
            <w:numPr>
              <w:ilvl w:val="1"/>
              <w:numId w:val="5"/>
            </w:numPr>
            <w:spacing w:before="240" w:after="120" w:line="288" w:lineRule="auto"/>
            <w:ind w:left="0" w:hanging="720"/>
            <w:contextualSpacing w:val="0"/>
            <w:outlineLvl w:val="1"/>
          </w:pPr>
        </w:pPrChange>
      </w:pPr>
      <w:ins w:id="5518" w:author="Nguyen Toan" w:date="2018-05-14T17:24:00Z">
        <w:r>
          <w:rPr>
            <w:rFonts w:ascii="Times New Roman" w:eastAsia="Times New Roman" w:hAnsi="Times New Roman" w:cs="Times New Roman"/>
            <w:sz w:val="28"/>
            <w:szCs w:val="28"/>
          </w:rPr>
          <w:t>Ứ</w:t>
        </w:r>
      </w:ins>
      <w:ins w:id="5519" w:author="Nguyen Toan" w:date="2018-05-14T14:51:00Z">
        <w:r w:rsidR="00F85F8E" w:rsidRPr="00FA622D">
          <w:rPr>
            <w:rFonts w:ascii="Times New Roman" w:eastAsia="Times New Roman" w:hAnsi="Times New Roman" w:cs="Times New Roman"/>
            <w:sz w:val="28"/>
            <w:szCs w:val="28"/>
            <w:rPrChange w:id="5520" w:author="Nguyen Toan" w:date="2018-05-14T14:52:00Z">
              <w:rPr/>
            </w:rPrChange>
          </w:rPr>
          <w:t>ng ds://github.com/Loandt1/TestMuleESB.gitdần: m giao dịch bao gồm một danh sách các giao dịch ghi có/ghi nợ của tài khoản trong một khoảng thời gian. Đầu vào yêu cầu của dịch vụ bao</w:t>
        </w:r>
      </w:ins>
      <w:ins w:id="5521" w:author="Nguyen Toan" w:date="2018-05-14T14:52:00Z">
        <w:r w:rsidR="00F85F8E" w:rsidRPr="00FA622D">
          <w:rPr>
            <w:rFonts w:ascii="Times New Roman" w:eastAsia="Times New Roman" w:hAnsi="Times New Roman" w:cs="Times New Roman"/>
            <w:sz w:val="28"/>
            <w:szCs w:val="28"/>
            <w:rPrChange w:id="5522" w:author="Nguyen Toan" w:date="2018-05-14T14:52:00Z">
              <w:rPr/>
            </w:rPrChange>
          </w:rPr>
          <w:t xml:space="preserve"> Mule-core, Mule-support.</w:t>
        </w:r>
      </w:ins>
    </w:p>
    <w:p w14:paraId="5C2919BE" w14:textId="7117396F" w:rsidR="00F85F8E" w:rsidRDefault="00D42AAA" w:rsidP="009D4505">
      <w:pPr>
        <w:spacing w:after="120" w:line="288" w:lineRule="auto"/>
        <w:ind w:firstLine="567"/>
        <w:jc w:val="both"/>
        <w:rPr>
          <w:ins w:id="5523" w:author="Nguyen Toan" w:date="2018-05-14T15:07:00Z"/>
          <w:rFonts w:ascii="Times New Roman" w:eastAsia="Times New Roman" w:hAnsi="Times New Roman" w:cs="Times New Roman"/>
          <w:sz w:val="28"/>
          <w:szCs w:val="28"/>
        </w:rPr>
        <w:pPrChange w:id="5524" w:author="Nguyen Toan" w:date="2018-05-14T15:07:00Z">
          <w:pPr>
            <w:pStyle w:val="ListParagraph"/>
            <w:numPr>
              <w:ilvl w:val="1"/>
              <w:numId w:val="5"/>
            </w:numPr>
            <w:spacing w:before="240" w:after="120" w:line="288" w:lineRule="auto"/>
            <w:ind w:left="0" w:hanging="720"/>
            <w:contextualSpacing w:val="0"/>
            <w:outlineLvl w:val="1"/>
          </w:pPr>
        </w:pPrChange>
      </w:pPr>
      <w:ins w:id="5525" w:author="Nguyen Toan" w:date="2018-05-14T15:06:00Z">
        <w:r w:rsidRPr="009D4505">
          <w:rPr>
            <w:rFonts w:ascii="Times New Roman" w:eastAsia="Times New Roman" w:hAnsi="Times New Roman" w:cs="Times New Roman"/>
            <w:sz w:val="28"/>
            <w:szCs w:val="28"/>
            <w:rPrChange w:id="5526" w:author="Nguyen Toan" w:date="2018-05-14T15:07:00Z">
              <w:rPr/>
            </w:rPrChange>
          </w:rPr>
          <w:t>Quá trình biên d-support.1/TestMuleESB.gitdần: m giao dịch bao gồm một danh sách các giao dịch ghi có/ghi nợ của tài khoản tr</w:t>
        </w:r>
      </w:ins>
    </w:p>
    <w:p w14:paraId="3EBDF33F" w14:textId="02BE9D3D" w:rsidR="00563F3D" w:rsidRDefault="007A0743" w:rsidP="009D4505">
      <w:pPr>
        <w:spacing w:after="120" w:line="288" w:lineRule="auto"/>
        <w:ind w:firstLine="567"/>
        <w:jc w:val="both"/>
        <w:rPr>
          <w:ins w:id="5527" w:author="Nguyen Toan" w:date="2018-05-14T18:03:00Z"/>
          <w:rFonts w:ascii="Times New Roman" w:eastAsia="Times New Roman" w:hAnsi="Times New Roman" w:cs="Times New Roman"/>
          <w:sz w:val="28"/>
          <w:szCs w:val="28"/>
        </w:rPr>
        <w:pPrChange w:id="5528" w:author="Nguyen Toan" w:date="2018-05-14T15:07:00Z">
          <w:pPr>
            <w:pStyle w:val="ListParagraph"/>
            <w:numPr>
              <w:ilvl w:val="1"/>
              <w:numId w:val="5"/>
            </w:numPr>
            <w:spacing w:before="240" w:after="120" w:line="288" w:lineRule="auto"/>
            <w:ind w:left="0" w:hanging="720"/>
            <w:contextualSpacing w:val="0"/>
            <w:outlineLvl w:val="1"/>
          </w:pPr>
        </w:pPrChange>
      </w:pPr>
      <w:ins w:id="5529" w:author="Nguyen Toan" w:date="2018-05-14T15:49:00Z">
        <w:r>
          <w:rPr>
            <w:rFonts w:ascii="Times New Roman" w:eastAsia="Times New Roman" w:hAnsi="Times New Roman" w:cs="Times New Roman"/>
            <w:sz w:val="28"/>
            <w:szCs w:val="28"/>
          </w:rPr>
          <w:t>Quá trình biên dịch sử dụng Maven thực hiện tải về các thư viện phụ thuộc của dự án</w:t>
        </w:r>
        <w:r w:rsidR="00124997">
          <w:rPr>
            <w:rFonts w:ascii="Times New Roman" w:eastAsia="Times New Roman" w:hAnsi="Times New Roman" w:cs="Times New Roman"/>
            <w:sz w:val="28"/>
            <w:szCs w:val="28"/>
          </w:rPr>
          <w:t>, sau đó tiến hành biên dịch.</w:t>
        </w:r>
      </w:ins>
      <w:ins w:id="5530" w:author="Nguyen Toan" w:date="2018-05-14T15:50:00Z">
        <w:r w:rsidR="00E82F9B">
          <w:rPr>
            <w:rFonts w:ascii="Times New Roman" w:eastAsia="Times New Roman" w:hAnsi="Times New Roman" w:cs="Times New Roman"/>
            <w:sz w:val="28"/>
            <w:szCs w:val="28"/>
          </w:rPr>
          <w:t xml:space="preserve"> Sau khi biên dịch xong, Maven thực hiện gọi các ca kiểm thử có sẵn trong t</w:t>
        </w:r>
        <w:r w:rsidR="000067CF">
          <w:rPr>
            <w:rFonts w:ascii="Times New Roman" w:eastAsia="Times New Roman" w:hAnsi="Times New Roman" w:cs="Times New Roman"/>
            <w:sz w:val="28"/>
            <w:szCs w:val="28"/>
          </w:rPr>
          <w:t>hư mục mặc định của dự án (/src</w:t>
        </w:r>
        <w:r w:rsidR="00E82F9B">
          <w:rPr>
            <w:rFonts w:ascii="Times New Roman" w:eastAsia="Times New Roman" w:hAnsi="Times New Roman" w:cs="Times New Roman"/>
            <w:sz w:val="28"/>
            <w:szCs w:val="28"/>
          </w:rPr>
          <w:t>/test/java)</w:t>
        </w:r>
      </w:ins>
      <w:ins w:id="5531" w:author="Nguyen Toan" w:date="2018-05-14T15:51:00Z">
        <w:r w:rsidR="008D3DEC">
          <w:rPr>
            <w:rFonts w:ascii="Times New Roman" w:eastAsia="Times New Roman" w:hAnsi="Times New Roman" w:cs="Times New Roman"/>
            <w:sz w:val="28"/>
            <w:szCs w:val="28"/>
          </w:rPr>
          <w:t>.</w:t>
        </w:r>
        <w:r w:rsidR="00E35D64">
          <w:rPr>
            <w:rFonts w:ascii="Times New Roman" w:eastAsia="Times New Roman" w:hAnsi="Times New Roman" w:cs="Times New Roman"/>
            <w:sz w:val="28"/>
            <w:szCs w:val="28"/>
          </w:rPr>
          <w:t xml:space="preserve"> </w:t>
        </w:r>
      </w:ins>
    </w:p>
    <w:p w14:paraId="37AAA4C4" w14:textId="38C7A0F0" w:rsidR="005B172A" w:rsidRPr="005A5BC4" w:rsidRDefault="00A27AF4" w:rsidP="005B172A">
      <w:pPr>
        <w:spacing w:after="120" w:line="288" w:lineRule="auto"/>
        <w:ind w:firstLine="567"/>
        <w:jc w:val="both"/>
        <w:rPr>
          <w:ins w:id="5532" w:author="Nguyen Toan" w:date="2018-05-14T18:03:00Z"/>
          <w:rFonts w:ascii="Times New Roman" w:hAnsi="Times New Roman" w:cs="Times New Roman"/>
          <w:sz w:val="28"/>
          <w:szCs w:val="28"/>
          <w:lang w:val="en-US"/>
        </w:rPr>
      </w:pPr>
      <w:ins w:id="5533" w:author="Nguyen Toan" w:date="2018-05-14T18:04:00Z">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REF _Ref514084374 \h </w:instrText>
        </w:r>
        <w:r>
          <w:rPr>
            <w:rFonts w:ascii="Times New Roman" w:hAnsi="Times New Roman" w:cs="Times New Roman"/>
            <w:sz w:val="28"/>
            <w:szCs w:val="28"/>
            <w:lang w:val="en-US"/>
          </w:rPr>
        </w:r>
      </w:ins>
      <w:r>
        <w:rPr>
          <w:rFonts w:ascii="Times New Roman" w:hAnsi="Times New Roman" w:cs="Times New Roman"/>
          <w:sz w:val="28"/>
          <w:szCs w:val="28"/>
          <w:lang w:val="en-US"/>
        </w:rPr>
        <w:fldChar w:fldCharType="separate"/>
      </w:r>
      <w:ins w:id="5534" w:author="Nguyen Toan" w:date="2018-05-14T18:04:00Z">
        <w:r w:rsidRPr="00A27AF4">
          <w:rPr>
            <w:rFonts w:ascii="Times New Roman" w:hAnsi="Times New Roman" w:cs="Times New Roman"/>
            <w:color w:val="auto"/>
            <w:sz w:val="28"/>
            <w:szCs w:val="28"/>
            <w:rPrChange w:id="5535" w:author="Nguyen Toan" w:date="2018-05-14T18:03:00Z">
              <w:rPr/>
            </w:rPrChange>
          </w:rPr>
          <w:t xml:space="preserve">Hình </w:t>
        </w:r>
        <w:r w:rsidRPr="00A27AF4">
          <w:rPr>
            <w:rFonts w:ascii="Times New Roman" w:hAnsi="Times New Roman" w:cs="Times New Roman"/>
            <w:noProof/>
            <w:color w:val="auto"/>
            <w:sz w:val="28"/>
            <w:szCs w:val="28"/>
            <w:rPrChange w:id="5536" w:author="Nguyen Toan" w:date="2018-05-14T18:03:00Z">
              <w:rPr>
                <w:noProof/>
              </w:rPr>
            </w:rPrChange>
          </w:rPr>
          <w:t>4</w:t>
        </w:r>
        <w:r w:rsidRPr="00A27AF4">
          <w:rPr>
            <w:rFonts w:ascii="Times New Roman" w:hAnsi="Times New Roman" w:cs="Times New Roman"/>
            <w:color w:val="auto"/>
            <w:sz w:val="28"/>
            <w:szCs w:val="28"/>
            <w:rPrChange w:id="5537" w:author="Nguyen Toan" w:date="2018-05-14T18:03:00Z">
              <w:rPr/>
            </w:rPrChange>
          </w:rPr>
          <w:t>.</w:t>
        </w:r>
        <w:r w:rsidRPr="00A27AF4">
          <w:rPr>
            <w:rFonts w:ascii="Times New Roman" w:hAnsi="Times New Roman" w:cs="Times New Roman"/>
            <w:noProof/>
            <w:color w:val="auto"/>
            <w:sz w:val="28"/>
            <w:szCs w:val="28"/>
            <w:rPrChange w:id="5538" w:author="Nguyen Toan" w:date="2018-05-14T18:03:00Z">
              <w:rPr>
                <w:noProof/>
              </w:rPr>
            </w:rPrChange>
          </w:rPr>
          <w:t>2</w: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t xml:space="preserve"> </w:t>
        </w:r>
      </w:ins>
      <w:ins w:id="5539" w:author="Nguyen Toan" w:date="2018-05-14T18:03:00Z">
        <w:r w:rsidR="005B172A" w:rsidRPr="00FC2838">
          <w:rPr>
            <w:rFonts w:ascii="Times New Roman" w:hAnsi="Times New Roman" w:cs="Times New Roman"/>
            <w:sz w:val="28"/>
            <w:szCs w:val="28"/>
            <w:lang w:val="en-US"/>
          </w:rPr>
          <w:t>th</w:t>
        </w:r>
        <w:r w:rsidR="005B172A" w:rsidRPr="003D0427">
          <w:rPr>
            <w:rFonts w:ascii="Times New Roman" w:hAnsi="Times New Roman" w:cs="Times New Roman"/>
            <w:sz w:val="28"/>
            <w:szCs w:val="28"/>
            <w:lang w:val="en-US"/>
          </w:rPr>
          <w:t>ể</w:t>
        </w:r>
        <w:r w:rsidR="005B172A" w:rsidRPr="002C0536">
          <w:rPr>
            <w:rFonts w:ascii="Times New Roman" w:hAnsi="Times New Roman" w:cs="Times New Roman"/>
            <w:sz w:val="28"/>
            <w:szCs w:val="28"/>
            <w:lang w:val="en-US"/>
          </w:rPr>
          <w:t xml:space="preserve"> hiện c</w:t>
        </w:r>
        <w:r w:rsidR="005B172A" w:rsidRPr="00216141">
          <w:rPr>
            <w:rFonts w:ascii="Times New Roman" w:hAnsi="Times New Roman" w:cs="Times New Roman"/>
            <w:sz w:val="28"/>
            <w:szCs w:val="28"/>
            <w:lang w:val="en-US"/>
          </w:rPr>
          <w:t>ấ</w:t>
        </w:r>
        <w:r w:rsidR="005B172A" w:rsidRPr="004D6926">
          <w:rPr>
            <w:rFonts w:ascii="Times New Roman" w:hAnsi="Times New Roman" w:cs="Times New Roman"/>
            <w:sz w:val="28"/>
            <w:szCs w:val="28"/>
            <w:lang w:val="en-US"/>
          </w:rPr>
          <w:t>u hình Maven</w:t>
        </w:r>
        <w:r w:rsidR="005B172A">
          <w:rPr>
            <w:rFonts w:ascii="Times New Roman" w:hAnsi="Times New Roman" w:cs="Times New Roman"/>
            <w:sz w:val="28"/>
            <w:szCs w:val="28"/>
            <w:lang w:val="en-US"/>
          </w:rPr>
          <w:t xml:space="preserve"> trên ứng dụng MuleESB được kiểm thử.</w:t>
        </w:r>
      </w:ins>
    </w:p>
    <w:p w14:paraId="77B0105F" w14:textId="77777777" w:rsidR="0052504F" w:rsidRDefault="005B172A" w:rsidP="0052504F">
      <w:pPr>
        <w:keepNext/>
        <w:spacing w:line="288" w:lineRule="auto"/>
        <w:jc w:val="center"/>
        <w:rPr>
          <w:ins w:id="5540" w:author="Nguyen Toan" w:date="2018-05-14T18:03:00Z"/>
        </w:rPr>
        <w:pPrChange w:id="5541" w:author="Nguyen Toan" w:date="2018-05-14T18:03:00Z">
          <w:pPr>
            <w:keepNext/>
            <w:spacing w:line="288" w:lineRule="auto"/>
            <w:jc w:val="center"/>
          </w:pPr>
        </w:pPrChange>
      </w:pPr>
      <w:ins w:id="5542" w:author="Nguyen Toan" w:date="2018-05-14T18:03:00Z">
        <w:r w:rsidRPr="005A5BC4">
          <w:rPr>
            <w:rFonts w:ascii="Times New Roman" w:hAnsi="Times New Roman" w:cs="Times New Roman"/>
            <w:noProof/>
            <w:sz w:val="28"/>
            <w:szCs w:val="28"/>
            <w:lang w:val="en-US"/>
          </w:rPr>
          <w:lastRenderedPageBreak/>
          <w:drawing>
            <wp:inline distT="0" distB="0" distL="0" distR="0" wp14:anchorId="4894444E" wp14:editId="7B0D2D17">
              <wp:extent cx="4899034" cy="1608290"/>
              <wp:effectExtent l="0" t="0" r="0" b="0"/>
              <wp:docPr id="42"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ins>
    </w:p>
    <w:p w14:paraId="287FC447" w14:textId="62C2A958" w:rsidR="005B172A" w:rsidRPr="00A27AF4" w:rsidRDefault="0052504F" w:rsidP="0052504F">
      <w:pPr>
        <w:pStyle w:val="Caption"/>
        <w:jc w:val="center"/>
        <w:rPr>
          <w:ins w:id="5543" w:author="Nguyen Toan" w:date="2018-05-14T18:03:00Z"/>
          <w:rFonts w:ascii="Times New Roman" w:hAnsi="Times New Roman" w:cs="Times New Roman"/>
          <w:i w:val="0"/>
          <w:color w:val="auto"/>
          <w:sz w:val="28"/>
          <w:szCs w:val="28"/>
          <w:rPrChange w:id="5544" w:author="Nguyen Toan" w:date="2018-05-14T18:03:00Z">
            <w:rPr>
              <w:ins w:id="5545" w:author="Nguyen Toan" w:date="2018-05-14T18:03:00Z"/>
            </w:rPr>
          </w:rPrChange>
        </w:rPr>
        <w:pPrChange w:id="5546" w:author="Nguyen Toan" w:date="2018-05-14T18:03:00Z">
          <w:pPr>
            <w:keepNext/>
            <w:spacing w:line="288" w:lineRule="auto"/>
            <w:jc w:val="center"/>
          </w:pPr>
        </w:pPrChange>
      </w:pPr>
      <w:bookmarkStart w:id="5547" w:name="_Ref514084374"/>
      <w:ins w:id="5548" w:author="Nguyen Toan" w:date="2018-05-14T18:03:00Z">
        <w:r w:rsidRPr="00A27AF4">
          <w:rPr>
            <w:rFonts w:ascii="Times New Roman" w:hAnsi="Times New Roman" w:cs="Times New Roman"/>
            <w:i w:val="0"/>
            <w:color w:val="auto"/>
            <w:sz w:val="28"/>
            <w:szCs w:val="28"/>
            <w:rPrChange w:id="5549" w:author="Nguyen Toan" w:date="2018-05-14T18:03:00Z">
              <w:rPr/>
            </w:rPrChange>
          </w:rPr>
          <w:t xml:space="preserve">Hình </w:t>
        </w:r>
        <w:r w:rsidRPr="00A27AF4">
          <w:rPr>
            <w:rFonts w:ascii="Times New Roman" w:hAnsi="Times New Roman" w:cs="Times New Roman"/>
            <w:i w:val="0"/>
            <w:color w:val="auto"/>
            <w:sz w:val="28"/>
            <w:szCs w:val="28"/>
            <w:rPrChange w:id="5550" w:author="Nguyen Toan" w:date="2018-05-14T18:03:00Z">
              <w:rPr/>
            </w:rPrChange>
          </w:rPr>
          <w:fldChar w:fldCharType="begin"/>
        </w:r>
        <w:r w:rsidRPr="00A27AF4">
          <w:rPr>
            <w:rFonts w:ascii="Times New Roman" w:hAnsi="Times New Roman" w:cs="Times New Roman"/>
            <w:i w:val="0"/>
            <w:color w:val="auto"/>
            <w:sz w:val="28"/>
            <w:szCs w:val="28"/>
            <w:rPrChange w:id="5551" w:author="Nguyen Toan" w:date="2018-05-14T18:03:00Z">
              <w:rPr/>
            </w:rPrChange>
          </w:rPr>
          <w:instrText xml:space="preserve"> STYLEREF 1 \s </w:instrText>
        </w:r>
      </w:ins>
      <w:r w:rsidRPr="00A27AF4">
        <w:rPr>
          <w:rFonts w:ascii="Times New Roman" w:hAnsi="Times New Roman" w:cs="Times New Roman"/>
          <w:i w:val="0"/>
          <w:color w:val="auto"/>
          <w:sz w:val="28"/>
          <w:szCs w:val="28"/>
          <w:rPrChange w:id="5552" w:author="Nguyen Toan" w:date="2018-05-14T18:03:00Z">
            <w:rPr/>
          </w:rPrChange>
        </w:rPr>
        <w:fldChar w:fldCharType="separate"/>
      </w:r>
      <w:r w:rsidRPr="00A27AF4">
        <w:rPr>
          <w:rFonts w:ascii="Times New Roman" w:hAnsi="Times New Roman" w:cs="Times New Roman"/>
          <w:i w:val="0"/>
          <w:noProof/>
          <w:color w:val="auto"/>
          <w:sz w:val="28"/>
          <w:szCs w:val="28"/>
          <w:rPrChange w:id="5553" w:author="Nguyen Toan" w:date="2018-05-14T18:03:00Z">
            <w:rPr>
              <w:noProof/>
            </w:rPr>
          </w:rPrChange>
        </w:rPr>
        <w:t>4</w:t>
      </w:r>
      <w:ins w:id="5554" w:author="Nguyen Toan" w:date="2018-05-14T18:03:00Z">
        <w:r w:rsidRPr="00A27AF4">
          <w:rPr>
            <w:rFonts w:ascii="Times New Roman" w:hAnsi="Times New Roman" w:cs="Times New Roman"/>
            <w:i w:val="0"/>
            <w:color w:val="auto"/>
            <w:sz w:val="28"/>
            <w:szCs w:val="28"/>
            <w:rPrChange w:id="5555" w:author="Nguyen Toan" w:date="2018-05-14T18:03:00Z">
              <w:rPr/>
            </w:rPrChange>
          </w:rPr>
          <w:fldChar w:fldCharType="end"/>
        </w:r>
        <w:r w:rsidRPr="00A27AF4">
          <w:rPr>
            <w:rFonts w:ascii="Times New Roman" w:hAnsi="Times New Roman" w:cs="Times New Roman"/>
            <w:i w:val="0"/>
            <w:color w:val="auto"/>
            <w:sz w:val="28"/>
            <w:szCs w:val="28"/>
            <w:rPrChange w:id="5556" w:author="Nguyen Toan" w:date="2018-05-14T18:03:00Z">
              <w:rPr/>
            </w:rPrChange>
          </w:rPr>
          <w:t>.</w:t>
        </w:r>
        <w:r w:rsidRPr="00A27AF4">
          <w:rPr>
            <w:rFonts w:ascii="Times New Roman" w:hAnsi="Times New Roman" w:cs="Times New Roman"/>
            <w:i w:val="0"/>
            <w:color w:val="auto"/>
            <w:sz w:val="28"/>
            <w:szCs w:val="28"/>
            <w:rPrChange w:id="5557" w:author="Nguyen Toan" w:date="2018-05-14T18:03:00Z">
              <w:rPr/>
            </w:rPrChange>
          </w:rPr>
          <w:fldChar w:fldCharType="begin"/>
        </w:r>
        <w:r w:rsidRPr="00A27AF4">
          <w:rPr>
            <w:rFonts w:ascii="Times New Roman" w:hAnsi="Times New Roman" w:cs="Times New Roman"/>
            <w:i w:val="0"/>
            <w:color w:val="auto"/>
            <w:sz w:val="28"/>
            <w:szCs w:val="28"/>
            <w:rPrChange w:id="5558" w:author="Nguyen Toan" w:date="2018-05-14T18:03:00Z">
              <w:rPr/>
            </w:rPrChange>
          </w:rPr>
          <w:instrText xml:space="preserve"> SEQ Hình \* ARABIC \s 1 </w:instrText>
        </w:r>
      </w:ins>
      <w:r w:rsidRPr="00A27AF4">
        <w:rPr>
          <w:rFonts w:ascii="Times New Roman" w:hAnsi="Times New Roman" w:cs="Times New Roman"/>
          <w:i w:val="0"/>
          <w:color w:val="auto"/>
          <w:sz w:val="28"/>
          <w:szCs w:val="28"/>
          <w:rPrChange w:id="5559" w:author="Nguyen Toan" w:date="2018-05-14T18:03:00Z">
            <w:rPr/>
          </w:rPrChange>
        </w:rPr>
        <w:fldChar w:fldCharType="separate"/>
      </w:r>
      <w:ins w:id="5560" w:author="Nguyen Toan" w:date="2018-05-14T18:03:00Z">
        <w:r w:rsidRPr="00A27AF4">
          <w:rPr>
            <w:rFonts w:ascii="Times New Roman" w:hAnsi="Times New Roman" w:cs="Times New Roman"/>
            <w:i w:val="0"/>
            <w:noProof/>
            <w:color w:val="auto"/>
            <w:sz w:val="28"/>
            <w:szCs w:val="28"/>
            <w:rPrChange w:id="5561" w:author="Nguyen Toan" w:date="2018-05-14T18:03:00Z">
              <w:rPr>
                <w:noProof/>
              </w:rPr>
            </w:rPrChange>
          </w:rPr>
          <w:t>2</w:t>
        </w:r>
        <w:r w:rsidRPr="00A27AF4">
          <w:rPr>
            <w:rFonts w:ascii="Times New Roman" w:hAnsi="Times New Roman" w:cs="Times New Roman"/>
            <w:i w:val="0"/>
            <w:color w:val="auto"/>
            <w:sz w:val="28"/>
            <w:szCs w:val="28"/>
            <w:rPrChange w:id="5562" w:author="Nguyen Toan" w:date="2018-05-14T18:03:00Z">
              <w:rPr/>
            </w:rPrChange>
          </w:rPr>
          <w:fldChar w:fldCharType="end"/>
        </w:r>
        <w:bookmarkEnd w:id="5547"/>
        <w:r w:rsidRPr="00A27AF4">
          <w:rPr>
            <w:rFonts w:ascii="Times New Roman" w:hAnsi="Times New Roman" w:cs="Times New Roman"/>
            <w:i w:val="0"/>
            <w:color w:val="auto"/>
            <w:sz w:val="28"/>
            <w:szCs w:val="28"/>
            <w:rPrChange w:id="5563" w:author="Nguyen Toan" w:date="2018-05-14T18:03:00Z">
              <w:rPr/>
            </w:rPrChange>
          </w:rPr>
          <w:t>: Quản lý mã nguồn ứng dụng MuleESB sử dụng Maven</w:t>
        </w:r>
      </w:ins>
    </w:p>
    <w:p w14:paraId="4D0A014B" w14:textId="40F7DCCC" w:rsidR="00101A62" w:rsidRDefault="00101A62" w:rsidP="00620556">
      <w:pPr>
        <w:pStyle w:val="Heading2"/>
        <w:numPr>
          <w:ilvl w:val="1"/>
          <w:numId w:val="48"/>
        </w:numPr>
        <w:ind w:left="0" w:firstLine="0"/>
        <w:rPr>
          <w:ins w:id="5564" w:author="Nguyen Toan" w:date="2018-05-14T15:51:00Z"/>
          <w:rFonts w:ascii="Times New Roman" w:eastAsia="Times New Roman" w:hAnsi="Times New Roman" w:cs="Times New Roman"/>
          <w:sz w:val="28"/>
          <w:szCs w:val="28"/>
        </w:rPr>
        <w:pPrChange w:id="5565" w:author="Nguyen Toan" w:date="2018-05-14T18:02:00Z">
          <w:pPr>
            <w:pStyle w:val="ListParagraph"/>
            <w:numPr>
              <w:ilvl w:val="1"/>
              <w:numId w:val="5"/>
            </w:numPr>
            <w:spacing w:before="240" w:after="120" w:line="288" w:lineRule="auto"/>
            <w:ind w:left="0" w:hanging="720"/>
            <w:contextualSpacing w:val="0"/>
            <w:outlineLvl w:val="1"/>
          </w:pPr>
        </w:pPrChange>
      </w:pPr>
      <w:ins w:id="5566" w:author="Nguyen Toan" w:date="2018-05-14T17:49:00Z">
        <w:r>
          <w:rPr>
            <w:rFonts w:ascii="Times New Roman" w:eastAsia="Times New Roman" w:hAnsi="Times New Roman" w:cs="Times New Roman"/>
            <w:sz w:val="28"/>
            <w:szCs w:val="28"/>
          </w:rPr>
          <w:t xml:space="preserve">Sinh mã </w:t>
        </w:r>
        <w:r w:rsidR="00620556">
          <w:rPr>
            <w:rFonts w:ascii="Times New Roman" w:eastAsia="Times New Roman" w:hAnsi="Times New Roman" w:cs="Times New Roman"/>
            <w:sz w:val="28"/>
            <w:szCs w:val="28"/>
          </w:rPr>
          <w:t>kiểm thử sử dụng AsenAPIDriver</w:t>
        </w:r>
      </w:ins>
    </w:p>
    <w:p w14:paraId="312E51F2" w14:textId="77777777" w:rsidR="00EA1973" w:rsidRPr="006822A8" w:rsidRDefault="00EA1973" w:rsidP="00EA1973">
      <w:pPr>
        <w:spacing w:after="120" w:line="288" w:lineRule="auto"/>
        <w:ind w:firstLine="567"/>
        <w:jc w:val="both"/>
        <w:rPr>
          <w:ins w:id="5567" w:author="Nguyen Toan" w:date="2018-05-14T18:06:00Z"/>
          <w:rFonts w:ascii="Times New Roman" w:eastAsia="Times New Roman" w:hAnsi="Times New Roman" w:cs="Times New Roman"/>
          <w:sz w:val="28"/>
          <w:szCs w:val="28"/>
        </w:rPr>
      </w:pPr>
      <w:ins w:id="5568" w:author="Nguyen Toan" w:date="2018-05-14T18:06:00Z">
        <w:r w:rsidRPr="006822A8">
          <w:rPr>
            <w:rFonts w:ascii="Times New Roman" w:eastAsia="Times New Roman" w:hAnsi="Times New Roman" w:cs="Times New Roman"/>
            <w:sz w:val="28"/>
            <w:szCs w:val="28"/>
          </w:rPr>
          <w:t xml:space="preserve">Bước </w:t>
        </w:r>
        <w:r w:rsidRPr="00966627">
          <w:rPr>
            <w:rFonts w:ascii="Times New Roman" w:hAnsi="Times New Roman" w:cs="Times New Roman"/>
            <w:sz w:val="28"/>
            <w:szCs w:val="28"/>
          </w:rPr>
          <w:t>tiếp</w:t>
        </w:r>
        <w:r w:rsidRPr="006822A8">
          <w:rPr>
            <w:rFonts w:ascii="Times New Roman" w:eastAsia="Times New Roman" w:hAnsi="Times New Roman" w:cs="Times New Roman"/>
            <w:sz w:val="28"/>
            <w:szCs w:val="28"/>
          </w:rPr>
          <w: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t>
        </w:r>
      </w:ins>
    </w:p>
    <w:p w14:paraId="590A873B" w14:textId="77777777" w:rsidR="00EA1973" w:rsidRPr="006822A8" w:rsidRDefault="00EA1973" w:rsidP="00EA1973">
      <w:pPr>
        <w:spacing w:after="120" w:line="288" w:lineRule="auto"/>
        <w:ind w:firstLine="567"/>
        <w:jc w:val="both"/>
        <w:rPr>
          <w:ins w:id="5569" w:author="Nguyen Toan" w:date="2018-05-14T18:06:00Z"/>
          <w:rFonts w:ascii="Times New Roman" w:eastAsia="Times New Roman" w:hAnsi="Times New Roman" w:cs="Times New Roman"/>
          <w:sz w:val="28"/>
          <w:szCs w:val="28"/>
        </w:rPr>
      </w:pPr>
      <w:ins w:id="5570" w:author="Nguyen Toan" w:date="2018-05-14T18:06:00Z">
        <w:r w:rsidRPr="00D426BF">
          <w:rPr>
            <w:rFonts w:ascii="Times New Roman" w:eastAsia="Times New Roman" w:hAnsi="Times New Roman" w:cs="Times New Roman"/>
            <w:sz w:val="28"/>
            <w:szCs w:val="28"/>
          </w:rPr>
          <w:fldChar w:fldCharType="begin"/>
        </w:r>
        <w:r w:rsidRPr="00D426BF">
          <w:rPr>
            <w:rFonts w:ascii="Times New Roman" w:eastAsia="Times New Roman" w:hAnsi="Times New Roman" w:cs="Times New Roman"/>
            <w:sz w:val="28"/>
            <w:szCs w:val="28"/>
          </w:rPr>
          <w:instrText xml:space="preserve"> REF _Ref512179628 \h  \* MERGEFORMAT </w:instrText>
        </w:r>
        <w:r w:rsidRPr="00D426BF">
          <w:rPr>
            <w:rFonts w:ascii="Times New Roman" w:eastAsia="Times New Roman" w:hAnsi="Times New Roman" w:cs="Times New Roman"/>
            <w:sz w:val="28"/>
            <w:szCs w:val="28"/>
          </w:rPr>
        </w:r>
        <w:r w:rsidRPr="00D426BF">
          <w:rPr>
            <w:rFonts w:ascii="Times New Roman" w:eastAsia="Times New Roman" w:hAnsi="Times New Roman" w:cs="Times New Roman"/>
            <w:sz w:val="28"/>
            <w:szCs w:val="28"/>
          </w:rPr>
          <w:fldChar w:fldCharType="separate"/>
        </w:r>
        <w:r w:rsidRPr="006822A8">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3.20</w:t>
        </w:r>
        <w:r w:rsidRPr="00D426BF">
          <w:rPr>
            <w:rFonts w:ascii="Times New Roman" w:eastAsia="Times New Roman" w:hAnsi="Times New Roman" w:cs="Times New Roman"/>
            <w:sz w:val="28"/>
            <w:szCs w:val="28"/>
          </w:rPr>
          <w:fldChar w:fldCharType="end"/>
        </w:r>
        <w:r w:rsidRPr="00D426BF">
          <w:rPr>
            <w:rFonts w:ascii="Times New Roman" w:eastAsia="Times New Roman" w:hAnsi="Times New Roman" w:cs="Times New Roman"/>
            <w:sz w:val="28"/>
            <w:szCs w:val="28"/>
          </w:rPr>
          <w:t xml:space="preserve"> </w:t>
        </w:r>
        <w:r w:rsidRPr="006822A8">
          <w:rPr>
            <w:rFonts w:ascii="Times New Roman" w:eastAsia="Times New Roman" w:hAnsi="Times New Roman" w:cs="Times New Roman"/>
            <w:sz w:val="28"/>
            <w:szCs w:val="28"/>
          </w:rPr>
          <w:t>ví dụ một tệp excel định nghĩa các ca kiểm thử</w:t>
        </w:r>
      </w:ins>
    </w:p>
    <w:p w14:paraId="03F2C5DE" w14:textId="77777777" w:rsidR="00EA1973" w:rsidRDefault="00EA1973" w:rsidP="00EA1973">
      <w:pPr>
        <w:pStyle w:val="Caption"/>
        <w:keepNext/>
        <w:jc w:val="center"/>
        <w:rPr>
          <w:ins w:id="5571" w:author="Nguyen Toan" w:date="2018-05-14T18:06:00Z"/>
        </w:rPr>
      </w:pPr>
      <w:ins w:id="5572" w:author="Nguyen Toan" w:date="2018-05-14T18:06:00Z">
        <w:r>
          <w:rPr>
            <w:rFonts w:ascii="Times New Roman" w:hAnsi="Times New Roman" w:cs="Times New Roman"/>
            <w:i w:val="0"/>
            <w:noProof/>
            <w:color w:val="auto"/>
            <w:sz w:val="28"/>
            <w:szCs w:val="28"/>
            <w:lang w:val="en-US"/>
          </w:rPr>
          <w:drawing>
            <wp:inline distT="0" distB="0" distL="0" distR="0" wp14:anchorId="51285634" wp14:editId="137FEDF9">
              <wp:extent cx="4645314" cy="110776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ins>
    </w:p>
    <w:p w14:paraId="139D8A8D" w14:textId="77777777" w:rsidR="00EA1973" w:rsidRDefault="00EA1973" w:rsidP="00EA1973">
      <w:pPr>
        <w:pStyle w:val="Caption"/>
        <w:jc w:val="center"/>
        <w:rPr>
          <w:ins w:id="5573" w:author="Nguyen Toan" w:date="2018-05-14T18:06:00Z"/>
          <w:rFonts w:ascii="Times New Roman" w:hAnsi="Times New Roman" w:cs="Times New Roman"/>
          <w:i w:val="0"/>
          <w:color w:val="auto"/>
          <w:sz w:val="28"/>
          <w:szCs w:val="28"/>
        </w:rPr>
      </w:pPr>
      <w:ins w:id="5574" w:author="Nguyen Toan" w:date="2018-05-14T18:06:00Z">
        <w:r w:rsidRPr="006822A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5</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sidRPr="006822A8">
          <w:rPr>
            <w:rFonts w:ascii="Times New Roman" w:hAnsi="Times New Roman" w:cs="Times New Roman"/>
            <w:i w:val="0"/>
            <w:color w:val="auto"/>
            <w:sz w:val="28"/>
            <w:szCs w:val="28"/>
          </w:rPr>
          <w:t xml:space="preserve"> Ca kiểm thử đầu vào</w:t>
        </w:r>
      </w:ins>
    </w:p>
    <w:p w14:paraId="1DD8FFD8" w14:textId="77777777" w:rsidR="00EA1973" w:rsidRPr="00433505" w:rsidRDefault="00EA1973" w:rsidP="00EA1973">
      <w:pPr>
        <w:spacing w:after="120" w:line="288" w:lineRule="auto"/>
        <w:ind w:firstLine="567"/>
        <w:jc w:val="both"/>
        <w:rPr>
          <w:ins w:id="5575" w:author="Nguyen Toan" w:date="2018-05-14T18:06:00Z"/>
          <w:rFonts w:ascii="Times New Roman" w:eastAsia="Times New Roman" w:hAnsi="Times New Roman" w:cs="Times New Roman"/>
          <w:sz w:val="28"/>
          <w:szCs w:val="28"/>
        </w:rPr>
      </w:pPr>
      <w:ins w:id="5576" w:author="Nguyen Toan" w:date="2018-05-14T18:06:00Z">
        <w:r w:rsidRPr="00871AAE">
          <w:rPr>
            <w:rFonts w:ascii="Times New Roman" w:eastAsia="Times New Roman" w:hAnsi="Times New Roman" w:cs="Times New Roman"/>
            <w:sz w:val="28"/>
            <w:szCs w:val="28"/>
          </w:rPr>
          <w:fldChar w:fldCharType="begin"/>
        </w:r>
        <w:r w:rsidRPr="00871AAE">
          <w:rPr>
            <w:rFonts w:ascii="Times New Roman" w:eastAsia="Times New Roman" w:hAnsi="Times New Roman" w:cs="Times New Roman"/>
            <w:sz w:val="28"/>
            <w:szCs w:val="28"/>
          </w:rPr>
          <w:instrText xml:space="preserve"> REF _Ref512179645 \h  \* MERGEFORMAT </w:instrText>
        </w:r>
        <w:r w:rsidRPr="00871AAE">
          <w:rPr>
            <w:rFonts w:ascii="Times New Roman" w:eastAsia="Times New Roman" w:hAnsi="Times New Roman" w:cs="Times New Roman"/>
            <w:sz w:val="28"/>
            <w:szCs w:val="28"/>
          </w:rPr>
        </w:r>
        <w:r w:rsidRPr="00871AAE">
          <w:rPr>
            <w:rFonts w:ascii="Times New Roman" w:eastAsia="Times New Roman" w:hAnsi="Times New Roman" w:cs="Times New Roman"/>
            <w:sz w:val="28"/>
            <w:szCs w:val="28"/>
          </w:rPr>
          <w:fldChar w:fldCharType="separate"/>
        </w:r>
        <w:r w:rsidRPr="00433505">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3.21</w:t>
        </w:r>
        <w:r w:rsidRPr="00871AAE">
          <w:rPr>
            <w:rFonts w:ascii="Times New Roman" w:eastAsia="Times New Roman" w:hAnsi="Times New Roman" w:cs="Times New Roman"/>
            <w:sz w:val="28"/>
            <w:szCs w:val="28"/>
          </w:rPr>
          <w:fldChar w:fldCharType="end"/>
        </w:r>
        <w:r w:rsidRPr="00871AAE">
          <w:rPr>
            <w:rFonts w:ascii="Times New Roman" w:eastAsia="Times New Roman" w:hAnsi="Times New Roman" w:cs="Times New Roman"/>
            <w:sz w:val="28"/>
            <w:szCs w:val="28"/>
          </w:rPr>
          <w:t xml:space="preserve"> </w:t>
        </w:r>
        <w:r w:rsidRPr="00433505">
          <w:rPr>
            <w:rFonts w:ascii="Times New Roman" w:eastAsia="Times New Roman" w:hAnsi="Times New Roman" w:cs="Times New Roman"/>
            <w:sz w:val="28"/>
            <w:szCs w:val="28"/>
          </w:rPr>
          <w:t xml:space="preserve">mô tả ca kiểm thử được sinh từ các thông tin có được ở trên. Ca kiểm thử này sẽ kiểm tra kết quả trả về khi chạy luồng được định nghĩa trong tệp cấu hình. </w:t>
        </w:r>
      </w:ins>
    </w:p>
    <w:p w14:paraId="28DBB2EC" w14:textId="77777777" w:rsidR="00EA1973" w:rsidRDefault="00EA1973" w:rsidP="00EA1973">
      <w:pPr>
        <w:pStyle w:val="Caption"/>
        <w:keepNext/>
        <w:jc w:val="center"/>
        <w:rPr>
          <w:ins w:id="5577" w:author="Nguyen Toan" w:date="2018-05-14T18:06:00Z"/>
        </w:rPr>
      </w:pPr>
      <w:ins w:id="5578" w:author="Nguyen Toan" w:date="2018-05-14T18:06:00Z">
        <w:r w:rsidRPr="00990802">
          <w:rPr>
            <w:rFonts w:ascii="Times New Roman" w:eastAsia="Times New Roman" w:hAnsi="Times New Roman" w:cs="Times New Roman"/>
            <w:noProof/>
            <w:sz w:val="28"/>
            <w:szCs w:val="28"/>
            <w:lang w:val="en-US"/>
          </w:rPr>
          <w:drawing>
            <wp:inline distT="0" distB="0" distL="0" distR="0" wp14:anchorId="2DD91E35" wp14:editId="7D68AC4B">
              <wp:extent cx="4594638" cy="15080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52">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ins>
    </w:p>
    <w:p w14:paraId="0F6BDD15" w14:textId="77777777" w:rsidR="00EA1973" w:rsidRPr="00AE3AE5" w:rsidRDefault="00EA1973" w:rsidP="00EA1973">
      <w:pPr>
        <w:pStyle w:val="Caption"/>
        <w:jc w:val="center"/>
        <w:rPr>
          <w:ins w:id="5579" w:author="Nguyen Toan" w:date="2018-05-14T18:06:00Z"/>
          <w:rFonts w:ascii="Times New Roman" w:hAnsi="Times New Roman" w:cs="Times New Roman"/>
          <w:i w:val="0"/>
          <w:color w:val="auto"/>
          <w:sz w:val="28"/>
          <w:szCs w:val="28"/>
        </w:rPr>
      </w:pPr>
      <w:ins w:id="5580" w:author="Nguyen Toan" w:date="2018-05-14T18:06:00Z">
        <w:r w:rsidRPr="00433505">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6</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sidRPr="00433505">
          <w:rPr>
            <w:rFonts w:ascii="Times New Roman" w:hAnsi="Times New Roman" w:cs="Times New Roman"/>
            <w:i w:val="0"/>
            <w:color w:val="auto"/>
            <w:sz w:val="28"/>
            <w:szCs w:val="28"/>
          </w:rPr>
          <w:t xml:space="preserve"> Mã nguồn kiểm thử được tự động sinh </w:t>
        </w:r>
        <w:r>
          <w:rPr>
            <w:rFonts w:ascii="Times New Roman" w:hAnsi="Times New Roman" w:cs="Times New Roman"/>
            <w:i w:val="0"/>
            <w:color w:val="auto"/>
            <w:sz w:val="28"/>
            <w:szCs w:val="28"/>
          </w:rPr>
          <w:t>bởi</w:t>
        </w:r>
        <w:r w:rsidRPr="00433505">
          <w:rPr>
            <w:rFonts w:ascii="Times New Roman" w:hAnsi="Times New Roman" w:cs="Times New Roman"/>
            <w:i w:val="0"/>
            <w:color w:val="auto"/>
            <w:sz w:val="28"/>
            <w:szCs w:val="28"/>
          </w:rPr>
          <w:t xml:space="preserve"> AsenAPIDriver</w:t>
        </w:r>
      </w:ins>
    </w:p>
    <w:p w14:paraId="380D1DD6" w14:textId="77777777" w:rsidR="00EA1973" w:rsidRPr="005A5BC4" w:rsidRDefault="00EA1973" w:rsidP="00EA1973">
      <w:pPr>
        <w:spacing w:after="120" w:line="288" w:lineRule="auto"/>
        <w:jc w:val="both"/>
        <w:rPr>
          <w:ins w:id="5581" w:author="Nguyen Toan" w:date="2018-05-14T18:06:00Z"/>
          <w:rFonts w:ascii="Times New Roman" w:hAnsi="Times New Roman" w:cs="Times New Roman"/>
          <w:sz w:val="28"/>
          <w:szCs w:val="28"/>
          <w:lang w:val="en-US"/>
        </w:rPr>
      </w:pPr>
      <w:ins w:id="5582" w:author="Nguyen Toan" w:date="2018-05-14T18:06:00Z">
        <w:r w:rsidRPr="00966627">
          <w:rPr>
            <w:rFonts w:ascii="Times New Roman" w:eastAsia="Times New Roman" w:hAnsi="Times New Roman" w:cs="Times New Roman"/>
            <w:sz w:val="28"/>
            <w:szCs w:val="28"/>
          </w:rPr>
          <w:t>Các</w:t>
        </w:r>
        <w:r>
          <w:rPr>
            <w:rFonts w:ascii="Times New Roman" w:hAnsi="Times New Roman" w:cs="Times New Roman"/>
            <w:sz w:val="28"/>
            <w:szCs w:val="28"/>
          </w:rPr>
          <w:t xml:space="preserve"> bước thực hiện sinh mã kiểm thử JUnit bằng AsenAPIDriver:</w:t>
        </w:r>
      </w:ins>
    </w:p>
    <w:p w14:paraId="6A3E5EDA" w14:textId="77777777" w:rsidR="00EA1973" w:rsidRDefault="00EA1973" w:rsidP="00EA1973">
      <w:pPr>
        <w:spacing w:after="120" w:line="288" w:lineRule="auto"/>
        <w:jc w:val="both"/>
        <w:rPr>
          <w:ins w:id="5583" w:author="Nguyen Toan" w:date="2018-05-14T18:06:00Z"/>
          <w:rFonts w:ascii="Times New Roman" w:eastAsia="Times New Roman" w:hAnsi="Times New Roman" w:cs="Times New Roman"/>
          <w:sz w:val="28"/>
          <w:szCs w:val="28"/>
        </w:rPr>
      </w:pPr>
      <w:ins w:id="5584" w:author="Nguyen Toan" w:date="2018-05-14T18:06:00Z">
        <w:r w:rsidRPr="005A5BC4">
          <w:rPr>
            <w:rFonts w:ascii="Times New Roman" w:hAnsi="Times New Roman" w:cs="Times New Roman"/>
            <w:sz w:val="28"/>
            <w:szCs w:val="28"/>
            <w:lang w:val="en-US"/>
          </w:rPr>
          <w:t>B</w:t>
        </w:r>
        <w:r>
          <w:rPr>
            <w:rFonts w:ascii="Times New Roman" w:hAnsi="Times New Roman" w:cs="Times New Roman"/>
            <w:sz w:val="28"/>
            <w:szCs w:val="28"/>
            <w:lang w:val="en-US"/>
          </w:rPr>
          <w:t xml:space="preserve">ước </w:t>
        </w:r>
        <w:r w:rsidRPr="00966627">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Viết logic nghiệp vụ của chức năng cần kiểm thử.</w:t>
        </w:r>
      </w:ins>
    </w:p>
    <w:p w14:paraId="75C9AF4D" w14:textId="77777777" w:rsidR="00EA1973" w:rsidRPr="00966627" w:rsidRDefault="00EA1973" w:rsidP="00EA1973">
      <w:pPr>
        <w:spacing w:after="120" w:line="288" w:lineRule="auto"/>
        <w:jc w:val="both"/>
        <w:rPr>
          <w:ins w:id="5585" w:author="Nguyen Toan" w:date="2018-05-14T18:06:00Z"/>
          <w:rFonts w:ascii="Times New Roman" w:eastAsia="Times New Roman" w:hAnsi="Times New Roman" w:cs="Times New Roman"/>
          <w:sz w:val="28"/>
          <w:szCs w:val="28"/>
        </w:rPr>
      </w:pPr>
      <w:ins w:id="5586" w:author="Nguyen Toan" w:date="2018-05-14T18:06:00Z">
        <w:r>
          <w:rPr>
            <w:rFonts w:ascii="Times New Roman" w:eastAsia="Times New Roman" w:hAnsi="Times New Roman" w:cs="Times New Roman"/>
            <w:sz w:val="28"/>
            <w:szCs w:val="28"/>
          </w:rPr>
          <w:lastRenderedPageBreak/>
          <w:t>Bước 2: Chèn các chú thích của JUnit</w:t>
        </w:r>
        <w:r w:rsidRPr="005A5BC4">
          <w:rPr>
            <w:rFonts w:ascii="Times New Roman" w:hAnsi="Times New Roman" w:cs="Times New Roman"/>
            <w:sz w:val="28"/>
            <w:szCs w:val="28"/>
            <w:lang w:val="en-US"/>
          </w:rPr>
          <w:t xml:space="preserve"> trong mã</w:t>
        </w:r>
        <w:r>
          <w:rPr>
            <w:rFonts w:ascii="Times New Roman" w:hAnsi="Times New Roman" w:cs="Times New Roman"/>
            <w:sz w:val="28"/>
            <w:szCs w:val="28"/>
            <w:lang w:val="en-US"/>
          </w:rPr>
          <w:t xml:space="preserve"> (</w:t>
        </w:r>
        <w:r w:rsidRPr="00BD5A98">
          <w:rPr>
            <w:rFonts w:ascii="Times New Roman" w:hAnsi="Times New Roman" w:cs="Times New Roman"/>
            <w:sz w:val="28"/>
            <w:szCs w:val="28"/>
            <w:lang w:val="en-US"/>
          </w:rPr>
          <w:fldChar w:fldCharType="begin"/>
        </w:r>
        <w:r w:rsidRPr="00BD5A98">
          <w:rPr>
            <w:rFonts w:ascii="Times New Roman" w:hAnsi="Times New Roman" w:cs="Times New Roman"/>
            <w:sz w:val="28"/>
            <w:szCs w:val="28"/>
            <w:lang w:val="en-US"/>
          </w:rPr>
          <w:instrText xml:space="preserve"> REF _Ref512179668 \h  \* MERGEFORMAT </w:instrText>
        </w:r>
        <w:r w:rsidRPr="00BD5A98">
          <w:rPr>
            <w:rFonts w:ascii="Times New Roman" w:hAnsi="Times New Roman" w:cs="Times New Roman"/>
            <w:sz w:val="28"/>
            <w:szCs w:val="28"/>
            <w:lang w:val="en-US"/>
          </w:rPr>
        </w:r>
        <w:r w:rsidRPr="00BD5A98">
          <w:rPr>
            <w:rFonts w:ascii="Times New Roman" w:hAnsi="Times New Roman" w:cs="Times New Roman"/>
            <w:sz w:val="28"/>
            <w:szCs w:val="28"/>
            <w:lang w:val="en-US"/>
          </w:rPr>
          <w:fldChar w:fldCharType="separate"/>
        </w:r>
        <w:r w:rsidRPr="009E0038">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3.22</w:t>
        </w:r>
        <w:r w:rsidRPr="00BD5A98">
          <w:rPr>
            <w:rFonts w:ascii="Times New Roman" w:hAnsi="Times New Roman" w:cs="Times New Roman"/>
            <w:sz w:val="28"/>
            <w:szCs w:val="28"/>
            <w:lang w:val="en-US"/>
          </w:rPr>
          <w:fldChar w:fldCharType="end"/>
        </w:r>
        <w:r>
          <w:rPr>
            <w:rFonts w:ascii="Times New Roman" w:hAnsi="Times New Roman" w:cs="Times New Roman"/>
            <w:sz w:val="28"/>
            <w:szCs w:val="28"/>
            <w:lang w:val="en-US"/>
          </w:rPr>
          <w:t>)</w:t>
        </w:r>
      </w:ins>
    </w:p>
    <w:p w14:paraId="55572292" w14:textId="77777777" w:rsidR="00EA1973" w:rsidRDefault="00EA1973" w:rsidP="00EA1973">
      <w:pPr>
        <w:pStyle w:val="NoSpacing"/>
        <w:keepNext/>
        <w:spacing w:line="288" w:lineRule="auto"/>
        <w:jc w:val="center"/>
        <w:rPr>
          <w:ins w:id="5587" w:author="Nguyen Toan" w:date="2018-05-14T18:06:00Z"/>
        </w:rPr>
      </w:pPr>
      <w:ins w:id="5588" w:author="Nguyen Toan" w:date="2018-05-14T18:06:00Z">
        <w:r w:rsidRPr="005A5BC4">
          <w:rPr>
            <w:rFonts w:ascii="Times New Roman" w:hAnsi="Times New Roman" w:cs="Times New Roman"/>
            <w:noProof/>
            <w:sz w:val="28"/>
            <w:szCs w:val="28"/>
            <w:lang w:val="en-US"/>
          </w:rPr>
          <w:drawing>
            <wp:inline distT="0" distB="0" distL="0" distR="0" wp14:anchorId="33A6BFAB" wp14:editId="1F13D7DE">
              <wp:extent cx="4582762" cy="1884268"/>
              <wp:effectExtent l="0" t="0" r="8890" b="1905"/>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ins>
    </w:p>
    <w:p w14:paraId="3E0B66D7" w14:textId="5F52B886" w:rsidR="000D1D7F" w:rsidRDefault="00EA1973" w:rsidP="006523C8">
      <w:pPr>
        <w:pStyle w:val="Caption"/>
        <w:spacing w:line="288" w:lineRule="auto"/>
        <w:jc w:val="center"/>
        <w:rPr>
          <w:ins w:id="5589" w:author="Nguyen Toan" w:date="2018-05-14T18:07:00Z"/>
          <w:rFonts w:ascii="Times New Roman" w:hAnsi="Times New Roman" w:cs="Times New Roman"/>
          <w:i w:val="0"/>
          <w:color w:val="auto"/>
          <w:sz w:val="28"/>
          <w:szCs w:val="28"/>
          <w:lang w:val="vi-VN"/>
        </w:rPr>
        <w:pPrChange w:id="5590" w:author="Nguyen Toan" w:date="2018-05-14T18:06:00Z">
          <w:pPr>
            <w:pStyle w:val="ListParagraph"/>
            <w:numPr>
              <w:ilvl w:val="1"/>
              <w:numId w:val="5"/>
            </w:numPr>
            <w:spacing w:before="240" w:after="120" w:line="288" w:lineRule="auto"/>
            <w:ind w:left="0" w:hanging="720"/>
            <w:contextualSpacing w:val="0"/>
            <w:outlineLvl w:val="1"/>
          </w:pPr>
        </w:pPrChange>
      </w:pPr>
      <w:ins w:id="5591" w:author="Nguyen Toan" w:date="2018-05-14T18:06:00Z">
        <w:r w:rsidRPr="009E003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7</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xml:space="preserve">: Chèn các ký </w:t>
        </w:r>
        <w:r w:rsidRPr="00966627">
          <w:rPr>
            <w:rFonts w:ascii="Times New Roman" w:hAnsi="Times New Roman" w:cs="Times New Roman"/>
            <w:i w:val="0"/>
            <w:iCs w:val="0"/>
            <w:color w:val="auto"/>
            <w:sz w:val="28"/>
            <w:szCs w:val="28"/>
          </w:rPr>
          <w:t xml:space="preserve">pháp </w:t>
        </w:r>
        <w:r w:rsidRPr="00966627">
          <w:rPr>
            <w:rFonts w:ascii="Times New Roman" w:hAnsi="Times New Roman" w:cs="Times New Roman"/>
            <w:i w:val="0"/>
            <w:iCs w:val="0"/>
            <w:color w:val="auto"/>
            <w:sz w:val="28"/>
            <w:szCs w:val="28"/>
            <w:lang w:val="en-US"/>
          </w:rPr>
          <w:t>JUnit</w:t>
        </w:r>
        <w:r w:rsidRPr="00966627">
          <w:rPr>
            <w:rFonts w:ascii="Times New Roman" w:hAnsi="Times New Roman" w:cs="Times New Roman"/>
            <w:i w:val="0"/>
            <w:color w:val="auto"/>
            <w:sz w:val="28"/>
            <w:szCs w:val="28"/>
            <w:lang w:val="en-US"/>
          </w:rPr>
          <w:t xml:space="preserve"> </w:t>
        </w:r>
        <w:r w:rsidRPr="00AC554D">
          <w:rPr>
            <w:rFonts w:ascii="Times New Roman" w:hAnsi="Times New Roman" w:cs="Times New Roman"/>
            <w:i w:val="0"/>
            <w:color w:val="auto"/>
            <w:sz w:val="28"/>
            <w:szCs w:val="28"/>
          </w:rPr>
          <w:t xml:space="preserve">trong </w:t>
        </w:r>
        <w:r>
          <w:rPr>
            <w:rFonts w:ascii="Times New Roman" w:hAnsi="Times New Roman" w:cs="Times New Roman"/>
            <w:i w:val="0"/>
            <w:color w:val="auto"/>
            <w:sz w:val="28"/>
            <w:szCs w:val="28"/>
          </w:rPr>
          <w:t xml:space="preserve">mã nguồn </w:t>
        </w:r>
        <w:r w:rsidRPr="00D06934">
          <w:rPr>
            <w:rFonts w:ascii="Times New Roman" w:hAnsi="Times New Roman" w:cs="Times New Roman"/>
            <w:i w:val="0"/>
            <w:color w:val="auto"/>
            <w:sz w:val="28"/>
            <w:szCs w:val="28"/>
          </w:rPr>
          <w:t>kiểm th</w:t>
        </w:r>
        <w:r w:rsidRPr="00966627">
          <w:rPr>
            <w:rFonts w:ascii="Times New Roman" w:hAnsi="Times New Roman" w:cs="Times New Roman"/>
            <w:i w:val="0"/>
            <w:color w:val="auto"/>
            <w:sz w:val="28"/>
            <w:szCs w:val="28"/>
            <w:lang w:val="vi-VN"/>
          </w:rPr>
          <w:t>ử</w:t>
        </w:r>
      </w:ins>
    </w:p>
    <w:p w14:paraId="770B7029" w14:textId="77777777" w:rsidR="00A8515E" w:rsidRPr="00966627" w:rsidRDefault="00A8515E" w:rsidP="00A8515E">
      <w:pPr>
        <w:rPr>
          <w:ins w:id="5592" w:author="Nguyen Toan" w:date="2018-05-14T18:07:00Z"/>
        </w:rPr>
      </w:pPr>
    </w:p>
    <w:p w14:paraId="0CDAD639" w14:textId="77777777" w:rsidR="00A8515E" w:rsidRPr="005A5BC4" w:rsidRDefault="00A8515E" w:rsidP="00A8515E">
      <w:pPr>
        <w:spacing w:after="120" w:line="288" w:lineRule="auto"/>
        <w:ind w:firstLine="567"/>
        <w:jc w:val="both"/>
        <w:rPr>
          <w:ins w:id="5593" w:author="Nguyen Toan" w:date="2018-05-14T18:07:00Z"/>
          <w:rFonts w:ascii="Times New Roman" w:eastAsia="Times New Roman" w:hAnsi="Times New Roman" w:cs="Times New Roman"/>
          <w:sz w:val="28"/>
          <w:szCs w:val="28"/>
        </w:rPr>
      </w:pPr>
      <w:ins w:id="5594" w:author="Nguyen Toan" w:date="2018-05-14T18:07:00Z">
        <w:r w:rsidRPr="005A5BC4">
          <w:rPr>
            <w:rFonts w:ascii="Times New Roman" w:hAnsi="Times New Roman" w:cs="Times New Roman"/>
            <w:sz w:val="28"/>
            <w:szCs w:val="28"/>
          </w:rPr>
          <w:t>Kiểm thử đơn vị (Unit Test) l</w:t>
        </w:r>
        <w:r w:rsidRPr="005A5BC4">
          <w:rPr>
            <w:rFonts w:ascii="Times New Roman" w:eastAsia="Times New Roman" w:hAnsi="Times New Roman" w:cs="Times New Roman"/>
            <w:sz w:val="28"/>
            <w:szCs w:val="28"/>
          </w:rPr>
          <w:t>à việc kiểm thử từng thành phần cụ thể của chương trình, do lập trình viên thực hiện.</w:t>
        </w:r>
        <w:r>
          <w:rPr>
            <w:rFonts w:ascii="Times New Roman" w:eastAsia="Times New Roman" w:hAnsi="Times New Roman" w:cs="Times New Roman"/>
            <w:sz w:val="28"/>
            <w:szCs w:val="28"/>
          </w:rPr>
          <w:t xml:space="preserve"> </w:t>
        </w:r>
        <w:r w:rsidRPr="008E4B8F">
          <w:rPr>
            <w:rFonts w:ascii="Times New Roman" w:eastAsia="Times New Roman" w:hAnsi="Times New Roman" w:cs="Times New Roman"/>
            <w:sz w:val="28"/>
            <w:szCs w:val="28"/>
          </w:rPr>
          <w:fldChar w:fldCharType="begin"/>
        </w:r>
        <w:r w:rsidRPr="008E4B8F">
          <w:rPr>
            <w:rFonts w:ascii="Times New Roman" w:eastAsia="Times New Roman" w:hAnsi="Times New Roman" w:cs="Times New Roman"/>
            <w:sz w:val="28"/>
            <w:szCs w:val="28"/>
          </w:rPr>
          <w:instrText xml:space="preserve"> REF _Ref511971277 \h  \* MERGEFORMAT </w:instrText>
        </w:r>
        <w:r w:rsidRPr="008E4B8F">
          <w:rPr>
            <w:rFonts w:ascii="Times New Roman" w:eastAsia="Times New Roman" w:hAnsi="Times New Roman" w:cs="Times New Roman"/>
            <w:sz w:val="28"/>
            <w:szCs w:val="28"/>
          </w:rPr>
        </w:r>
        <w:r w:rsidRPr="008E4B8F">
          <w:rPr>
            <w:rFonts w:ascii="Times New Roman" w:eastAsia="Times New Roman" w:hAnsi="Times New Roman" w:cs="Times New Roman"/>
            <w:sz w:val="28"/>
            <w:szCs w:val="28"/>
          </w:rPr>
          <w:fldChar w:fldCharType="separate"/>
        </w:r>
        <w:r w:rsidRPr="007B69E6">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3.18</w:t>
        </w:r>
        <w:r w:rsidRPr="008E4B8F">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mô tả một đoạn mã nguồn kiểm thử sử dụng JUnit.</w:t>
        </w:r>
      </w:ins>
    </w:p>
    <w:p w14:paraId="42590FF7" w14:textId="77777777" w:rsidR="00A8515E" w:rsidRDefault="00A8515E" w:rsidP="00A8515E">
      <w:pPr>
        <w:pStyle w:val="NoSpacing"/>
        <w:keepNext/>
        <w:spacing w:line="288" w:lineRule="auto"/>
        <w:jc w:val="center"/>
        <w:rPr>
          <w:ins w:id="5595" w:author="Nguyen Toan" w:date="2018-05-14T18:07:00Z"/>
        </w:rPr>
      </w:pPr>
      <w:ins w:id="5596" w:author="Nguyen Toan" w:date="2018-05-14T18:07:00Z">
        <w:r w:rsidRPr="005A5BC4">
          <w:rPr>
            <w:rFonts w:ascii="Times New Roman" w:hAnsi="Times New Roman" w:cs="Times New Roman"/>
            <w:noProof/>
            <w:sz w:val="28"/>
            <w:szCs w:val="28"/>
            <w:lang w:val="en-US"/>
          </w:rPr>
          <w:drawing>
            <wp:inline distT="0" distB="0" distL="0" distR="0" wp14:anchorId="4E5D6933" wp14:editId="7099AD67">
              <wp:extent cx="5319033" cy="1479489"/>
              <wp:effectExtent l="0" t="0" r="0" b="6985"/>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ins>
    </w:p>
    <w:p w14:paraId="6DC6469A" w14:textId="77777777" w:rsidR="00A8515E" w:rsidRPr="005A5BC4" w:rsidRDefault="00A8515E" w:rsidP="00A8515E">
      <w:pPr>
        <w:pStyle w:val="Caption"/>
        <w:spacing w:line="288" w:lineRule="auto"/>
        <w:jc w:val="center"/>
        <w:rPr>
          <w:ins w:id="5597" w:author="Nguyen Toan" w:date="2018-05-14T18:07:00Z"/>
          <w:rFonts w:ascii="Times New Roman" w:eastAsia="Times New Roman" w:hAnsi="Times New Roman" w:cs="Times New Roman"/>
          <w:sz w:val="28"/>
          <w:szCs w:val="28"/>
        </w:rPr>
      </w:pPr>
      <w:ins w:id="5598" w:author="Nguyen Toan" w:date="2018-05-14T18:07:00Z">
        <w:r w:rsidRPr="007B69E6">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K</w:t>
        </w:r>
        <w:r w:rsidRPr="007B69E6">
          <w:rPr>
            <w:rFonts w:ascii="Times New Roman" w:hAnsi="Times New Roman" w:cs="Times New Roman"/>
            <w:i w:val="0"/>
            <w:color w:val="auto"/>
            <w:sz w:val="28"/>
            <w:szCs w:val="28"/>
          </w:rPr>
          <w:t>iểm thử sử dụng J</w:t>
        </w:r>
        <w:r>
          <w:rPr>
            <w:rFonts w:ascii="Times New Roman" w:hAnsi="Times New Roman" w:cs="Times New Roman"/>
            <w:i w:val="0"/>
            <w:color w:val="auto"/>
            <w:sz w:val="28"/>
            <w:szCs w:val="28"/>
          </w:rPr>
          <w:t>Unit</w:t>
        </w:r>
      </w:ins>
    </w:p>
    <w:p w14:paraId="6A8F73E9" w14:textId="77777777" w:rsidR="00A8515E" w:rsidRPr="00966627" w:rsidRDefault="00A8515E" w:rsidP="00A8515E">
      <w:pPr>
        <w:spacing w:after="120" w:line="288" w:lineRule="auto"/>
        <w:ind w:firstLine="567"/>
        <w:jc w:val="both"/>
        <w:rPr>
          <w:ins w:id="5599" w:author="Nguyen Toan" w:date="2018-05-14T18:07:00Z"/>
          <w:rFonts w:ascii="Times New Roman" w:hAnsi="Times New Roman" w:cs="Times New Roman"/>
          <w:sz w:val="28"/>
          <w:szCs w:val="28"/>
        </w:rPr>
      </w:pPr>
      <w:ins w:id="5600" w:author="Nguyen Toan" w:date="2018-05-14T18:07:00Z">
        <w:r w:rsidRPr="005A5BC4">
          <w:rPr>
            <w:rFonts w:ascii="Times New Roman" w:eastAsia="Times New Roman" w:hAnsi="Times New Roman" w:cs="Times New Roman"/>
            <w:sz w:val="28"/>
            <w:szCs w:val="28"/>
          </w:rPr>
          <w:t xml:space="preserve">Mục tiêu </w:t>
        </w:r>
        <w:r w:rsidRPr="00966627">
          <w:rPr>
            <w:rFonts w:ascii="Times New Roman" w:hAnsi="Times New Roman" w:cs="Times New Roman"/>
            <w:sz w:val="28"/>
            <w:szCs w:val="28"/>
          </w:rPr>
          <w:t>hướng tới của kiểm thử đơn vị trên MuleESB là các thành phần và bộ chuyển đổi (Components and Transformers).</w:t>
        </w:r>
      </w:ins>
    </w:p>
    <w:p w14:paraId="73B2135A" w14:textId="2D69558B" w:rsidR="00A8515E" w:rsidRPr="00915431" w:rsidRDefault="00A8515E" w:rsidP="00915431">
      <w:pPr>
        <w:spacing w:after="120" w:line="288" w:lineRule="auto"/>
        <w:ind w:firstLine="567"/>
        <w:jc w:val="both"/>
        <w:rPr>
          <w:ins w:id="5601" w:author="Nguyen Toan" w:date="2018-05-14T18:07:00Z"/>
          <w:rFonts w:ascii="Times New Roman" w:eastAsia="Times New Roman" w:hAnsi="Times New Roman" w:cs="Times New Roman"/>
          <w:color w:val="auto"/>
          <w:sz w:val="28"/>
          <w:szCs w:val="28"/>
          <w:rPrChange w:id="5602" w:author="Nguyen Toan" w:date="2018-05-14T18:07:00Z">
            <w:rPr>
              <w:ins w:id="5603" w:author="Nguyen Toan" w:date="2018-05-14T18:07:00Z"/>
              <w:rFonts w:ascii="Times New Roman" w:eastAsia="Times New Roman" w:hAnsi="Times New Roman" w:cs="Times New Roman"/>
              <w:sz w:val="28"/>
              <w:szCs w:val="28"/>
            </w:rPr>
          </w:rPrChange>
        </w:rPr>
        <w:pPrChange w:id="5604" w:author="Nguyen Toan" w:date="2018-05-14T18:07:00Z">
          <w:pPr>
            <w:spacing w:line="288" w:lineRule="auto"/>
          </w:pPr>
        </w:pPrChange>
      </w:pPr>
      <w:ins w:id="5605" w:author="Nguyen Toan" w:date="2018-05-14T18:07:00Z">
        <w:r w:rsidRPr="00966627">
          <w:rPr>
            <w:rFonts w:ascii="Times New Roman" w:hAnsi="Times New Roman" w:cs="Times New Roman"/>
            <w:sz w:val="28"/>
            <w:szCs w:val="28"/>
          </w:rPr>
          <w:t>Kiểm thử từng chức năng của từng thành phần cụ thể trong hệ thống, có thể sử dụng MUnit, JUnit. Việc</w:t>
        </w:r>
        <w:r w:rsidRPr="005A5BC4">
          <w:rPr>
            <w:rFonts w:ascii="Times New Roman" w:eastAsia="Times New Roman" w:hAnsi="Times New Roman" w:cs="Times New Roman"/>
            <w:sz w:val="28"/>
            <w:szCs w:val="28"/>
          </w:rPr>
          <w:t xml:space="preserve"> kiểm thử cần có các kịch bản kiểm thử (script test) và các đoạn kịch bản này được sử dụng để kiểm thử lại và kiểm thử hồi quy tự động.</w:t>
        </w:r>
        <w:r>
          <w:rPr>
            <w:rFonts w:ascii="Times New Roman" w:eastAsia="Times New Roman" w:hAnsi="Times New Roman" w:cs="Times New Roman"/>
            <w:sz w:val="28"/>
            <w:szCs w:val="28"/>
          </w:rPr>
          <w:t xml:space="preserve"> </w:t>
        </w:r>
        <w:r w:rsidRPr="0031200A">
          <w:rPr>
            <w:rFonts w:ascii="Times New Roman" w:eastAsia="Times New Roman" w:hAnsi="Times New Roman" w:cs="Times New Roman"/>
            <w:sz w:val="28"/>
            <w:szCs w:val="28"/>
          </w:rPr>
          <w:fldChar w:fldCharType="begin"/>
        </w:r>
        <w:r w:rsidRPr="0031200A">
          <w:rPr>
            <w:rFonts w:ascii="Times New Roman" w:eastAsia="Times New Roman" w:hAnsi="Times New Roman" w:cs="Times New Roman"/>
            <w:sz w:val="28"/>
            <w:szCs w:val="28"/>
          </w:rPr>
          <w:instrText xml:space="preserve"> REF _Ref512179611 \h  \* MERGEFORMAT </w:instrText>
        </w:r>
        <w:r w:rsidRPr="0031200A">
          <w:rPr>
            <w:rFonts w:ascii="Times New Roman" w:eastAsia="Times New Roman" w:hAnsi="Times New Roman" w:cs="Times New Roman"/>
            <w:sz w:val="28"/>
            <w:szCs w:val="28"/>
          </w:rPr>
        </w:r>
        <w:r w:rsidRPr="0031200A">
          <w:rPr>
            <w:rFonts w:ascii="Times New Roman" w:eastAsia="Times New Roman" w:hAnsi="Times New Roman" w:cs="Times New Roman"/>
            <w:sz w:val="28"/>
            <w:szCs w:val="28"/>
          </w:rPr>
          <w:fldChar w:fldCharType="separate"/>
        </w:r>
        <w:r w:rsidRPr="00A202A1">
          <w:rPr>
            <w:rFonts w:ascii="Times New Roman" w:hAnsi="Times New Roman" w:cs="Times New Roman"/>
            <w:color w:val="auto"/>
            <w:sz w:val="28"/>
            <w:szCs w:val="28"/>
          </w:rPr>
          <w:t xml:space="preserve">Hình </w:t>
        </w:r>
        <w:r w:rsidRPr="009B54BA">
          <w:rPr>
            <w:rFonts w:ascii="Times New Roman" w:hAnsi="Times New Roman" w:cs="Times New Roman"/>
            <w:noProof/>
            <w:color w:val="auto"/>
            <w:sz w:val="28"/>
            <w:szCs w:val="28"/>
          </w:rPr>
          <w:t>3.19</w:t>
        </w:r>
        <w:r w:rsidRPr="0031200A">
          <w:rPr>
            <w:rFonts w:ascii="Times New Roman" w:eastAsia="Times New Roman" w:hAnsi="Times New Roman" w:cs="Times New Roman"/>
            <w:sz w:val="28"/>
            <w:szCs w:val="28"/>
          </w:rPr>
          <w:fldChar w:fldCharType="end"/>
        </w:r>
        <w:r w:rsidRPr="003120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thể hiện việc thực hiện kiểm thử bằng MUnit với t</w:t>
        </w:r>
        <w:r w:rsidRPr="005A5BC4">
          <w:rPr>
            <w:rFonts w:ascii="Times New Roman" w:eastAsia="Times New Roman" w:hAnsi="Times New Roman" w:cs="Times New Roman"/>
            <w:sz w:val="28"/>
            <w:szCs w:val="28"/>
          </w:rPr>
          <w:t>hư viện hỗ trợ</w:t>
        </w:r>
        <w:r>
          <w:rPr>
            <w:rFonts w:ascii="Times New Roman" w:eastAsia="Times New Roman" w:hAnsi="Times New Roman" w:cs="Times New Roman"/>
            <w:sz w:val="28"/>
            <w:szCs w:val="28"/>
          </w:rPr>
          <w:t xml:space="preserve"> của</w:t>
        </w:r>
        <w:r w:rsidRPr="005A5BC4">
          <w:rPr>
            <w:rFonts w:ascii="Times New Roman" w:eastAsia="Times New Roman" w:hAnsi="Times New Roman" w:cs="Times New Roman"/>
            <w:sz w:val="28"/>
            <w:szCs w:val="28"/>
          </w:rPr>
          <w:t xml:space="preserve"> MuleESB: mule-tests-functional.</w:t>
        </w:r>
        <w:r>
          <w:rPr>
            <w:rFonts w:ascii="Times New Roman" w:eastAsia="Times New Roman" w:hAnsi="Times New Roman" w:cs="Times New Roman"/>
            <w:sz w:val="28"/>
            <w:szCs w:val="28"/>
          </w:rPr>
          <w:t xml:space="preserve"> </w:t>
        </w:r>
      </w:ins>
    </w:p>
    <w:p w14:paraId="119D59B6" w14:textId="77777777" w:rsidR="00A8515E" w:rsidRDefault="00A8515E" w:rsidP="00A8515E">
      <w:pPr>
        <w:keepNext/>
        <w:spacing w:line="288" w:lineRule="auto"/>
        <w:jc w:val="center"/>
        <w:rPr>
          <w:ins w:id="5606" w:author="Nguyen Toan" w:date="2018-05-14T18:07:00Z"/>
        </w:rPr>
      </w:pPr>
      <w:ins w:id="5607" w:author="Nguyen Toan" w:date="2018-05-14T18:07:00Z">
        <w:r w:rsidRPr="005A5BC4">
          <w:rPr>
            <w:rFonts w:ascii="Times New Roman" w:eastAsia="Times New Roman" w:hAnsi="Times New Roman" w:cs="Times New Roman"/>
            <w:noProof/>
            <w:sz w:val="28"/>
            <w:szCs w:val="28"/>
            <w:lang w:val="en-US"/>
          </w:rPr>
          <w:lastRenderedPageBreak/>
          <w:drawing>
            <wp:inline distT="114300" distB="114300" distL="114300" distR="114300" wp14:anchorId="529E4D7D" wp14:editId="1E0FA508">
              <wp:extent cx="4593388" cy="2026145"/>
              <wp:effectExtent l="0" t="0" r="0" b="0"/>
              <wp:docPr id="6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602182" cy="2030024"/>
                      </a:xfrm>
                      <a:prstGeom prst="rect">
                        <a:avLst/>
                      </a:prstGeom>
                      <a:ln/>
                    </pic:spPr>
                  </pic:pic>
                </a:graphicData>
              </a:graphic>
            </wp:inline>
          </w:drawing>
        </w:r>
      </w:ins>
    </w:p>
    <w:p w14:paraId="62AF3830" w14:textId="22A9EBD7" w:rsidR="00A8515E" w:rsidRPr="006D4931" w:rsidRDefault="00A8515E" w:rsidP="00A8515E">
      <w:pPr>
        <w:rPr>
          <w:ins w:id="5608" w:author="Nguyen Toan" w:date="2018-05-14T18:02:00Z"/>
          <w:rPrChange w:id="5609" w:author="Nguyen Toan" w:date="2018-05-14T18:07:00Z">
            <w:rPr>
              <w:ins w:id="5610" w:author="Nguyen Toan" w:date="2018-05-14T18:02:00Z"/>
              <w:rFonts w:ascii="Times New Roman" w:eastAsia="Times New Roman" w:hAnsi="Times New Roman" w:cs="Times New Roman"/>
              <w:sz w:val="28"/>
              <w:szCs w:val="28"/>
            </w:rPr>
          </w:rPrChange>
        </w:rPr>
        <w:pPrChange w:id="5611" w:author="Nguyen Toan" w:date="2018-05-14T18:07:00Z">
          <w:pPr>
            <w:pStyle w:val="ListParagraph"/>
            <w:numPr>
              <w:ilvl w:val="1"/>
              <w:numId w:val="5"/>
            </w:numPr>
            <w:spacing w:before="240" w:after="120" w:line="288" w:lineRule="auto"/>
            <w:ind w:left="0" w:hanging="720"/>
            <w:contextualSpacing w:val="0"/>
            <w:outlineLvl w:val="1"/>
          </w:pPr>
        </w:pPrChange>
      </w:pPr>
      <w:ins w:id="5612" w:author="Nguyen Toan" w:date="2018-05-14T18:07:00Z">
        <w:r w:rsidRPr="00A202A1">
          <w:rPr>
            <w:rFonts w:ascii="Times New Roman" w:hAnsi="Times New Roman" w:cs="Times New Roman"/>
            <w:i/>
            <w:color w:val="auto"/>
            <w:sz w:val="28"/>
            <w:szCs w:val="28"/>
          </w:rPr>
          <w:t xml:space="preserve">Hình </w:t>
        </w:r>
        <w:r>
          <w:rPr>
            <w:rFonts w:ascii="Times New Roman" w:hAnsi="Times New Roman" w:cs="Times New Roman"/>
            <w:i/>
            <w:color w:val="auto"/>
            <w:sz w:val="28"/>
            <w:szCs w:val="28"/>
          </w:rPr>
          <w:fldChar w:fldCharType="begin"/>
        </w:r>
        <w:r>
          <w:rPr>
            <w:rFonts w:ascii="Times New Roman" w:hAnsi="Times New Roman" w:cs="Times New Roman"/>
            <w:i/>
            <w:color w:val="auto"/>
            <w:sz w:val="28"/>
            <w:szCs w:val="28"/>
          </w:rPr>
          <w:instrText xml:space="preserve"> STYLEREF 1 \s </w:instrText>
        </w:r>
        <w:r>
          <w:rPr>
            <w:rFonts w:ascii="Times New Roman" w:hAnsi="Times New Roman" w:cs="Times New Roman"/>
            <w:i/>
            <w:color w:val="auto"/>
            <w:sz w:val="28"/>
            <w:szCs w:val="28"/>
          </w:rPr>
          <w:fldChar w:fldCharType="separate"/>
        </w:r>
        <w:r>
          <w:rPr>
            <w:rFonts w:ascii="Times New Roman" w:hAnsi="Times New Roman" w:cs="Times New Roman"/>
            <w:i/>
            <w:noProof/>
            <w:color w:val="auto"/>
            <w:sz w:val="28"/>
            <w:szCs w:val="28"/>
          </w:rPr>
          <w:t>4</w:t>
        </w:r>
        <w:r>
          <w:rPr>
            <w:rFonts w:ascii="Times New Roman" w:hAnsi="Times New Roman" w:cs="Times New Roman"/>
            <w:i/>
            <w:color w:val="auto"/>
            <w:sz w:val="28"/>
            <w:szCs w:val="28"/>
          </w:rPr>
          <w:fldChar w:fldCharType="end"/>
        </w:r>
        <w:r>
          <w:rPr>
            <w:rFonts w:ascii="Times New Roman" w:hAnsi="Times New Roman" w:cs="Times New Roman"/>
            <w:i/>
            <w:color w:val="auto"/>
            <w:sz w:val="28"/>
            <w:szCs w:val="28"/>
          </w:rPr>
          <w:t>.</w:t>
        </w:r>
        <w:r>
          <w:rPr>
            <w:rFonts w:ascii="Times New Roman" w:hAnsi="Times New Roman" w:cs="Times New Roman"/>
            <w:i/>
            <w:color w:val="auto"/>
            <w:sz w:val="28"/>
            <w:szCs w:val="28"/>
          </w:rPr>
          <w:fldChar w:fldCharType="begin"/>
        </w:r>
        <w:r>
          <w:rPr>
            <w:rFonts w:ascii="Times New Roman" w:hAnsi="Times New Roman" w:cs="Times New Roman"/>
            <w:i/>
            <w:color w:val="auto"/>
            <w:sz w:val="28"/>
            <w:szCs w:val="28"/>
          </w:rPr>
          <w:instrText xml:space="preserve"> SEQ Hình \* ARABIC \s 1 </w:instrText>
        </w:r>
        <w:r>
          <w:rPr>
            <w:rFonts w:ascii="Times New Roman" w:hAnsi="Times New Roman" w:cs="Times New Roman"/>
            <w:i/>
            <w:color w:val="auto"/>
            <w:sz w:val="28"/>
            <w:szCs w:val="28"/>
          </w:rPr>
          <w:fldChar w:fldCharType="separate"/>
        </w:r>
        <w:r>
          <w:rPr>
            <w:rFonts w:ascii="Times New Roman" w:hAnsi="Times New Roman" w:cs="Times New Roman"/>
            <w:i/>
            <w:noProof/>
            <w:color w:val="auto"/>
            <w:sz w:val="28"/>
            <w:szCs w:val="28"/>
          </w:rPr>
          <w:t>4</w:t>
        </w:r>
        <w:r>
          <w:rPr>
            <w:rFonts w:ascii="Times New Roman" w:hAnsi="Times New Roman" w:cs="Times New Roman"/>
            <w:i/>
            <w:color w:val="auto"/>
            <w:sz w:val="28"/>
            <w:szCs w:val="28"/>
          </w:rPr>
          <w:fldChar w:fldCharType="end"/>
        </w:r>
        <w:r>
          <w:rPr>
            <w:rFonts w:ascii="Times New Roman" w:hAnsi="Times New Roman" w:cs="Times New Roman"/>
            <w:i/>
            <w:color w:val="auto"/>
            <w:sz w:val="28"/>
            <w:szCs w:val="28"/>
          </w:rPr>
          <w:t>: Kiểm thử Munit</w:t>
        </w:r>
      </w:ins>
    </w:p>
    <w:p w14:paraId="3C139A14" w14:textId="34FA1C77" w:rsidR="00864FF3" w:rsidRDefault="009E69E0" w:rsidP="00864FF3">
      <w:pPr>
        <w:pStyle w:val="Heading2"/>
        <w:numPr>
          <w:ilvl w:val="1"/>
          <w:numId w:val="48"/>
        </w:numPr>
        <w:ind w:left="0" w:firstLine="0"/>
        <w:rPr>
          <w:ins w:id="5613" w:author="Nguyen Toan" w:date="2018-05-14T18:05:00Z"/>
          <w:rFonts w:ascii="Times New Roman" w:eastAsia="Times New Roman" w:hAnsi="Times New Roman" w:cs="Times New Roman"/>
          <w:sz w:val="28"/>
          <w:szCs w:val="28"/>
        </w:rPr>
        <w:pPrChange w:id="5614" w:author="Nguyen Toan" w:date="2018-05-14T18:05:00Z">
          <w:pPr>
            <w:pStyle w:val="ListParagraph"/>
            <w:numPr>
              <w:ilvl w:val="1"/>
              <w:numId w:val="5"/>
            </w:numPr>
            <w:spacing w:before="240" w:after="120" w:line="288" w:lineRule="auto"/>
            <w:ind w:left="0" w:hanging="720"/>
            <w:contextualSpacing w:val="0"/>
            <w:outlineLvl w:val="1"/>
          </w:pPr>
        </w:pPrChange>
      </w:pPr>
      <w:ins w:id="5615" w:author="Nguyen Toan" w:date="2018-05-14T18:08:00Z">
        <w:r>
          <w:rPr>
            <w:rFonts w:ascii="Times New Roman" w:eastAsia="Times New Roman" w:hAnsi="Times New Roman" w:cs="Times New Roman"/>
            <w:sz w:val="28"/>
            <w:szCs w:val="28"/>
          </w:rPr>
          <w:t>Kiểm thử tự động và t</w:t>
        </w:r>
      </w:ins>
      <w:ins w:id="5616" w:author="Nguyen Toan" w:date="2018-05-14T18:02:00Z">
        <w:r w:rsidR="00730561">
          <w:rPr>
            <w:rFonts w:ascii="Times New Roman" w:eastAsia="Times New Roman" w:hAnsi="Times New Roman" w:cs="Times New Roman"/>
            <w:sz w:val="28"/>
            <w:szCs w:val="28"/>
          </w:rPr>
          <w:t>ích hợp liên tục</w:t>
        </w:r>
      </w:ins>
    </w:p>
    <w:p w14:paraId="77148B9C" w14:textId="77777777" w:rsidR="00864FF3" w:rsidRPr="00053AF8" w:rsidRDefault="00864FF3" w:rsidP="00053AF8">
      <w:pPr>
        <w:spacing w:after="120" w:line="288" w:lineRule="auto"/>
        <w:jc w:val="both"/>
        <w:rPr>
          <w:ins w:id="5617" w:author="Nguyen Toan" w:date="2018-05-14T18:05:00Z"/>
          <w:rFonts w:ascii="Times New Roman" w:eastAsia="Times New Roman" w:hAnsi="Times New Roman" w:cs="Times New Roman"/>
          <w:bCs/>
          <w:color w:val="auto"/>
          <w:sz w:val="28"/>
          <w:szCs w:val="28"/>
          <w:lang w:val="en-US"/>
          <w:rPrChange w:id="5618" w:author="Nguyen Toan" w:date="2018-05-14T18:05:00Z">
            <w:rPr>
              <w:ins w:id="5619" w:author="Nguyen Toan" w:date="2018-05-14T18:05:00Z"/>
              <w:lang w:val="en-US"/>
            </w:rPr>
          </w:rPrChange>
        </w:rPr>
        <w:pPrChange w:id="5620" w:author="Nguyen Toan" w:date="2018-05-14T18:05:00Z">
          <w:pPr>
            <w:pStyle w:val="ListParagraph"/>
            <w:numPr>
              <w:numId w:val="48"/>
            </w:numPr>
            <w:spacing w:after="120" w:line="288" w:lineRule="auto"/>
            <w:ind w:left="360" w:hanging="360"/>
            <w:jc w:val="both"/>
          </w:pPr>
        </w:pPrChange>
      </w:pPr>
      <w:ins w:id="5621" w:author="Nguyen Toan" w:date="2018-05-14T18:05:00Z">
        <w:r w:rsidRPr="009250FF">
          <w:rPr>
            <w:rFonts w:ascii="Times New Roman" w:eastAsia="Times New Roman" w:hAnsi="Times New Roman" w:cs="Times New Roman"/>
            <w:b/>
            <w:bCs/>
            <w:color w:val="auto"/>
            <w:sz w:val="28"/>
            <w:szCs w:val="24"/>
            <w:lang w:val="en-US"/>
            <w:rPrChange w:id="5622" w:author="Nguyen Toan" w:date="2018-05-14T18:05:00Z">
              <w:rPr>
                <w:b/>
                <w:lang w:val="en-US"/>
              </w:rPr>
            </w:rPrChange>
          </w:rPr>
          <w:t>Bưh hợ</w:t>
        </w:r>
        <w:r w:rsidRPr="00053AF8">
          <w:rPr>
            <w:rFonts w:ascii="Times New Roman" w:eastAsia="Times New Roman" w:hAnsi="Times New Roman" w:cs="Times New Roman"/>
            <w:bCs/>
            <w:color w:val="auto"/>
            <w:sz w:val="28"/>
            <w:szCs w:val="28"/>
            <w:lang w:val="en-US"/>
            <w:rPrChange w:id="5623" w:author="Nguyen Toan" w:date="2018-05-14T18:05:00Z">
              <w:rPr>
                <w:lang w:val="en-US"/>
              </w:rPr>
            </w:rPrChange>
          </w:rPr>
          <w:t xml:space="preserve">: </w:t>
        </w:r>
        <w:r w:rsidRPr="00053AF8">
          <w:rPr>
            <w:rFonts w:ascii="Times New Roman" w:hAnsi="Times New Roman" w:cs="Times New Roman"/>
            <w:sz w:val="28"/>
            <w:szCs w:val="28"/>
            <w:lang w:val="en-US"/>
            <w:rPrChange w:id="5624" w:author="Nguyen Toan" w:date="2018-05-14T18:05:00Z">
              <w:rPr>
                <w:szCs w:val="28"/>
                <w:lang w:val="en-US"/>
              </w:rPr>
            </w:rPrChange>
          </w:rPr>
          <w:t>Tại</w:t>
        </w:r>
        <w:r w:rsidRPr="00053AF8">
          <w:rPr>
            <w:rFonts w:ascii="Times New Roman" w:eastAsia="Times New Roman" w:hAnsi="Times New Roman" w:cs="Times New Roman"/>
            <w:bCs/>
            <w:color w:val="auto"/>
            <w:sz w:val="28"/>
            <w:szCs w:val="28"/>
            <w:lang w:val="en-US"/>
            <w:rPrChange w:id="5625" w:author="Nguyen Toan" w:date="2018-05-14T18:05:00Z">
              <w:rPr>
                <w:lang w:val="en-US"/>
              </w:rPr>
            </w:rPrChange>
          </w:rPr>
          <w:t xml:space="preserve"> màn hình chính, chọn “New Item” (</w:t>
        </w:r>
        <w:r w:rsidRPr="00053AF8">
          <w:rPr>
            <w:rFonts w:ascii="Times New Roman" w:eastAsia="Times New Roman" w:hAnsi="Times New Roman" w:cs="Times New Roman"/>
            <w:bCs/>
            <w:color w:val="auto"/>
            <w:sz w:val="28"/>
            <w:szCs w:val="28"/>
            <w:lang w:val="en-US"/>
            <w:rPrChange w:id="5626" w:author="Nguyen Toan" w:date="2018-05-14T18:05:00Z">
              <w:rPr>
                <w:lang w:val="en-US"/>
              </w:rPr>
            </w:rPrChange>
          </w:rPr>
          <w:fldChar w:fldCharType="begin"/>
        </w:r>
        <w:r w:rsidRPr="00053AF8">
          <w:rPr>
            <w:rFonts w:ascii="Times New Roman" w:eastAsia="Times New Roman" w:hAnsi="Times New Roman" w:cs="Times New Roman"/>
            <w:bCs/>
            <w:color w:val="auto"/>
            <w:sz w:val="28"/>
            <w:szCs w:val="28"/>
            <w:lang w:val="en-US"/>
            <w:rPrChange w:id="5627" w:author="Nguyen Toan" w:date="2018-05-14T18:05:00Z">
              <w:rPr>
                <w:lang w:val="en-US"/>
              </w:rPr>
            </w:rPrChange>
          </w:rPr>
          <w:instrText xml:space="preserve"> REF _Ref512179882 \h  \* MERGEFORMAT </w:instrText>
        </w:r>
        <w:r w:rsidRPr="00053AF8">
          <w:rPr>
            <w:rFonts w:ascii="Times New Roman" w:hAnsi="Times New Roman" w:cs="Times New Roman"/>
            <w:sz w:val="28"/>
            <w:szCs w:val="28"/>
            <w:lang w:val="en-US"/>
            <w:rPrChange w:id="5628" w:author="Nguyen Toan" w:date="2018-05-14T18:05:00Z">
              <w:rPr>
                <w:lang w:val="en-US"/>
              </w:rPr>
            </w:rPrChange>
          </w:rPr>
        </w:r>
        <w:r w:rsidRPr="00053AF8">
          <w:rPr>
            <w:rFonts w:ascii="Times New Roman" w:eastAsia="Times New Roman" w:hAnsi="Times New Roman" w:cs="Times New Roman"/>
            <w:bCs/>
            <w:color w:val="auto"/>
            <w:sz w:val="28"/>
            <w:szCs w:val="28"/>
            <w:lang w:val="en-US"/>
            <w:rPrChange w:id="5629" w:author="Nguyen Toan" w:date="2018-05-14T18:05:00Z">
              <w:rPr>
                <w:lang w:val="en-US"/>
              </w:rPr>
            </w:rPrChange>
          </w:rPr>
          <w:fldChar w:fldCharType="separate"/>
        </w:r>
        <w:r w:rsidRPr="00053AF8">
          <w:rPr>
            <w:rFonts w:ascii="Times New Roman" w:eastAsia="Times New Roman" w:hAnsi="Times New Roman" w:cs="Times New Roman"/>
            <w:bCs/>
            <w:color w:val="auto"/>
            <w:sz w:val="28"/>
            <w:szCs w:val="28"/>
            <w:lang w:val="en-US"/>
            <w:rPrChange w:id="5630" w:author="Nguyen Toan" w:date="2018-05-14T18:05:00Z">
              <w:rPr>
                <w:lang w:val="en-US"/>
              </w:rPr>
            </w:rPrChange>
          </w:rPr>
          <w:t>Hình 3.24</w:t>
        </w:r>
        <w:r w:rsidRPr="00053AF8">
          <w:rPr>
            <w:rFonts w:ascii="Times New Roman" w:eastAsia="Times New Roman" w:hAnsi="Times New Roman" w:cs="Times New Roman"/>
            <w:bCs/>
            <w:color w:val="auto"/>
            <w:sz w:val="28"/>
            <w:szCs w:val="28"/>
            <w:lang w:val="en-US"/>
            <w:rPrChange w:id="5631" w:author="Nguyen Toan" w:date="2018-05-14T18:05:00Z">
              <w:rPr>
                <w:lang w:val="en-US"/>
              </w:rPr>
            </w:rPrChange>
          </w:rPr>
          <w:fldChar w:fldCharType="end"/>
        </w:r>
        <w:r w:rsidRPr="00053AF8">
          <w:rPr>
            <w:rFonts w:ascii="Times New Roman" w:eastAsia="Times New Roman" w:hAnsi="Times New Roman" w:cs="Times New Roman"/>
            <w:bCs/>
            <w:color w:val="auto"/>
            <w:sz w:val="28"/>
            <w:szCs w:val="28"/>
            <w:lang w:val="en-US"/>
            <w:rPrChange w:id="5632" w:author="Nguyen Toan" w:date="2018-05-14T18:05:00Z">
              <w:rPr>
                <w:lang w:val="en-US"/>
              </w:rPr>
            </w:rPrChange>
          </w:rPr>
          <w:t>).</w:t>
        </w:r>
      </w:ins>
    </w:p>
    <w:p w14:paraId="6A3CE4F8" w14:textId="77777777" w:rsidR="00864FF3" w:rsidRPr="00053AF8" w:rsidRDefault="00864FF3" w:rsidP="00053AF8">
      <w:pPr>
        <w:keepNext/>
        <w:spacing w:line="288" w:lineRule="auto"/>
        <w:jc w:val="center"/>
        <w:rPr>
          <w:ins w:id="5633" w:author="Nguyen Toan" w:date="2018-05-14T18:05:00Z"/>
          <w:rFonts w:ascii="Times New Roman" w:hAnsi="Times New Roman" w:cs="Times New Roman"/>
          <w:sz w:val="28"/>
          <w:szCs w:val="28"/>
          <w:rPrChange w:id="5634" w:author="Nguyen Toan" w:date="2018-05-14T18:05:00Z">
            <w:rPr>
              <w:ins w:id="5635" w:author="Nguyen Toan" w:date="2018-05-14T18:05:00Z"/>
            </w:rPr>
          </w:rPrChange>
        </w:rPr>
        <w:pPrChange w:id="5636" w:author="Nguyen Toan" w:date="2018-05-14T18:05:00Z">
          <w:pPr>
            <w:pStyle w:val="ListParagraph"/>
            <w:keepNext/>
            <w:numPr>
              <w:numId w:val="48"/>
            </w:numPr>
            <w:tabs>
              <w:tab w:val="num" w:pos="1440"/>
            </w:tabs>
            <w:spacing w:line="288" w:lineRule="auto"/>
            <w:ind w:left="360" w:hanging="360"/>
            <w:jc w:val="center"/>
          </w:pPr>
        </w:pPrChange>
      </w:pPr>
      <w:ins w:id="5637" w:author="Nguyen Toan" w:date="2018-05-14T18:05:00Z">
        <w:r w:rsidRPr="00053AF8">
          <w:rPr>
            <w:rFonts w:ascii="Times New Roman" w:hAnsi="Times New Roman" w:cs="Times New Roman"/>
            <w:noProof/>
            <w:sz w:val="28"/>
            <w:szCs w:val="28"/>
            <w:lang w:val="en-US"/>
            <w:rPrChange w:id="5638" w:author="Nguyen Toan" w:date="2018-05-14T18:05:00Z">
              <w:rPr>
                <w:noProof/>
                <w:lang w:val="en-US"/>
              </w:rPr>
            </w:rPrChange>
          </w:rPr>
          <w:drawing>
            <wp:inline distT="0" distB="0" distL="0" distR="0" wp14:anchorId="5C085617" wp14:editId="46DB9030">
              <wp:extent cx="3833448" cy="31715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ins>
    </w:p>
    <w:p w14:paraId="3D28DD54" w14:textId="77777777" w:rsidR="00864FF3" w:rsidRPr="00053AF8" w:rsidRDefault="00864FF3" w:rsidP="00053AF8">
      <w:pPr>
        <w:pStyle w:val="Caption"/>
        <w:jc w:val="both"/>
        <w:rPr>
          <w:ins w:id="5639" w:author="Nguyen Toan" w:date="2018-05-14T18:05:00Z"/>
          <w:rFonts w:ascii="Times New Roman" w:eastAsia="Times New Roman" w:hAnsi="Times New Roman" w:cs="Times New Roman"/>
          <w:bCs/>
          <w:i w:val="0"/>
          <w:color w:val="auto"/>
          <w:sz w:val="28"/>
          <w:szCs w:val="28"/>
          <w:lang w:val="en-US"/>
          <w:rPrChange w:id="5640" w:author="Nguyen Toan" w:date="2018-05-14T18:05:00Z">
            <w:rPr>
              <w:ins w:id="5641" w:author="Nguyen Toan" w:date="2018-05-14T18:05:00Z"/>
              <w:rFonts w:ascii="Times New Roman" w:eastAsia="Times New Roman" w:hAnsi="Times New Roman" w:cs="Times New Roman"/>
              <w:bCs/>
              <w:i w:val="0"/>
              <w:color w:val="auto"/>
              <w:sz w:val="28"/>
              <w:szCs w:val="28"/>
              <w:lang w:val="en-US"/>
            </w:rPr>
          </w:rPrChange>
        </w:rPr>
        <w:pPrChange w:id="5642" w:author="Nguyen Toan" w:date="2018-05-14T18:05:00Z">
          <w:pPr>
            <w:pStyle w:val="Caption"/>
            <w:numPr>
              <w:numId w:val="48"/>
            </w:numPr>
            <w:ind w:left="360" w:hanging="360"/>
            <w:jc w:val="center"/>
          </w:pPr>
        </w:pPrChange>
      </w:pPr>
      <w:ins w:id="5643" w:author="Nguyen Toan" w:date="2018-05-14T18:05:00Z">
        <w:r w:rsidRPr="00053AF8">
          <w:rPr>
            <w:rFonts w:ascii="Times New Roman" w:hAnsi="Times New Roman" w:cs="Times New Roman"/>
            <w:i w:val="0"/>
            <w:color w:val="auto"/>
            <w:sz w:val="28"/>
            <w:szCs w:val="28"/>
            <w:rPrChange w:id="5644" w:author="Nguyen Toan" w:date="2018-05-14T18:05:00Z">
              <w:rPr>
                <w:rFonts w:ascii="Times New Roman" w:hAnsi="Times New Roman" w:cs="Times New Roman"/>
                <w:i w:val="0"/>
                <w:color w:val="auto"/>
                <w:sz w:val="28"/>
                <w:szCs w:val="28"/>
              </w:rPr>
            </w:rPrChange>
          </w:rPr>
          <w:t xml:space="preserve">Hình </w:t>
        </w:r>
        <w:r w:rsidRPr="00053AF8">
          <w:rPr>
            <w:rFonts w:ascii="Times New Roman" w:hAnsi="Times New Roman" w:cs="Times New Roman"/>
            <w:i w:val="0"/>
            <w:color w:val="auto"/>
            <w:sz w:val="28"/>
            <w:szCs w:val="28"/>
            <w:rPrChange w:id="5645"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646" w:author="Nguyen Toan" w:date="2018-05-14T18:05:00Z">
              <w:rPr>
                <w:rFonts w:ascii="Times New Roman" w:hAnsi="Times New Roman" w:cs="Times New Roman"/>
                <w:i w:val="0"/>
                <w:color w:val="auto"/>
                <w:sz w:val="28"/>
                <w:szCs w:val="28"/>
              </w:rPr>
            </w:rPrChange>
          </w:rPr>
          <w:instrText xml:space="preserve"> STYLEREF 1 \s </w:instrText>
        </w:r>
        <w:r w:rsidRPr="00053AF8">
          <w:rPr>
            <w:rFonts w:ascii="Times New Roman" w:hAnsi="Times New Roman" w:cs="Times New Roman"/>
            <w:i w:val="0"/>
            <w:color w:val="auto"/>
            <w:sz w:val="28"/>
            <w:szCs w:val="28"/>
            <w:rPrChange w:id="5647"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648" w:author="Nguyen Toan" w:date="2018-05-14T18:05:00Z">
              <w:rPr>
                <w:rFonts w:ascii="Times New Roman" w:hAnsi="Times New Roman" w:cs="Times New Roman"/>
                <w:i w:val="0"/>
                <w:noProof/>
                <w:color w:val="auto"/>
                <w:sz w:val="28"/>
                <w:szCs w:val="28"/>
              </w:rPr>
            </w:rPrChange>
          </w:rPr>
          <w:t>4</w:t>
        </w:r>
        <w:r w:rsidRPr="00053AF8">
          <w:rPr>
            <w:rFonts w:ascii="Times New Roman" w:hAnsi="Times New Roman" w:cs="Times New Roman"/>
            <w:i w:val="0"/>
            <w:color w:val="auto"/>
            <w:sz w:val="28"/>
            <w:szCs w:val="28"/>
            <w:rPrChange w:id="5649"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650" w:author="Nguyen Toan" w:date="2018-05-14T18:05:00Z">
              <w:rPr>
                <w:rFonts w:ascii="Times New Roman" w:hAnsi="Times New Roman" w:cs="Times New Roman"/>
                <w:i w:val="0"/>
                <w:color w:val="auto"/>
                <w:sz w:val="28"/>
                <w:szCs w:val="28"/>
              </w:rPr>
            </w:rPrChange>
          </w:rPr>
          <w:t>.</w:t>
        </w:r>
        <w:r w:rsidRPr="00053AF8">
          <w:rPr>
            <w:rFonts w:ascii="Times New Roman" w:hAnsi="Times New Roman" w:cs="Times New Roman"/>
            <w:i w:val="0"/>
            <w:color w:val="auto"/>
            <w:sz w:val="28"/>
            <w:szCs w:val="28"/>
            <w:rPrChange w:id="5651"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652" w:author="Nguyen Toan" w:date="2018-05-14T18:05:00Z">
              <w:rPr>
                <w:rFonts w:ascii="Times New Roman" w:hAnsi="Times New Roman" w:cs="Times New Roman"/>
                <w:i w:val="0"/>
                <w:color w:val="auto"/>
                <w:sz w:val="28"/>
                <w:szCs w:val="28"/>
              </w:rPr>
            </w:rPrChange>
          </w:rPr>
          <w:instrText xml:space="preserve"> SEQ Hình \* ARABIC \s 1 </w:instrText>
        </w:r>
        <w:r w:rsidRPr="00053AF8">
          <w:rPr>
            <w:rFonts w:ascii="Times New Roman" w:hAnsi="Times New Roman" w:cs="Times New Roman"/>
            <w:i w:val="0"/>
            <w:color w:val="auto"/>
            <w:sz w:val="28"/>
            <w:szCs w:val="28"/>
            <w:rPrChange w:id="5653"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654" w:author="Nguyen Toan" w:date="2018-05-14T18:05:00Z">
              <w:rPr>
                <w:rFonts w:ascii="Times New Roman" w:hAnsi="Times New Roman" w:cs="Times New Roman"/>
                <w:i w:val="0"/>
                <w:noProof/>
                <w:color w:val="auto"/>
                <w:sz w:val="28"/>
                <w:szCs w:val="28"/>
              </w:rPr>
            </w:rPrChange>
          </w:rPr>
          <w:t>8</w:t>
        </w:r>
        <w:r w:rsidRPr="00053AF8">
          <w:rPr>
            <w:rFonts w:ascii="Times New Roman" w:hAnsi="Times New Roman" w:cs="Times New Roman"/>
            <w:i w:val="0"/>
            <w:color w:val="auto"/>
            <w:sz w:val="28"/>
            <w:szCs w:val="28"/>
            <w:rPrChange w:id="5655"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656" w:author="Nguyen Toan" w:date="2018-05-14T18:05:00Z">
              <w:rPr>
                <w:rFonts w:ascii="Times New Roman" w:hAnsi="Times New Roman" w:cs="Times New Roman"/>
                <w:i w:val="0"/>
                <w:color w:val="auto"/>
                <w:sz w:val="28"/>
                <w:szCs w:val="28"/>
              </w:rPr>
            </w:rPrChange>
          </w:rPr>
          <w:t>: Màn hình quản lý của Jenkins</w:t>
        </w:r>
      </w:ins>
    </w:p>
    <w:p w14:paraId="63BFB42F" w14:textId="098F5A44" w:rsidR="00864FF3" w:rsidRPr="00053AF8" w:rsidRDefault="00864FF3" w:rsidP="00053AF8">
      <w:pPr>
        <w:spacing w:after="120" w:line="288" w:lineRule="auto"/>
        <w:jc w:val="both"/>
        <w:rPr>
          <w:ins w:id="5657" w:author="Nguyen Toan" w:date="2018-05-14T18:05:00Z"/>
          <w:rFonts w:ascii="Times New Roman" w:eastAsia="Times New Roman" w:hAnsi="Times New Roman" w:cs="Times New Roman"/>
          <w:bCs/>
          <w:color w:val="auto"/>
          <w:sz w:val="28"/>
          <w:szCs w:val="28"/>
          <w:lang w:val="en-US"/>
          <w:rPrChange w:id="5658" w:author="Nguyen Toan" w:date="2018-05-14T18:05:00Z">
            <w:rPr>
              <w:ins w:id="5659" w:author="Nguyen Toan" w:date="2018-05-14T18:05:00Z"/>
              <w:lang w:val="en-US"/>
            </w:rPr>
          </w:rPrChange>
        </w:rPr>
        <w:pPrChange w:id="5660" w:author="Nguyen Toan" w:date="2018-05-14T18:05:00Z">
          <w:pPr>
            <w:pStyle w:val="ListParagraph"/>
            <w:numPr>
              <w:numId w:val="48"/>
            </w:numPr>
            <w:spacing w:after="120" w:line="288" w:lineRule="auto"/>
            <w:ind w:left="360" w:hanging="360"/>
            <w:jc w:val="both"/>
          </w:pPr>
        </w:pPrChange>
      </w:pPr>
      <w:ins w:id="5661" w:author="Nguyen Toan" w:date="2018-05-14T18:05:00Z">
        <w:r w:rsidRPr="00053AF8">
          <w:rPr>
            <w:rFonts w:ascii="Times New Roman" w:eastAsia="Times New Roman" w:hAnsi="Times New Roman" w:cs="Times New Roman"/>
            <w:b/>
            <w:bCs/>
            <w:color w:val="auto"/>
            <w:sz w:val="28"/>
            <w:szCs w:val="28"/>
            <w:lang w:val="en-US"/>
            <w:rPrChange w:id="5662" w:author="Nguyen Toan" w:date="2018-05-14T18:05:00Z">
              <w:rPr>
                <w:b/>
                <w:lang w:val="en-US"/>
              </w:rPr>
            </w:rPrChange>
          </w:rPr>
          <w:t xml:space="preserve">BưMàn </w:t>
        </w:r>
        <w:r w:rsidRPr="00053AF8">
          <w:rPr>
            <w:rFonts w:ascii="Times New Roman" w:eastAsia="Times New Roman" w:hAnsi="Times New Roman" w:cs="Times New Roman"/>
            <w:bCs/>
            <w:color w:val="auto"/>
            <w:sz w:val="28"/>
            <w:szCs w:val="28"/>
            <w:lang w:val="en-US"/>
            <w:rPrChange w:id="5663" w:author="Nguyen Toan" w:date="2018-05-14T18:05:00Z">
              <w:rPr>
                <w:lang w:val="en-US"/>
              </w:rPr>
            </w:rPrChange>
          </w:rPr>
          <w:t>: tàn hình quản lý của J</w:t>
        </w:r>
        <w:r w:rsidRPr="00053AF8">
          <w:rPr>
            <w:rFonts w:ascii="Times New Roman" w:eastAsia="Times New Roman" w:hAnsi="Times New Roman" w:cs="Times New Roman"/>
            <w:bCs/>
            <w:color w:val="auto"/>
            <w:sz w:val="28"/>
            <w:szCs w:val="28"/>
            <w:lang w:val="en-US"/>
            <w:rPrChange w:id="5664" w:author="Nguyen Toan" w:date="2018-05-14T18:05:00Z">
              <w:rPr>
                <w:lang w:val="en-US"/>
              </w:rPr>
            </w:rPrChange>
          </w:rPr>
          <w:fldChar w:fldCharType="begin"/>
        </w:r>
        <w:r w:rsidRPr="00053AF8">
          <w:rPr>
            <w:rFonts w:ascii="Times New Roman" w:eastAsia="Times New Roman" w:hAnsi="Times New Roman" w:cs="Times New Roman"/>
            <w:bCs/>
            <w:color w:val="auto"/>
            <w:sz w:val="28"/>
            <w:szCs w:val="28"/>
            <w:lang w:val="en-US"/>
            <w:rPrChange w:id="5665" w:author="Nguyen Toan" w:date="2018-05-14T18:05:00Z">
              <w:rPr>
                <w:lang w:val="en-US"/>
              </w:rPr>
            </w:rPrChange>
          </w:rPr>
          <w:instrText xml:space="preserve"> REF _Ref513152768 \h </w:instrText>
        </w:r>
        <w:r w:rsidRPr="00053AF8">
          <w:rPr>
            <w:rFonts w:ascii="Times New Roman" w:hAnsi="Times New Roman" w:cs="Times New Roman"/>
            <w:sz w:val="28"/>
            <w:szCs w:val="28"/>
            <w:lang w:val="en-US"/>
            <w:rPrChange w:id="5666" w:author="Nguyen Toan" w:date="2018-05-14T18:05:00Z">
              <w:rPr>
                <w:lang w:val="en-US"/>
              </w:rPr>
            </w:rPrChange>
          </w:rPr>
        </w:r>
      </w:ins>
      <w:r w:rsidR="00053AF8" w:rsidRPr="00053AF8">
        <w:rPr>
          <w:rFonts w:ascii="Times New Roman" w:hAnsi="Times New Roman" w:cs="Times New Roman"/>
          <w:sz w:val="28"/>
          <w:szCs w:val="28"/>
          <w:lang w:val="en-US"/>
          <w:rPrChange w:id="5667" w:author="Nguyen Toan" w:date="2018-05-14T18:05:00Z">
            <w:rPr>
              <w:lang w:val="en-US"/>
            </w:rPr>
          </w:rPrChange>
        </w:rPr>
        <w:instrText xml:space="preserve"> \* MERGEFORMAT </w:instrText>
      </w:r>
      <w:ins w:id="5668" w:author="Nguyen Toan" w:date="2018-05-14T18:05:00Z">
        <w:r w:rsidRPr="00053AF8">
          <w:rPr>
            <w:rFonts w:ascii="Times New Roman" w:eastAsia="Times New Roman" w:hAnsi="Times New Roman" w:cs="Times New Roman"/>
            <w:bCs/>
            <w:color w:val="auto"/>
            <w:sz w:val="28"/>
            <w:szCs w:val="28"/>
            <w:lang w:val="en-US"/>
            <w:rPrChange w:id="5669" w:author="Nguyen Toan" w:date="2018-05-14T18:05:00Z">
              <w:rPr>
                <w:lang w:val="en-US"/>
              </w:rPr>
            </w:rPrChange>
          </w:rPr>
          <w:fldChar w:fldCharType="separate"/>
        </w:r>
        <w:r w:rsidRPr="00053AF8">
          <w:rPr>
            <w:rFonts w:ascii="Times New Roman" w:hAnsi="Times New Roman" w:cs="Times New Roman"/>
            <w:color w:val="auto"/>
            <w:sz w:val="28"/>
            <w:szCs w:val="28"/>
            <w:rPrChange w:id="5670" w:author="Nguyen Toan" w:date="2018-05-14T18:05:00Z">
              <w:rPr>
                <w:szCs w:val="28"/>
              </w:rPr>
            </w:rPrChange>
          </w:rPr>
          <w:t xml:space="preserve">Hình </w:t>
        </w:r>
        <w:r w:rsidRPr="00053AF8">
          <w:rPr>
            <w:rFonts w:ascii="Times New Roman" w:hAnsi="Times New Roman" w:cs="Times New Roman"/>
            <w:i/>
            <w:noProof/>
            <w:color w:val="auto"/>
            <w:sz w:val="28"/>
            <w:szCs w:val="28"/>
            <w:rPrChange w:id="5671" w:author="Nguyen Toan" w:date="2018-05-14T18:05:00Z">
              <w:rPr>
                <w:i/>
                <w:noProof/>
                <w:szCs w:val="28"/>
              </w:rPr>
            </w:rPrChange>
          </w:rPr>
          <w:t>3</w:t>
        </w:r>
        <w:r w:rsidRPr="00053AF8">
          <w:rPr>
            <w:rFonts w:ascii="Times New Roman" w:hAnsi="Times New Roman" w:cs="Times New Roman"/>
            <w:i/>
            <w:color w:val="auto"/>
            <w:sz w:val="28"/>
            <w:szCs w:val="28"/>
            <w:rPrChange w:id="5672" w:author="Nguyen Toan" w:date="2018-05-14T18:05:00Z">
              <w:rPr>
                <w:i/>
                <w:szCs w:val="28"/>
              </w:rPr>
            </w:rPrChange>
          </w:rPr>
          <w:t>.</w:t>
        </w:r>
        <w:r w:rsidRPr="00053AF8">
          <w:rPr>
            <w:rFonts w:ascii="Times New Roman" w:hAnsi="Times New Roman" w:cs="Times New Roman"/>
            <w:i/>
            <w:noProof/>
            <w:color w:val="auto"/>
            <w:sz w:val="28"/>
            <w:szCs w:val="28"/>
            <w:rPrChange w:id="5673" w:author="Nguyen Toan" w:date="2018-05-14T18:05:00Z">
              <w:rPr>
                <w:i/>
                <w:noProof/>
                <w:szCs w:val="28"/>
              </w:rPr>
            </w:rPrChange>
          </w:rPr>
          <w:t>25</w:t>
        </w:r>
        <w:r w:rsidRPr="00053AF8">
          <w:rPr>
            <w:rFonts w:ascii="Times New Roman" w:eastAsia="Times New Roman" w:hAnsi="Times New Roman" w:cs="Times New Roman"/>
            <w:bCs/>
            <w:color w:val="auto"/>
            <w:sz w:val="28"/>
            <w:szCs w:val="28"/>
            <w:lang w:val="en-US"/>
            <w:rPrChange w:id="5674" w:author="Nguyen Toan" w:date="2018-05-14T18:05:00Z">
              <w:rPr>
                <w:lang w:val="en-US"/>
              </w:rPr>
            </w:rPrChange>
          </w:rPr>
          <w:fldChar w:fldCharType="end"/>
        </w:r>
        <w:r w:rsidRPr="00053AF8">
          <w:rPr>
            <w:rFonts w:ascii="Times New Roman" w:eastAsia="Times New Roman" w:hAnsi="Times New Roman" w:cs="Times New Roman"/>
            <w:bCs/>
            <w:color w:val="auto"/>
            <w:sz w:val="28"/>
            <w:szCs w:val="28"/>
            <w:lang w:val="en-US"/>
            <w:rPrChange w:id="5675" w:author="Nguyen Toan" w:date="2018-05-14T18:05:00Z">
              <w:rPr>
                <w:lang w:val="en-US"/>
              </w:rPr>
            </w:rPrChange>
          </w:rPr>
          <w:t xml:space="preserve">), chERGEFORMAT 68 \h  JenkinsEFORMAT MUnit với tst) và các đoạn kịch </w:t>
        </w:r>
      </w:ins>
    </w:p>
    <w:p w14:paraId="4C7052A7" w14:textId="77777777" w:rsidR="00864FF3" w:rsidRPr="00053AF8" w:rsidRDefault="00864FF3" w:rsidP="00053AF8">
      <w:pPr>
        <w:keepNext/>
        <w:spacing w:line="288" w:lineRule="auto"/>
        <w:jc w:val="center"/>
        <w:rPr>
          <w:ins w:id="5676" w:author="Nguyen Toan" w:date="2018-05-14T18:05:00Z"/>
          <w:rFonts w:ascii="Times New Roman" w:hAnsi="Times New Roman" w:cs="Times New Roman"/>
          <w:sz w:val="28"/>
          <w:szCs w:val="28"/>
          <w:rPrChange w:id="5677" w:author="Nguyen Toan" w:date="2018-05-14T18:05:00Z">
            <w:rPr>
              <w:ins w:id="5678" w:author="Nguyen Toan" w:date="2018-05-14T18:05:00Z"/>
            </w:rPr>
          </w:rPrChange>
        </w:rPr>
        <w:pPrChange w:id="5679" w:author="Nguyen Toan" w:date="2018-05-14T18:05:00Z">
          <w:pPr>
            <w:pStyle w:val="ListParagraph"/>
            <w:keepNext/>
            <w:numPr>
              <w:numId w:val="48"/>
            </w:numPr>
            <w:tabs>
              <w:tab w:val="num" w:pos="1440"/>
            </w:tabs>
            <w:spacing w:line="288" w:lineRule="auto"/>
            <w:ind w:left="360" w:hanging="360"/>
            <w:jc w:val="center"/>
          </w:pPr>
        </w:pPrChange>
      </w:pPr>
      <w:ins w:id="5680" w:author="Nguyen Toan" w:date="2018-05-14T18:05:00Z">
        <w:r w:rsidRPr="00053AF8">
          <w:rPr>
            <w:rFonts w:ascii="Times New Roman" w:hAnsi="Times New Roman" w:cs="Times New Roman"/>
            <w:noProof/>
            <w:sz w:val="28"/>
            <w:szCs w:val="28"/>
            <w:lang w:val="en-US"/>
            <w:rPrChange w:id="5681" w:author="Nguyen Toan" w:date="2018-05-14T18:05:00Z">
              <w:rPr>
                <w:noProof/>
                <w:lang w:val="en-US"/>
              </w:rPr>
            </w:rPrChange>
          </w:rPr>
          <w:lastRenderedPageBreak/>
          <w:drawing>
            <wp:inline distT="0" distB="0" distL="0" distR="0" wp14:anchorId="7037677D" wp14:editId="188A0F63">
              <wp:extent cx="3944495" cy="40208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ins>
    </w:p>
    <w:p w14:paraId="0C1FB9DF" w14:textId="77777777" w:rsidR="00864FF3" w:rsidRPr="00053AF8" w:rsidRDefault="00864FF3" w:rsidP="00053AF8">
      <w:pPr>
        <w:pStyle w:val="Caption"/>
        <w:jc w:val="both"/>
        <w:rPr>
          <w:ins w:id="5682" w:author="Nguyen Toan" w:date="2018-05-14T18:05:00Z"/>
          <w:rFonts w:ascii="Times New Roman" w:hAnsi="Times New Roman" w:cs="Times New Roman"/>
          <w:i w:val="0"/>
          <w:color w:val="auto"/>
          <w:sz w:val="28"/>
          <w:szCs w:val="28"/>
          <w:rPrChange w:id="5683" w:author="Nguyen Toan" w:date="2018-05-14T18:05:00Z">
            <w:rPr>
              <w:ins w:id="5684" w:author="Nguyen Toan" w:date="2018-05-14T18:05:00Z"/>
              <w:rFonts w:ascii="Times New Roman" w:hAnsi="Times New Roman" w:cs="Times New Roman"/>
              <w:i w:val="0"/>
              <w:color w:val="auto"/>
              <w:sz w:val="28"/>
              <w:szCs w:val="28"/>
            </w:rPr>
          </w:rPrChange>
        </w:rPr>
        <w:pPrChange w:id="5685" w:author="Nguyen Toan" w:date="2018-05-14T18:05:00Z">
          <w:pPr>
            <w:pStyle w:val="Caption"/>
            <w:numPr>
              <w:numId w:val="48"/>
            </w:numPr>
            <w:ind w:left="360" w:hanging="360"/>
            <w:jc w:val="center"/>
          </w:pPr>
        </w:pPrChange>
      </w:pPr>
      <w:ins w:id="5686" w:author="Nguyen Toan" w:date="2018-05-14T18:05:00Z">
        <w:r w:rsidRPr="00053AF8">
          <w:rPr>
            <w:rFonts w:ascii="Times New Roman" w:hAnsi="Times New Roman" w:cs="Times New Roman"/>
            <w:i w:val="0"/>
            <w:color w:val="auto"/>
            <w:sz w:val="28"/>
            <w:szCs w:val="28"/>
            <w:rPrChange w:id="5687" w:author="Nguyen Toan" w:date="2018-05-14T18:05:00Z">
              <w:rPr>
                <w:rFonts w:ascii="Times New Roman" w:hAnsi="Times New Roman" w:cs="Times New Roman"/>
                <w:i w:val="0"/>
                <w:color w:val="auto"/>
                <w:sz w:val="28"/>
                <w:szCs w:val="28"/>
              </w:rPr>
            </w:rPrChange>
          </w:rPr>
          <w:t xml:space="preserve">Hình </w:t>
        </w:r>
        <w:r w:rsidRPr="00053AF8">
          <w:rPr>
            <w:rFonts w:ascii="Times New Roman" w:hAnsi="Times New Roman" w:cs="Times New Roman"/>
            <w:i w:val="0"/>
            <w:color w:val="auto"/>
            <w:sz w:val="28"/>
            <w:szCs w:val="28"/>
            <w:rPrChange w:id="5688"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689" w:author="Nguyen Toan" w:date="2018-05-14T18:05:00Z">
              <w:rPr>
                <w:rFonts w:ascii="Times New Roman" w:hAnsi="Times New Roman" w:cs="Times New Roman"/>
                <w:i w:val="0"/>
                <w:color w:val="auto"/>
                <w:sz w:val="28"/>
                <w:szCs w:val="28"/>
              </w:rPr>
            </w:rPrChange>
          </w:rPr>
          <w:instrText xml:space="preserve"> STYLEREF 1 \s </w:instrText>
        </w:r>
        <w:r w:rsidRPr="00053AF8">
          <w:rPr>
            <w:rFonts w:ascii="Times New Roman" w:hAnsi="Times New Roman" w:cs="Times New Roman"/>
            <w:i w:val="0"/>
            <w:color w:val="auto"/>
            <w:sz w:val="28"/>
            <w:szCs w:val="28"/>
            <w:rPrChange w:id="5690"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691" w:author="Nguyen Toan" w:date="2018-05-14T18:05:00Z">
              <w:rPr>
                <w:rFonts w:ascii="Times New Roman" w:hAnsi="Times New Roman" w:cs="Times New Roman"/>
                <w:i w:val="0"/>
                <w:noProof/>
                <w:color w:val="auto"/>
                <w:sz w:val="28"/>
                <w:szCs w:val="28"/>
              </w:rPr>
            </w:rPrChange>
          </w:rPr>
          <w:t>4</w:t>
        </w:r>
        <w:r w:rsidRPr="00053AF8">
          <w:rPr>
            <w:rFonts w:ascii="Times New Roman" w:hAnsi="Times New Roman" w:cs="Times New Roman"/>
            <w:i w:val="0"/>
            <w:color w:val="auto"/>
            <w:sz w:val="28"/>
            <w:szCs w:val="28"/>
            <w:rPrChange w:id="5692"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693" w:author="Nguyen Toan" w:date="2018-05-14T18:05:00Z">
              <w:rPr>
                <w:rFonts w:ascii="Times New Roman" w:hAnsi="Times New Roman" w:cs="Times New Roman"/>
                <w:i w:val="0"/>
                <w:color w:val="auto"/>
                <w:sz w:val="28"/>
                <w:szCs w:val="28"/>
              </w:rPr>
            </w:rPrChange>
          </w:rPr>
          <w:t>.</w:t>
        </w:r>
        <w:r w:rsidRPr="00053AF8">
          <w:rPr>
            <w:rFonts w:ascii="Times New Roman" w:hAnsi="Times New Roman" w:cs="Times New Roman"/>
            <w:i w:val="0"/>
            <w:color w:val="auto"/>
            <w:sz w:val="28"/>
            <w:szCs w:val="28"/>
            <w:rPrChange w:id="5694"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695" w:author="Nguyen Toan" w:date="2018-05-14T18:05:00Z">
              <w:rPr>
                <w:rFonts w:ascii="Times New Roman" w:hAnsi="Times New Roman" w:cs="Times New Roman"/>
                <w:i w:val="0"/>
                <w:color w:val="auto"/>
                <w:sz w:val="28"/>
                <w:szCs w:val="28"/>
              </w:rPr>
            </w:rPrChange>
          </w:rPr>
          <w:instrText xml:space="preserve"> SEQ Hình \* ARABIC \s 1 </w:instrText>
        </w:r>
        <w:r w:rsidRPr="00053AF8">
          <w:rPr>
            <w:rFonts w:ascii="Times New Roman" w:hAnsi="Times New Roman" w:cs="Times New Roman"/>
            <w:i w:val="0"/>
            <w:color w:val="auto"/>
            <w:sz w:val="28"/>
            <w:szCs w:val="28"/>
            <w:rPrChange w:id="5696"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697" w:author="Nguyen Toan" w:date="2018-05-14T18:05:00Z">
              <w:rPr>
                <w:rFonts w:ascii="Times New Roman" w:hAnsi="Times New Roman" w:cs="Times New Roman"/>
                <w:i w:val="0"/>
                <w:noProof/>
                <w:color w:val="auto"/>
                <w:sz w:val="28"/>
                <w:szCs w:val="28"/>
              </w:rPr>
            </w:rPrChange>
          </w:rPr>
          <w:t>9</w:t>
        </w:r>
        <w:r w:rsidRPr="00053AF8">
          <w:rPr>
            <w:rFonts w:ascii="Times New Roman" w:hAnsi="Times New Roman" w:cs="Times New Roman"/>
            <w:i w:val="0"/>
            <w:color w:val="auto"/>
            <w:sz w:val="28"/>
            <w:szCs w:val="28"/>
            <w:rPrChange w:id="5698"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699" w:author="Nguyen Toan" w:date="2018-05-14T18:05:00Z">
              <w:rPr>
                <w:rFonts w:ascii="Times New Roman" w:hAnsi="Times New Roman" w:cs="Times New Roman"/>
                <w:i w:val="0"/>
                <w:color w:val="auto"/>
                <w:sz w:val="28"/>
                <w:szCs w:val="28"/>
              </w:rPr>
            </w:rPrChange>
          </w:rPr>
          <w:t>: Tạo một tác vụ trên Jenkins</w:t>
        </w:r>
      </w:ins>
    </w:p>
    <w:p w14:paraId="382A5463" w14:textId="77777777" w:rsidR="00864FF3" w:rsidRPr="00053AF8" w:rsidRDefault="00864FF3" w:rsidP="00053AF8">
      <w:pPr>
        <w:spacing w:after="120" w:line="288" w:lineRule="auto"/>
        <w:jc w:val="both"/>
        <w:rPr>
          <w:ins w:id="5700" w:author="Nguyen Toan" w:date="2018-05-14T18:05:00Z"/>
          <w:rFonts w:ascii="Times New Roman" w:hAnsi="Times New Roman" w:cs="Times New Roman"/>
          <w:sz w:val="28"/>
          <w:szCs w:val="28"/>
          <w:lang w:val="en-US"/>
          <w:rPrChange w:id="5701" w:author="Nguyen Toan" w:date="2018-05-14T18:05:00Z">
            <w:rPr>
              <w:ins w:id="5702" w:author="Nguyen Toan" w:date="2018-05-14T18:05:00Z"/>
              <w:lang w:val="en-US"/>
            </w:rPr>
          </w:rPrChange>
        </w:rPr>
        <w:pPrChange w:id="5703" w:author="Nguyen Toan" w:date="2018-05-14T18:05:00Z">
          <w:pPr>
            <w:pStyle w:val="ListParagraph"/>
            <w:numPr>
              <w:numId w:val="48"/>
            </w:numPr>
            <w:spacing w:after="120" w:line="288" w:lineRule="auto"/>
            <w:ind w:left="360" w:hanging="360"/>
            <w:jc w:val="both"/>
          </w:pPr>
        </w:pPrChange>
      </w:pPr>
      <w:ins w:id="5704" w:author="Nguyen Toan" w:date="2018-05-14T18:05:00Z">
        <w:r w:rsidRPr="00053AF8">
          <w:rPr>
            <w:rFonts w:ascii="Times New Roman" w:eastAsia="Times New Roman" w:hAnsi="Times New Roman" w:cs="Times New Roman"/>
            <w:b/>
            <w:bCs/>
            <w:color w:val="auto"/>
            <w:sz w:val="28"/>
            <w:szCs w:val="28"/>
            <w:lang w:val="en-US"/>
            <w:rPrChange w:id="5705" w:author="Nguyen Toan" w:date="2018-05-14T18:05:00Z">
              <w:rPr>
                <w:b/>
                <w:lang w:val="en-US"/>
              </w:rPr>
            </w:rPrChange>
          </w:rPr>
          <w:t>BưTạo :</w:t>
        </w:r>
        <w:r w:rsidRPr="00053AF8">
          <w:rPr>
            <w:rFonts w:ascii="Times New Roman" w:eastAsia="Times New Roman" w:hAnsi="Times New Roman" w:cs="Times New Roman"/>
            <w:bCs/>
            <w:color w:val="auto"/>
            <w:sz w:val="28"/>
            <w:szCs w:val="28"/>
            <w:lang w:val="en-US"/>
            <w:rPrChange w:id="5706" w:author="Nguyen Toan" w:date="2018-05-14T18:05:00Z">
              <w:rPr>
                <w:lang w:val="en-US"/>
              </w:rPr>
            </w:rPrChange>
          </w:rPr>
          <w:t xml:space="preserve"> nhạo :ột tác vụ trên JenkinssEFORMAT MUnit với ts</w:t>
        </w:r>
        <w:r w:rsidRPr="00053AF8">
          <w:rPr>
            <w:rFonts w:ascii="Times New Roman" w:eastAsia="Times New Roman" w:hAnsi="Times New Roman" w:cs="Times New Roman"/>
            <w:b/>
            <w:bCs/>
            <w:color w:val="auto"/>
            <w:sz w:val="28"/>
            <w:szCs w:val="28"/>
            <w:lang w:val="en-US"/>
            <w:rPrChange w:id="5707" w:author="Nguyen Toan" w:date="2018-05-14T18:05:00Z">
              <w:rPr>
                <w:b/>
                <w:lang w:val="en-US"/>
              </w:rPr>
            </w:rPrChange>
          </w:rPr>
          <w:t xml:space="preserve"> </w:t>
        </w:r>
        <w:r w:rsidRPr="00053AF8">
          <w:rPr>
            <w:rFonts w:ascii="Times New Roman" w:eastAsia="Times New Roman" w:hAnsi="Times New Roman" w:cs="Times New Roman"/>
            <w:bCs/>
            <w:color w:val="auto"/>
            <w:sz w:val="28"/>
            <w:szCs w:val="28"/>
            <w:lang w:val="en-US"/>
            <w:rPrChange w:id="5708" w:author="Nguyen Toan" w:date="2018-05-14T18:05:00Z">
              <w:rPr>
                <w:lang w:val="en-US"/>
              </w:rPr>
            </w:rPrChange>
          </w:rPr>
          <w:t>mã ngu:ột tác vụ trên JenkinssEFORMAT MUni (</w:t>
        </w:r>
        <w:r w:rsidRPr="00053AF8">
          <w:rPr>
            <w:rFonts w:ascii="Times New Roman" w:eastAsia="Times New Roman" w:hAnsi="Times New Roman" w:cs="Times New Roman"/>
            <w:bCs/>
            <w:color w:val="auto"/>
            <w:sz w:val="28"/>
            <w:szCs w:val="28"/>
            <w:lang w:val="en-US"/>
            <w:rPrChange w:id="5709" w:author="Nguyen Toan" w:date="2018-05-14T18:05:00Z">
              <w:rPr>
                <w:lang w:val="en-US"/>
              </w:rPr>
            </w:rPrChange>
          </w:rPr>
          <w:fldChar w:fldCharType="begin"/>
        </w:r>
        <w:r w:rsidRPr="00053AF8">
          <w:rPr>
            <w:rFonts w:ascii="Times New Roman" w:eastAsia="Times New Roman" w:hAnsi="Times New Roman" w:cs="Times New Roman"/>
            <w:bCs/>
            <w:color w:val="auto"/>
            <w:sz w:val="28"/>
            <w:szCs w:val="28"/>
            <w:lang w:val="en-US"/>
            <w:rPrChange w:id="5710" w:author="Nguyen Toan" w:date="2018-05-14T18:05:00Z">
              <w:rPr>
                <w:lang w:val="en-US"/>
              </w:rPr>
            </w:rPrChange>
          </w:rPr>
          <w:instrText xml:space="preserve"> REF _Ref512175978 \h  \* MERGEFORMAT </w:instrText>
        </w:r>
        <w:r w:rsidRPr="00053AF8">
          <w:rPr>
            <w:rFonts w:ascii="Times New Roman" w:hAnsi="Times New Roman" w:cs="Times New Roman"/>
            <w:sz w:val="28"/>
            <w:szCs w:val="28"/>
            <w:lang w:val="en-US"/>
            <w:rPrChange w:id="5711" w:author="Nguyen Toan" w:date="2018-05-14T18:05:00Z">
              <w:rPr>
                <w:lang w:val="en-US"/>
              </w:rPr>
            </w:rPrChange>
          </w:rPr>
        </w:r>
        <w:r w:rsidRPr="00053AF8">
          <w:rPr>
            <w:rFonts w:ascii="Times New Roman" w:eastAsia="Times New Roman" w:hAnsi="Times New Roman" w:cs="Times New Roman"/>
            <w:bCs/>
            <w:color w:val="auto"/>
            <w:sz w:val="28"/>
            <w:szCs w:val="28"/>
            <w:lang w:val="en-US"/>
            <w:rPrChange w:id="5712" w:author="Nguyen Toan" w:date="2018-05-14T18:05:00Z">
              <w:rPr>
                <w:lang w:val="en-US"/>
              </w:rPr>
            </w:rPrChange>
          </w:rPr>
          <w:fldChar w:fldCharType="separate"/>
        </w:r>
        <w:r w:rsidRPr="00053AF8">
          <w:rPr>
            <w:rFonts w:ascii="Times New Roman" w:hAnsi="Times New Roman" w:cs="Times New Roman"/>
            <w:color w:val="auto"/>
            <w:sz w:val="28"/>
            <w:szCs w:val="28"/>
            <w:rPrChange w:id="5713" w:author="Nguyen Toan" w:date="2018-05-14T18:05:00Z">
              <w:rPr>
                <w:szCs w:val="28"/>
              </w:rPr>
            </w:rPrChange>
          </w:rPr>
          <w:t xml:space="preserve">Hình </w:t>
        </w:r>
        <w:r w:rsidRPr="00053AF8">
          <w:rPr>
            <w:rFonts w:ascii="Times New Roman" w:hAnsi="Times New Roman" w:cs="Times New Roman"/>
            <w:noProof/>
            <w:color w:val="auto"/>
            <w:sz w:val="28"/>
            <w:szCs w:val="28"/>
            <w:rPrChange w:id="5714" w:author="Nguyen Toan" w:date="2018-05-14T18:05:00Z">
              <w:rPr>
                <w:noProof/>
                <w:szCs w:val="28"/>
              </w:rPr>
            </w:rPrChange>
          </w:rPr>
          <w:t>3.26</w:t>
        </w:r>
        <w:r w:rsidRPr="00053AF8">
          <w:rPr>
            <w:rFonts w:ascii="Times New Roman" w:eastAsia="Times New Roman" w:hAnsi="Times New Roman" w:cs="Times New Roman"/>
            <w:bCs/>
            <w:color w:val="auto"/>
            <w:sz w:val="28"/>
            <w:szCs w:val="28"/>
            <w:lang w:val="en-US"/>
            <w:rPrChange w:id="5715" w:author="Nguyen Toan" w:date="2018-05-14T18:05:00Z">
              <w:rPr>
                <w:lang w:val="en-US"/>
              </w:rPr>
            </w:rPrChange>
          </w:rPr>
          <w:fldChar w:fldCharType="end"/>
        </w:r>
        <w:r w:rsidRPr="00053AF8">
          <w:rPr>
            <w:rFonts w:ascii="Times New Roman" w:eastAsia="Times New Roman" w:hAnsi="Times New Roman" w:cs="Times New Roman"/>
            <w:bCs/>
            <w:color w:val="auto"/>
            <w:sz w:val="28"/>
            <w:szCs w:val="28"/>
            <w:lang w:val="en-US"/>
            <w:rPrChange w:id="5716" w:author="Nguyen Toan" w:date="2018-05-14T18:05:00Z">
              <w:rPr>
                <w:lang w:val="en-US"/>
              </w:rPr>
            </w:rPrChange>
          </w:rPr>
          <w:t>)</w:t>
        </w:r>
      </w:ins>
    </w:p>
    <w:p w14:paraId="4AF43288" w14:textId="77777777" w:rsidR="00864FF3" w:rsidRPr="00053AF8" w:rsidRDefault="00864FF3" w:rsidP="00053AF8">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right"/>
        <w:rPr>
          <w:ins w:id="5717" w:author="Nguyen Toan" w:date="2018-05-14T18:05:00Z"/>
          <w:rFonts w:ascii="Times New Roman" w:hAnsi="Times New Roman" w:cs="Times New Roman"/>
          <w:sz w:val="28"/>
          <w:szCs w:val="28"/>
          <w:rPrChange w:id="5718" w:author="Nguyen Toan" w:date="2018-05-14T18:05:00Z">
            <w:rPr>
              <w:ins w:id="5719" w:author="Nguyen Toan" w:date="2018-05-14T18:05:00Z"/>
            </w:rPr>
          </w:rPrChange>
        </w:rPr>
        <w:pPrChange w:id="5720" w:author="Nguyen Toan" w:date="2018-05-14T18:05:00Z">
          <w:pPr>
            <w:pStyle w:val="ListParagraph"/>
            <w:keepNext/>
            <w:numPr>
              <w:numId w:val="4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360" w:hanging="360"/>
            <w:jc w:val="center"/>
          </w:pPr>
        </w:pPrChange>
      </w:pPr>
      <w:ins w:id="5721" w:author="Nguyen Toan" w:date="2018-05-14T18:05:00Z">
        <w:r w:rsidRPr="00053AF8">
          <w:rPr>
            <w:rFonts w:ascii="Times New Roman" w:hAnsi="Times New Roman" w:cs="Times New Roman"/>
            <w:noProof/>
            <w:sz w:val="28"/>
            <w:szCs w:val="28"/>
            <w:lang w:val="en-US"/>
            <w:rPrChange w:id="5722" w:author="Nguyen Toan" w:date="2018-05-14T18:05:00Z">
              <w:rPr>
                <w:noProof/>
                <w:lang w:val="en-US"/>
              </w:rPr>
            </w:rPrChange>
          </w:rPr>
          <w:drawing>
            <wp:inline distT="0" distB="0" distL="0" distR="0" wp14:anchorId="037D0EE1" wp14:editId="6FB06CE8">
              <wp:extent cx="3785713" cy="2755661"/>
              <wp:effectExtent l="0" t="0" r="571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7">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ins>
    </w:p>
    <w:p w14:paraId="154359B6" w14:textId="77777777" w:rsidR="00864FF3" w:rsidRPr="00053AF8" w:rsidRDefault="00864FF3" w:rsidP="00053AF8">
      <w:pPr>
        <w:pStyle w:val="Caption"/>
        <w:jc w:val="both"/>
        <w:rPr>
          <w:ins w:id="5723" w:author="Nguyen Toan" w:date="2018-05-14T18:05:00Z"/>
          <w:rFonts w:ascii="Times New Roman" w:eastAsia="Times New Roman" w:hAnsi="Times New Roman" w:cs="Times New Roman"/>
          <w:color w:val="auto"/>
          <w:sz w:val="28"/>
          <w:szCs w:val="28"/>
          <w:lang w:val="en-US"/>
          <w:rPrChange w:id="5724" w:author="Nguyen Toan" w:date="2018-05-14T18:05:00Z">
            <w:rPr>
              <w:ins w:id="5725" w:author="Nguyen Toan" w:date="2018-05-14T18:05:00Z"/>
              <w:rFonts w:ascii="Times New Roman" w:eastAsia="Times New Roman" w:hAnsi="Times New Roman" w:cs="Times New Roman"/>
              <w:color w:val="auto"/>
              <w:sz w:val="24"/>
              <w:szCs w:val="24"/>
              <w:lang w:val="en-US"/>
            </w:rPr>
          </w:rPrChange>
        </w:rPr>
        <w:pPrChange w:id="5726" w:author="Nguyen Toan" w:date="2018-05-14T18:05:00Z">
          <w:pPr>
            <w:pStyle w:val="Caption"/>
            <w:numPr>
              <w:numId w:val="48"/>
            </w:numPr>
            <w:ind w:left="360" w:hanging="360"/>
            <w:jc w:val="center"/>
          </w:pPr>
        </w:pPrChange>
      </w:pPr>
      <w:ins w:id="5727" w:author="Nguyen Toan" w:date="2018-05-14T18:05:00Z">
        <w:r w:rsidRPr="00053AF8">
          <w:rPr>
            <w:rFonts w:ascii="Times New Roman" w:hAnsi="Times New Roman" w:cs="Times New Roman"/>
            <w:i w:val="0"/>
            <w:color w:val="auto"/>
            <w:sz w:val="28"/>
            <w:szCs w:val="28"/>
            <w:rPrChange w:id="5728" w:author="Nguyen Toan" w:date="2018-05-14T18:05:00Z">
              <w:rPr>
                <w:rFonts w:ascii="Times New Roman" w:hAnsi="Times New Roman" w:cs="Times New Roman"/>
                <w:i w:val="0"/>
                <w:color w:val="auto"/>
                <w:sz w:val="28"/>
                <w:szCs w:val="28"/>
              </w:rPr>
            </w:rPrChange>
          </w:rPr>
          <w:t xml:space="preserve">Hình </w:t>
        </w:r>
        <w:r w:rsidRPr="00053AF8">
          <w:rPr>
            <w:rFonts w:ascii="Times New Roman" w:hAnsi="Times New Roman" w:cs="Times New Roman"/>
            <w:i w:val="0"/>
            <w:color w:val="auto"/>
            <w:sz w:val="28"/>
            <w:szCs w:val="28"/>
            <w:rPrChange w:id="5729"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730" w:author="Nguyen Toan" w:date="2018-05-14T18:05:00Z">
              <w:rPr>
                <w:rFonts w:ascii="Times New Roman" w:hAnsi="Times New Roman" w:cs="Times New Roman"/>
                <w:i w:val="0"/>
                <w:color w:val="auto"/>
                <w:sz w:val="28"/>
                <w:szCs w:val="28"/>
              </w:rPr>
            </w:rPrChange>
          </w:rPr>
          <w:instrText xml:space="preserve"> STYLEREF 1 \s </w:instrText>
        </w:r>
        <w:r w:rsidRPr="00053AF8">
          <w:rPr>
            <w:rFonts w:ascii="Times New Roman" w:hAnsi="Times New Roman" w:cs="Times New Roman"/>
            <w:i w:val="0"/>
            <w:color w:val="auto"/>
            <w:sz w:val="28"/>
            <w:szCs w:val="28"/>
            <w:rPrChange w:id="5731"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732" w:author="Nguyen Toan" w:date="2018-05-14T18:05:00Z">
              <w:rPr>
                <w:rFonts w:ascii="Times New Roman" w:hAnsi="Times New Roman" w:cs="Times New Roman"/>
                <w:i w:val="0"/>
                <w:noProof/>
                <w:color w:val="auto"/>
                <w:sz w:val="28"/>
                <w:szCs w:val="28"/>
              </w:rPr>
            </w:rPrChange>
          </w:rPr>
          <w:t>4</w:t>
        </w:r>
        <w:r w:rsidRPr="00053AF8">
          <w:rPr>
            <w:rFonts w:ascii="Times New Roman" w:hAnsi="Times New Roman" w:cs="Times New Roman"/>
            <w:i w:val="0"/>
            <w:color w:val="auto"/>
            <w:sz w:val="28"/>
            <w:szCs w:val="28"/>
            <w:rPrChange w:id="5733"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734" w:author="Nguyen Toan" w:date="2018-05-14T18:05:00Z">
              <w:rPr>
                <w:rFonts w:ascii="Times New Roman" w:hAnsi="Times New Roman" w:cs="Times New Roman"/>
                <w:i w:val="0"/>
                <w:color w:val="auto"/>
                <w:sz w:val="28"/>
                <w:szCs w:val="28"/>
              </w:rPr>
            </w:rPrChange>
          </w:rPr>
          <w:t>.</w:t>
        </w:r>
        <w:r w:rsidRPr="00053AF8">
          <w:rPr>
            <w:rFonts w:ascii="Times New Roman" w:hAnsi="Times New Roman" w:cs="Times New Roman"/>
            <w:i w:val="0"/>
            <w:color w:val="auto"/>
            <w:sz w:val="28"/>
            <w:szCs w:val="28"/>
            <w:rPrChange w:id="5735"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736" w:author="Nguyen Toan" w:date="2018-05-14T18:05:00Z">
              <w:rPr>
                <w:rFonts w:ascii="Times New Roman" w:hAnsi="Times New Roman" w:cs="Times New Roman"/>
                <w:i w:val="0"/>
                <w:color w:val="auto"/>
                <w:sz w:val="28"/>
                <w:szCs w:val="28"/>
              </w:rPr>
            </w:rPrChange>
          </w:rPr>
          <w:instrText xml:space="preserve"> SEQ Hình \* ARABIC \s 1 </w:instrText>
        </w:r>
        <w:r w:rsidRPr="00053AF8">
          <w:rPr>
            <w:rFonts w:ascii="Times New Roman" w:hAnsi="Times New Roman" w:cs="Times New Roman"/>
            <w:i w:val="0"/>
            <w:color w:val="auto"/>
            <w:sz w:val="28"/>
            <w:szCs w:val="28"/>
            <w:rPrChange w:id="5737"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738" w:author="Nguyen Toan" w:date="2018-05-14T18:05:00Z">
              <w:rPr>
                <w:rFonts w:ascii="Times New Roman" w:hAnsi="Times New Roman" w:cs="Times New Roman"/>
                <w:i w:val="0"/>
                <w:noProof/>
                <w:color w:val="auto"/>
                <w:sz w:val="28"/>
                <w:szCs w:val="28"/>
              </w:rPr>
            </w:rPrChange>
          </w:rPr>
          <w:t>10</w:t>
        </w:r>
        <w:r w:rsidRPr="00053AF8">
          <w:rPr>
            <w:rFonts w:ascii="Times New Roman" w:hAnsi="Times New Roman" w:cs="Times New Roman"/>
            <w:i w:val="0"/>
            <w:color w:val="auto"/>
            <w:sz w:val="28"/>
            <w:szCs w:val="28"/>
            <w:rPrChange w:id="5739"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740" w:author="Nguyen Toan" w:date="2018-05-14T18:05:00Z">
              <w:rPr>
                <w:rFonts w:ascii="Times New Roman" w:hAnsi="Times New Roman" w:cs="Times New Roman"/>
                <w:i w:val="0"/>
                <w:color w:val="auto"/>
                <w:sz w:val="28"/>
                <w:szCs w:val="28"/>
              </w:rPr>
            </w:rPrChange>
          </w:rPr>
          <w:t xml:space="preserve">: Thông tin chi tiết cấu hình tác vụ </w:t>
        </w:r>
      </w:ins>
    </w:p>
    <w:p w14:paraId="53D54779" w14:textId="542B20AB" w:rsidR="00864FF3" w:rsidRPr="00053AF8" w:rsidRDefault="00864FF3" w:rsidP="00053AF8">
      <w:pPr>
        <w:spacing w:after="120" w:line="288" w:lineRule="auto"/>
        <w:jc w:val="both"/>
        <w:rPr>
          <w:ins w:id="5741" w:author="Nguyen Toan" w:date="2018-05-14T18:05:00Z"/>
          <w:rFonts w:ascii="Times New Roman" w:eastAsia="Times New Roman" w:hAnsi="Times New Roman" w:cs="Times New Roman"/>
          <w:color w:val="auto"/>
          <w:sz w:val="28"/>
          <w:szCs w:val="28"/>
          <w:lang w:val="en-US"/>
          <w:rPrChange w:id="5742" w:author="Nguyen Toan" w:date="2018-05-14T18:05:00Z">
            <w:rPr>
              <w:ins w:id="5743" w:author="Nguyen Toan" w:date="2018-05-14T18:05:00Z"/>
              <w:sz w:val="24"/>
              <w:szCs w:val="24"/>
              <w:lang w:val="en-US"/>
            </w:rPr>
          </w:rPrChange>
        </w:rPr>
        <w:pPrChange w:id="5744" w:author="Nguyen Toan" w:date="2018-05-14T18:05:00Z">
          <w:pPr>
            <w:pStyle w:val="ListParagraph"/>
            <w:numPr>
              <w:numId w:val="48"/>
            </w:numPr>
            <w:spacing w:after="120" w:line="288" w:lineRule="auto"/>
            <w:ind w:left="360" w:hanging="360"/>
            <w:jc w:val="both"/>
          </w:pPr>
        </w:pPrChange>
      </w:pPr>
      <w:ins w:id="5745" w:author="Nguyen Toan" w:date="2018-05-14T18:05:00Z">
        <w:r w:rsidRPr="00053AF8">
          <w:rPr>
            <w:rFonts w:ascii="Times New Roman" w:eastAsia="Times New Roman" w:hAnsi="Times New Roman" w:cs="Times New Roman"/>
            <w:color w:val="auto"/>
            <w:sz w:val="28"/>
            <w:szCs w:val="28"/>
            <w:lang w:val="en-US"/>
            <w:rPrChange w:id="5746" w:author="Nguyen Toan" w:date="2018-05-14T18:05:00Z">
              <w:rPr>
                <w:lang w:val="en-US"/>
              </w:rPr>
            </w:rPrChange>
          </w:rPr>
          <w:lastRenderedPageBreak/>
          <w:t>T Thông tin chi tiết cấ</w:t>
        </w:r>
        <w:r w:rsidRPr="00053AF8">
          <w:rPr>
            <w:rFonts w:ascii="Times New Roman" w:eastAsia="Times New Roman" w:hAnsi="Times New Roman" w:cs="Times New Roman"/>
            <w:color w:val="auto"/>
            <w:sz w:val="28"/>
            <w:szCs w:val="28"/>
            <w:lang w:val="en-US"/>
            <w:rPrChange w:id="5747" w:author="Nguyen Toan" w:date="2018-05-14T18:05:00Z">
              <w:rPr>
                <w:lang w:val="en-US"/>
              </w:rPr>
            </w:rPrChange>
          </w:rPr>
          <w:fldChar w:fldCharType="begin"/>
        </w:r>
        <w:r w:rsidRPr="00053AF8">
          <w:rPr>
            <w:rFonts w:ascii="Times New Roman" w:eastAsia="Times New Roman" w:hAnsi="Times New Roman" w:cs="Times New Roman"/>
            <w:color w:val="auto"/>
            <w:sz w:val="28"/>
            <w:szCs w:val="28"/>
            <w:lang w:val="en-US"/>
            <w:rPrChange w:id="5748" w:author="Nguyen Toan" w:date="2018-05-14T18:05:00Z">
              <w:rPr>
                <w:lang w:val="en-US"/>
              </w:rPr>
            </w:rPrChange>
          </w:rPr>
          <w:instrText xml:space="preserve"> REF _Ref513324646 \h </w:instrText>
        </w:r>
        <w:r w:rsidRPr="00053AF8">
          <w:rPr>
            <w:rFonts w:ascii="Times New Roman" w:hAnsi="Times New Roman" w:cs="Times New Roman"/>
            <w:sz w:val="28"/>
            <w:szCs w:val="28"/>
            <w:lang w:val="en-US"/>
            <w:rPrChange w:id="5749" w:author="Nguyen Toan" w:date="2018-05-14T18:05:00Z">
              <w:rPr>
                <w:lang w:val="en-US"/>
              </w:rPr>
            </w:rPrChange>
          </w:rPr>
        </w:r>
      </w:ins>
      <w:r w:rsidR="00053AF8" w:rsidRPr="00053AF8">
        <w:rPr>
          <w:rFonts w:ascii="Times New Roman" w:hAnsi="Times New Roman" w:cs="Times New Roman"/>
          <w:sz w:val="28"/>
          <w:szCs w:val="28"/>
          <w:lang w:val="en-US"/>
          <w:rPrChange w:id="5750" w:author="Nguyen Toan" w:date="2018-05-14T18:05:00Z">
            <w:rPr>
              <w:lang w:val="en-US"/>
            </w:rPr>
          </w:rPrChange>
        </w:rPr>
        <w:instrText xml:space="preserve"> \* MERGEFORMAT </w:instrText>
      </w:r>
      <w:ins w:id="5751" w:author="Nguyen Toan" w:date="2018-05-14T18:05:00Z">
        <w:r w:rsidRPr="00053AF8">
          <w:rPr>
            <w:rFonts w:ascii="Times New Roman" w:eastAsia="Times New Roman" w:hAnsi="Times New Roman" w:cs="Times New Roman"/>
            <w:color w:val="auto"/>
            <w:sz w:val="28"/>
            <w:szCs w:val="28"/>
            <w:lang w:val="en-US"/>
            <w:rPrChange w:id="5752" w:author="Nguyen Toan" w:date="2018-05-14T18:05:00Z">
              <w:rPr>
                <w:lang w:val="en-US"/>
              </w:rPr>
            </w:rPrChange>
          </w:rPr>
          <w:fldChar w:fldCharType="separate"/>
        </w:r>
        <w:r w:rsidRPr="00053AF8">
          <w:rPr>
            <w:rFonts w:ascii="Times New Roman" w:hAnsi="Times New Roman" w:cs="Times New Roman"/>
            <w:color w:val="auto"/>
            <w:sz w:val="28"/>
            <w:szCs w:val="28"/>
            <w:rPrChange w:id="5753" w:author="Nguyen Toan" w:date="2018-05-14T18:05:00Z">
              <w:rPr/>
            </w:rPrChange>
          </w:rPr>
          <w:t xml:space="preserve">Hình </w:t>
        </w:r>
        <w:r w:rsidRPr="00053AF8">
          <w:rPr>
            <w:rFonts w:ascii="Times New Roman" w:hAnsi="Times New Roman" w:cs="Times New Roman"/>
            <w:i/>
            <w:noProof/>
            <w:color w:val="auto"/>
            <w:sz w:val="28"/>
            <w:szCs w:val="28"/>
            <w:rPrChange w:id="5754" w:author="Nguyen Toan" w:date="2018-05-14T18:05:00Z">
              <w:rPr>
                <w:i/>
                <w:noProof/>
              </w:rPr>
            </w:rPrChange>
          </w:rPr>
          <w:t>3</w:t>
        </w:r>
        <w:r w:rsidRPr="00053AF8">
          <w:rPr>
            <w:rFonts w:ascii="Times New Roman" w:hAnsi="Times New Roman" w:cs="Times New Roman"/>
            <w:color w:val="auto"/>
            <w:sz w:val="28"/>
            <w:szCs w:val="28"/>
            <w:rPrChange w:id="5755" w:author="Nguyen Toan" w:date="2018-05-14T18:05:00Z">
              <w:rPr/>
            </w:rPrChange>
          </w:rPr>
          <w:t>.</w:t>
        </w:r>
        <w:r w:rsidRPr="00053AF8">
          <w:rPr>
            <w:rFonts w:ascii="Times New Roman" w:hAnsi="Times New Roman" w:cs="Times New Roman"/>
            <w:i/>
            <w:noProof/>
            <w:color w:val="auto"/>
            <w:sz w:val="28"/>
            <w:szCs w:val="28"/>
            <w:rPrChange w:id="5756" w:author="Nguyen Toan" w:date="2018-05-14T18:05:00Z">
              <w:rPr>
                <w:i/>
                <w:noProof/>
              </w:rPr>
            </w:rPrChange>
          </w:rPr>
          <w:t>28</w:t>
        </w:r>
        <w:r w:rsidRPr="00053AF8">
          <w:rPr>
            <w:rFonts w:ascii="Times New Roman" w:eastAsia="Times New Roman" w:hAnsi="Times New Roman" w:cs="Times New Roman"/>
            <w:color w:val="auto"/>
            <w:sz w:val="28"/>
            <w:szCs w:val="28"/>
            <w:lang w:val="en-US"/>
            <w:rPrChange w:id="5757" w:author="Nguyen Toan" w:date="2018-05-14T18:05:00Z">
              <w:rPr>
                <w:lang w:val="en-US"/>
              </w:rPr>
            </w:rPrChange>
          </w:rPr>
          <w:fldChar w:fldCharType="end"/>
        </w:r>
        <w:r w:rsidRPr="00053AF8">
          <w:rPr>
            <w:rFonts w:ascii="Times New Roman" w:eastAsia="Times New Roman" w:hAnsi="Times New Roman" w:cs="Times New Roman"/>
            <w:color w:val="auto"/>
            <w:sz w:val="28"/>
            <w:szCs w:val="28"/>
            <w:lang w:val="en-US"/>
            <w:rPrChange w:id="5758" w:author="Nguyen Toan" w:date="2018-05-14T18:05:00Z">
              <w:rPr>
                <w:lang w:val="en-US"/>
              </w:rPr>
            </w:rPrChange>
          </w:rPr>
          <w:fldChar w:fldCharType="begin"/>
        </w:r>
        <w:r w:rsidRPr="00053AF8">
          <w:rPr>
            <w:rFonts w:ascii="Times New Roman" w:eastAsia="Times New Roman" w:hAnsi="Times New Roman" w:cs="Times New Roman"/>
            <w:color w:val="auto"/>
            <w:sz w:val="28"/>
            <w:szCs w:val="28"/>
            <w:lang w:val="en-US"/>
            <w:rPrChange w:id="5759" w:author="Nguyen Toan" w:date="2018-05-14T18:05:00Z">
              <w:rPr>
                <w:lang w:val="en-US"/>
              </w:rPr>
            </w:rPrChange>
          </w:rPr>
          <w:instrText xml:space="preserve"> REF _Ref513324630 \h </w:instrText>
        </w:r>
        <w:r w:rsidRPr="00053AF8">
          <w:rPr>
            <w:rFonts w:ascii="Times New Roman" w:hAnsi="Times New Roman" w:cs="Times New Roman"/>
            <w:sz w:val="28"/>
            <w:szCs w:val="28"/>
            <w:lang w:val="en-US"/>
            <w:rPrChange w:id="5760" w:author="Nguyen Toan" w:date="2018-05-14T18:05:00Z">
              <w:rPr>
                <w:lang w:val="en-US"/>
              </w:rPr>
            </w:rPrChange>
          </w:rPr>
        </w:r>
      </w:ins>
      <w:r w:rsidR="00053AF8" w:rsidRPr="00053AF8">
        <w:rPr>
          <w:rFonts w:ascii="Times New Roman" w:hAnsi="Times New Roman" w:cs="Times New Roman"/>
          <w:sz w:val="28"/>
          <w:szCs w:val="28"/>
          <w:lang w:val="en-US"/>
          <w:rPrChange w:id="5761" w:author="Nguyen Toan" w:date="2018-05-14T18:05:00Z">
            <w:rPr>
              <w:lang w:val="en-US"/>
            </w:rPr>
          </w:rPrChange>
        </w:rPr>
        <w:instrText xml:space="preserve"> \* MERGEFORMAT </w:instrText>
      </w:r>
      <w:ins w:id="5762" w:author="Nguyen Toan" w:date="2018-05-14T18:05:00Z">
        <w:r w:rsidRPr="00053AF8">
          <w:rPr>
            <w:rFonts w:ascii="Times New Roman" w:eastAsia="Times New Roman" w:hAnsi="Times New Roman" w:cs="Times New Roman"/>
            <w:color w:val="auto"/>
            <w:sz w:val="28"/>
            <w:szCs w:val="28"/>
            <w:lang w:val="en-US"/>
            <w:rPrChange w:id="5763" w:author="Nguyen Toan" w:date="2018-05-14T18:05:00Z">
              <w:rPr>
                <w:lang w:val="en-US"/>
              </w:rPr>
            </w:rPrChange>
          </w:rPr>
          <w:fldChar w:fldCharType="end"/>
        </w:r>
        <w:r w:rsidRPr="00053AF8">
          <w:rPr>
            <w:rFonts w:ascii="Times New Roman" w:eastAsia="Times New Roman" w:hAnsi="Times New Roman" w:cs="Times New Roman"/>
            <w:color w:val="auto"/>
            <w:sz w:val="28"/>
            <w:szCs w:val="28"/>
            <w:lang w:val="en-US"/>
            <w:rPrChange w:id="5764" w:author="Nguyen Toan" w:date="2018-05-14T18:05:00Z">
              <w:rPr>
                <w:lang w:val="en-US"/>
              </w:rPr>
            </w:rPrChange>
          </w:rPr>
          <w:t>), Jenkins cho phép cấu hình thêm các câu lệnh để hỗ trợ quá trình dịch qua shell.</w:t>
        </w:r>
      </w:ins>
    </w:p>
    <w:p w14:paraId="3823DB2D" w14:textId="77777777" w:rsidR="00864FF3" w:rsidRPr="00053AF8" w:rsidRDefault="00864FF3" w:rsidP="00053AF8">
      <w:pPr>
        <w:keepNext/>
        <w:spacing w:after="120" w:line="288" w:lineRule="auto"/>
        <w:jc w:val="right"/>
        <w:rPr>
          <w:ins w:id="5765" w:author="Nguyen Toan" w:date="2018-05-14T18:05:00Z"/>
          <w:rFonts w:ascii="Times New Roman" w:hAnsi="Times New Roman" w:cs="Times New Roman"/>
          <w:sz w:val="28"/>
          <w:szCs w:val="28"/>
          <w:rPrChange w:id="5766" w:author="Nguyen Toan" w:date="2018-05-14T18:05:00Z">
            <w:rPr>
              <w:ins w:id="5767" w:author="Nguyen Toan" w:date="2018-05-14T18:05:00Z"/>
            </w:rPr>
          </w:rPrChange>
        </w:rPr>
        <w:pPrChange w:id="5768" w:author="Nguyen Toan" w:date="2018-05-14T18:05:00Z">
          <w:pPr>
            <w:pStyle w:val="ListParagraph"/>
            <w:keepNext/>
            <w:numPr>
              <w:numId w:val="48"/>
            </w:numPr>
            <w:spacing w:after="120" w:line="288" w:lineRule="auto"/>
            <w:ind w:left="360" w:hanging="360"/>
            <w:jc w:val="both"/>
          </w:pPr>
        </w:pPrChange>
      </w:pPr>
      <w:ins w:id="5769" w:author="Nguyen Toan" w:date="2018-05-14T18:05:00Z">
        <w:r w:rsidRPr="00053AF8">
          <w:rPr>
            <w:rFonts w:ascii="Times New Roman" w:hAnsi="Times New Roman" w:cs="Times New Roman"/>
            <w:noProof/>
            <w:sz w:val="28"/>
            <w:szCs w:val="28"/>
            <w:lang w:val="en-US"/>
            <w:rPrChange w:id="5770" w:author="Nguyen Toan" w:date="2018-05-14T18:05:00Z">
              <w:rPr>
                <w:noProof/>
                <w:lang w:val="en-US"/>
              </w:rPr>
            </w:rPrChange>
          </w:rPr>
          <w:drawing>
            <wp:inline distT="0" distB="0" distL="0" distR="0" wp14:anchorId="5E4EEFB3" wp14:editId="154E83C4">
              <wp:extent cx="4847590" cy="3380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ins>
    </w:p>
    <w:p w14:paraId="529C2E9B" w14:textId="77777777" w:rsidR="00864FF3" w:rsidRPr="00053AF8" w:rsidRDefault="00864FF3" w:rsidP="00053AF8">
      <w:pPr>
        <w:pStyle w:val="Caption"/>
        <w:jc w:val="both"/>
        <w:rPr>
          <w:ins w:id="5771" w:author="Nguyen Toan" w:date="2018-05-14T18:05:00Z"/>
          <w:rFonts w:ascii="Times New Roman" w:eastAsia="Times New Roman" w:hAnsi="Times New Roman" w:cs="Times New Roman"/>
          <w:color w:val="auto"/>
          <w:sz w:val="28"/>
          <w:szCs w:val="28"/>
          <w:lang w:val="en-US"/>
          <w:rPrChange w:id="5772" w:author="Nguyen Toan" w:date="2018-05-14T18:05:00Z">
            <w:rPr>
              <w:ins w:id="5773" w:author="Nguyen Toan" w:date="2018-05-14T18:05:00Z"/>
              <w:rFonts w:ascii="Times New Roman" w:eastAsia="Times New Roman" w:hAnsi="Times New Roman" w:cs="Times New Roman"/>
              <w:color w:val="auto"/>
              <w:sz w:val="28"/>
              <w:szCs w:val="28"/>
              <w:lang w:val="en-US"/>
            </w:rPr>
          </w:rPrChange>
        </w:rPr>
        <w:pPrChange w:id="5774" w:author="Nguyen Toan" w:date="2018-05-14T18:05:00Z">
          <w:pPr>
            <w:pStyle w:val="Caption"/>
            <w:numPr>
              <w:numId w:val="48"/>
            </w:numPr>
            <w:ind w:left="360" w:hanging="360"/>
            <w:jc w:val="center"/>
          </w:pPr>
        </w:pPrChange>
      </w:pPr>
      <w:bookmarkStart w:id="5775" w:name="_Ref513324646"/>
      <w:bookmarkStart w:id="5776" w:name="_Ref513324630"/>
      <w:bookmarkStart w:id="5777" w:name="_Toc513325061"/>
      <w:ins w:id="5778" w:author="Nguyen Toan" w:date="2018-05-14T18:05:00Z">
        <w:r w:rsidRPr="00053AF8">
          <w:rPr>
            <w:rFonts w:ascii="Times New Roman" w:hAnsi="Times New Roman" w:cs="Times New Roman"/>
            <w:i w:val="0"/>
            <w:color w:val="auto"/>
            <w:sz w:val="28"/>
            <w:szCs w:val="28"/>
            <w:rPrChange w:id="5779" w:author="Nguyen Toan" w:date="2018-05-14T18:05:00Z">
              <w:rPr>
                <w:rFonts w:ascii="Times New Roman" w:hAnsi="Times New Roman" w:cs="Times New Roman"/>
                <w:i w:val="0"/>
                <w:color w:val="auto"/>
                <w:sz w:val="28"/>
                <w:szCs w:val="28"/>
              </w:rPr>
            </w:rPrChange>
          </w:rPr>
          <w:t xml:space="preserve">Hình </w:t>
        </w:r>
        <w:r w:rsidRPr="00053AF8">
          <w:rPr>
            <w:rFonts w:ascii="Times New Roman" w:hAnsi="Times New Roman" w:cs="Times New Roman"/>
            <w:i w:val="0"/>
            <w:color w:val="auto"/>
            <w:sz w:val="28"/>
            <w:szCs w:val="28"/>
            <w:rPrChange w:id="5780"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781" w:author="Nguyen Toan" w:date="2018-05-14T18:05:00Z">
              <w:rPr>
                <w:rFonts w:ascii="Times New Roman" w:hAnsi="Times New Roman" w:cs="Times New Roman"/>
                <w:i w:val="0"/>
                <w:color w:val="auto"/>
                <w:sz w:val="28"/>
                <w:szCs w:val="28"/>
              </w:rPr>
            </w:rPrChange>
          </w:rPr>
          <w:instrText xml:space="preserve"> STYLEREF 1 \s </w:instrText>
        </w:r>
        <w:r w:rsidRPr="00053AF8">
          <w:rPr>
            <w:rFonts w:ascii="Times New Roman" w:hAnsi="Times New Roman" w:cs="Times New Roman"/>
            <w:i w:val="0"/>
            <w:color w:val="auto"/>
            <w:sz w:val="28"/>
            <w:szCs w:val="28"/>
            <w:rPrChange w:id="5782"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783" w:author="Nguyen Toan" w:date="2018-05-14T18:05:00Z">
              <w:rPr>
                <w:rFonts w:ascii="Times New Roman" w:hAnsi="Times New Roman" w:cs="Times New Roman"/>
                <w:i w:val="0"/>
                <w:noProof/>
                <w:color w:val="auto"/>
                <w:sz w:val="28"/>
                <w:szCs w:val="28"/>
              </w:rPr>
            </w:rPrChange>
          </w:rPr>
          <w:t>4</w:t>
        </w:r>
        <w:r w:rsidRPr="00053AF8">
          <w:rPr>
            <w:rFonts w:ascii="Times New Roman" w:hAnsi="Times New Roman" w:cs="Times New Roman"/>
            <w:i w:val="0"/>
            <w:color w:val="auto"/>
            <w:sz w:val="28"/>
            <w:szCs w:val="28"/>
            <w:rPrChange w:id="5784"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785" w:author="Nguyen Toan" w:date="2018-05-14T18:05:00Z">
              <w:rPr>
                <w:rFonts w:ascii="Times New Roman" w:hAnsi="Times New Roman" w:cs="Times New Roman"/>
                <w:i w:val="0"/>
                <w:color w:val="auto"/>
                <w:sz w:val="28"/>
                <w:szCs w:val="28"/>
              </w:rPr>
            </w:rPrChange>
          </w:rPr>
          <w:t>.</w:t>
        </w:r>
        <w:r w:rsidRPr="00053AF8">
          <w:rPr>
            <w:rFonts w:ascii="Times New Roman" w:hAnsi="Times New Roman" w:cs="Times New Roman"/>
            <w:i w:val="0"/>
            <w:color w:val="auto"/>
            <w:sz w:val="28"/>
            <w:szCs w:val="28"/>
            <w:rPrChange w:id="5786"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787" w:author="Nguyen Toan" w:date="2018-05-14T18:05:00Z">
              <w:rPr>
                <w:rFonts w:ascii="Times New Roman" w:hAnsi="Times New Roman" w:cs="Times New Roman"/>
                <w:i w:val="0"/>
                <w:color w:val="auto"/>
                <w:sz w:val="28"/>
                <w:szCs w:val="28"/>
              </w:rPr>
            </w:rPrChange>
          </w:rPr>
          <w:instrText xml:space="preserve"> SEQ Hình \* ARABIC \s 1 </w:instrText>
        </w:r>
        <w:r w:rsidRPr="00053AF8">
          <w:rPr>
            <w:rFonts w:ascii="Times New Roman" w:hAnsi="Times New Roman" w:cs="Times New Roman"/>
            <w:i w:val="0"/>
            <w:color w:val="auto"/>
            <w:sz w:val="28"/>
            <w:szCs w:val="28"/>
            <w:rPrChange w:id="5788"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789" w:author="Nguyen Toan" w:date="2018-05-14T18:05:00Z">
              <w:rPr>
                <w:rFonts w:ascii="Times New Roman" w:hAnsi="Times New Roman" w:cs="Times New Roman"/>
                <w:i w:val="0"/>
                <w:noProof/>
                <w:color w:val="auto"/>
                <w:sz w:val="28"/>
                <w:szCs w:val="28"/>
              </w:rPr>
            </w:rPrChange>
          </w:rPr>
          <w:t>12</w:t>
        </w:r>
        <w:r w:rsidRPr="00053AF8">
          <w:rPr>
            <w:rFonts w:ascii="Times New Roman" w:hAnsi="Times New Roman" w:cs="Times New Roman"/>
            <w:i w:val="0"/>
            <w:color w:val="auto"/>
            <w:sz w:val="28"/>
            <w:szCs w:val="28"/>
            <w:rPrChange w:id="5790" w:author="Nguyen Toan" w:date="2018-05-14T18:05:00Z">
              <w:rPr>
                <w:rFonts w:ascii="Times New Roman" w:hAnsi="Times New Roman" w:cs="Times New Roman"/>
                <w:i w:val="0"/>
                <w:color w:val="auto"/>
                <w:sz w:val="28"/>
                <w:szCs w:val="28"/>
              </w:rPr>
            </w:rPrChange>
          </w:rPr>
          <w:fldChar w:fldCharType="end"/>
        </w:r>
        <w:bookmarkEnd w:id="5775"/>
        <w:r w:rsidRPr="00053AF8">
          <w:rPr>
            <w:rFonts w:ascii="Times New Roman" w:hAnsi="Times New Roman" w:cs="Times New Roman"/>
            <w:i w:val="0"/>
            <w:color w:val="auto"/>
            <w:sz w:val="28"/>
            <w:szCs w:val="28"/>
            <w:rPrChange w:id="5791" w:author="Nguyen Toan" w:date="2018-05-14T18:05:00Z">
              <w:rPr>
                <w:rFonts w:ascii="Times New Roman" w:hAnsi="Times New Roman" w:cs="Times New Roman"/>
                <w:i w:val="0"/>
                <w:color w:val="auto"/>
                <w:sz w:val="28"/>
                <w:szCs w:val="28"/>
              </w:rPr>
            </w:rPrChange>
          </w:rPr>
          <w:t>: Tùy chọn tác vụ xử lý qua shell</w:t>
        </w:r>
        <w:bookmarkEnd w:id="5776"/>
        <w:bookmarkEnd w:id="5777"/>
      </w:ins>
    </w:p>
    <w:p w14:paraId="4CB4C14E" w14:textId="77777777" w:rsidR="00864FF3" w:rsidRPr="00053AF8" w:rsidRDefault="00864FF3" w:rsidP="00053AF8">
      <w:pPr>
        <w:spacing w:after="120" w:line="288" w:lineRule="auto"/>
        <w:jc w:val="both"/>
        <w:rPr>
          <w:ins w:id="5792" w:author="Nguyen Toan" w:date="2018-05-14T18:05:00Z"/>
          <w:rFonts w:ascii="Times New Roman" w:eastAsia="Times New Roman" w:hAnsi="Times New Roman" w:cs="Times New Roman"/>
          <w:color w:val="auto"/>
          <w:sz w:val="28"/>
          <w:szCs w:val="28"/>
          <w:lang w:val="en-US"/>
          <w:rPrChange w:id="5793" w:author="Nguyen Toan" w:date="2018-05-14T18:05:00Z">
            <w:rPr>
              <w:ins w:id="5794" w:author="Nguyen Toan" w:date="2018-05-14T18:05:00Z"/>
              <w:sz w:val="24"/>
              <w:szCs w:val="24"/>
              <w:lang w:val="en-US"/>
            </w:rPr>
          </w:rPrChange>
        </w:rPr>
        <w:pPrChange w:id="5795" w:author="Nguyen Toan" w:date="2018-05-14T18:05:00Z">
          <w:pPr>
            <w:pStyle w:val="ListParagraph"/>
            <w:numPr>
              <w:numId w:val="48"/>
            </w:numPr>
            <w:spacing w:after="120" w:line="288" w:lineRule="auto"/>
            <w:ind w:left="360" w:hanging="360"/>
            <w:jc w:val="both"/>
          </w:pPr>
        </w:pPrChange>
      </w:pPr>
      <w:ins w:id="5796" w:author="Nguyen Toan" w:date="2018-05-14T18:05:00Z">
        <w:r w:rsidRPr="00053AF8">
          <w:rPr>
            <w:rFonts w:ascii="Times New Roman" w:eastAsia="Times New Roman" w:hAnsi="Times New Roman" w:cs="Times New Roman"/>
            <w:color w:val="auto"/>
            <w:sz w:val="28"/>
            <w:szCs w:val="28"/>
            <w:lang w:val="en-US"/>
            <w:rPrChange w:id="5797" w:author="Nguyen Toan" w:date="2018-05-14T18:05:00Z">
              <w:rPr>
                <w:lang w:val="en-US"/>
              </w:rPr>
            </w:rPrChange>
          </w:rPr>
          <w:t>T Tùy chọn tác vụ xử lý qua shell các câu lệnh để hỗ trợ quá trình dịch qua shell. sử dụng để ng từ thư viện AsenAPIDriver (</w:t>
        </w:r>
        <w:r w:rsidRPr="00053AF8">
          <w:rPr>
            <w:rFonts w:ascii="Times New Roman" w:eastAsia="Times New Roman" w:hAnsi="Times New Roman" w:cs="Times New Roman"/>
            <w:color w:val="auto"/>
            <w:sz w:val="28"/>
            <w:szCs w:val="28"/>
            <w:lang w:val="en-US"/>
            <w:rPrChange w:id="5798" w:author="Nguyen Toan" w:date="2018-05-14T18:05:00Z">
              <w:rPr>
                <w:lang w:val="en-US"/>
              </w:rPr>
            </w:rPrChange>
          </w:rPr>
          <w:fldChar w:fldCharType="begin"/>
        </w:r>
        <w:r w:rsidRPr="00053AF8">
          <w:rPr>
            <w:rFonts w:ascii="Times New Roman" w:eastAsia="Times New Roman" w:hAnsi="Times New Roman" w:cs="Times New Roman"/>
            <w:color w:val="auto"/>
            <w:sz w:val="28"/>
            <w:szCs w:val="28"/>
            <w:lang w:val="en-US"/>
            <w:rPrChange w:id="5799" w:author="Nguyen Toan" w:date="2018-05-14T18:05:00Z">
              <w:rPr>
                <w:lang w:val="en-US"/>
              </w:rPr>
            </w:rPrChange>
          </w:rPr>
          <w:instrText xml:space="preserve"> REF _Ref512176360 \h  \* MERGEFORMAT </w:instrText>
        </w:r>
        <w:r w:rsidRPr="00053AF8">
          <w:rPr>
            <w:rFonts w:ascii="Times New Roman" w:hAnsi="Times New Roman" w:cs="Times New Roman"/>
            <w:sz w:val="28"/>
            <w:szCs w:val="28"/>
            <w:lang w:val="en-US"/>
            <w:rPrChange w:id="5800" w:author="Nguyen Toan" w:date="2018-05-14T18:05:00Z">
              <w:rPr>
                <w:lang w:val="en-US"/>
              </w:rPr>
            </w:rPrChange>
          </w:rPr>
        </w:r>
        <w:r w:rsidRPr="00053AF8">
          <w:rPr>
            <w:rFonts w:ascii="Times New Roman" w:eastAsia="Times New Roman" w:hAnsi="Times New Roman" w:cs="Times New Roman"/>
            <w:color w:val="auto"/>
            <w:sz w:val="28"/>
            <w:szCs w:val="28"/>
            <w:lang w:val="en-US"/>
            <w:rPrChange w:id="5801" w:author="Nguyen Toan" w:date="2018-05-14T18:05:00Z">
              <w:rPr>
                <w:lang w:val="en-US"/>
              </w:rPr>
            </w:rPrChange>
          </w:rPr>
          <w:fldChar w:fldCharType="separate"/>
        </w:r>
        <w:r w:rsidRPr="00053AF8">
          <w:rPr>
            <w:rFonts w:ascii="Times New Roman" w:hAnsi="Times New Roman" w:cs="Times New Roman"/>
            <w:color w:val="auto"/>
            <w:sz w:val="28"/>
            <w:szCs w:val="28"/>
            <w:rPrChange w:id="5802" w:author="Nguyen Toan" w:date="2018-05-14T18:05:00Z">
              <w:rPr/>
            </w:rPrChange>
          </w:rPr>
          <w:t xml:space="preserve">Hình </w:t>
        </w:r>
        <w:r w:rsidRPr="00053AF8">
          <w:rPr>
            <w:rFonts w:ascii="Times New Roman" w:hAnsi="Times New Roman" w:cs="Times New Roman"/>
            <w:noProof/>
            <w:color w:val="auto"/>
            <w:sz w:val="28"/>
            <w:szCs w:val="28"/>
            <w:rPrChange w:id="5803" w:author="Nguyen Toan" w:date="2018-05-14T18:05:00Z">
              <w:rPr>
                <w:noProof/>
              </w:rPr>
            </w:rPrChange>
          </w:rPr>
          <w:t>3.29</w:t>
        </w:r>
        <w:r w:rsidRPr="00053AF8">
          <w:rPr>
            <w:rFonts w:ascii="Times New Roman" w:eastAsia="Times New Roman" w:hAnsi="Times New Roman" w:cs="Times New Roman"/>
            <w:color w:val="auto"/>
            <w:sz w:val="28"/>
            <w:szCs w:val="28"/>
            <w:lang w:val="en-US"/>
            <w:rPrChange w:id="5804" w:author="Nguyen Toan" w:date="2018-05-14T18:05:00Z">
              <w:rPr>
                <w:lang w:val="en-US"/>
              </w:rPr>
            </w:rPrChange>
          </w:rPr>
          <w:fldChar w:fldCharType="end"/>
        </w:r>
        <w:r w:rsidRPr="00053AF8">
          <w:rPr>
            <w:rFonts w:ascii="Times New Roman" w:eastAsia="Times New Roman" w:hAnsi="Times New Roman" w:cs="Times New Roman"/>
            <w:color w:val="auto"/>
            <w:sz w:val="28"/>
            <w:szCs w:val="28"/>
            <w:lang w:val="en-US"/>
            <w:rPrChange w:id="5805" w:author="Nguyen Toan" w:date="2018-05-14T18:05:00Z">
              <w:rPr>
                <w:lang w:val="en-US"/>
              </w:rPr>
            </w:rPrChange>
          </w:rPr>
          <w:t>)</w:t>
        </w:r>
      </w:ins>
    </w:p>
    <w:p w14:paraId="4D68B4BD" w14:textId="77777777" w:rsidR="00864FF3" w:rsidRPr="00053AF8" w:rsidRDefault="00864FF3" w:rsidP="00053AF8">
      <w:pPr>
        <w:keepNext/>
        <w:pBdr>
          <w:top w:val="none" w:sz="0" w:space="0" w:color="auto"/>
          <w:left w:val="none" w:sz="0" w:space="0" w:color="auto"/>
          <w:bottom w:val="none" w:sz="0" w:space="0" w:color="auto"/>
          <w:right w:val="none" w:sz="0" w:space="0" w:color="auto"/>
          <w:between w:val="none" w:sz="0" w:space="0" w:color="auto"/>
        </w:pBdr>
        <w:spacing w:line="240" w:lineRule="auto"/>
        <w:jc w:val="right"/>
        <w:rPr>
          <w:ins w:id="5806" w:author="Nguyen Toan" w:date="2018-05-14T18:05:00Z"/>
          <w:rFonts w:ascii="Times New Roman" w:hAnsi="Times New Roman" w:cs="Times New Roman"/>
          <w:sz w:val="28"/>
          <w:szCs w:val="28"/>
          <w:rPrChange w:id="5807" w:author="Nguyen Toan" w:date="2018-05-14T18:05:00Z">
            <w:rPr>
              <w:ins w:id="5808" w:author="Nguyen Toan" w:date="2018-05-14T18:05:00Z"/>
            </w:rPr>
          </w:rPrChange>
        </w:rPr>
        <w:pPrChange w:id="5809" w:author="Nguyen Toan" w:date="2018-05-14T18:06:00Z">
          <w:pPr>
            <w:pStyle w:val="ListParagraph"/>
            <w:keepNext/>
            <w:numPr>
              <w:numId w:val="48"/>
            </w:numPr>
            <w:pBdr>
              <w:top w:val="none" w:sz="0" w:space="0" w:color="auto"/>
              <w:left w:val="none" w:sz="0" w:space="0" w:color="auto"/>
              <w:bottom w:val="none" w:sz="0" w:space="0" w:color="auto"/>
              <w:right w:val="none" w:sz="0" w:space="0" w:color="auto"/>
              <w:between w:val="none" w:sz="0" w:space="0" w:color="auto"/>
            </w:pBdr>
            <w:spacing w:line="240" w:lineRule="auto"/>
            <w:ind w:left="360" w:hanging="360"/>
            <w:jc w:val="center"/>
          </w:pPr>
        </w:pPrChange>
      </w:pPr>
      <w:ins w:id="5810" w:author="Nguyen Toan" w:date="2018-05-14T18:05:00Z">
        <w:r w:rsidRPr="00053AF8">
          <w:rPr>
            <w:rFonts w:ascii="Times New Roman" w:hAnsi="Times New Roman" w:cs="Times New Roman"/>
            <w:noProof/>
            <w:sz w:val="28"/>
            <w:szCs w:val="28"/>
            <w:lang w:val="en-US"/>
            <w:rPrChange w:id="5811" w:author="Nguyen Toan" w:date="2018-05-14T18:05:00Z">
              <w:rPr>
                <w:noProof/>
                <w:lang w:val="en-US"/>
              </w:rPr>
            </w:rPrChange>
          </w:rPr>
          <w:drawing>
            <wp:inline distT="0" distB="0" distL="0" distR="0" wp14:anchorId="0021B299" wp14:editId="27CD5A7F">
              <wp:extent cx="4555489" cy="32400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ins>
    </w:p>
    <w:p w14:paraId="44EA839D" w14:textId="77777777" w:rsidR="00864FF3" w:rsidRPr="00053AF8" w:rsidRDefault="00864FF3" w:rsidP="00053AF8">
      <w:pPr>
        <w:pStyle w:val="Caption"/>
        <w:jc w:val="both"/>
        <w:rPr>
          <w:ins w:id="5812" w:author="Nguyen Toan" w:date="2018-05-14T18:05:00Z"/>
          <w:rFonts w:ascii="Times New Roman" w:eastAsia="Times New Roman" w:hAnsi="Times New Roman" w:cs="Times New Roman"/>
          <w:i w:val="0"/>
          <w:color w:val="auto"/>
          <w:sz w:val="28"/>
          <w:szCs w:val="28"/>
          <w:lang w:val="en-US"/>
          <w:rPrChange w:id="5813" w:author="Nguyen Toan" w:date="2018-05-14T18:05:00Z">
            <w:rPr>
              <w:ins w:id="5814" w:author="Nguyen Toan" w:date="2018-05-14T18:05:00Z"/>
              <w:rFonts w:ascii="Times New Roman" w:eastAsia="Times New Roman" w:hAnsi="Times New Roman" w:cs="Times New Roman"/>
              <w:i w:val="0"/>
              <w:color w:val="auto"/>
              <w:sz w:val="28"/>
              <w:szCs w:val="28"/>
              <w:lang w:val="en-US"/>
            </w:rPr>
          </w:rPrChange>
        </w:rPr>
        <w:pPrChange w:id="5815" w:author="Nguyen Toan" w:date="2018-05-14T18:05:00Z">
          <w:pPr>
            <w:pStyle w:val="Caption"/>
            <w:numPr>
              <w:numId w:val="48"/>
            </w:numPr>
            <w:ind w:left="360" w:hanging="360"/>
            <w:jc w:val="center"/>
          </w:pPr>
        </w:pPrChange>
      </w:pPr>
      <w:ins w:id="5816" w:author="Nguyen Toan" w:date="2018-05-14T18:05:00Z">
        <w:r w:rsidRPr="00053AF8">
          <w:rPr>
            <w:rFonts w:ascii="Times New Roman" w:hAnsi="Times New Roman" w:cs="Times New Roman"/>
            <w:i w:val="0"/>
            <w:color w:val="auto"/>
            <w:sz w:val="28"/>
            <w:szCs w:val="28"/>
            <w:rPrChange w:id="5817" w:author="Nguyen Toan" w:date="2018-05-14T18:05:00Z">
              <w:rPr>
                <w:rFonts w:ascii="Times New Roman" w:hAnsi="Times New Roman" w:cs="Times New Roman"/>
                <w:i w:val="0"/>
                <w:color w:val="auto"/>
                <w:sz w:val="28"/>
                <w:szCs w:val="28"/>
              </w:rPr>
            </w:rPrChange>
          </w:rPr>
          <w:t xml:space="preserve">Hình </w:t>
        </w:r>
        <w:r w:rsidRPr="00053AF8">
          <w:rPr>
            <w:rFonts w:ascii="Times New Roman" w:hAnsi="Times New Roman" w:cs="Times New Roman"/>
            <w:i w:val="0"/>
            <w:color w:val="auto"/>
            <w:sz w:val="28"/>
            <w:szCs w:val="28"/>
            <w:rPrChange w:id="5818"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819" w:author="Nguyen Toan" w:date="2018-05-14T18:05:00Z">
              <w:rPr>
                <w:rFonts w:ascii="Times New Roman" w:hAnsi="Times New Roman" w:cs="Times New Roman"/>
                <w:i w:val="0"/>
                <w:color w:val="auto"/>
                <w:sz w:val="28"/>
                <w:szCs w:val="28"/>
              </w:rPr>
            </w:rPrChange>
          </w:rPr>
          <w:instrText xml:space="preserve"> STYLEREF 1 \s </w:instrText>
        </w:r>
        <w:r w:rsidRPr="00053AF8">
          <w:rPr>
            <w:rFonts w:ascii="Times New Roman" w:hAnsi="Times New Roman" w:cs="Times New Roman"/>
            <w:i w:val="0"/>
            <w:color w:val="auto"/>
            <w:sz w:val="28"/>
            <w:szCs w:val="28"/>
            <w:rPrChange w:id="5820"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821" w:author="Nguyen Toan" w:date="2018-05-14T18:05:00Z">
              <w:rPr>
                <w:rFonts w:ascii="Times New Roman" w:hAnsi="Times New Roman" w:cs="Times New Roman"/>
                <w:i w:val="0"/>
                <w:noProof/>
                <w:color w:val="auto"/>
                <w:sz w:val="28"/>
                <w:szCs w:val="28"/>
              </w:rPr>
            </w:rPrChange>
          </w:rPr>
          <w:t>4</w:t>
        </w:r>
        <w:r w:rsidRPr="00053AF8">
          <w:rPr>
            <w:rFonts w:ascii="Times New Roman" w:hAnsi="Times New Roman" w:cs="Times New Roman"/>
            <w:i w:val="0"/>
            <w:color w:val="auto"/>
            <w:sz w:val="28"/>
            <w:szCs w:val="28"/>
            <w:rPrChange w:id="5822"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823" w:author="Nguyen Toan" w:date="2018-05-14T18:05:00Z">
              <w:rPr>
                <w:rFonts w:ascii="Times New Roman" w:hAnsi="Times New Roman" w:cs="Times New Roman"/>
                <w:i w:val="0"/>
                <w:color w:val="auto"/>
                <w:sz w:val="28"/>
                <w:szCs w:val="28"/>
              </w:rPr>
            </w:rPrChange>
          </w:rPr>
          <w:t>.</w:t>
        </w:r>
        <w:r w:rsidRPr="00053AF8">
          <w:rPr>
            <w:rFonts w:ascii="Times New Roman" w:hAnsi="Times New Roman" w:cs="Times New Roman"/>
            <w:i w:val="0"/>
            <w:color w:val="auto"/>
            <w:sz w:val="28"/>
            <w:szCs w:val="28"/>
            <w:rPrChange w:id="5824" w:author="Nguyen Toan" w:date="2018-05-14T18:05:00Z">
              <w:rPr>
                <w:rFonts w:ascii="Times New Roman" w:hAnsi="Times New Roman" w:cs="Times New Roman"/>
                <w:i w:val="0"/>
                <w:color w:val="auto"/>
                <w:sz w:val="28"/>
                <w:szCs w:val="28"/>
              </w:rPr>
            </w:rPrChange>
          </w:rPr>
          <w:fldChar w:fldCharType="begin"/>
        </w:r>
        <w:r w:rsidRPr="00053AF8">
          <w:rPr>
            <w:rFonts w:ascii="Times New Roman" w:hAnsi="Times New Roman" w:cs="Times New Roman"/>
            <w:i w:val="0"/>
            <w:color w:val="auto"/>
            <w:sz w:val="28"/>
            <w:szCs w:val="28"/>
            <w:rPrChange w:id="5825" w:author="Nguyen Toan" w:date="2018-05-14T18:05:00Z">
              <w:rPr>
                <w:rFonts w:ascii="Times New Roman" w:hAnsi="Times New Roman" w:cs="Times New Roman"/>
                <w:i w:val="0"/>
                <w:color w:val="auto"/>
                <w:sz w:val="28"/>
                <w:szCs w:val="28"/>
              </w:rPr>
            </w:rPrChange>
          </w:rPr>
          <w:instrText xml:space="preserve"> SEQ Hình \* ARABIC \s 1 </w:instrText>
        </w:r>
        <w:r w:rsidRPr="00053AF8">
          <w:rPr>
            <w:rFonts w:ascii="Times New Roman" w:hAnsi="Times New Roman" w:cs="Times New Roman"/>
            <w:i w:val="0"/>
            <w:color w:val="auto"/>
            <w:sz w:val="28"/>
            <w:szCs w:val="28"/>
            <w:rPrChange w:id="5826" w:author="Nguyen Toan" w:date="2018-05-14T18:05:00Z">
              <w:rPr>
                <w:rFonts w:ascii="Times New Roman" w:hAnsi="Times New Roman" w:cs="Times New Roman"/>
                <w:i w:val="0"/>
                <w:color w:val="auto"/>
                <w:sz w:val="28"/>
                <w:szCs w:val="28"/>
              </w:rPr>
            </w:rPrChange>
          </w:rPr>
          <w:fldChar w:fldCharType="separate"/>
        </w:r>
        <w:r w:rsidRPr="00053AF8">
          <w:rPr>
            <w:rFonts w:ascii="Times New Roman" w:hAnsi="Times New Roman" w:cs="Times New Roman"/>
            <w:i w:val="0"/>
            <w:noProof/>
            <w:color w:val="auto"/>
            <w:sz w:val="28"/>
            <w:szCs w:val="28"/>
            <w:rPrChange w:id="5827" w:author="Nguyen Toan" w:date="2018-05-14T18:05:00Z">
              <w:rPr>
                <w:rFonts w:ascii="Times New Roman" w:hAnsi="Times New Roman" w:cs="Times New Roman"/>
                <w:i w:val="0"/>
                <w:noProof/>
                <w:color w:val="auto"/>
                <w:sz w:val="28"/>
                <w:szCs w:val="28"/>
              </w:rPr>
            </w:rPrChange>
          </w:rPr>
          <w:t>13</w:t>
        </w:r>
        <w:r w:rsidRPr="00053AF8">
          <w:rPr>
            <w:rFonts w:ascii="Times New Roman" w:hAnsi="Times New Roman" w:cs="Times New Roman"/>
            <w:i w:val="0"/>
            <w:color w:val="auto"/>
            <w:sz w:val="28"/>
            <w:szCs w:val="28"/>
            <w:rPrChange w:id="5828" w:author="Nguyen Toan" w:date="2018-05-14T18:05:00Z">
              <w:rPr>
                <w:rFonts w:ascii="Times New Roman" w:hAnsi="Times New Roman" w:cs="Times New Roman"/>
                <w:i w:val="0"/>
                <w:color w:val="auto"/>
                <w:sz w:val="28"/>
                <w:szCs w:val="28"/>
              </w:rPr>
            </w:rPrChange>
          </w:rPr>
          <w:fldChar w:fldCharType="end"/>
        </w:r>
        <w:r w:rsidRPr="00053AF8">
          <w:rPr>
            <w:rFonts w:ascii="Times New Roman" w:hAnsi="Times New Roman" w:cs="Times New Roman"/>
            <w:i w:val="0"/>
            <w:color w:val="auto"/>
            <w:sz w:val="28"/>
            <w:szCs w:val="28"/>
            <w:rPrChange w:id="5829" w:author="Nguyen Toan" w:date="2018-05-14T18:05:00Z">
              <w:rPr>
                <w:rFonts w:ascii="Times New Roman" w:hAnsi="Times New Roman" w:cs="Times New Roman"/>
                <w:i w:val="0"/>
                <w:color w:val="auto"/>
                <w:sz w:val="28"/>
                <w:szCs w:val="28"/>
              </w:rPr>
            </w:rPrChange>
          </w:rPr>
          <w:t>:Thêm cấu hình gọi AsenAPIDriver</w:t>
        </w:r>
      </w:ins>
    </w:p>
    <w:p w14:paraId="73C7E66A" w14:textId="15912162" w:rsidR="00864FF3" w:rsidRPr="00053AF8" w:rsidRDefault="00864FF3" w:rsidP="00053AF8">
      <w:pPr>
        <w:spacing w:after="120" w:line="288" w:lineRule="auto"/>
        <w:jc w:val="both"/>
        <w:rPr>
          <w:ins w:id="5830" w:author="Nguyen Toan" w:date="2018-05-14T18:05:00Z"/>
          <w:rFonts w:ascii="Times New Roman" w:eastAsia="Times New Roman" w:hAnsi="Times New Roman" w:cs="Times New Roman"/>
          <w:color w:val="auto"/>
          <w:sz w:val="28"/>
          <w:szCs w:val="28"/>
          <w:lang w:val="en-US"/>
          <w:rPrChange w:id="5831" w:author="Nguyen Toan" w:date="2018-05-14T18:05:00Z">
            <w:rPr>
              <w:ins w:id="5832" w:author="Nguyen Toan" w:date="2018-05-14T18:05:00Z"/>
              <w:sz w:val="24"/>
              <w:szCs w:val="24"/>
              <w:lang w:val="en-US"/>
            </w:rPr>
          </w:rPrChange>
        </w:rPr>
        <w:pPrChange w:id="5833" w:author="Nguyen Toan" w:date="2018-05-14T18:05:00Z">
          <w:pPr>
            <w:pStyle w:val="ListParagraph"/>
            <w:numPr>
              <w:numId w:val="48"/>
            </w:numPr>
            <w:spacing w:after="120" w:line="288" w:lineRule="auto"/>
            <w:ind w:left="360" w:hanging="360"/>
            <w:jc w:val="both"/>
          </w:pPr>
        </w:pPrChange>
      </w:pPr>
      <w:ins w:id="5834" w:author="Nguyen Toan" w:date="2018-05-14T18:05:00Z">
        <w:r w:rsidRPr="00053AF8">
          <w:rPr>
            <w:rFonts w:ascii="Times New Roman" w:eastAsia="Times New Roman" w:hAnsi="Times New Roman" w:cs="Times New Roman"/>
            <w:b/>
            <w:color w:val="auto"/>
            <w:sz w:val="28"/>
            <w:szCs w:val="28"/>
            <w:lang w:val="en-US"/>
            <w:rPrChange w:id="5835" w:author="Nguyen Toan" w:date="2018-05-14T18:05:00Z">
              <w:rPr>
                <w:b/>
                <w:lang w:val="en-US"/>
              </w:rPr>
            </w:rPrChange>
          </w:rPr>
          <w:lastRenderedPageBreak/>
          <w:t>Bưhêm cấ</w:t>
        </w:r>
        <w:r w:rsidRPr="00053AF8">
          <w:rPr>
            <w:rFonts w:ascii="Times New Roman" w:eastAsia="Times New Roman" w:hAnsi="Times New Roman" w:cs="Times New Roman"/>
            <w:color w:val="auto"/>
            <w:sz w:val="28"/>
            <w:szCs w:val="28"/>
            <w:lang w:val="en-US"/>
            <w:rPrChange w:id="5836" w:author="Nguyen Toan" w:date="2018-05-14T18:05:00Z">
              <w:rPr>
                <w:lang w:val="en-US"/>
              </w:rPr>
            </w:rPrChange>
          </w:rPr>
          <w:t>Sau khi thhình gn lưu các cấu hình, ta có thể chọn “Build now” để thực hiện chạy tác vụ (</w:t>
        </w:r>
        <w:r w:rsidRPr="00053AF8">
          <w:rPr>
            <w:rFonts w:ascii="Times New Roman" w:eastAsia="Times New Roman" w:hAnsi="Times New Roman" w:cs="Times New Roman"/>
            <w:color w:val="auto"/>
            <w:sz w:val="28"/>
            <w:szCs w:val="28"/>
            <w:lang w:val="en-US"/>
            <w:rPrChange w:id="5837" w:author="Nguyen Toan" w:date="2018-05-14T18:05:00Z">
              <w:rPr>
                <w:lang w:val="en-US"/>
              </w:rPr>
            </w:rPrChange>
          </w:rPr>
          <w:fldChar w:fldCharType="begin"/>
        </w:r>
        <w:r w:rsidRPr="00053AF8">
          <w:rPr>
            <w:rFonts w:ascii="Times New Roman" w:eastAsia="Times New Roman" w:hAnsi="Times New Roman" w:cs="Times New Roman"/>
            <w:color w:val="auto"/>
            <w:sz w:val="28"/>
            <w:szCs w:val="28"/>
            <w:lang w:val="en-US"/>
            <w:rPrChange w:id="5838" w:author="Nguyen Toan" w:date="2018-05-14T18:05:00Z">
              <w:rPr>
                <w:lang w:val="en-US"/>
              </w:rPr>
            </w:rPrChange>
          </w:rPr>
          <w:instrText xml:space="preserve"> REF _Ref512176725 \h </w:instrText>
        </w:r>
        <w:r w:rsidRPr="00053AF8">
          <w:rPr>
            <w:rFonts w:ascii="Times New Roman" w:hAnsi="Times New Roman" w:cs="Times New Roman"/>
            <w:sz w:val="28"/>
            <w:szCs w:val="28"/>
            <w:lang w:val="en-US"/>
            <w:rPrChange w:id="5839" w:author="Nguyen Toan" w:date="2018-05-14T18:05:00Z">
              <w:rPr>
                <w:lang w:val="en-US"/>
              </w:rPr>
            </w:rPrChange>
          </w:rPr>
        </w:r>
      </w:ins>
      <w:r w:rsidR="00053AF8" w:rsidRPr="00053AF8">
        <w:rPr>
          <w:rFonts w:ascii="Times New Roman" w:hAnsi="Times New Roman" w:cs="Times New Roman"/>
          <w:sz w:val="28"/>
          <w:szCs w:val="28"/>
          <w:lang w:val="en-US"/>
          <w:rPrChange w:id="5840" w:author="Nguyen Toan" w:date="2018-05-14T18:05:00Z">
            <w:rPr>
              <w:lang w:val="en-US"/>
            </w:rPr>
          </w:rPrChange>
        </w:rPr>
        <w:instrText xml:space="preserve"> \* MERGEFORMAT </w:instrText>
      </w:r>
      <w:ins w:id="5841" w:author="Nguyen Toan" w:date="2018-05-14T18:05:00Z">
        <w:r w:rsidRPr="00053AF8">
          <w:rPr>
            <w:rFonts w:ascii="Times New Roman" w:eastAsia="Times New Roman" w:hAnsi="Times New Roman" w:cs="Times New Roman"/>
            <w:color w:val="auto"/>
            <w:sz w:val="28"/>
            <w:szCs w:val="28"/>
            <w:lang w:val="en-US"/>
            <w:rPrChange w:id="5842" w:author="Nguyen Toan" w:date="2018-05-14T18:05:00Z">
              <w:rPr>
                <w:lang w:val="en-US"/>
              </w:rPr>
            </w:rPrChange>
          </w:rPr>
          <w:fldChar w:fldCharType="separate"/>
        </w:r>
        <w:r w:rsidRPr="00053AF8">
          <w:rPr>
            <w:rFonts w:ascii="Times New Roman" w:eastAsia="Times New Roman" w:hAnsi="Times New Roman" w:cs="Times New Roman"/>
            <w:color w:val="auto"/>
            <w:sz w:val="28"/>
            <w:szCs w:val="28"/>
            <w:lang w:val="en-US"/>
            <w:rPrChange w:id="5843" w:author="Nguyen Toan" w:date="2018-05-14T18:05:00Z">
              <w:rPr>
                <w:lang w:val="en-US"/>
              </w:rPr>
            </w:rPrChange>
          </w:rPr>
          <w:t xml:space="preserve">Hình </w:t>
        </w:r>
        <w:r w:rsidRPr="00053AF8">
          <w:rPr>
            <w:rFonts w:ascii="Times New Roman" w:eastAsia="Times New Roman" w:hAnsi="Times New Roman" w:cs="Times New Roman"/>
            <w:noProof/>
            <w:color w:val="auto"/>
            <w:sz w:val="28"/>
            <w:szCs w:val="28"/>
            <w:lang w:val="en-US"/>
            <w:rPrChange w:id="5844" w:author="Nguyen Toan" w:date="2018-05-14T18:05:00Z">
              <w:rPr>
                <w:noProof/>
                <w:lang w:val="en-US"/>
              </w:rPr>
            </w:rPrChange>
          </w:rPr>
          <w:t>3</w:t>
        </w:r>
        <w:r w:rsidRPr="00053AF8">
          <w:rPr>
            <w:rFonts w:ascii="Times New Roman" w:eastAsia="Times New Roman" w:hAnsi="Times New Roman" w:cs="Times New Roman"/>
            <w:color w:val="auto"/>
            <w:sz w:val="28"/>
            <w:szCs w:val="28"/>
            <w:lang w:val="en-US"/>
            <w:rPrChange w:id="5845" w:author="Nguyen Toan" w:date="2018-05-14T18:05:00Z">
              <w:rPr>
                <w:lang w:val="en-US"/>
              </w:rPr>
            </w:rPrChange>
          </w:rPr>
          <w:t>.</w:t>
        </w:r>
        <w:r w:rsidRPr="00053AF8">
          <w:rPr>
            <w:rFonts w:ascii="Times New Roman" w:eastAsia="Times New Roman" w:hAnsi="Times New Roman" w:cs="Times New Roman"/>
            <w:noProof/>
            <w:color w:val="auto"/>
            <w:sz w:val="28"/>
            <w:szCs w:val="28"/>
            <w:lang w:val="en-US"/>
            <w:rPrChange w:id="5846" w:author="Nguyen Toan" w:date="2018-05-14T18:05:00Z">
              <w:rPr>
                <w:noProof/>
                <w:lang w:val="en-US"/>
              </w:rPr>
            </w:rPrChange>
          </w:rPr>
          <w:t>30</w:t>
        </w:r>
        <w:r w:rsidRPr="00053AF8">
          <w:rPr>
            <w:rFonts w:ascii="Times New Roman" w:eastAsia="Times New Roman" w:hAnsi="Times New Roman" w:cs="Times New Roman"/>
            <w:color w:val="auto"/>
            <w:sz w:val="28"/>
            <w:szCs w:val="28"/>
            <w:lang w:val="en-US"/>
            <w:rPrChange w:id="5847" w:author="Nguyen Toan" w:date="2018-05-14T18:05:00Z">
              <w:rPr>
                <w:lang w:val="en-US"/>
              </w:rPr>
            </w:rPrChange>
          </w:rPr>
          <w:fldChar w:fldCharType="end"/>
        </w:r>
        <w:r w:rsidRPr="00053AF8">
          <w:rPr>
            <w:rFonts w:ascii="Times New Roman" w:eastAsia="Times New Roman" w:hAnsi="Times New Roman" w:cs="Times New Roman"/>
            <w:color w:val="auto"/>
            <w:sz w:val="28"/>
            <w:szCs w:val="28"/>
            <w:lang w:val="en-US"/>
            <w:rPrChange w:id="5848" w:author="Nguyen Toan" w:date="2018-05-14T18:05:00Z">
              <w:rPr>
                <w:lang w:val="en-US"/>
              </w:rPr>
            </w:rPrChange>
          </w:rPr>
          <w:t>)</w:t>
        </w:r>
      </w:ins>
    </w:p>
    <w:p w14:paraId="56DF5C2E" w14:textId="77777777" w:rsidR="00864FF3" w:rsidRPr="00053AF8" w:rsidRDefault="00864FF3" w:rsidP="00053AF8">
      <w:pPr>
        <w:keepNext/>
        <w:pBdr>
          <w:top w:val="none" w:sz="0" w:space="0" w:color="auto"/>
          <w:left w:val="none" w:sz="0" w:space="0" w:color="auto"/>
          <w:bottom w:val="none" w:sz="0" w:space="0" w:color="auto"/>
          <w:right w:val="none" w:sz="0" w:space="0" w:color="auto"/>
          <w:between w:val="none" w:sz="0" w:space="0" w:color="auto"/>
        </w:pBdr>
        <w:spacing w:line="240" w:lineRule="auto"/>
        <w:jc w:val="right"/>
        <w:rPr>
          <w:ins w:id="5849" w:author="Nguyen Toan" w:date="2018-05-14T18:05:00Z"/>
          <w:rFonts w:ascii="Times New Roman" w:hAnsi="Times New Roman" w:cs="Times New Roman"/>
          <w:sz w:val="28"/>
          <w:szCs w:val="28"/>
          <w:rPrChange w:id="5850" w:author="Nguyen Toan" w:date="2018-05-14T18:05:00Z">
            <w:rPr>
              <w:ins w:id="5851" w:author="Nguyen Toan" w:date="2018-05-14T18:05:00Z"/>
            </w:rPr>
          </w:rPrChange>
        </w:rPr>
        <w:pPrChange w:id="5852" w:author="Nguyen Toan" w:date="2018-05-14T18:06:00Z">
          <w:pPr>
            <w:pStyle w:val="ListParagraph"/>
            <w:keepNext/>
            <w:numPr>
              <w:numId w:val="48"/>
            </w:numPr>
            <w:pBdr>
              <w:top w:val="none" w:sz="0" w:space="0" w:color="auto"/>
              <w:left w:val="none" w:sz="0" w:space="0" w:color="auto"/>
              <w:bottom w:val="none" w:sz="0" w:space="0" w:color="auto"/>
              <w:right w:val="none" w:sz="0" w:space="0" w:color="auto"/>
              <w:between w:val="none" w:sz="0" w:space="0" w:color="auto"/>
            </w:pBdr>
            <w:spacing w:line="240" w:lineRule="auto"/>
            <w:ind w:left="360" w:hanging="360"/>
            <w:jc w:val="center"/>
          </w:pPr>
        </w:pPrChange>
      </w:pPr>
      <w:ins w:id="5853" w:author="Nguyen Toan" w:date="2018-05-14T18:05:00Z">
        <w:r w:rsidRPr="00053AF8">
          <w:rPr>
            <w:rFonts w:ascii="Times New Roman" w:hAnsi="Times New Roman" w:cs="Times New Roman"/>
            <w:noProof/>
            <w:sz w:val="28"/>
            <w:szCs w:val="28"/>
            <w:lang w:val="en-US"/>
            <w:rPrChange w:id="5854" w:author="Nguyen Toan" w:date="2018-05-14T18:05:00Z">
              <w:rPr>
                <w:noProof/>
                <w:lang w:val="en-US"/>
              </w:rPr>
            </w:rPrChange>
          </w:rPr>
          <w:drawing>
            <wp:inline distT="0" distB="0" distL="0" distR="0" wp14:anchorId="0C15757C" wp14:editId="2E48D284">
              <wp:extent cx="4452134" cy="1924761"/>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ins>
    </w:p>
    <w:p w14:paraId="51E02B4C" w14:textId="77777777" w:rsidR="00864FF3" w:rsidRPr="00053AF8" w:rsidRDefault="00864FF3" w:rsidP="00053AF8">
      <w:pPr>
        <w:pBdr>
          <w:top w:val="none" w:sz="0" w:space="0" w:color="auto"/>
          <w:left w:val="none" w:sz="0" w:space="0" w:color="auto"/>
          <w:bottom w:val="none" w:sz="0" w:space="0" w:color="auto"/>
          <w:right w:val="none" w:sz="0" w:space="0" w:color="auto"/>
          <w:between w:val="none" w:sz="0" w:space="0" w:color="auto"/>
        </w:pBdr>
        <w:spacing w:line="240" w:lineRule="auto"/>
        <w:jc w:val="both"/>
        <w:rPr>
          <w:ins w:id="5855" w:author="Nguyen Toan" w:date="2018-05-14T18:05:00Z"/>
          <w:rFonts w:ascii="Times New Roman" w:eastAsia="Times New Roman" w:hAnsi="Times New Roman" w:cs="Times New Roman"/>
          <w:color w:val="auto"/>
          <w:sz w:val="28"/>
          <w:szCs w:val="28"/>
          <w:lang w:val="en-US"/>
          <w:rPrChange w:id="5856" w:author="Nguyen Toan" w:date="2018-05-14T18:05:00Z">
            <w:rPr>
              <w:ins w:id="5857" w:author="Nguyen Toan" w:date="2018-05-14T18:05:00Z"/>
              <w:lang w:val="en-US"/>
            </w:rPr>
          </w:rPrChange>
        </w:rPr>
        <w:pPrChange w:id="5858" w:author="Nguyen Toan" w:date="2018-05-14T18:05:00Z">
          <w:pPr>
            <w:pStyle w:val="ListParagraph"/>
            <w:numPr>
              <w:numId w:val="48"/>
            </w:numPr>
            <w:pBdr>
              <w:top w:val="none" w:sz="0" w:space="0" w:color="auto"/>
              <w:left w:val="none" w:sz="0" w:space="0" w:color="auto"/>
              <w:bottom w:val="none" w:sz="0" w:space="0" w:color="auto"/>
              <w:right w:val="none" w:sz="0" w:space="0" w:color="auto"/>
              <w:between w:val="none" w:sz="0" w:space="0" w:color="auto"/>
            </w:pBdr>
            <w:spacing w:line="240" w:lineRule="auto"/>
            <w:ind w:left="360" w:hanging="360"/>
            <w:jc w:val="center"/>
          </w:pPr>
        </w:pPrChange>
      </w:pPr>
      <w:ins w:id="5859" w:author="Nguyen Toan" w:date="2018-05-14T18:05:00Z">
        <w:r w:rsidRPr="00053AF8">
          <w:rPr>
            <w:rFonts w:ascii="Times New Roman" w:eastAsia="Times New Roman" w:hAnsi="Times New Roman" w:cs="Times New Roman"/>
            <w:color w:val="auto"/>
            <w:sz w:val="28"/>
            <w:szCs w:val="28"/>
            <w:lang w:val="en-US"/>
            <w:rPrChange w:id="5860" w:author="Nguyen Toan" w:date="2018-05-14T18:05:00Z">
              <w:rPr>
                <w:lang w:val="en-US"/>
              </w:rPr>
            </w:rPrChange>
          </w:rPr>
          <w:t xml:space="preserve">Hình </w:t>
        </w:r>
        <w:r w:rsidRPr="00053AF8">
          <w:rPr>
            <w:rFonts w:ascii="Times New Roman" w:eastAsia="Times New Roman" w:hAnsi="Times New Roman" w:cs="Times New Roman"/>
            <w:color w:val="auto"/>
            <w:sz w:val="28"/>
            <w:szCs w:val="28"/>
            <w:lang w:val="en-US"/>
            <w:rPrChange w:id="5861" w:author="Nguyen Toan" w:date="2018-05-14T18:05:00Z">
              <w:rPr>
                <w:lang w:val="en-US"/>
              </w:rPr>
            </w:rPrChange>
          </w:rPr>
          <w:fldChar w:fldCharType="begin"/>
        </w:r>
        <w:r w:rsidRPr="00053AF8">
          <w:rPr>
            <w:rFonts w:ascii="Times New Roman" w:eastAsia="Times New Roman" w:hAnsi="Times New Roman" w:cs="Times New Roman"/>
            <w:color w:val="auto"/>
            <w:sz w:val="28"/>
            <w:szCs w:val="28"/>
            <w:lang w:val="en-US"/>
            <w:rPrChange w:id="5862" w:author="Nguyen Toan" w:date="2018-05-14T18:05:00Z">
              <w:rPr>
                <w:lang w:val="en-US"/>
              </w:rPr>
            </w:rPrChange>
          </w:rPr>
          <w:instrText xml:space="preserve"> STYLEREF 1 \s </w:instrText>
        </w:r>
        <w:r w:rsidRPr="00053AF8">
          <w:rPr>
            <w:rFonts w:ascii="Times New Roman" w:eastAsia="Times New Roman" w:hAnsi="Times New Roman" w:cs="Times New Roman"/>
            <w:color w:val="auto"/>
            <w:sz w:val="28"/>
            <w:szCs w:val="28"/>
            <w:lang w:val="en-US"/>
            <w:rPrChange w:id="5863" w:author="Nguyen Toan" w:date="2018-05-14T18:05:00Z">
              <w:rPr>
                <w:lang w:val="en-US"/>
              </w:rPr>
            </w:rPrChange>
          </w:rPr>
          <w:fldChar w:fldCharType="separate"/>
        </w:r>
        <w:r w:rsidRPr="00053AF8">
          <w:rPr>
            <w:rFonts w:ascii="Times New Roman" w:eastAsia="Times New Roman" w:hAnsi="Times New Roman" w:cs="Times New Roman"/>
            <w:noProof/>
            <w:color w:val="auto"/>
            <w:sz w:val="28"/>
            <w:szCs w:val="28"/>
            <w:lang w:val="en-US"/>
            <w:rPrChange w:id="5864" w:author="Nguyen Toan" w:date="2018-05-14T18:05:00Z">
              <w:rPr>
                <w:noProof/>
                <w:lang w:val="en-US"/>
              </w:rPr>
            </w:rPrChange>
          </w:rPr>
          <w:t>4</w:t>
        </w:r>
        <w:r w:rsidRPr="00053AF8">
          <w:rPr>
            <w:rFonts w:ascii="Times New Roman" w:eastAsia="Times New Roman" w:hAnsi="Times New Roman" w:cs="Times New Roman"/>
            <w:color w:val="auto"/>
            <w:sz w:val="28"/>
            <w:szCs w:val="28"/>
            <w:lang w:val="en-US"/>
            <w:rPrChange w:id="5865" w:author="Nguyen Toan" w:date="2018-05-14T18:05:00Z">
              <w:rPr>
                <w:lang w:val="en-US"/>
              </w:rPr>
            </w:rPrChange>
          </w:rPr>
          <w:fldChar w:fldCharType="end"/>
        </w:r>
        <w:r w:rsidRPr="00053AF8">
          <w:rPr>
            <w:rFonts w:ascii="Times New Roman" w:eastAsia="Times New Roman" w:hAnsi="Times New Roman" w:cs="Times New Roman"/>
            <w:color w:val="auto"/>
            <w:sz w:val="28"/>
            <w:szCs w:val="28"/>
            <w:lang w:val="en-US"/>
            <w:rPrChange w:id="5866" w:author="Nguyen Toan" w:date="2018-05-14T18:05:00Z">
              <w:rPr>
                <w:lang w:val="en-US"/>
              </w:rPr>
            </w:rPrChange>
          </w:rPr>
          <w:t>.</w:t>
        </w:r>
        <w:r w:rsidRPr="00053AF8">
          <w:rPr>
            <w:rFonts w:ascii="Times New Roman" w:eastAsia="Times New Roman" w:hAnsi="Times New Roman" w:cs="Times New Roman"/>
            <w:color w:val="auto"/>
            <w:sz w:val="28"/>
            <w:szCs w:val="28"/>
            <w:lang w:val="en-US"/>
            <w:rPrChange w:id="5867" w:author="Nguyen Toan" w:date="2018-05-14T18:05:00Z">
              <w:rPr>
                <w:lang w:val="en-US"/>
              </w:rPr>
            </w:rPrChange>
          </w:rPr>
          <w:fldChar w:fldCharType="begin"/>
        </w:r>
        <w:r w:rsidRPr="00053AF8">
          <w:rPr>
            <w:rFonts w:ascii="Times New Roman" w:eastAsia="Times New Roman" w:hAnsi="Times New Roman" w:cs="Times New Roman"/>
            <w:color w:val="auto"/>
            <w:sz w:val="28"/>
            <w:szCs w:val="28"/>
            <w:lang w:val="en-US"/>
            <w:rPrChange w:id="5868" w:author="Nguyen Toan" w:date="2018-05-14T18:05:00Z">
              <w:rPr>
                <w:lang w:val="en-US"/>
              </w:rPr>
            </w:rPrChange>
          </w:rPr>
          <w:instrText xml:space="preserve"> SEQ Hình \* ARABIC \s 1 </w:instrText>
        </w:r>
        <w:r w:rsidRPr="00053AF8">
          <w:rPr>
            <w:rFonts w:ascii="Times New Roman" w:eastAsia="Times New Roman" w:hAnsi="Times New Roman" w:cs="Times New Roman"/>
            <w:color w:val="auto"/>
            <w:sz w:val="28"/>
            <w:szCs w:val="28"/>
            <w:lang w:val="en-US"/>
            <w:rPrChange w:id="5869" w:author="Nguyen Toan" w:date="2018-05-14T18:05:00Z">
              <w:rPr>
                <w:lang w:val="en-US"/>
              </w:rPr>
            </w:rPrChange>
          </w:rPr>
          <w:fldChar w:fldCharType="separate"/>
        </w:r>
        <w:r w:rsidRPr="00053AF8">
          <w:rPr>
            <w:rFonts w:ascii="Times New Roman" w:eastAsia="Times New Roman" w:hAnsi="Times New Roman" w:cs="Times New Roman"/>
            <w:noProof/>
            <w:color w:val="auto"/>
            <w:sz w:val="28"/>
            <w:szCs w:val="28"/>
            <w:lang w:val="en-US"/>
            <w:rPrChange w:id="5870" w:author="Nguyen Toan" w:date="2018-05-14T18:05:00Z">
              <w:rPr>
                <w:noProof/>
                <w:lang w:val="en-US"/>
              </w:rPr>
            </w:rPrChange>
          </w:rPr>
          <w:t>14</w:t>
        </w:r>
        <w:r w:rsidRPr="00053AF8">
          <w:rPr>
            <w:rFonts w:ascii="Times New Roman" w:eastAsia="Times New Roman" w:hAnsi="Times New Roman" w:cs="Times New Roman"/>
            <w:color w:val="auto"/>
            <w:sz w:val="28"/>
            <w:szCs w:val="28"/>
            <w:lang w:val="en-US"/>
            <w:rPrChange w:id="5871" w:author="Nguyen Toan" w:date="2018-05-14T18:05:00Z">
              <w:rPr>
                <w:lang w:val="en-US"/>
              </w:rPr>
            </w:rPrChange>
          </w:rPr>
          <w:fldChar w:fldCharType="end"/>
        </w:r>
        <w:r w:rsidRPr="00053AF8">
          <w:rPr>
            <w:rFonts w:ascii="Times New Roman" w:eastAsia="Times New Roman" w:hAnsi="Times New Roman" w:cs="Times New Roman"/>
            <w:color w:val="auto"/>
            <w:sz w:val="28"/>
            <w:szCs w:val="28"/>
            <w:lang w:val="en-US"/>
            <w:rPrChange w:id="5872" w:author="Nguyen Toan" w:date="2018-05-14T18:05:00Z">
              <w:rPr>
                <w:lang w:val="en-US"/>
              </w:rPr>
            </w:rPrChange>
          </w:rPr>
          <w:t xml:space="preserve">: Quá trình chRABIC \s </w:t>
        </w:r>
      </w:ins>
    </w:p>
    <w:p w14:paraId="1FE9F39B" w14:textId="77777777" w:rsidR="00864FF3" w:rsidRPr="00053AF8" w:rsidRDefault="00864FF3" w:rsidP="00053AF8">
      <w:pPr>
        <w:spacing w:after="120" w:line="288" w:lineRule="auto"/>
        <w:jc w:val="both"/>
        <w:rPr>
          <w:ins w:id="5873" w:author="Nguyen Toan" w:date="2018-05-14T18:05:00Z"/>
          <w:rFonts w:ascii="Times New Roman" w:eastAsia="Times New Roman" w:hAnsi="Times New Roman" w:cs="Times New Roman"/>
          <w:sz w:val="28"/>
          <w:szCs w:val="28"/>
          <w:rPrChange w:id="5874" w:author="Nguyen Toan" w:date="2018-05-14T18:05:00Z">
            <w:rPr>
              <w:ins w:id="5875" w:author="Nguyen Toan" w:date="2018-05-14T18:05:00Z"/>
            </w:rPr>
          </w:rPrChange>
        </w:rPr>
        <w:pPrChange w:id="5876" w:author="Nguyen Toan" w:date="2018-05-14T18:05:00Z">
          <w:pPr>
            <w:pStyle w:val="ListParagraph"/>
            <w:numPr>
              <w:numId w:val="48"/>
            </w:numPr>
            <w:spacing w:after="120" w:line="288" w:lineRule="auto"/>
            <w:ind w:left="360" w:hanging="360"/>
            <w:jc w:val="both"/>
          </w:pPr>
        </w:pPrChange>
      </w:pPr>
      <w:ins w:id="5877" w:author="Nguyen Toan" w:date="2018-05-14T18:05:00Z">
        <w:r w:rsidRPr="00053AF8">
          <w:rPr>
            <w:rFonts w:ascii="Times New Roman" w:eastAsia="Times New Roman" w:hAnsi="Times New Roman" w:cs="Times New Roman"/>
            <w:sz w:val="28"/>
            <w:szCs w:val="28"/>
            <w:rPrChange w:id="5878" w:author="Nguyen Toan" w:date="2018-05-14T18:05:00Z">
              <w:rPr/>
            </w:rPrChange>
          </w:rPr>
          <w:t xml:space="preserve">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ins>
    </w:p>
    <w:p w14:paraId="6D33317C" w14:textId="77777777" w:rsidR="00864FF3" w:rsidRPr="00053AF8" w:rsidRDefault="00864FF3" w:rsidP="005B2CFF">
      <w:pPr>
        <w:spacing w:after="120" w:line="288" w:lineRule="auto"/>
        <w:jc w:val="right"/>
        <w:rPr>
          <w:ins w:id="5879" w:author="Nguyen Toan" w:date="2018-05-14T18:05:00Z"/>
          <w:rFonts w:ascii="Times New Roman" w:eastAsia="Times New Roman" w:hAnsi="Times New Roman" w:cs="Times New Roman"/>
          <w:sz w:val="28"/>
          <w:szCs w:val="28"/>
          <w:rPrChange w:id="5880" w:author="Nguyen Toan" w:date="2018-05-14T18:05:00Z">
            <w:rPr>
              <w:ins w:id="5881" w:author="Nguyen Toan" w:date="2018-05-14T18:05:00Z"/>
              <w:rFonts w:ascii="Times New Roman" w:eastAsia="Times New Roman" w:hAnsi="Times New Roman" w:cs="Times New Roman"/>
              <w:sz w:val="28"/>
              <w:szCs w:val="28"/>
            </w:rPr>
          </w:rPrChange>
        </w:rPr>
        <w:pPrChange w:id="5882" w:author="Nguyen Toan" w:date="2018-05-14T18:06:00Z">
          <w:pPr>
            <w:pStyle w:val="ListParagraph"/>
            <w:numPr>
              <w:numId w:val="48"/>
            </w:numPr>
            <w:spacing w:after="120" w:line="288" w:lineRule="auto"/>
            <w:ind w:left="360" w:hanging="360"/>
            <w:jc w:val="center"/>
          </w:pPr>
        </w:pPrChange>
      </w:pPr>
      <w:ins w:id="5883" w:author="Nguyen Toan" w:date="2018-05-14T18:05:00Z">
        <w:r w:rsidRPr="00053AF8">
          <w:rPr>
            <w:rFonts w:ascii="Times New Roman" w:hAnsi="Times New Roman" w:cs="Times New Roman"/>
            <w:noProof/>
            <w:sz w:val="28"/>
            <w:szCs w:val="28"/>
            <w:lang w:val="en-US"/>
            <w:rPrChange w:id="5884" w:author="Nguyen Toan" w:date="2018-05-14T18:05:00Z">
              <w:rPr>
                <w:noProof/>
                <w:lang w:val="en-US"/>
              </w:rPr>
            </w:rPrChange>
          </w:rPr>
          <w:drawing>
            <wp:inline distT="0" distB="0" distL="0" distR="0" wp14:anchorId="3AC0DBD5" wp14:editId="13BE57F8">
              <wp:extent cx="4347097" cy="3119464"/>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61">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ins>
    </w:p>
    <w:p w14:paraId="5FFE5A61" w14:textId="7BBA573C" w:rsidR="00864FF3" w:rsidRPr="00053AF8" w:rsidRDefault="00864FF3" w:rsidP="00053AF8">
      <w:pPr>
        <w:spacing w:after="120" w:line="288" w:lineRule="auto"/>
        <w:jc w:val="both"/>
        <w:rPr>
          <w:ins w:id="5885" w:author="Nguyen Toan" w:date="2018-05-14T18:05:00Z"/>
          <w:rFonts w:ascii="Times New Roman" w:eastAsia="Times New Roman" w:hAnsi="Times New Roman" w:cs="Times New Roman"/>
          <w:sz w:val="28"/>
          <w:szCs w:val="28"/>
          <w:rPrChange w:id="5886" w:author="Nguyen Toan" w:date="2018-05-14T18:05:00Z">
            <w:rPr>
              <w:ins w:id="5887" w:author="Nguyen Toan" w:date="2018-05-14T18:05:00Z"/>
            </w:rPr>
          </w:rPrChange>
        </w:rPr>
        <w:pPrChange w:id="5888" w:author="Nguyen Toan" w:date="2018-05-14T18:05:00Z">
          <w:pPr>
            <w:pStyle w:val="ListParagraph"/>
            <w:numPr>
              <w:numId w:val="48"/>
            </w:numPr>
            <w:spacing w:after="120" w:line="288" w:lineRule="auto"/>
            <w:ind w:left="360" w:hanging="360"/>
            <w:jc w:val="both"/>
          </w:pPr>
        </w:pPrChange>
      </w:pPr>
      <w:ins w:id="5889" w:author="Nguyen Toan" w:date="2018-05-14T18:05:00Z">
        <w:r w:rsidRPr="00053AF8">
          <w:rPr>
            <w:rFonts w:ascii="Times New Roman" w:eastAsia="Times New Roman" w:hAnsi="Times New Roman" w:cs="Times New Roman"/>
            <w:sz w:val="28"/>
            <w:szCs w:val="28"/>
            <w:rPrChange w:id="5890" w:author="Nguyen Toan" w:date="2018-05-14T18:05:00Z">
              <w:rPr/>
            </w:rPrChange>
          </w:rPr>
          <w:lastRenderedPageBreak/>
          <w:t xml:space="preserve">Sau quá </w:t>
        </w:r>
        <w:r w:rsidRPr="00053AF8">
          <w:rPr>
            <w:rFonts w:ascii="Times New Roman" w:eastAsia="Times New Roman" w:hAnsi="Times New Roman" w:cs="Times New Roman"/>
            <w:color w:val="auto"/>
            <w:sz w:val="28"/>
            <w:szCs w:val="28"/>
            <w:lang w:val="en-US"/>
            <w:rPrChange w:id="5891" w:author="Nguyen Toan" w:date="2018-05-14T18:05:00Z">
              <w:rPr>
                <w:color w:val="auto"/>
                <w:lang w:val="en-US"/>
              </w:rPr>
            </w:rPrChange>
          </w:rPr>
          <w:t>trình</w:t>
        </w:r>
        <w:r w:rsidRPr="00053AF8">
          <w:rPr>
            <w:rFonts w:ascii="Times New Roman" w:eastAsia="Times New Roman" w:hAnsi="Times New Roman" w:cs="Times New Roman"/>
            <w:sz w:val="28"/>
            <w:szCs w:val="28"/>
            <w:rPrChange w:id="5892" w:author="Nguyen Toan" w:date="2018-05-14T18:05:00Z">
              <w:rPr/>
            </w:rPrChange>
          </w:rPr>
          <w:t xml:space="preserve"> chnhuá á trình thực hiện tác vụ, khi xảy ra lỗi, Jenkins (</w:t>
        </w:r>
        <w:r w:rsidRPr="00053AF8">
          <w:rPr>
            <w:rFonts w:ascii="Times New Roman" w:eastAsia="Times New Roman" w:hAnsi="Times New Roman" w:cs="Times New Roman"/>
            <w:sz w:val="28"/>
            <w:szCs w:val="28"/>
            <w:rPrChange w:id="5893" w:author="Nguyen Toan" w:date="2018-05-14T18:05:00Z">
              <w:rPr/>
            </w:rPrChange>
          </w:rPr>
          <w:fldChar w:fldCharType="begin"/>
        </w:r>
        <w:r w:rsidRPr="00053AF8">
          <w:rPr>
            <w:rFonts w:ascii="Times New Roman" w:eastAsia="Times New Roman" w:hAnsi="Times New Roman" w:cs="Times New Roman"/>
            <w:sz w:val="28"/>
            <w:szCs w:val="28"/>
            <w:rPrChange w:id="5894" w:author="Nguyen Toan" w:date="2018-05-14T18:05:00Z">
              <w:rPr/>
            </w:rPrChange>
          </w:rPr>
          <w:instrText xml:space="preserve"> REF _Ref512176884 \h </w:instrText>
        </w:r>
        <w:r w:rsidRPr="00053AF8">
          <w:rPr>
            <w:rFonts w:ascii="Times New Roman" w:hAnsi="Times New Roman" w:cs="Times New Roman"/>
            <w:sz w:val="28"/>
            <w:szCs w:val="28"/>
            <w:rPrChange w:id="5895" w:author="Nguyen Toan" w:date="2018-05-14T18:05:00Z">
              <w:rPr/>
            </w:rPrChange>
          </w:rPr>
        </w:r>
      </w:ins>
      <w:r w:rsidR="00053AF8" w:rsidRPr="00053AF8">
        <w:rPr>
          <w:rFonts w:ascii="Times New Roman" w:hAnsi="Times New Roman" w:cs="Times New Roman"/>
          <w:sz w:val="28"/>
          <w:szCs w:val="28"/>
          <w:rPrChange w:id="5896" w:author="Nguyen Toan" w:date="2018-05-14T18:05:00Z">
            <w:rPr/>
          </w:rPrChange>
        </w:rPr>
        <w:instrText xml:space="preserve"> \* MERGEFORMAT </w:instrText>
      </w:r>
      <w:ins w:id="5897" w:author="Nguyen Toan" w:date="2018-05-14T18:05:00Z">
        <w:r w:rsidRPr="00053AF8">
          <w:rPr>
            <w:rFonts w:ascii="Times New Roman" w:eastAsia="Times New Roman" w:hAnsi="Times New Roman" w:cs="Times New Roman"/>
            <w:sz w:val="28"/>
            <w:szCs w:val="28"/>
            <w:rPrChange w:id="5898" w:author="Nguyen Toan" w:date="2018-05-14T18:05:00Z">
              <w:rPr/>
            </w:rPrChange>
          </w:rPr>
          <w:fldChar w:fldCharType="separate"/>
        </w:r>
        <w:r w:rsidRPr="00053AF8">
          <w:rPr>
            <w:rFonts w:ascii="Times New Roman" w:eastAsia="Times New Roman" w:hAnsi="Times New Roman" w:cs="Times New Roman"/>
            <w:sz w:val="28"/>
            <w:szCs w:val="28"/>
            <w:rPrChange w:id="5899" w:author="Nguyen Toan" w:date="2018-05-14T18:05:00Z">
              <w:rPr/>
            </w:rPrChange>
          </w:rPr>
          <w:t xml:space="preserve">Hình </w:t>
        </w:r>
        <w:r w:rsidRPr="00053AF8">
          <w:rPr>
            <w:rFonts w:ascii="Times New Roman" w:eastAsia="Times New Roman" w:hAnsi="Times New Roman" w:cs="Times New Roman"/>
            <w:noProof/>
            <w:sz w:val="28"/>
            <w:szCs w:val="28"/>
            <w:rPrChange w:id="5900" w:author="Nguyen Toan" w:date="2018-05-14T18:05:00Z">
              <w:rPr>
                <w:noProof/>
              </w:rPr>
            </w:rPrChange>
          </w:rPr>
          <w:t>3</w:t>
        </w:r>
        <w:r w:rsidRPr="00053AF8">
          <w:rPr>
            <w:rFonts w:ascii="Times New Roman" w:eastAsia="Times New Roman" w:hAnsi="Times New Roman" w:cs="Times New Roman"/>
            <w:sz w:val="28"/>
            <w:szCs w:val="28"/>
            <w:rPrChange w:id="5901" w:author="Nguyen Toan" w:date="2018-05-14T18:05:00Z">
              <w:rPr/>
            </w:rPrChange>
          </w:rPr>
          <w:t>.</w:t>
        </w:r>
        <w:r w:rsidRPr="00053AF8">
          <w:rPr>
            <w:rFonts w:ascii="Times New Roman" w:eastAsia="Times New Roman" w:hAnsi="Times New Roman" w:cs="Times New Roman"/>
            <w:noProof/>
            <w:sz w:val="28"/>
            <w:szCs w:val="28"/>
            <w:rPrChange w:id="5902" w:author="Nguyen Toan" w:date="2018-05-14T18:05:00Z">
              <w:rPr>
                <w:noProof/>
              </w:rPr>
            </w:rPrChange>
          </w:rPr>
          <w:t>31</w:t>
        </w:r>
        <w:r w:rsidRPr="00053AF8">
          <w:rPr>
            <w:rFonts w:ascii="Times New Roman" w:eastAsia="Times New Roman" w:hAnsi="Times New Roman" w:cs="Times New Roman"/>
            <w:sz w:val="28"/>
            <w:szCs w:val="28"/>
            <w:rPrChange w:id="5903" w:author="Nguyen Toan" w:date="2018-05-14T18:05:00Z">
              <w:rPr/>
            </w:rPrChange>
          </w:rPr>
          <w:fldChar w:fldCharType="end"/>
        </w:r>
        <w:r w:rsidRPr="00053AF8">
          <w:rPr>
            <w:rFonts w:ascii="Times New Roman" w:eastAsia="Times New Roman" w:hAnsi="Times New Roman" w:cs="Times New Roman"/>
            <w:sz w:val="28"/>
            <w:szCs w:val="28"/>
            <w:rPrChange w:id="5904" w:author="Nguyen Toan" w:date="2018-05-14T18:05:00Z">
              <w:rPr/>
            </w:rPrChange>
          </w:rPr>
          <w:t>)</w:t>
        </w:r>
      </w:ins>
    </w:p>
    <w:p w14:paraId="3BDE30A7" w14:textId="77777777" w:rsidR="00864FF3" w:rsidRPr="00053AF8" w:rsidRDefault="00864FF3" w:rsidP="00733F32">
      <w:pPr>
        <w:keepNext/>
        <w:pBdr>
          <w:top w:val="none" w:sz="0" w:space="0" w:color="auto"/>
          <w:left w:val="none" w:sz="0" w:space="0" w:color="auto"/>
          <w:bottom w:val="none" w:sz="0" w:space="0" w:color="auto"/>
          <w:right w:val="none" w:sz="0" w:space="0" w:color="auto"/>
          <w:between w:val="none" w:sz="0" w:space="0" w:color="auto"/>
        </w:pBdr>
        <w:spacing w:line="240" w:lineRule="auto"/>
        <w:jc w:val="right"/>
        <w:rPr>
          <w:ins w:id="5905" w:author="Nguyen Toan" w:date="2018-05-14T18:05:00Z"/>
          <w:rFonts w:ascii="Times New Roman" w:hAnsi="Times New Roman" w:cs="Times New Roman"/>
          <w:sz w:val="28"/>
          <w:szCs w:val="28"/>
          <w:rPrChange w:id="5906" w:author="Nguyen Toan" w:date="2018-05-14T18:05:00Z">
            <w:rPr>
              <w:ins w:id="5907" w:author="Nguyen Toan" w:date="2018-05-14T18:05:00Z"/>
            </w:rPr>
          </w:rPrChange>
        </w:rPr>
        <w:pPrChange w:id="5908" w:author="Nguyen Toan" w:date="2018-05-14T18:06:00Z">
          <w:pPr>
            <w:pStyle w:val="ListParagraph"/>
            <w:keepNext/>
            <w:numPr>
              <w:numId w:val="48"/>
            </w:numPr>
            <w:pBdr>
              <w:top w:val="none" w:sz="0" w:space="0" w:color="auto"/>
              <w:left w:val="none" w:sz="0" w:space="0" w:color="auto"/>
              <w:bottom w:val="none" w:sz="0" w:space="0" w:color="auto"/>
              <w:right w:val="none" w:sz="0" w:space="0" w:color="auto"/>
              <w:between w:val="none" w:sz="0" w:space="0" w:color="auto"/>
            </w:pBdr>
            <w:spacing w:line="240" w:lineRule="auto"/>
            <w:ind w:left="360" w:hanging="360"/>
            <w:jc w:val="center"/>
          </w:pPr>
        </w:pPrChange>
      </w:pPr>
      <w:ins w:id="5909" w:author="Nguyen Toan" w:date="2018-05-14T18:05:00Z">
        <w:r w:rsidRPr="00053AF8">
          <w:rPr>
            <w:rFonts w:ascii="Times New Roman" w:hAnsi="Times New Roman" w:cs="Times New Roman"/>
            <w:noProof/>
            <w:sz w:val="28"/>
            <w:szCs w:val="28"/>
            <w:lang w:val="en-US"/>
            <w:rPrChange w:id="5910" w:author="Nguyen Toan" w:date="2018-05-14T18:05:00Z">
              <w:rPr>
                <w:noProof/>
                <w:lang w:val="en-US"/>
              </w:rPr>
            </w:rPrChange>
          </w:rPr>
          <w:drawing>
            <wp:inline distT="0" distB="0" distL="0" distR="0" wp14:anchorId="0841738E" wp14:editId="51FAB360">
              <wp:extent cx="3390900" cy="2105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ins>
    </w:p>
    <w:p w14:paraId="55FD4258" w14:textId="77777777" w:rsidR="00864FF3" w:rsidRPr="00053AF8" w:rsidRDefault="00864FF3" w:rsidP="00053AF8">
      <w:pPr>
        <w:spacing w:line="288" w:lineRule="auto"/>
        <w:jc w:val="both"/>
        <w:rPr>
          <w:ins w:id="5911" w:author="Nguyen Toan" w:date="2018-05-14T18:05:00Z"/>
          <w:rFonts w:ascii="Times New Roman" w:eastAsia="Times New Roman" w:hAnsi="Times New Roman" w:cs="Times New Roman"/>
          <w:sz w:val="28"/>
          <w:szCs w:val="28"/>
          <w:rPrChange w:id="5912" w:author="Nguyen Toan" w:date="2018-05-14T18:05:00Z">
            <w:rPr>
              <w:ins w:id="5913" w:author="Nguyen Toan" w:date="2018-05-14T18:05:00Z"/>
            </w:rPr>
          </w:rPrChange>
        </w:rPr>
        <w:pPrChange w:id="5914" w:author="Nguyen Toan" w:date="2018-05-14T18:05:00Z">
          <w:pPr>
            <w:pStyle w:val="ListParagraph"/>
            <w:numPr>
              <w:numId w:val="48"/>
            </w:numPr>
            <w:spacing w:line="288" w:lineRule="auto"/>
            <w:ind w:left="360" w:hanging="360"/>
            <w:jc w:val="center"/>
          </w:pPr>
        </w:pPrChange>
      </w:pPr>
      <w:ins w:id="5915" w:author="Nguyen Toan" w:date="2018-05-14T18:05:00Z">
        <w:r w:rsidRPr="00053AF8">
          <w:rPr>
            <w:rFonts w:ascii="Times New Roman" w:eastAsia="Times New Roman" w:hAnsi="Times New Roman" w:cs="Times New Roman"/>
            <w:sz w:val="28"/>
            <w:szCs w:val="28"/>
            <w:rPrChange w:id="5916" w:author="Nguyen Toan" w:date="2018-05-14T18:05:00Z">
              <w:rPr/>
            </w:rPrChange>
          </w:rPr>
          <w:t xml:space="preserve">Hình </w:t>
        </w:r>
        <w:r w:rsidRPr="00053AF8">
          <w:rPr>
            <w:rFonts w:ascii="Times New Roman" w:eastAsia="Times New Roman" w:hAnsi="Times New Roman" w:cs="Times New Roman"/>
            <w:sz w:val="28"/>
            <w:szCs w:val="28"/>
            <w:rPrChange w:id="5917" w:author="Nguyen Toan" w:date="2018-05-14T18:05:00Z">
              <w:rPr/>
            </w:rPrChange>
          </w:rPr>
          <w:fldChar w:fldCharType="begin"/>
        </w:r>
        <w:r w:rsidRPr="00053AF8">
          <w:rPr>
            <w:rFonts w:ascii="Times New Roman" w:eastAsia="Times New Roman" w:hAnsi="Times New Roman" w:cs="Times New Roman"/>
            <w:sz w:val="28"/>
            <w:szCs w:val="28"/>
            <w:rPrChange w:id="5918" w:author="Nguyen Toan" w:date="2018-05-14T18:05:00Z">
              <w:rPr/>
            </w:rPrChange>
          </w:rPr>
          <w:instrText xml:space="preserve"> STYLEREF 1 \s </w:instrText>
        </w:r>
        <w:r w:rsidRPr="00053AF8">
          <w:rPr>
            <w:rFonts w:ascii="Times New Roman" w:eastAsia="Times New Roman" w:hAnsi="Times New Roman" w:cs="Times New Roman"/>
            <w:sz w:val="28"/>
            <w:szCs w:val="28"/>
            <w:rPrChange w:id="5919" w:author="Nguyen Toan" w:date="2018-05-14T18:05:00Z">
              <w:rPr/>
            </w:rPrChange>
          </w:rPr>
          <w:fldChar w:fldCharType="separate"/>
        </w:r>
        <w:r w:rsidRPr="00053AF8">
          <w:rPr>
            <w:rFonts w:ascii="Times New Roman" w:eastAsia="Times New Roman" w:hAnsi="Times New Roman" w:cs="Times New Roman"/>
            <w:noProof/>
            <w:sz w:val="28"/>
            <w:szCs w:val="28"/>
            <w:rPrChange w:id="5920" w:author="Nguyen Toan" w:date="2018-05-14T18:05:00Z">
              <w:rPr>
                <w:noProof/>
              </w:rPr>
            </w:rPrChange>
          </w:rPr>
          <w:t>4</w:t>
        </w:r>
        <w:r w:rsidRPr="00053AF8">
          <w:rPr>
            <w:rFonts w:ascii="Times New Roman" w:eastAsia="Times New Roman" w:hAnsi="Times New Roman" w:cs="Times New Roman"/>
            <w:sz w:val="28"/>
            <w:szCs w:val="28"/>
            <w:rPrChange w:id="5921" w:author="Nguyen Toan" w:date="2018-05-14T18:05:00Z">
              <w:rPr/>
            </w:rPrChange>
          </w:rPr>
          <w:fldChar w:fldCharType="end"/>
        </w:r>
        <w:r w:rsidRPr="00053AF8">
          <w:rPr>
            <w:rFonts w:ascii="Times New Roman" w:eastAsia="Times New Roman" w:hAnsi="Times New Roman" w:cs="Times New Roman"/>
            <w:sz w:val="28"/>
            <w:szCs w:val="28"/>
            <w:rPrChange w:id="5922" w:author="Nguyen Toan" w:date="2018-05-14T18:05:00Z">
              <w:rPr/>
            </w:rPrChange>
          </w:rPr>
          <w:t>.</w:t>
        </w:r>
        <w:r w:rsidRPr="00053AF8">
          <w:rPr>
            <w:rFonts w:ascii="Times New Roman" w:eastAsia="Times New Roman" w:hAnsi="Times New Roman" w:cs="Times New Roman"/>
            <w:sz w:val="28"/>
            <w:szCs w:val="28"/>
            <w:rPrChange w:id="5923" w:author="Nguyen Toan" w:date="2018-05-14T18:05:00Z">
              <w:rPr/>
            </w:rPrChange>
          </w:rPr>
          <w:fldChar w:fldCharType="begin"/>
        </w:r>
        <w:r w:rsidRPr="00053AF8">
          <w:rPr>
            <w:rFonts w:ascii="Times New Roman" w:eastAsia="Times New Roman" w:hAnsi="Times New Roman" w:cs="Times New Roman"/>
            <w:sz w:val="28"/>
            <w:szCs w:val="28"/>
            <w:rPrChange w:id="5924" w:author="Nguyen Toan" w:date="2018-05-14T18:05:00Z">
              <w:rPr/>
            </w:rPrChange>
          </w:rPr>
          <w:instrText xml:space="preserve"> SEQ Hình \* ARABIC \s 1 </w:instrText>
        </w:r>
        <w:r w:rsidRPr="00053AF8">
          <w:rPr>
            <w:rFonts w:ascii="Times New Roman" w:eastAsia="Times New Roman" w:hAnsi="Times New Roman" w:cs="Times New Roman"/>
            <w:sz w:val="28"/>
            <w:szCs w:val="28"/>
            <w:rPrChange w:id="5925" w:author="Nguyen Toan" w:date="2018-05-14T18:05:00Z">
              <w:rPr/>
            </w:rPrChange>
          </w:rPr>
          <w:fldChar w:fldCharType="separate"/>
        </w:r>
        <w:r w:rsidRPr="00053AF8">
          <w:rPr>
            <w:rFonts w:ascii="Times New Roman" w:eastAsia="Times New Roman" w:hAnsi="Times New Roman" w:cs="Times New Roman"/>
            <w:noProof/>
            <w:sz w:val="28"/>
            <w:szCs w:val="28"/>
            <w:rPrChange w:id="5926" w:author="Nguyen Toan" w:date="2018-05-14T18:05:00Z">
              <w:rPr>
                <w:noProof/>
              </w:rPr>
            </w:rPrChange>
          </w:rPr>
          <w:t>15</w:t>
        </w:r>
        <w:r w:rsidRPr="00053AF8">
          <w:rPr>
            <w:rFonts w:ascii="Times New Roman" w:eastAsia="Times New Roman" w:hAnsi="Times New Roman" w:cs="Times New Roman"/>
            <w:sz w:val="28"/>
            <w:szCs w:val="28"/>
            <w:rPrChange w:id="5927" w:author="Nguyen Toan" w:date="2018-05-14T18:05:00Z">
              <w:rPr/>
            </w:rPrChange>
          </w:rPr>
          <w:fldChar w:fldCharType="end"/>
        </w:r>
        <w:r w:rsidRPr="00053AF8">
          <w:rPr>
            <w:rFonts w:ascii="Times New Roman" w:eastAsia="Times New Roman" w:hAnsi="Times New Roman" w:cs="Times New Roman"/>
            <w:sz w:val="28"/>
            <w:szCs w:val="28"/>
            <w:rPrChange w:id="5928" w:author="Nguyen Toan" w:date="2018-05-14T18:05:00Z">
              <w:rPr/>
            </w:rPrChange>
          </w:rPr>
          <w:t>: LQ Hình \* ARABIC \</w:t>
        </w:r>
      </w:ins>
    </w:p>
    <w:p w14:paraId="6FE71557" w14:textId="77777777" w:rsidR="00864FF3" w:rsidRPr="00053AF8" w:rsidRDefault="00864FF3" w:rsidP="00053AF8">
      <w:pPr>
        <w:spacing w:after="120" w:line="288" w:lineRule="auto"/>
        <w:jc w:val="both"/>
        <w:rPr>
          <w:ins w:id="5929" w:author="Nguyen Toan" w:date="2018-05-14T18:05:00Z"/>
          <w:rFonts w:ascii="Times New Roman" w:eastAsia="Times New Roman" w:hAnsi="Times New Roman" w:cs="Times New Roman"/>
          <w:sz w:val="28"/>
          <w:szCs w:val="28"/>
          <w:lang w:val="vi-VN"/>
          <w:rPrChange w:id="5930" w:author="Nguyen Toan" w:date="2018-05-14T18:05:00Z">
            <w:rPr>
              <w:ins w:id="5931" w:author="Nguyen Toan" w:date="2018-05-14T18:05:00Z"/>
              <w:lang w:val="vi-VN"/>
            </w:rPr>
          </w:rPrChange>
        </w:rPr>
        <w:pPrChange w:id="5932" w:author="Nguyen Toan" w:date="2018-05-14T18:05:00Z">
          <w:pPr>
            <w:pStyle w:val="ListParagraph"/>
            <w:numPr>
              <w:numId w:val="48"/>
            </w:numPr>
            <w:spacing w:after="120" w:line="288" w:lineRule="auto"/>
            <w:ind w:left="360" w:hanging="360"/>
            <w:jc w:val="both"/>
          </w:pPr>
        </w:pPrChange>
      </w:pPr>
      <w:ins w:id="5933" w:author="Nguyen Toan" w:date="2018-05-14T18:05:00Z">
        <w:r w:rsidRPr="00053AF8">
          <w:rPr>
            <w:rFonts w:ascii="Times New Roman" w:eastAsia="Times New Roman" w:hAnsi="Times New Roman" w:cs="Times New Roman"/>
            <w:sz w:val="28"/>
            <w:szCs w:val="28"/>
            <w:rPrChange w:id="5934" w:author="Nguyen Toan" w:date="2018-05-14T18:05:00Z">
              <w:rPr/>
            </w:rPrChange>
          </w:rPr>
          <w:t xml:space="preserve">Ngoài các bư ARABIC \s 1  tác vụ, khi xảy ra lỗi, Jenkins (ự động gửi mail cảnh báo về theo cấu hình định sẵn. Để có thể gửi </w:t>
        </w:r>
        <w:r w:rsidRPr="00053AF8">
          <w:rPr>
            <w:rFonts w:ascii="Times New Roman" w:eastAsia="Times New Roman" w:hAnsi="Times New Roman" w:cs="Times New Roman"/>
            <w:color w:val="auto"/>
            <w:sz w:val="28"/>
            <w:szCs w:val="28"/>
            <w:lang w:val="en-US"/>
            <w:rPrChange w:id="5935" w:author="Nguyen Toan" w:date="2018-05-14T18:05:00Z">
              <w:rPr>
                <w:color w:val="auto"/>
                <w:lang w:val="en-US"/>
              </w:rPr>
            </w:rPrChange>
          </w:rPr>
          <w:t>Jenkins</w:t>
        </w:r>
        <w:r w:rsidRPr="00053AF8">
          <w:rPr>
            <w:rFonts w:ascii="Times New Roman" w:eastAsia="Times New Roman" w:hAnsi="Times New Roman" w:cs="Times New Roman"/>
            <w:sz w:val="28"/>
            <w:szCs w:val="28"/>
            <w:rPrChange w:id="5936" w:author="Nguyen Toan" w:date="2018-05-14T18:05:00Z">
              <w:rPr/>
            </w:rPrChange>
          </w:rPr>
          <w:t xml:space="preserve"> trkinsác bư ARABIC \s 1  tác vụ, khi xảy r</w:t>
        </w:r>
        <w:r w:rsidRPr="00053AF8">
          <w:rPr>
            <w:rFonts w:ascii="Times New Roman" w:eastAsia="Times New Roman" w:hAnsi="Times New Roman" w:cs="Times New Roman"/>
            <w:sz w:val="28"/>
            <w:szCs w:val="28"/>
            <w:lang w:val="vi-VN"/>
            <w:rPrChange w:id="5937" w:author="Nguyen Toan" w:date="2018-05-14T18:05:00Z">
              <w:rPr>
                <w:lang w:val="vi-VN"/>
              </w:rPr>
            </w:rPrChange>
          </w:rPr>
          <w:t>Hình 3.39 là kết quả kiểm thử khi chạy mã nguồn kiểm thử tự động sinh</w:t>
        </w:r>
      </w:ins>
    </w:p>
    <w:p w14:paraId="0F2A8F9D" w14:textId="77777777" w:rsidR="00864FF3" w:rsidRPr="00053AF8" w:rsidRDefault="00864FF3" w:rsidP="00733F32">
      <w:pPr>
        <w:jc w:val="right"/>
        <w:rPr>
          <w:ins w:id="5938" w:author="Nguyen Toan" w:date="2018-05-14T18:05:00Z"/>
          <w:rFonts w:ascii="Times New Roman" w:hAnsi="Times New Roman" w:cs="Times New Roman"/>
          <w:sz w:val="28"/>
          <w:szCs w:val="28"/>
          <w:rPrChange w:id="5939" w:author="Nguyen Toan" w:date="2018-05-14T18:05:00Z">
            <w:rPr>
              <w:ins w:id="5940" w:author="Nguyen Toan" w:date="2018-05-14T18:05:00Z"/>
            </w:rPr>
          </w:rPrChange>
        </w:rPr>
        <w:pPrChange w:id="5941" w:author="Nguyen Toan" w:date="2018-05-14T18:06:00Z">
          <w:pPr>
            <w:pStyle w:val="ListParagraph"/>
            <w:numPr>
              <w:numId w:val="48"/>
            </w:numPr>
            <w:ind w:left="360" w:hanging="360"/>
            <w:jc w:val="center"/>
          </w:pPr>
        </w:pPrChange>
      </w:pPr>
      <w:ins w:id="5942" w:author="Nguyen Toan" w:date="2018-05-14T18:05:00Z">
        <w:r w:rsidRPr="00053AF8">
          <w:rPr>
            <w:rFonts w:ascii="Times New Roman" w:hAnsi="Times New Roman" w:cs="Times New Roman"/>
            <w:noProof/>
            <w:sz w:val="28"/>
            <w:szCs w:val="28"/>
            <w:lang w:val="en-US"/>
            <w:rPrChange w:id="5943" w:author="Nguyen Toan" w:date="2018-05-14T18:05:00Z">
              <w:rPr>
                <w:noProof/>
                <w:lang w:val="en-US"/>
              </w:rPr>
            </w:rPrChange>
          </w:rPr>
          <w:drawing>
            <wp:inline distT="0" distB="0" distL="0" distR="0" wp14:anchorId="19C04AD6" wp14:editId="0103A8DF">
              <wp:extent cx="5342783" cy="1809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63">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ins>
    </w:p>
    <w:p w14:paraId="78DAA5B8" w14:textId="6ED427D0" w:rsidR="00864FF3" w:rsidRPr="00053AF8" w:rsidRDefault="00864FF3" w:rsidP="00053AF8">
      <w:pPr>
        <w:jc w:val="both"/>
        <w:rPr>
          <w:ins w:id="5944" w:author="Nguyen Toan" w:date="2018-05-14T18:05:00Z"/>
          <w:rFonts w:ascii="Times New Roman" w:hAnsi="Times New Roman" w:cs="Times New Roman"/>
          <w:sz w:val="28"/>
          <w:szCs w:val="28"/>
          <w:rPrChange w:id="5945" w:author="Nguyen Toan" w:date="2018-05-14T18:05:00Z">
            <w:rPr>
              <w:ins w:id="5946" w:author="Nguyen Toan" w:date="2018-05-14T18:05:00Z"/>
              <w:rFonts w:ascii="Times New Roman" w:hAnsi="Times New Roman" w:cs="Times New Roman"/>
              <w:i/>
              <w:color w:val="000000" w:themeColor="text1"/>
              <w:sz w:val="28"/>
              <w:szCs w:val="28"/>
            </w:rPr>
          </w:rPrChange>
        </w:rPr>
        <w:pPrChange w:id="5947" w:author="Nguyen Toan" w:date="2018-05-14T18:05:00Z">
          <w:pPr>
            <w:pStyle w:val="ListParagraph"/>
            <w:numPr>
              <w:ilvl w:val="1"/>
              <w:numId w:val="5"/>
            </w:numPr>
            <w:spacing w:before="240" w:after="120" w:line="288" w:lineRule="auto"/>
            <w:ind w:left="0" w:hanging="720"/>
            <w:contextualSpacing w:val="0"/>
            <w:outlineLvl w:val="1"/>
          </w:pPr>
        </w:pPrChange>
      </w:pPr>
      <w:ins w:id="5948" w:author="Nguyen Toan" w:date="2018-05-14T18:05:00Z">
        <w:r w:rsidRPr="00053AF8">
          <w:rPr>
            <w:rFonts w:ascii="Times New Roman" w:hAnsi="Times New Roman" w:cs="Times New Roman"/>
            <w:i/>
            <w:color w:val="000000" w:themeColor="text1"/>
            <w:sz w:val="28"/>
            <w:szCs w:val="28"/>
            <w:rPrChange w:id="5949" w:author="Nguyen Toan" w:date="2018-05-14T18:05:00Z">
              <w:rPr/>
            </w:rPrChange>
          </w:rPr>
          <w:t xml:space="preserve">Hình </w:t>
        </w:r>
        <w:r w:rsidRPr="00053AF8">
          <w:rPr>
            <w:rFonts w:ascii="Times New Roman" w:hAnsi="Times New Roman" w:cs="Times New Roman"/>
            <w:i/>
            <w:color w:val="000000" w:themeColor="text1"/>
            <w:sz w:val="28"/>
            <w:szCs w:val="28"/>
            <w:rPrChange w:id="5950" w:author="Nguyen Toan" w:date="2018-05-14T18:05:00Z">
              <w:rPr/>
            </w:rPrChange>
          </w:rPr>
          <w:fldChar w:fldCharType="begin"/>
        </w:r>
        <w:r w:rsidRPr="00053AF8">
          <w:rPr>
            <w:rFonts w:ascii="Times New Roman" w:hAnsi="Times New Roman" w:cs="Times New Roman"/>
            <w:i/>
            <w:color w:val="000000" w:themeColor="text1"/>
            <w:sz w:val="28"/>
            <w:szCs w:val="28"/>
            <w:rPrChange w:id="5951" w:author="Nguyen Toan" w:date="2018-05-14T18:05:00Z">
              <w:rPr/>
            </w:rPrChange>
          </w:rPr>
          <w:instrText xml:space="preserve"> STYLEREF 1 \s </w:instrText>
        </w:r>
        <w:r w:rsidRPr="00053AF8">
          <w:rPr>
            <w:rFonts w:ascii="Times New Roman" w:hAnsi="Times New Roman" w:cs="Times New Roman"/>
            <w:i/>
            <w:color w:val="000000" w:themeColor="text1"/>
            <w:sz w:val="28"/>
            <w:szCs w:val="28"/>
            <w:rPrChange w:id="5952" w:author="Nguyen Toan" w:date="2018-05-14T18:05:00Z">
              <w:rPr/>
            </w:rPrChange>
          </w:rPr>
          <w:fldChar w:fldCharType="separate"/>
        </w:r>
        <w:r w:rsidRPr="00053AF8">
          <w:rPr>
            <w:rFonts w:ascii="Times New Roman" w:hAnsi="Times New Roman" w:cs="Times New Roman"/>
            <w:i/>
            <w:noProof/>
            <w:color w:val="000000" w:themeColor="text1"/>
            <w:sz w:val="28"/>
            <w:szCs w:val="28"/>
            <w:rPrChange w:id="5953" w:author="Nguyen Toan" w:date="2018-05-14T18:05:00Z">
              <w:rPr>
                <w:noProof/>
              </w:rPr>
            </w:rPrChange>
          </w:rPr>
          <w:t>4</w:t>
        </w:r>
        <w:r w:rsidRPr="00053AF8">
          <w:rPr>
            <w:rFonts w:ascii="Times New Roman" w:hAnsi="Times New Roman" w:cs="Times New Roman"/>
            <w:i/>
            <w:color w:val="000000" w:themeColor="text1"/>
            <w:sz w:val="28"/>
            <w:szCs w:val="28"/>
            <w:rPrChange w:id="5954" w:author="Nguyen Toan" w:date="2018-05-14T18:05:00Z">
              <w:rPr/>
            </w:rPrChange>
          </w:rPr>
          <w:fldChar w:fldCharType="end"/>
        </w:r>
        <w:r w:rsidRPr="00053AF8">
          <w:rPr>
            <w:rFonts w:ascii="Times New Roman" w:hAnsi="Times New Roman" w:cs="Times New Roman"/>
            <w:i/>
            <w:color w:val="000000" w:themeColor="text1"/>
            <w:sz w:val="28"/>
            <w:szCs w:val="28"/>
            <w:rPrChange w:id="5955" w:author="Nguyen Toan" w:date="2018-05-14T18:05:00Z">
              <w:rPr/>
            </w:rPrChange>
          </w:rPr>
          <w:t>.</w:t>
        </w:r>
        <w:r w:rsidRPr="00053AF8">
          <w:rPr>
            <w:rFonts w:ascii="Times New Roman" w:hAnsi="Times New Roman" w:cs="Times New Roman"/>
            <w:i/>
            <w:color w:val="000000" w:themeColor="text1"/>
            <w:sz w:val="28"/>
            <w:szCs w:val="28"/>
            <w:rPrChange w:id="5956" w:author="Nguyen Toan" w:date="2018-05-14T18:05:00Z">
              <w:rPr/>
            </w:rPrChange>
          </w:rPr>
          <w:fldChar w:fldCharType="begin"/>
        </w:r>
        <w:r w:rsidRPr="00053AF8">
          <w:rPr>
            <w:rFonts w:ascii="Times New Roman" w:hAnsi="Times New Roman" w:cs="Times New Roman"/>
            <w:i/>
            <w:color w:val="000000" w:themeColor="text1"/>
            <w:sz w:val="28"/>
            <w:szCs w:val="28"/>
            <w:rPrChange w:id="5957" w:author="Nguyen Toan" w:date="2018-05-14T18:05:00Z">
              <w:rPr/>
            </w:rPrChange>
          </w:rPr>
          <w:instrText xml:space="preserve"> SEQ Hình \* ARABIC \s 1 </w:instrText>
        </w:r>
        <w:r w:rsidRPr="00053AF8">
          <w:rPr>
            <w:rFonts w:ascii="Times New Roman" w:hAnsi="Times New Roman" w:cs="Times New Roman"/>
            <w:i/>
            <w:color w:val="000000" w:themeColor="text1"/>
            <w:sz w:val="28"/>
            <w:szCs w:val="28"/>
            <w:rPrChange w:id="5958" w:author="Nguyen Toan" w:date="2018-05-14T18:05:00Z">
              <w:rPr/>
            </w:rPrChange>
          </w:rPr>
          <w:fldChar w:fldCharType="separate"/>
        </w:r>
        <w:r w:rsidRPr="00053AF8">
          <w:rPr>
            <w:rFonts w:ascii="Times New Roman" w:hAnsi="Times New Roman" w:cs="Times New Roman"/>
            <w:i/>
            <w:noProof/>
            <w:color w:val="000000" w:themeColor="text1"/>
            <w:sz w:val="28"/>
            <w:szCs w:val="28"/>
            <w:rPrChange w:id="5959" w:author="Nguyen Toan" w:date="2018-05-14T18:05:00Z">
              <w:rPr>
                <w:noProof/>
              </w:rPr>
            </w:rPrChange>
          </w:rPr>
          <w:t>16</w:t>
        </w:r>
        <w:r w:rsidRPr="00053AF8">
          <w:rPr>
            <w:rFonts w:ascii="Times New Roman" w:hAnsi="Times New Roman" w:cs="Times New Roman"/>
            <w:i/>
            <w:color w:val="000000" w:themeColor="text1"/>
            <w:sz w:val="28"/>
            <w:szCs w:val="28"/>
            <w:rPrChange w:id="5960" w:author="Nguyen Toan" w:date="2018-05-14T18:05:00Z">
              <w:rPr/>
            </w:rPrChange>
          </w:rPr>
          <w:fldChar w:fldCharType="end"/>
        </w:r>
        <w:r w:rsidRPr="00053AF8">
          <w:rPr>
            <w:rFonts w:ascii="Times New Roman" w:hAnsi="Times New Roman" w:cs="Times New Roman"/>
            <w:i/>
            <w:color w:val="000000" w:themeColor="text1"/>
            <w:sz w:val="28"/>
            <w:szCs w:val="28"/>
            <w:rPrChange w:id="5961" w:author="Nguyen Toan" w:date="2018-05-14T18:05:00Z">
              <w:rPr/>
            </w:rPrChange>
          </w:rPr>
          <w:t>. Kết quả thực hiện chạy mã nguồn kiểm thử tự sinh</w:t>
        </w:r>
      </w:ins>
    </w:p>
    <w:p w14:paraId="5DC2FE73" w14:textId="77777777" w:rsidR="00864FF3" w:rsidRDefault="00864FF3" w:rsidP="00733F32">
      <w:pPr>
        <w:rPr>
          <w:ins w:id="5962" w:author="Nguyen Toan" w:date="2018-05-14T18:06:00Z"/>
        </w:rPr>
        <w:pPrChange w:id="5963" w:author="Nguyen Toan" w:date="2018-05-14T18:06:00Z">
          <w:pPr>
            <w:pStyle w:val="ListParagraph"/>
            <w:numPr>
              <w:ilvl w:val="1"/>
              <w:numId w:val="5"/>
            </w:numPr>
            <w:spacing w:before="240" w:after="120" w:line="288" w:lineRule="auto"/>
            <w:ind w:left="0" w:hanging="720"/>
            <w:contextualSpacing w:val="0"/>
            <w:outlineLvl w:val="1"/>
          </w:pPr>
        </w:pPrChange>
      </w:pPr>
    </w:p>
    <w:p w14:paraId="6CB62E47" w14:textId="77777777" w:rsidR="009C567E" w:rsidRDefault="008828F3" w:rsidP="00942778">
      <w:pPr>
        <w:pStyle w:val="Heading2"/>
        <w:numPr>
          <w:ilvl w:val="1"/>
          <w:numId w:val="48"/>
        </w:numPr>
        <w:ind w:left="0" w:firstLine="0"/>
        <w:rPr>
          <w:ins w:id="5964" w:author="Nguyen Toan" w:date="2018-05-14T18:09:00Z"/>
          <w:rFonts w:ascii="Times New Roman" w:eastAsia="Times New Roman" w:hAnsi="Times New Roman" w:cs="Times New Roman"/>
          <w:sz w:val="28"/>
          <w:szCs w:val="28"/>
        </w:rPr>
        <w:pPrChange w:id="5965" w:author="Nguyen Toan" w:date="2018-05-14T18:09:00Z">
          <w:pPr>
            <w:pStyle w:val="Caption"/>
            <w:spacing w:line="288" w:lineRule="auto"/>
            <w:jc w:val="center"/>
          </w:pPr>
        </w:pPrChange>
      </w:pPr>
      <w:ins w:id="5966" w:author="Nguyen Toan" w:date="2018-05-14T18:08:00Z">
        <w:r w:rsidRPr="00942778">
          <w:rPr>
            <w:rFonts w:ascii="Times New Roman" w:eastAsia="Times New Roman" w:hAnsi="Times New Roman" w:cs="Times New Roman"/>
            <w:sz w:val="28"/>
            <w:szCs w:val="28"/>
            <w:rPrChange w:id="5967" w:author="Nguyen Toan" w:date="2018-05-14T18:09:00Z">
              <w:rPr>
                <w:rFonts w:ascii="Times New Roman" w:eastAsia="Times New Roman" w:hAnsi="Times New Roman" w:cs="Times New Roman"/>
                <w:b/>
                <w:sz w:val="28"/>
                <w:szCs w:val="28"/>
              </w:rPr>
            </w:rPrChange>
          </w:rPr>
          <w:t>Kế</w:t>
        </w:r>
        <w:r w:rsidR="00501653" w:rsidRPr="00942778">
          <w:rPr>
            <w:rFonts w:ascii="Times New Roman" w:eastAsia="Times New Roman" w:hAnsi="Times New Roman" w:cs="Times New Roman"/>
            <w:sz w:val="28"/>
            <w:szCs w:val="28"/>
            <w:rPrChange w:id="5968" w:author="Nguyen Toan" w:date="2018-05-14T18:09:00Z">
              <w:rPr>
                <w:rFonts w:ascii="Times New Roman" w:eastAsia="Times New Roman" w:hAnsi="Times New Roman" w:cs="Times New Roman"/>
                <w:b/>
                <w:sz w:val="28"/>
                <w:szCs w:val="28"/>
              </w:rPr>
            </w:rPrChange>
          </w:rPr>
          <w:t>t quả đạt được</w:t>
        </w:r>
      </w:ins>
    </w:p>
    <w:p w14:paraId="3099B835" w14:textId="241A5D5E" w:rsidR="007F1E15" w:rsidRPr="00942778" w:rsidDel="00A8515E" w:rsidRDefault="00C82291" w:rsidP="00F51D4D">
      <w:pPr>
        <w:pStyle w:val="Heading2"/>
        <w:rPr>
          <w:del w:id="5969" w:author="Nguyen Toan" w:date="2018-05-14T18:07:00Z"/>
          <w:rFonts w:ascii="Times New Roman" w:eastAsia="Times New Roman" w:hAnsi="Times New Roman" w:cs="Times New Roman"/>
          <w:sz w:val="28"/>
          <w:szCs w:val="28"/>
          <w:rPrChange w:id="5970" w:author="Nguyen Toan" w:date="2018-05-14T18:09:00Z">
            <w:rPr>
              <w:del w:id="5971" w:author="Nguyen Toan" w:date="2018-05-14T18:07:00Z"/>
            </w:rPr>
          </w:rPrChange>
        </w:rPr>
        <w:pPrChange w:id="5972" w:author="Nguyen Toan" w:date="2018-05-14T18:09:00Z">
          <w:pPr>
            <w:pStyle w:val="ListParagraph"/>
            <w:numPr>
              <w:ilvl w:val="1"/>
              <w:numId w:val="5"/>
            </w:numPr>
            <w:spacing w:before="240" w:after="120" w:line="288" w:lineRule="auto"/>
            <w:ind w:left="0" w:hanging="720"/>
            <w:contextualSpacing w:val="0"/>
            <w:outlineLvl w:val="1"/>
          </w:pPr>
        </w:pPrChange>
      </w:pPr>
      <w:del w:id="5973" w:author="Nguyen Toan" w:date="2018-05-14T18:07:00Z">
        <w:r w:rsidRPr="00942778" w:rsidDel="00A8515E">
          <w:rPr>
            <w:rFonts w:ascii="Times New Roman" w:eastAsia="Times New Roman" w:hAnsi="Times New Roman" w:cs="Times New Roman"/>
            <w:sz w:val="28"/>
            <w:szCs w:val="28"/>
            <w:rPrChange w:id="5974" w:author="Nguyen Toan" w:date="2018-05-14T18:09:00Z">
              <w:rPr/>
            </w:rPrChange>
          </w:rPr>
          <w:delText>Tích hợp các công cụ</w:delText>
        </w:r>
        <w:bookmarkEnd w:id="5401"/>
      </w:del>
    </w:p>
    <w:p w14:paraId="143C90E3" w14:textId="3135CCE5" w:rsidR="004304DE" w:rsidRPr="00942778" w:rsidDel="00A8515E" w:rsidRDefault="00AF37F5" w:rsidP="00F51D4D">
      <w:pPr>
        <w:pStyle w:val="Heading2"/>
        <w:rPr>
          <w:del w:id="5975" w:author="Nguyen Toan" w:date="2018-05-14T18:07:00Z"/>
          <w:rFonts w:ascii="Times New Roman" w:eastAsia="Times New Roman" w:hAnsi="Times New Roman" w:cs="Times New Roman"/>
          <w:sz w:val="28"/>
          <w:szCs w:val="28"/>
          <w:rPrChange w:id="5976" w:author="Nguyen Toan" w:date="2018-05-14T18:09:00Z">
            <w:rPr>
              <w:del w:id="5977" w:author="Nguyen Toan" w:date="2018-05-14T18:07:00Z"/>
            </w:rPr>
          </w:rPrChange>
        </w:rPr>
        <w:pPrChange w:id="5978" w:author="Nguyen Toan" w:date="2018-05-14T18:09:00Z">
          <w:pPr>
            <w:pStyle w:val="ListParagraph"/>
            <w:numPr>
              <w:ilvl w:val="2"/>
              <w:numId w:val="5"/>
            </w:numPr>
            <w:spacing w:after="120" w:line="288" w:lineRule="auto"/>
            <w:ind w:left="0" w:hanging="720"/>
            <w:contextualSpacing w:val="0"/>
            <w:outlineLvl w:val="2"/>
          </w:pPr>
        </w:pPrChange>
      </w:pPr>
      <w:bookmarkStart w:id="5979" w:name="_Toc513613728"/>
      <w:del w:id="5980" w:author="Nguyen Toan" w:date="2018-05-14T18:07:00Z">
        <w:r w:rsidRPr="00942778" w:rsidDel="00A8515E">
          <w:rPr>
            <w:rFonts w:ascii="Times New Roman" w:eastAsia="Times New Roman" w:hAnsi="Times New Roman" w:cs="Times New Roman"/>
            <w:sz w:val="28"/>
            <w:szCs w:val="28"/>
            <w:rPrChange w:id="5981" w:author="Nguyen Toan" w:date="2018-05-14T18:09:00Z">
              <w:rPr/>
            </w:rPrChange>
          </w:rPr>
          <w:delText xml:space="preserve">Kich hợp </w:delText>
        </w:r>
        <w:r w:rsidR="007E62A1" w:rsidRPr="00942778" w:rsidDel="00A8515E">
          <w:rPr>
            <w:rFonts w:ascii="Times New Roman" w:eastAsia="Times New Roman" w:hAnsi="Times New Roman" w:cs="Times New Roman"/>
            <w:sz w:val="28"/>
            <w:szCs w:val="28"/>
            <w:rPrChange w:id="5982" w:author="Nguyen Toan" w:date="2018-05-14T18:09:00Z">
              <w:rPr/>
            </w:rPrChange>
          </w:rPr>
          <w:delText>chức năng</w:delText>
        </w:r>
        <w:r w:rsidRPr="00942778" w:rsidDel="00A8515E">
          <w:rPr>
            <w:rFonts w:ascii="Times New Roman" w:eastAsia="Times New Roman" w:hAnsi="Times New Roman" w:cs="Times New Roman"/>
            <w:sz w:val="28"/>
            <w:szCs w:val="28"/>
            <w:rPrChange w:id="5983" w:author="Nguyen Toan" w:date="2018-05-14T18:09:00Z">
              <w:rPr/>
            </w:rPrChange>
          </w:rPr>
          <w:delText xml:space="preserve"> sức năngcá</w:delText>
        </w:r>
        <w:r w:rsidR="004304DE" w:rsidRPr="00942778" w:rsidDel="00A8515E">
          <w:rPr>
            <w:rFonts w:ascii="Times New Roman" w:eastAsia="Times New Roman" w:hAnsi="Times New Roman" w:cs="Times New Roman"/>
            <w:sz w:val="28"/>
            <w:szCs w:val="28"/>
            <w:rPrChange w:id="5984" w:author="Nguyen Toan" w:date="2018-05-14T18:09:00Z">
              <w:rPr/>
            </w:rPrChange>
          </w:rPr>
          <w:delText>nit</w:delText>
        </w:r>
        <w:r w:rsidR="002F2E54" w:rsidRPr="00942778" w:rsidDel="00A8515E">
          <w:rPr>
            <w:rFonts w:ascii="Times New Roman" w:eastAsia="Times New Roman" w:hAnsi="Times New Roman" w:cs="Times New Roman"/>
            <w:sz w:val="28"/>
            <w:szCs w:val="28"/>
            <w:rPrChange w:id="5985" w:author="Nguyen Toan" w:date="2018-05-14T18:09:00Z">
              <w:rPr/>
            </w:rPrChange>
          </w:rPr>
          <w:delText xml:space="preserve"> và Munit</w:delText>
        </w:r>
        <w:bookmarkEnd w:id="5979"/>
      </w:del>
    </w:p>
    <w:p w14:paraId="728F20D0" w14:textId="160640B3" w:rsidR="00662672" w:rsidRPr="005A5BC4" w:rsidDel="00A8515E" w:rsidRDefault="00662672" w:rsidP="00F51D4D">
      <w:pPr>
        <w:pStyle w:val="Heading2"/>
        <w:rPr>
          <w:del w:id="5986" w:author="Nguyen Toan" w:date="2018-05-14T18:07:00Z"/>
          <w:rFonts w:ascii="Times New Roman" w:eastAsia="Times New Roman" w:hAnsi="Times New Roman" w:cs="Times New Roman"/>
          <w:sz w:val="28"/>
          <w:szCs w:val="28"/>
        </w:rPr>
        <w:pPrChange w:id="5987" w:author="Nguyen Toan" w:date="2018-05-14T18:09:00Z">
          <w:pPr>
            <w:spacing w:after="120" w:line="288" w:lineRule="auto"/>
            <w:ind w:firstLine="567"/>
            <w:jc w:val="both"/>
          </w:pPr>
        </w:pPrChange>
      </w:pPr>
      <w:del w:id="5988" w:author="Nguyen Toan" w:date="2018-05-14T18:07:00Z">
        <w:r w:rsidRPr="00942778" w:rsidDel="00A8515E">
          <w:rPr>
            <w:rFonts w:ascii="Times New Roman" w:eastAsia="Times New Roman" w:hAnsi="Times New Roman" w:cs="Times New Roman"/>
            <w:sz w:val="28"/>
            <w:szCs w:val="28"/>
            <w:rPrChange w:id="5989" w:author="Nguyen Toan" w:date="2018-05-14T18:09:00Z">
              <w:rPr>
                <w:rFonts w:ascii="Times New Roman" w:hAnsi="Times New Roman" w:cs="Times New Roman"/>
                <w:sz w:val="28"/>
                <w:szCs w:val="28"/>
              </w:rPr>
            </w:rPrChange>
          </w:rPr>
          <w:delText>Kiểm thử đơn vị (Unit Test) l</w:delText>
        </w:r>
        <w:r w:rsidRPr="005A5BC4" w:rsidDel="00A8515E">
          <w:rPr>
            <w:rFonts w:ascii="Times New Roman" w:eastAsia="Times New Roman" w:hAnsi="Times New Roman" w:cs="Times New Roman"/>
            <w:sz w:val="28"/>
            <w:szCs w:val="28"/>
          </w:rPr>
          <w:delText>à việc kiểm thử từng thành phần cụ thể của chương trình, do lập trình viên thực hiện.</w:delText>
        </w:r>
        <w:r w:rsidR="008E4B8F" w:rsidDel="00A8515E">
          <w:rPr>
            <w:rFonts w:ascii="Times New Roman" w:eastAsia="Times New Roman" w:hAnsi="Times New Roman" w:cs="Times New Roman"/>
            <w:sz w:val="28"/>
            <w:szCs w:val="28"/>
          </w:rPr>
          <w:delText xml:space="preserve"> </w:delText>
        </w:r>
        <w:r w:rsidR="008E4B8F" w:rsidRPr="008E4B8F" w:rsidDel="00A8515E">
          <w:rPr>
            <w:rFonts w:ascii="Times New Roman" w:eastAsia="Times New Roman" w:hAnsi="Times New Roman" w:cs="Times New Roman"/>
            <w:sz w:val="28"/>
            <w:szCs w:val="28"/>
          </w:rPr>
          <w:fldChar w:fldCharType="begin"/>
        </w:r>
        <w:r w:rsidR="008E4B8F" w:rsidRPr="008E4B8F" w:rsidDel="00A8515E">
          <w:rPr>
            <w:rFonts w:ascii="Times New Roman" w:eastAsia="Times New Roman" w:hAnsi="Times New Roman" w:cs="Times New Roman"/>
            <w:sz w:val="28"/>
            <w:szCs w:val="28"/>
          </w:rPr>
          <w:delInstrText xml:space="preserve"> REF _Ref511971277 \h  \* MERGEFORMAT </w:delInstrText>
        </w:r>
        <w:r w:rsidR="008E4B8F" w:rsidRPr="008E4B8F" w:rsidDel="00A8515E">
          <w:rPr>
            <w:rFonts w:ascii="Times New Roman" w:eastAsia="Times New Roman" w:hAnsi="Times New Roman" w:cs="Times New Roman"/>
            <w:sz w:val="28"/>
            <w:szCs w:val="28"/>
          </w:rPr>
        </w:r>
        <w:r w:rsidR="008E4B8F" w:rsidRPr="008E4B8F" w:rsidDel="00A8515E">
          <w:rPr>
            <w:rFonts w:ascii="Times New Roman" w:eastAsia="Times New Roman" w:hAnsi="Times New Roman" w:cs="Times New Roman"/>
            <w:sz w:val="28"/>
            <w:szCs w:val="28"/>
          </w:rPr>
          <w:fldChar w:fldCharType="separate"/>
        </w:r>
      </w:del>
      <w:del w:id="5990" w:author="Nguyen Toan" w:date="2018-05-05T22:57:00Z">
        <w:r w:rsidR="00E6465F" w:rsidRPr="00942778" w:rsidDel="00351C8D">
          <w:rPr>
            <w:rFonts w:ascii="Times New Roman" w:eastAsia="Times New Roman" w:hAnsi="Times New Roman" w:cs="Times New Roman"/>
            <w:sz w:val="28"/>
            <w:szCs w:val="28"/>
            <w:rPrChange w:id="5991" w:author="Nguyen Toan" w:date="2018-05-14T18:09:00Z">
              <w:rPr>
                <w:rFonts w:ascii="Times New Roman" w:hAnsi="Times New Roman" w:cs="Times New Roman"/>
                <w:color w:val="auto"/>
                <w:sz w:val="28"/>
                <w:szCs w:val="28"/>
              </w:rPr>
            </w:rPrChange>
          </w:rPr>
          <w:delText>Hình 3.18</w:delText>
        </w:r>
      </w:del>
      <w:del w:id="5992" w:author="Nguyen Toan" w:date="2018-05-14T18:07:00Z">
        <w:r w:rsidR="008E4B8F" w:rsidRPr="008E4B8F" w:rsidDel="00A8515E">
          <w:rPr>
            <w:rFonts w:ascii="Times New Roman" w:eastAsia="Times New Roman" w:hAnsi="Times New Roman" w:cs="Times New Roman"/>
            <w:sz w:val="28"/>
            <w:szCs w:val="28"/>
          </w:rPr>
          <w:fldChar w:fldCharType="end"/>
        </w:r>
        <w:r w:rsidR="008E4B8F" w:rsidDel="00A8515E">
          <w:rPr>
            <w:rFonts w:ascii="Times New Roman" w:eastAsia="Times New Roman" w:hAnsi="Times New Roman" w:cs="Times New Roman"/>
            <w:sz w:val="28"/>
            <w:szCs w:val="28"/>
          </w:rPr>
          <w:delText xml:space="preserve"> </w:delText>
        </w:r>
        <w:r w:rsidR="00453479" w:rsidDel="00A8515E">
          <w:rPr>
            <w:rFonts w:ascii="Times New Roman" w:eastAsia="Times New Roman" w:hAnsi="Times New Roman" w:cs="Times New Roman"/>
            <w:sz w:val="28"/>
            <w:szCs w:val="28"/>
          </w:rPr>
          <w:delText>mô tả một đoạn mã nguồn kiểm thử sử dụng J</w:delText>
        </w:r>
        <w:r w:rsidR="00941584" w:rsidDel="00A8515E">
          <w:rPr>
            <w:rFonts w:ascii="Times New Roman" w:eastAsia="Times New Roman" w:hAnsi="Times New Roman" w:cs="Times New Roman"/>
            <w:sz w:val="28"/>
            <w:szCs w:val="28"/>
          </w:rPr>
          <w:delText>U</w:delText>
        </w:r>
        <w:r w:rsidR="00453479" w:rsidDel="00A8515E">
          <w:rPr>
            <w:rFonts w:ascii="Times New Roman" w:eastAsia="Times New Roman" w:hAnsi="Times New Roman" w:cs="Times New Roman"/>
            <w:sz w:val="28"/>
            <w:szCs w:val="28"/>
          </w:rPr>
          <w:delText>nit.</w:delText>
        </w:r>
      </w:del>
    </w:p>
    <w:p w14:paraId="77EACF49" w14:textId="7FC1666F" w:rsidR="001306B4" w:rsidRPr="00942778" w:rsidDel="00A8515E" w:rsidRDefault="009305AB" w:rsidP="00F51D4D">
      <w:pPr>
        <w:pStyle w:val="Heading2"/>
        <w:rPr>
          <w:del w:id="5993" w:author="Nguyen Toan" w:date="2018-05-14T18:07:00Z"/>
          <w:rFonts w:ascii="Times New Roman" w:eastAsia="Times New Roman" w:hAnsi="Times New Roman" w:cs="Times New Roman"/>
          <w:sz w:val="28"/>
          <w:szCs w:val="28"/>
          <w:rPrChange w:id="5994" w:author="Nguyen Toan" w:date="2018-05-14T18:09:00Z">
            <w:rPr>
              <w:del w:id="5995" w:author="Nguyen Toan" w:date="2018-05-14T18:07:00Z"/>
            </w:rPr>
          </w:rPrChange>
        </w:rPr>
        <w:pPrChange w:id="5996" w:author="Nguyen Toan" w:date="2018-05-14T18:09:00Z">
          <w:pPr>
            <w:pStyle w:val="NoSpacing"/>
            <w:keepNext/>
            <w:spacing w:line="288" w:lineRule="auto"/>
          </w:pPr>
        </w:pPrChange>
      </w:pPr>
      <w:del w:id="5997" w:author="Nguyen Toan" w:date="2018-05-14T18:07:00Z">
        <w:r w:rsidRPr="00942778" w:rsidDel="00A8515E">
          <w:rPr>
            <w:rFonts w:ascii="Times New Roman" w:eastAsia="Times New Roman" w:hAnsi="Times New Roman" w:cs="Times New Roman"/>
            <w:sz w:val="28"/>
            <w:szCs w:val="28"/>
            <w:rPrChange w:id="5998" w:author="Nguyen Toan" w:date="2018-05-14T18:09:00Z">
              <w:rPr>
                <w:rFonts w:ascii="Times New Roman" w:hAnsi="Times New Roman" w:cs="Times New Roman"/>
                <w:noProof/>
                <w:sz w:val="28"/>
                <w:szCs w:val="28"/>
                <w:lang w:val="en-US"/>
              </w:rPr>
            </w:rPrChange>
          </w:rPr>
          <w:drawing>
            <wp:inline distT="0" distB="0" distL="0" distR="0" wp14:anchorId="2E1EF098" wp14:editId="6CD0AC45">
              <wp:extent cx="5319033" cy="1479489"/>
              <wp:effectExtent l="0" t="0" r="0" b="698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del>
    </w:p>
    <w:p w14:paraId="061F09F3" w14:textId="7D82E579" w:rsidR="0006188D" w:rsidRPr="005A5BC4" w:rsidDel="00A8515E" w:rsidRDefault="001306B4" w:rsidP="00F51D4D">
      <w:pPr>
        <w:pStyle w:val="Heading2"/>
        <w:rPr>
          <w:del w:id="5999" w:author="Nguyen Toan" w:date="2018-05-14T18:07:00Z"/>
          <w:rFonts w:ascii="Times New Roman" w:eastAsia="Times New Roman" w:hAnsi="Times New Roman" w:cs="Times New Roman"/>
          <w:sz w:val="28"/>
          <w:szCs w:val="28"/>
        </w:rPr>
        <w:pPrChange w:id="6000" w:author="Nguyen Toan" w:date="2018-05-14T18:09:00Z">
          <w:pPr>
            <w:pStyle w:val="Caption"/>
            <w:spacing w:line="288" w:lineRule="auto"/>
            <w:jc w:val="center"/>
          </w:pPr>
        </w:pPrChange>
      </w:pPr>
      <w:bookmarkStart w:id="6001" w:name="_Ref511971277"/>
      <w:bookmarkStart w:id="6002" w:name="_Toc511320661"/>
      <w:bookmarkStart w:id="6003" w:name="_Toc511326642"/>
      <w:bookmarkStart w:id="6004" w:name="_Toc511991200"/>
      <w:bookmarkStart w:id="6005" w:name="_Toc513325051"/>
      <w:del w:id="6006" w:author="Nguyen Toan" w:date="2018-05-14T18:07:00Z">
        <w:r w:rsidRPr="00942778" w:rsidDel="00A8515E">
          <w:rPr>
            <w:rFonts w:ascii="Times New Roman" w:eastAsia="Times New Roman" w:hAnsi="Times New Roman" w:cs="Times New Roman"/>
            <w:sz w:val="28"/>
            <w:szCs w:val="28"/>
            <w:rPrChange w:id="6007" w:author="Nguyen Toan" w:date="2018-05-14T18:09:00Z">
              <w:rPr>
                <w:rFonts w:ascii="Times New Roman" w:hAnsi="Times New Roman" w:cs="Times New Roman"/>
                <w:i w:val="0"/>
                <w:color w:val="auto"/>
                <w:sz w:val="28"/>
                <w:szCs w:val="28"/>
              </w:rPr>
            </w:rPrChange>
          </w:rPr>
          <w:delText xml:space="preserve">Hình </w:delText>
        </w:r>
      </w:del>
      <w:del w:id="6008" w:author="Nguyen Toan" w:date="2018-05-05T22:22:00Z">
        <w:r w:rsidR="00185199" w:rsidRPr="00942778" w:rsidDel="00BE0028">
          <w:rPr>
            <w:rFonts w:ascii="Times New Roman" w:eastAsia="Times New Roman" w:hAnsi="Times New Roman" w:cs="Times New Roman"/>
            <w:sz w:val="28"/>
            <w:szCs w:val="28"/>
            <w:rPrChange w:id="6009" w:author="Nguyen Toan" w:date="2018-05-14T18:09:00Z">
              <w:rPr>
                <w:rFonts w:ascii="Times New Roman" w:hAnsi="Times New Roman" w:cs="Times New Roman"/>
                <w:i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6010" w:author="Nguyen Toan" w:date="2018-05-14T18:09:00Z">
              <w:rPr>
                <w:rFonts w:ascii="Times New Roman" w:hAnsi="Times New Roman" w:cs="Times New Roman"/>
                <w:i w:val="0"/>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6011" w:author="Nguyen Toan" w:date="2018-05-14T18:09:00Z">
              <w:rPr>
                <w:rFonts w:ascii="Times New Roman" w:hAnsi="Times New Roman" w:cs="Times New Roman"/>
                <w:i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6012" w:author="Nguyen Toan" w:date="2018-05-14T18:09:00Z">
              <w:rPr>
                <w:rFonts w:ascii="Times New Roman" w:hAnsi="Times New Roman" w:cs="Times New Roman"/>
                <w:i w:val="0"/>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6013" w:author="Nguyen Toan" w:date="2018-05-14T18:09:00Z">
              <w:rPr>
                <w:rFonts w:ascii="Times New Roman" w:hAnsi="Times New Roman" w:cs="Times New Roman"/>
                <w:i w:val="0"/>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6014" w:author="Nguyen Toan" w:date="2018-05-14T18:09:00Z">
              <w:rPr>
                <w:rFonts w:ascii="Times New Roman" w:hAnsi="Times New Roman" w:cs="Times New Roman"/>
                <w:i w:val="0"/>
                <w:color w:val="auto"/>
                <w:sz w:val="28"/>
                <w:szCs w:val="28"/>
              </w:rPr>
            </w:rPrChange>
          </w:rPr>
          <w:delText>.</w:delText>
        </w:r>
        <w:r w:rsidR="00185199" w:rsidRPr="00942778" w:rsidDel="00BE0028">
          <w:rPr>
            <w:rFonts w:ascii="Times New Roman" w:eastAsia="Times New Roman" w:hAnsi="Times New Roman" w:cs="Times New Roman"/>
            <w:sz w:val="28"/>
            <w:szCs w:val="28"/>
            <w:rPrChange w:id="6015" w:author="Nguyen Toan" w:date="2018-05-14T18:09:00Z">
              <w:rPr>
                <w:rFonts w:ascii="Times New Roman" w:hAnsi="Times New Roman" w:cs="Times New Roman"/>
                <w:i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6016" w:author="Nguyen Toan" w:date="2018-05-14T18:09:00Z">
              <w:rPr>
                <w:rFonts w:ascii="Times New Roman" w:hAnsi="Times New Roman" w:cs="Times New Roman"/>
                <w:i w:val="0"/>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6017" w:author="Nguyen Toan" w:date="2018-05-14T18:09:00Z">
              <w:rPr>
                <w:rFonts w:ascii="Times New Roman" w:hAnsi="Times New Roman" w:cs="Times New Roman"/>
                <w:i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6018" w:author="Nguyen Toan" w:date="2018-05-14T18:09:00Z">
              <w:rPr>
                <w:rFonts w:ascii="Times New Roman" w:hAnsi="Times New Roman" w:cs="Times New Roman"/>
                <w:i w:val="0"/>
                <w:noProof/>
                <w:color w:val="auto"/>
                <w:sz w:val="28"/>
                <w:szCs w:val="28"/>
              </w:rPr>
            </w:rPrChange>
          </w:rPr>
          <w:delText>18</w:delText>
        </w:r>
        <w:r w:rsidR="00185199" w:rsidRPr="00942778" w:rsidDel="00BE0028">
          <w:rPr>
            <w:rFonts w:ascii="Times New Roman" w:eastAsia="Times New Roman" w:hAnsi="Times New Roman" w:cs="Times New Roman"/>
            <w:sz w:val="28"/>
            <w:szCs w:val="28"/>
            <w:rPrChange w:id="6019" w:author="Nguyen Toan" w:date="2018-05-14T18:09:00Z">
              <w:rPr>
                <w:rFonts w:ascii="Times New Roman" w:hAnsi="Times New Roman" w:cs="Times New Roman"/>
                <w:i w:val="0"/>
                <w:color w:val="auto"/>
                <w:sz w:val="28"/>
                <w:szCs w:val="28"/>
              </w:rPr>
            </w:rPrChange>
          </w:rPr>
          <w:fldChar w:fldCharType="end"/>
        </w:r>
      </w:del>
      <w:bookmarkEnd w:id="6001"/>
      <w:del w:id="6020" w:author="Nguyen Toan" w:date="2018-05-06T14:53:00Z">
        <w:r w:rsidR="00F94CD1" w:rsidRPr="00942778" w:rsidDel="001A48CE">
          <w:rPr>
            <w:rFonts w:ascii="Times New Roman" w:eastAsia="Times New Roman" w:hAnsi="Times New Roman" w:cs="Times New Roman"/>
            <w:sz w:val="28"/>
            <w:szCs w:val="28"/>
            <w:rPrChange w:id="6021" w:author="Nguyen Toan" w:date="2018-05-14T18:09:00Z">
              <w:rPr>
                <w:rFonts w:ascii="Times New Roman" w:hAnsi="Times New Roman" w:cs="Times New Roman"/>
                <w:i w:val="0"/>
                <w:color w:val="auto"/>
                <w:sz w:val="28"/>
                <w:szCs w:val="28"/>
              </w:rPr>
            </w:rPrChange>
          </w:rPr>
          <w:delText>.</w:delText>
        </w:r>
      </w:del>
      <w:del w:id="6022" w:author="Nguyen Toan" w:date="2018-05-14T18:07:00Z">
        <w:r w:rsidR="00F94CD1" w:rsidRPr="00942778" w:rsidDel="00A8515E">
          <w:rPr>
            <w:rFonts w:ascii="Times New Roman" w:eastAsia="Times New Roman" w:hAnsi="Times New Roman" w:cs="Times New Roman"/>
            <w:sz w:val="28"/>
            <w:szCs w:val="28"/>
            <w:rPrChange w:id="6023" w:author="Nguyen Toan" w:date="2018-05-14T18:09:00Z">
              <w:rPr>
                <w:rFonts w:ascii="Times New Roman" w:hAnsi="Times New Roman" w:cs="Times New Roman"/>
                <w:i w:val="0"/>
                <w:color w:val="auto"/>
                <w:sz w:val="28"/>
                <w:szCs w:val="28"/>
              </w:rPr>
            </w:rPrChange>
          </w:rPr>
          <w:delText xml:space="preserve"> </w:delText>
        </w:r>
        <w:r w:rsidR="00777A78" w:rsidRPr="00942778" w:rsidDel="00A8515E">
          <w:rPr>
            <w:rFonts w:ascii="Times New Roman" w:eastAsia="Times New Roman" w:hAnsi="Times New Roman" w:cs="Times New Roman"/>
            <w:sz w:val="28"/>
            <w:szCs w:val="28"/>
            <w:rPrChange w:id="6024" w:author="Nguyen Toan" w:date="2018-05-14T18:09:00Z">
              <w:rPr>
                <w:rFonts w:ascii="Times New Roman" w:hAnsi="Times New Roman" w:cs="Times New Roman"/>
                <w:i w:val="0"/>
                <w:color w:val="auto"/>
                <w:sz w:val="28"/>
                <w:szCs w:val="28"/>
              </w:rPr>
            </w:rPrChange>
          </w:rPr>
          <w:delText>K</w:delText>
        </w:r>
        <w:r w:rsidR="00BA14A5" w:rsidRPr="00942778" w:rsidDel="00A8515E">
          <w:rPr>
            <w:rFonts w:ascii="Times New Roman" w:eastAsia="Times New Roman" w:hAnsi="Times New Roman" w:cs="Times New Roman"/>
            <w:sz w:val="28"/>
            <w:szCs w:val="28"/>
            <w:rPrChange w:id="6025" w:author="Nguyen Toan" w:date="2018-05-14T18:09:00Z">
              <w:rPr>
                <w:rFonts w:ascii="Times New Roman" w:hAnsi="Times New Roman" w:cs="Times New Roman"/>
                <w:i w:val="0"/>
                <w:color w:val="auto"/>
                <w:sz w:val="28"/>
                <w:szCs w:val="28"/>
              </w:rPr>
            </w:rPrChange>
          </w:rPr>
          <w:delText>i8EQ Hình \* ARAB</w:delText>
        </w:r>
        <w:bookmarkEnd w:id="6002"/>
        <w:r w:rsidR="00C1751D" w:rsidRPr="00942778" w:rsidDel="00A8515E">
          <w:rPr>
            <w:rFonts w:ascii="Times New Roman" w:eastAsia="Times New Roman" w:hAnsi="Times New Roman" w:cs="Times New Roman"/>
            <w:sz w:val="28"/>
            <w:szCs w:val="28"/>
            <w:rPrChange w:id="6026" w:author="Nguyen Toan" w:date="2018-05-14T18:09:00Z">
              <w:rPr>
                <w:rFonts w:ascii="Times New Roman" w:hAnsi="Times New Roman" w:cs="Times New Roman"/>
                <w:i w:val="0"/>
                <w:color w:val="auto"/>
                <w:sz w:val="28"/>
                <w:szCs w:val="28"/>
              </w:rPr>
            </w:rPrChange>
          </w:rPr>
          <w:delText>Uni</w:delText>
        </w:r>
        <w:r w:rsidR="005D4D50" w:rsidRPr="00942778" w:rsidDel="00A8515E">
          <w:rPr>
            <w:rFonts w:ascii="Times New Roman" w:eastAsia="Times New Roman" w:hAnsi="Times New Roman" w:cs="Times New Roman"/>
            <w:sz w:val="28"/>
            <w:szCs w:val="28"/>
            <w:rPrChange w:id="6027" w:author="Nguyen Toan" w:date="2018-05-14T18:09:00Z">
              <w:rPr>
                <w:rFonts w:ascii="Times New Roman" w:hAnsi="Times New Roman" w:cs="Times New Roman"/>
                <w:i w:val="0"/>
                <w:color w:val="auto"/>
                <w:sz w:val="28"/>
                <w:szCs w:val="28"/>
              </w:rPr>
            </w:rPrChange>
          </w:rPr>
          <w:delText>t</w:delText>
        </w:r>
        <w:bookmarkEnd w:id="6003"/>
        <w:bookmarkEnd w:id="6004"/>
        <w:bookmarkEnd w:id="6005"/>
      </w:del>
    </w:p>
    <w:p w14:paraId="6FCD6E70" w14:textId="71B65102" w:rsidR="0006188D" w:rsidRPr="00942778" w:rsidDel="00A8515E" w:rsidRDefault="0006188D" w:rsidP="00F51D4D">
      <w:pPr>
        <w:pStyle w:val="Heading2"/>
        <w:rPr>
          <w:del w:id="6028" w:author="Nguyen Toan" w:date="2018-05-14T18:07:00Z"/>
          <w:rFonts w:ascii="Times New Roman" w:eastAsia="Times New Roman" w:hAnsi="Times New Roman" w:cs="Times New Roman"/>
          <w:sz w:val="28"/>
          <w:szCs w:val="28"/>
          <w:rPrChange w:id="6029" w:author="Nguyen Toan" w:date="2018-05-14T18:09:00Z">
            <w:rPr>
              <w:del w:id="6030" w:author="Nguyen Toan" w:date="2018-05-14T18:07:00Z"/>
              <w:rFonts w:ascii="Times New Roman" w:hAnsi="Times New Roman" w:cs="Times New Roman"/>
              <w:sz w:val="28"/>
              <w:szCs w:val="28"/>
            </w:rPr>
          </w:rPrChange>
        </w:rPr>
        <w:pPrChange w:id="6031" w:author="Nguyen Toan" w:date="2018-05-14T18:09:00Z">
          <w:pPr>
            <w:spacing w:after="120" w:line="288" w:lineRule="auto"/>
            <w:ind w:firstLine="567"/>
            <w:jc w:val="both"/>
          </w:pPr>
        </w:pPrChange>
      </w:pPr>
      <w:del w:id="6032" w:author="Nguyen Toan" w:date="2018-05-14T18:07:00Z">
        <w:r w:rsidRPr="005A5BC4" w:rsidDel="00A8515E">
          <w:rPr>
            <w:rFonts w:ascii="Times New Roman" w:eastAsia="Times New Roman" w:hAnsi="Times New Roman" w:cs="Times New Roman"/>
            <w:sz w:val="28"/>
            <w:szCs w:val="28"/>
          </w:rPr>
          <w:delText xml:space="preserve">Mục tiêu </w:delText>
        </w:r>
        <w:r w:rsidRPr="00942778" w:rsidDel="00A8515E">
          <w:rPr>
            <w:rFonts w:ascii="Times New Roman" w:eastAsia="Times New Roman" w:hAnsi="Times New Roman" w:cs="Times New Roman"/>
            <w:sz w:val="28"/>
            <w:szCs w:val="28"/>
            <w:rPrChange w:id="6033" w:author="Nguyen Toan" w:date="2018-05-14T18:09:00Z">
              <w:rPr>
                <w:rFonts w:ascii="Times New Roman" w:hAnsi="Times New Roman" w:cs="Times New Roman"/>
                <w:sz w:val="28"/>
                <w:szCs w:val="28"/>
              </w:rPr>
            </w:rPrChange>
          </w:rPr>
          <w:delText>hưc tiêu  \* ARABIC \s 1 iểm thử sử dụng J chương trình, do lập trình viên thực hiện.ề theo cấu hình định sẵn</w:delText>
        </w:r>
        <w:r w:rsidRPr="00942778" w:rsidDel="00A8515E">
          <w:rPr>
            <w:rFonts w:ascii="Times New Roman" w:eastAsia="Times New Roman" w:hAnsi="Times New Roman" w:cs="Times New Roman"/>
            <w:sz w:val="28"/>
            <w:szCs w:val="28"/>
            <w:rPrChange w:id="6034" w:author="Nguyen Toan" w:date="2018-05-14T18:09:00Z">
              <w:rPr>
                <w:rFonts w:ascii="Times New Roman" w:hAnsi="Times New Roman" w:cs="Times New Roman"/>
                <w:sz w:val="28"/>
                <w:szCs w:val="28"/>
              </w:rPr>
            </w:rPrChange>
          </w:rPr>
          <w:delText>Kic tiêu  \* ARABIC \s 1 iểm thử sử dụng J chương trình, do lập trình viên thực hiện.ề theo cấu hình</w:delText>
        </w:r>
        <w:r w:rsidRPr="005A5BC4" w:rsidDel="00A8515E">
          <w:rPr>
            <w:rFonts w:ascii="Times New Roman" w:eastAsia="Times New Roman" w:hAnsi="Times New Roman" w:cs="Times New Roman"/>
            <w:sz w:val="28"/>
            <w:szCs w:val="28"/>
          </w:rPr>
          <w:delText xml:space="preserve"> kiểm thử cần có các kịch bản kiểm thử (script test) và các đoạn kịch bản này được sử dụng để kiểm thử lại và kiểm thử hồi quy tự động.</w:delText>
        </w:r>
        <w:r w:rsidR="00DD00F4" w:rsidDel="00A8515E">
          <w:rPr>
            <w:rFonts w:ascii="Times New Roman" w:eastAsia="Times New Roman" w:hAnsi="Times New Roman" w:cs="Times New Roman"/>
            <w:sz w:val="28"/>
            <w:szCs w:val="28"/>
          </w:rPr>
          <w:delText xml:space="preserve"> </w:delText>
        </w:r>
        <w:r w:rsidR="0031200A" w:rsidRPr="0031200A" w:rsidDel="00A8515E">
          <w:rPr>
            <w:rFonts w:ascii="Times New Roman" w:eastAsia="Times New Roman" w:hAnsi="Times New Roman" w:cs="Times New Roman"/>
            <w:sz w:val="28"/>
            <w:szCs w:val="28"/>
          </w:rPr>
          <w:fldChar w:fldCharType="begin"/>
        </w:r>
        <w:r w:rsidR="0031200A" w:rsidRPr="0031200A" w:rsidDel="00A8515E">
          <w:rPr>
            <w:rFonts w:ascii="Times New Roman" w:eastAsia="Times New Roman" w:hAnsi="Times New Roman" w:cs="Times New Roman"/>
            <w:sz w:val="28"/>
            <w:szCs w:val="28"/>
          </w:rPr>
          <w:delInstrText xml:space="preserve"> REF _Ref512179611 \h  \* MERGEFORMAT </w:delInstrText>
        </w:r>
        <w:r w:rsidR="0031200A" w:rsidRPr="0031200A" w:rsidDel="00A8515E">
          <w:rPr>
            <w:rFonts w:ascii="Times New Roman" w:eastAsia="Times New Roman" w:hAnsi="Times New Roman" w:cs="Times New Roman"/>
            <w:sz w:val="28"/>
            <w:szCs w:val="28"/>
          </w:rPr>
        </w:r>
        <w:r w:rsidR="0031200A" w:rsidRPr="0031200A" w:rsidDel="00A8515E">
          <w:rPr>
            <w:rFonts w:ascii="Times New Roman" w:eastAsia="Times New Roman" w:hAnsi="Times New Roman" w:cs="Times New Roman"/>
            <w:sz w:val="28"/>
            <w:szCs w:val="28"/>
          </w:rPr>
          <w:fldChar w:fldCharType="separate"/>
        </w:r>
      </w:del>
      <w:del w:id="6035" w:author="Nguyen Toan" w:date="2018-05-05T22:57:00Z">
        <w:r w:rsidR="00E6465F" w:rsidRPr="00942778" w:rsidDel="00351C8D">
          <w:rPr>
            <w:rFonts w:ascii="Times New Roman" w:eastAsia="Times New Roman" w:hAnsi="Times New Roman" w:cs="Times New Roman"/>
            <w:sz w:val="28"/>
            <w:szCs w:val="28"/>
            <w:rPrChange w:id="6036" w:author="Nguyen Toan" w:date="2018-05-14T18:09:00Z">
              <w:rPr>
                <w:rFonts w:ascii="Times New Roman" w:hAnsi="Times New Roman" w:cs="Times New Roman"/>
                <w:color w:val="auto"/>
                <w:sz w:val="28"/>
                <w:szCs w:val="28"/>
              </w:rPr>
            </w:rPrChange>
          </w:rPr>
          <w:delText>Hình 3.19</w:delText>
        </w:r>
      </w:del>
      <w:del w:id="6037" w:author="Nguyen Toan" w:date="2018-05-14T18:07:00Z">
        <w:r w:rsidR="0031200A" w:rsidRPr="0031200A" w:rsidDel="00A8515E">
          <w:rPr>
            <w:rFonts w:ascii="Times New Roman" w:eastAsia="Times New Roman" w:hAnsi="Times New Roman" w:cs="Times New Roman"/>
            <w:sz w:val="28"/>
            <w:szCs w:val="28"/>
          </w:rPr>
          <w:fldChar w:fldCharType="end"/>
        </w:r>
        <w:r w:rsidR="0031200A" w:rsidRPr="0031200A" w:rsidDel="00A8515E">
          <w:rPr>
            <w:rFonts w:ascii="Times New Roman" w:eastAsia="Times New Roman" w:hAnsi="Times New Roman" w:cs="Times New Roman"/>
            <w:sz w:val="28"/>
            <w:szCs w:val="28"/>
          </w:rPr>
          <w:delText xml:space="preserve"> </w:delText>
        </w:r>
        <w:r w:rsidR="00DD00F4" w:rsidDel="00A8515E">
          <w:rPr>
            <w:rFonts w:ascii="Times New Roman" w:eastAsia="Times New Roman" w:hAnsi="Times New Roman" w:cs="Times New Roman"/>
            <w:sz w:val="28"/>
            <w:szCs w:val="28"/>
          </w:rPr>
          <w:delText>thể hiện việc thực hiện kiểm thử bằng MUnit với t</w:delText>
        </w:r>
        <w:r w:rsidRPr="005A5BC4" w:rsidDel="00A8515E">
          <w:rPr>
            <w:rFonts w:ascii="Times New Roman" w:eastAsia="Times New Roman" w:hAnsi="Times New Roman" w:cs="Times New Roman"/>
            <w:sz w:val="28"/>
            <w:szCs w:val="28"/>
          </w:rPr>
          <w:delText>hư viện hỗ trợ</w:delText>
        </w:r>
        <w:r w:rsidR="00C33F08" w:rsidDel="00A8515E">
          <w:rPr>
            <w:rFonts w:ascii="Times New Roman" w:eastAsia="Times New Roman" w:hAnsi="Times New Roman" w:cs="Times New Roman"/>
            <w:sz w:val="28"/>
            <w:szCs w:val="28"/>
          </w:rPr>
          <w:delText xml:space="preserve"> của</w:delText>
        </w:r>
        <w:r w:rsidRPr="005A5BC4" w:rsidDel="00A8515E">
          <w:rPr>
            <w:rFonts w:ascii="Times New Roman" w:eastAsia="Times New Roman" w:hAnsi="Times New Roman" w:cs="Times New Roman"/>
            <w:sz w:val="28"/>
            <w:szCs w:val="28"/>
          </w:rPr>
          <w:delText xml:space="preserve"> MuleESB: mule-tests-functional.</w:delText>
        </w:r>
        <w:r w:rsidR="004D1D96" w:rsidDel="00A8515E">
          <w:rPr>
            <w:rFonts w:ascii="Times New Roman" w:eastAsia="Times New Roman" w:hAnsi="Times New Roman" w:cs="Times New Roman"/>
            <w:sz w:val="28"/>
            <w:szCs w:val="28"/>
          </w:rPr>
          <w:delText xml:space="preserve"> </w:delText>
        </w:r>
      </w:del>
    </w:p>
    <w:p w14:paraId="6DF090BD" w14:textId="28FE5BBC" w:rsidR="00C70BF6" w:rsidRPr="005A5BC4" w:rsidDel="00A8515E" w:rsidRDefault="00C70BF6" w:rsidP="00F51D4D">
      <w:pPr>
        <w:pStyle w:val="Heading2"/>
        <w:rPr>
          <w:del w:id="6038" w:author="Nguyen Toan" w:date="2018-05-14T18:07:00Z"/>
          <w:rFonts w:ascii="Times New Roman" w:eastAsia="Times New Roman" w:hAnsi="Times New Roman" w:cs="Times New Roman"/>
          <w:sz w:val="28"/>
          <w:szCs w:val="28"/>
        </w:rPr>
        <w:pPrChange w:id="6039" w:author="Nguyen Toan" w:date="2018-05-14T18:09:00Z">
          <w:pPr>
            <w:spacing w:line="288" w:lineRule="auto"/>
          </w:pPr>
        </w:pPrChange>
      </w:pPr>
    </w:p>
    <w:p w14:paraId="40EDA69C" w14:textId="6D5A360A" w:rsidR="0006188D" w:rsidRPr="00942778" w:rsidDel="00A8515E" w:rsidRDefault="0006188D" w:rsidP="00F51D4D">
      <w:pPr>
        <w:pStyle w:val="Heading2"/>
        <w:rPr>
          <w:del w:id="6040" w:author="Nguyen Toan" w:date="2018-05-14T18:07:00Z"/>
          <w:rFonts w:ascii="Times New Roman" w:eastAsia="Times New Roman" w:hAnsi="Times New Roman" w:cs="Times New Roman"/>
          <w:sz w:val="28"/>
          <w:szCs w:val="28"/>
          <w:rPrChange w:id="6041" w:author="Nguyen Toan" w:date="2018-05-14T18:09:00Z">
            <w:rPr>
              <w:del w:id="6042" w:author="Nguyen Toan" w:date="2018-05-14T18:07:00Z"/>
            </w:rPr>
          </w:rPrChange>
        </w:rPr>
        <w:pPrChange w:id="6043" w:author="Nguyen Toan" w:date="2018-05-14T18:09:00Z">
          <w:pPr>
            <w:keepNext/>
            <w:spacing w:line="288" w:lineRule="auto"/>
          </w:pPr>
        </w:pPrChange>
      </w:pPr>
      <w:del w:id="6044" w:author="Nguyen Toan" w:date="2018-05-14T18:07:00Z">
        <w:r w:rsidRPr="00942778" w:rsidDel="00A8515E">
          <w:rPr>
            <w:rFonts w:ascii="Times New Roman" w:eastAsia="Times New Roman" w:hAnsi="Times New Roman" w:cs="Times New Roman"/>
            <w:sz w:val="28"/>
            <w:szCs w:val="28"/>
            <w:rPrChange w:id="6045" w:author="Nguyen Toan" w:date="2018-05-14T18:09:00Z">
              <w:rPr>
                <w:rFonts w:ascii="Times New Roman" w:eastAsia="Times New Roman" w:hAnsi="Times New Roman" w:cs="Times New Roman"/>
                <w:noProof/>
                <w:sz w:val="28"/>
                <w:szCs w:val="28"/>
                <w:lang w:val="en-US"/>
              </w:rPr>
            </w:rPrChange>
          </w:rPr>
          <w:drawing>
            <wp:inline distT="114300" distB="114300" distL="114300" distR="114300" wp14:anchorId="5E1EE118" wp14:editId="16772107">
              <wp:extent cx="4593388" cy="202614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602182" cy="2030024"/>
                      </a:xfrm>
                      <a:prstGeom prst="rect">
                        <a:avLst/>
                      </a:prstGeom>
                      <a:ln/>
                    </pic:spPr>
                  </pic:pic>
                </a:graphicData>
              </a:graphic>
            </wp:inline>
          </w:drawing>
        </w:r>
      </w:del>
    </w:p>
    <w:p w14:paraId="781D8390" w14:textId="07415438" w:rsidR="0006188D" w:rsidRPr="00942778" w:rsidDel="003150CD" w:rsidRDefault="0006188D" w:rsidP="00F51D4D">
      <w:pPr>
        <w:pStyle w:val="Heading2"/>
        <w:rPr>
          <w:del w:id="6046" w:author="Nguyen Toan" w:date="2018-05-14T18:06:00Z"/>
          <w:rFonts w:ascii="Times New Roman" w:eastAsia="Times New Roman" w:hAnsi="Times New Roman" w:cs="Times New Roman"/>
          <w:sz w:val="28"/>
          <w:szCs w:val="28"/>
          <w:rPrChange w:id="6047" w:author="Nguyen Toan" w:date="2018-05-14T18:09:00Z">
            <w:rPr>
              <w:del w:id="6048" w:author="Nguyen Toan" w:date="2018-05-14T18:06:00Z"/>
              <w:rFonts w:ascii="Times New Roman" w:hAnsi="Times New Roman" w:cs="Times New Roman"/>
              <w:i/>
              <w:color w:val="auto"/>
              <w:sz w:val="28"/>
              <w:szCs w:val="28"/>
            </w:rPr>
          </w:rPrChange>
        </w:rPr>
        <w:pPrChange w:id="6049" w:author="Nguyen Toan" w:date="2018-05-14T18:09:00Z">
          <w:pPr>
            <w:spacing w:line="288" w:lineRule="auto"/>
            <w:ind w:firstLine="720"/>
          </w:pPr>
        </w:pPrChange>
      </w:pPr>
      <w:bookmarkStart w:id="6050" w:name="_Toc511320663"/>
      <w:bookmarkStart w:id="6051" w:name="_Ref511971306"/>
      <w:bookmarkStart w:id="6052" w:name="_Ref512179611"/>
      <w:bookmarkStart w:id="6053" w:name="_Toc511326643"/>
      <w:bookmarkStart w:id="6054" w:name="_Toc511991201"/>
      <w:bookmarkStart w:id="6055" w:name="_Toc513325052"/>
      <w:del w:id="6056" w:author="Nguyen Toan" w:date="2018-05-14T18:07:00Z">
        <w:r w:rsidRPr="00942778" w:rsidDel="00A8515E">
          <w:rPr>
            <w:rFonts w:ascii="Times New Roman" w:eastAsia="Times New Roman" w:hAnsi="Times New Roman" w:cs="Times New Roman"/>
            <w:sz w:val="28"/>
            <w:szCs w:val="28"/>
            <w:rPrChange w:id="6057" w:author="Nguyen Toan" w:date="2018-05-14T18:09:00Z">
              <w:rPr>
                <w:rFonts w:ascii="Times New Roman" w:hAnsi="Times New Roman" w:cs="Times New Roman"/>
                <w:i/>
                <w:color w:val="auto"/>
                <w:sz w:val="28"/>
                <w:szCs w:val="28"/>
              </w:rPr>
            </w:rPrChange>
          </w:rPr>
          <w:delText xml:space="preserve">Hình </w:delText>
        </w:r>
      </w:del>
      <w:del w:id="6058" w:author="Nguyen Toan" w:date="2018-05-05T22:22:00Z">
        <w:r w:rsidR="00185199" w:rsidRPr="00942778" w:rsidDel="00BE0028">
          <w:rPr>
            <w:rFonts w:ascii="Times New Roman" w:eastAsia="Times New Roman" w:hAnsi="Times New Roman" w:cs="Times New Roman"/>
            <w:sz w:val="28"/>
            <w:szCs w:val="28"/>
            <w:rPrChange w:id="6059"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6060" w:author="Nguyen Toan" w:date="2018-05-14T18:09:00Z">
              <w:rPr>
                <w:rFonts w:ascii="Times New Roman" w:hAnsi="Times New Roman" w:cs="Times New Roman"/>
                <w:i/>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6061"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6062" w:author="Nguyen Toan" w:date="2018-05-14T18:09:00Z">
              <w:rPr>
                <w:rFonts w:ascii="Times New Roman" w:hAnsi="Times New Roman" w:cs="Times New Roman"/>
                <w:i/>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6063" w:author="Nguyen Toan" w:date="2018-05-14T18:09:00Z">
              <w:rPr>
                <w:rFonts w:ascii="Times New Roman" w:hAnsi="Times New Roman" w:cs="Times New Roman"/>
                <w:i/>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6064" w:author="Nguyen Toan" w:date="2018-05-14T18:09:00Z">
              <w:rPr>
                <w:rFonts w:ascii="Times New Roman" w:hAnsi="Times New Roman" w:cs="Times New Roman"/>
                <w:i/>
                <w:color w:val="auto"/>
                <w:sz w:val="28"/>
                <w:szCs w:val="28"/>
              </w:rPr>
            </w:rPrChange>
          </w:rPr>
          <w:delText>.</w:delText>
        </w:r>
        <w:r w:rsidR="00185199" w:rsidRPr="00942778" w:rsidDel="00BE0028">
          <w:rPr>
            <w:rFonts w:ascii="Times New Roman" w:eastAsia="Times New Roman" w:hAnsi="Times New Roman" w:cs="Times New Roman"/>
            <w:sz w:val="28"/>
            <w:szCs w:val="28"/>
            <w:rPrChange w:id="6065"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6066" w:author="Nguyen Toan" w:date="2018-05-14T18:09:00Z">
              <w:rPr>
                <w:rFonts w:ascii="Times New Roman" w:hAnsi="Times New Roman" w:cs="Times New Roman"/>
                <w:i/>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6067"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6068" w:author="Nguyen Toan" w:date="2018-05-14T18:09:00Z">
              <w:rPr>
                <w:rFonts w:ascii="Times New Roman" w:hAnsi="Times New Roman" w:cs="Times New Roman"/>
                <w:i/>
                <w:noProof/>
                <w:color w:val="auto"/>
                <w:sz w:val="28"/>
                <w:szCs w:val="28"/>
              </w:rPr>
            </w:rPrChange>
          </w:rPr>
          <w:delText>19</w:delText>
        </w:r>
        <w:r w:rsidR="00185199" w:rsidRPr="00942778" w:rsidDel="00BE0028">
          <w:rPr>
            <w:rFonts w:ascii="Times New Roman" w:eastAsia="Times New Roman" w:hAnsi="Times New Roman" w:cs="Times New Roman"/>
            <w:sz w:val="28"/>
            <w:szCs w:val="28"/>
            <w:rPrChange w:id="6069" w:author="Nguyen Toan" w:date="2018-05-14T18:09:00Z">
              <w:rPr>
                <w:rFonts w:ascii="Times New Roman" w:hAnsi="Times New Roman" w:cs="Times New Roman"/>
                <w:i/>
                <w:color w:val="auto"/>
                <w:sz w:val="28"/>
                <w:szCs w:val="28"/>
              </w:rPr>
            </w:rPrChange>
          </w:rPr>
          <w:fldChar w:fldCharType="end"/>
        </w:r>
      </w:del>
      <w:bookmarkEnd w:id="6050"/>
      <w:bookmarkEnd w:id="6051"/>
      <w:bookmarkEnd w:id="6052"/>
      <w:del w:id="6070" w:author="Nguyen Toan" w:date="2018-05-06T14:53:00Z">
        <w:r w:rsidR="00F95ED1" w:rsidRPr="00942778" w:rsidDel="00923CB2">
          <w:rPr>
            <w:rFonts w:ascii="Times New Roman" w:eastAsia="Times New Roman" w:hAnsi="Times New Roman" w:cs="Times New Roman"/>
            <w:sz w:val="28"/>
            <w:szCs w:val="28"/>
            <w:rPrChange w:id="6071" w:author="Nguyen Toan" w:date="2018-05-14T18:09:00Z">
              <w:rPr>
                <w:rFonts w:ascii="Times New Roman" w:hAnsi="Times New Roman" w:cs="Times New Roman"/>
                <w:i/>
                <w:color w:val="auto"/>
                <w:sz w:val="28"/>
                <w:szCs w:val="28"/>
              </w:rPr>
            </w:rPrChange>
          </w:rPr>
          <w:delText>.</w:delText>
        </w:r>
      </w:del>
      <w:del w:id="6072" w:author="Nguyen Toan" w:date="2018-05-14T18:07:00Z">
        <w:r w:rsidR="00A202A1" w:rsidRPr="00942778" w:rsidDel="00A8515E">
          <w:rPr>
            <w:rFonts w:ascii="Times New Roman" w:eastAsia="Times New Roman" w:hAnsi="Times New Roman" w:cs="Times New Roman"/>
            <w:sz w:val="28"/>
            <w:szCs w:val="28"/>
            <w:rPrChange w:id="6073" w:author="Nguyen Toan" w:date="2018-05-14T18:09:00Z">
              <w:rPr>
                <w:rFonts w:ascii="Times New Roman" w:hAnsi="Times New Roman" w:cs="Times New Roman"/>
                <w:i/>
                <w:color w:val="auto"/>
                <w:sz w:val="28"/>
                <w:szCs w:val="28"/>
              </w:rPr>
            </w:rPrChange>
          </w:rPr>
          <w:delText xml:space="preserve"> KiQ Hình \</w:delText>
        </w:r>
        <w:r w:rsidR="003150CD" w:rsidRPr="00942778" w:rsidDel="00A8515E">
          <w:rPr>
            <w:rFonts w:ascii="Times New Roman" w:eastAsia="Times New Roman" w:hAnsi="Times New Roman" w:cs="Times New Roman"/>
            <w:sz w:val="28"/>
            <w:szCs w:val="28"/>
            <w:rPrChange w:id="6074" w:author="Nguyen Toan" w:date="2018-05-14T18:09:00Z">
              <w:rPr>
                <w:rFonts w:ascii="Times New Roman" w:hAnsi="Times New Roman" w:cs="Times New Roman"/>
                <w:i/>
                <w:color w:val="auto"/>
                <w:sz w:val="28"/>
                <w:szCs w:val="28"/>
              </w:rPr>
            </w:rPrChange>
          </w:rPr>
          <w:delText>u</w:delText>
        </w:r>
        <w:r w:rsidR="00A202A1" w:rsidRPr="00942778" w:rsidDel="00A8515E">
          <w:rPr>
            <w:rFonts w:ascii="Times New Roman" w:eastAsia="Times New Roman" w:hAnsi="Times New Roman" w:cs="Times New Roman"/>
            <w:sz w:val="28"/>
            <w:szCs w:val="28"/>
            <w:rPrChange w:id="6075" w:author="Nguyen Toan" w:date="2018-05-14T18:09:00Z">
              <w:rPr>
                <w:rFonts w:ascii="Times New Roman" w:hAnsi="Times New Roman" w:cs="Times New Roman"/>
                <w:i/>
                <w:color w:val="auto"/>
                <w:sz w:val="28"/>
                <w:szCs w:val="28"/>
              </w:rPr>
            </w:rPrChange>
          </w:rPr>
          <w:delText>nit</w:delText>
        </w:r>
      </w:del>
      <w:bookmarkEnd w:id="6053"/>
      <w:bookmarkEnd w:id="6054"/>
      <w:bookmarkEnd w:id="6055"/>
    </w:p>
    <w:p w14:paraId="71A84C96" w14:textId="77777777" w:rsidR="00CB41BF" w:rsidRPr="00942778" w:rsidRDefault="00CB41BF" w:rsidP="00167E5A">
      <w:pPr>
        <w:pStyle w:val="NoSpacing"/>
        <w:rPr>
          <w:ins w:id="6076" w:author="Nguyen Toan" w:date="2018-05-14T18:06:00Z"/>
          <w:rPrChange w:id="6077" w:author="Nguyen Toan" w:date="2018-05-14T18:09:00Z">
            <w:rPr>
              <w:ins w:id="6078" w:author="Nguyen Toan" w:date="2018-05-14T18:06:00Z"/>
              <w:rFonts w:ascii="Times New Roman" w:eastAsia="Times New Roman" w:hAnsi="Times New Roman" w:cs="Times New Roman"/>
              <w:i w:val="0"/>
              <w:color w:val="auto"/>
              <w:sz w:val="28"/>
              <w:szCs w:val="28"/>
            </w:rPr>
          </w:rPrChange>
        </w:rPr>
        <w:pPrChange w:id="6079" w:author="Nguyen Toan" w:date="2018-05-14T18:09:00Z">
          <w:pPr>
            <w:pStyle w:val="Caption"/>
            <w:spacing w:line="288" w:lineRule="auto"/>
            <w:jc w:val="center"/>
          </w:pPr>
        </w:pPrChange>
      </w:pPr>
    </w:p>
    <w:p w14:paraId="06F158B0" w14:textId="77777777" w:rsidR="00396179" w:rsidRDefault="00396179" w:rsidP="00992928">
      <w:pPr>
        <w:pStyle w:val="Caption"/>
        <w:spacing w:line="288" w:lineRule="auto"/>
        <w:jc w:val="center"/>
        <w:rPr>
          <w:ins w:id="6080" w:author="Nguyen Toan" w:date="2018-05-14T18:07:00Z"/>
          <w:rFonts w:ascii="Times New Roman" w:eastAsia="Times New Roman" w:hAnsi="Times New Roman" w:cs="Times New Roman"/>
          <w:b/>
          <w:sz w:val="28"/>
          <w:szCs w:val="28"/>
        </w:rPr>
      </w:pPr>
      <w:bookmarkStart w:id="6081" w:name="_Toc513613729"/>
      <w:bookmarkStart w:id="6082" w:name="_GoBack"/>
      <w:bookmarkEnd w:id="6082"/>
      <w:ins w:id="6083" w:author="Nguyen Toan" w:date="2018-05-14T18:07:00Z">
        <w:r>
          <w:rPr>
            <w:rFonts w:ascii="Times New Roman" w:eastAsia="Times New Roman" w:hAnsi="Times New Roman" w:cs="Times New Roman"/>
            <w:b/>
            <w:sz w:val="28"/>
            <w:szCs w:val="28"/>
          </w:rPr>
          <w:br w:type="page"/>
        </w:r>
      </w:ins>
    </w:p>
    <w:p w14:paraId="256FBE64" w14:textId="6F28AFE8" w:rsidR="003E2AC3" w:rsidRPr="00966627" w:rsidDel="00992928" w:rsidRDefault="00F3318E">
      <w:pPr>
        <w:pStyle w:val="ListParagraph"/>
        <w:numPr>
          <w:ilvl w:val="2"/>
          <w:numId w:val="47"/>
        </w:numPr>
        <w:spacing w:after="120" w:line="288" w:lineRule="auto"/>
        <w:jc w:val="both"/>
        <w:outlineLvl w:val="2"/>
        <w:rPr>
          <w:del w:id="6084" w:author="Nguyen Toan" w:date="2018-05-14T18:06:00Z"/>
          <w:rFonts w:ascii="Times New Roman" w:eastAsia="Times New Roman" w:hAnsi="Times New Roman" w:cs="Times New Roman"/>
          <w:b/>
          <w:sz w:val="28"/>
          <w:szCs w:val="28"/>
        </w:rPr>
        <w:pPrChange w:id="6085" w:author="Nguyen Toan" w:date="2018-05-13T20:16:00Z">
          <w:pPr>
            <w:pStyle w:val="ListParagraph"/>
            <w:numPr>
              <w:ilvl w:val="2"/>
              <w:numId w:val="5"/>
            </w:numPr>
            <w:spacing w:before="240" w:after="120" w:line="288" w:lineRule="auto"/>
            <w:ind w:left="1440" w:hanging="720"/>
            <w:contextualSpacing w:val="0"/>
            <w:outlineLvl w:val="2"/>
          </w:pPr>
        </w:pPrChange>
      </w:pPr>
      <w:del w:id="6086" w:author="Nguyen Toan" w:date="2018-05-14T18:06:00Z">
        <w:r w:rsidRPr="00966627" w:rsidDel="00992928">
          <w:rPr>
            <w:rFonts w:ascii="Times New Roman" w:eastAsia="Times New Roman" w:hAnsi="Times New Roman" w:cs="Times New Roman"/>
            <w:b/>
            <w:sz w:val="28"/>
            <w:szCs w:val="28"/>
          </w:rPr>
          <w:lastRenderedPageBreak/>
          <w:delText xml:space="preserve">Xây </w:delText>
        </w:r>
      </w:del>
      <w:ins w:id="6087" w:author="LoanDT" w:date="2018-05-09T22:39:00Z">
        <w:del w:id="6088" w:author="Nguyen Toan" w:date="2018-05-14T18:06:00Z">
          <w:r w:rsidR="0085237F" w:rsidDel="00992928">
            <w:rPr>
              <w:rFonts w:ascii="Times New Roman" w:eastAsia="Times New Roman" w:hAnsi="Times New Roman" w:cs="Times New Roman"/>
              <w:b/>
              <w:sz w:val="28"/>
              <w:szCs w:val="28"/>
            </w:rPr>
            <w:delText xml:space="preserve">Sử </w:delText>
          </w:r>
        </w:del>
      </w:ins>
      <w:del w:id="6089" w:author="Nguyen Toan" w:date="2018-05-14T18:06:00Z">
        <w:r w:rsidRPr="00966627" w:rsidDel="00992928">
          <w:rPr>
            <w:rFonts w:ascii="Times New Roman" w:eastAsia="Times New Roman" w:hAnsi="Times New Roman" w:cs="Times New Roman"/>
            <w:b/>
            <w:sz w:val="28"/>
            <w:szCs w:val="28"/>
          </w:rPr>
          <w:delText>dự</w:delText>
        </w:r>
      </w:del>
      <w:ins w:id="6090" w:author="LoanDT" w:date="2018-05-10T23:21:00Z">
        <w:del w:id="6091" w:author="Nguyen Toan" w:date="2018-05-14T18:06:00Z">
          <w:r w:rsidR="0099246C" w:rsidDel="00992928">
            <w:rPr>
              <w:rFonts w:ascii="Times New Roman" w:eastAsia="Times New Roman" w:hAnsi="Times New Roman" w:cs="Times New Roman"/>
              <w:b/>
              <w:sz w:val="28"/>
              <w:szCs w:val="28"/>
            </w:rPr>
            <w:delText>ụ</w:delText>
          </w:r>
        </w:del>
      </w:ins>
      <w:del w:id="6092" w:author="Nguyen Toan" w:date="2018-05-14T18:06:00Z">
        <w:r w:rsidRPr="00966627" w:rsidDel="00992928">
          <w:rPr>
            <w:rFonts w:ascii="Times New Roman" w:eastAsia="Times New Roman" w:hAnsi="Times New Roman" w:cs="Times New Roman"/>
            <w:b/>
            <w:sz w:val="28"/>
            <w:szCs w:val="28"/>
          </w:rPr>
          <w:delText>ng thư viện AsenAPIDriver</w:delText>
        </w:r>
        <w:bookmarkEnd w:id="6081"/>
      </w:del>
    </w:p>
    <w:p w14:paraId="0BC3CAFC" w14:textId="09304BD8" w:rsidR="006822A8" w:rsidRPr="006822A8" w:rsidDel="005952DF" w:rsidRDefault="006822A8" w:rsidP="00966627">
      <w:pPr>
        <w:spacing w:after="120" w:line="288" w:lineRule="auto"/>
        <w:ind w:firstLine="567"/>
        <w:jc w:val="both"/>
        <w:rPr>
          <w:del w:id="6093" w:author="Nguyen Toan" w:date="2018-05-14T18:06:00Z"/>
          <w:rFonts w:ascii="Times New Roman" w:eastAsia="Times New Roman" w:hAnsi="Times New Roman" w:cs="Times New Roman"/>
          <w:sz w:val="28"/>
          <w:szCs w:val="28"/>
        </w:rPr>
      </w:pPr>
      <w:del w:id="6094" w:author="Nguyen Toan" w:date="2018-05-14T18:06:00Z">
        <w:r w:rsidRPr="006822A8" w:rsidDel="005952DF">
          <w:rPr>
            <w:rFonts w:ascii="Times New Roman" w:eastAsia="Times New Roman" w:hAnsi="Times New Roman" w:cs="Times New Roman"/>
            <w:sz w:val="28"/>
            <w:szCs w:val="28"/>
          </w:rPr>
          <w:delText xml:space="preserve">Bước </w:delText>
        </w:r>
        <w:r w:rsidRPr="00966627" w:rsidDel="005952DF">
          <w:rPr>
            <w:rFonts w:ascii="Times New Roman" w:hAnsi="Times New Roman" w:cs="Times New Roman"/>
            <w:sz w:val="28"/>
            <w:szCs w:val="28"/>
          </w:rPr>
          <w:delText>tiếp</w:delText>
        </w:r>
        <w:r w:rsidRPr="006822A8" w:rsidDel="005952DF">
          <w:rPr>
            <w:rFonts w:ascii="Times New Roman" w:eastAsia="Times New Roman" w:hAnsi="Times New Roman" w:cs="Times New Roman"/>
            <w:sz w:val="28"/>
            <w:szCs w:val="28"/>
          </w:rPr>
          <w:delTex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delText>
        </w:r>
      </w:del>
    </w:p>
    <w:p w14:paraId="714ED101" w14:textId="2B67FC66" w:rsidR="006822A8" w:rsidRPr="006822A8" w:rsidDel="005952DF" w:rsidRDefault="00D426BF" w:rsidP="00966627">
      <w:pPr>
        <w:spacing w:after="120" w:line="288" w:lineRule="auto"/>
        <w:ind w:firstLine="567"/>
        <w:jc w:val="both"/>
        <w:rPr>
          <w:del w:id="6095" w:author="Nguyen Toan" w:date="2018-05-14T18:06:00Z"/>
          <w:rFonts w:ascii="Times New Roman" w:eastAsia="Times New Roman" w:hAnsi="Times New Roman" w:cs="Times New Roman"/>
          <w:sz w:val="28"/>
          <w:szCs w:val="28"/>
        </w:rPr>
      </w:pPr>
      <w:del w:id="6096" w:author="Nguyen Toan" w:date="2018-05-14T18:06:00Z">
        <w:r w:rsidRPr="00D426BF" w:rsidDel="005952DF">
          <w:rPr>
            <w:rFonts w:ascii="Times New Roman" w:eastAsia="Times New Roman" w:hAnsi="Times New Roman" w:cs="Times New Roman"/>
            <w:sz w:val="28"/>
            <w:szCs w:val="28"/>
          </w:rPr>
          <w:fldChar w:fldCharType="begin"/>
        </w:r>
        <w:r w:rsidRPr="00D426BF" w:rsidDel="005952DF">
          <w:rPr>
            <w:rFonts w:ascii="Times New Roman" w:eastAsia="Times New Roman" w:hAnsi="Times New Roman" w:cs="Times New Roman"/>
            <w:sz w:val="28"/>
            <w:szCs w:val="28"/>
          </w:rPr>
          <w:delInstrText xml:space="preserve"> REF _Ref512179628 \h  \* MERGEFORMAT </w:delInstrText>
        </w:r>
        <w:r w:rsidRPr="00D426BF" w:rsidDel="005952DF">
          <w:rPr>
            <w:rFonts w:ascii="Times New Roman" w:eastAsia="Times New Roman" w:hAnsi="Times New Roman" w:cs="Times New Roman"/>
            <w:sz w:val="28"/>
            <w:szCs w:val="28"/>
          </w:rPr>
        </w:r>
        <w:r w:rsidRPr="00D426BF" w:rsidDel="005952DF">
          <w:rPr>
            <w:rFonts w:ascii="Times New Roman" w:eastAsia="Times New Roman" w:hAnsi="Times New Roman" w:cs="Times New Roman"/>
            <w:sz w:val="28"/>
            <w:szCs w:val="28"/>
          </w:rPr>
          <w:fldChar w:fldCharType="separate"/>
        </w:r>
      </w:del>
      <w:del w:id="6097"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3.20</w:delText>
        </w:r>
      </w:del>
      <w:del w:id="6098" w:author="Nguyen Toan" w:date="2018-05-14T18:06:00Z">
        <w:r w:rsidRPr="00D426BF" w:rsidDel="005952DF">
          <w:rPr>
            <w:rFonts w:ascii="Times New Roman" w:eastAsia="Times New Roman" w:hAnsi="Times New Roman" w:cs="Times New Roman"/>
            <w:sz w:val="28"/>
            <w:szCs w:val="28"/>
          </w:rPr>
          <w:fldChar w:fldCharType="end"/>
        </w:r>
        <w:r w:rsidRPr="00D426BF" w:rsidDel="005952DF">
          <w:rPr>
            <w:rFonts w:ascii="Times New Roman" w:eastAsia="Times New Roman" w:hAnsi="Times New Roman" w:cs="Times New Roman"/>
            <w:sz w:val="28"/>
            <w:szCs w:val="28"/>
          </w:rPr>
          <w:delText xml:space="preserve"> </w:delText>
        </w:r>
        <w:r w:rsidR="006822A8" w:rsidRPr="006822A8" w:rsidDel="005952DF">
          <w:rPr>
            <w:rFonts w:ascii="Times New Roman" w:eastAsia="Times New Roman" w:hAnsi="Times New Roman" w:cs="Times New Roman"/>
            <w:sz w:val="28"/>
            <w:szCs w:val="28"/>
          </w:rPr>
          <w:delText>ví dụ một tệp excel định nghĩa các ca kiểm thử</w:delText>
        </w:r>
      </w:del>
    </w:p>
    <w:p w14:paraId="256FDCC5" w14:textId="7E04E5CB" w:rsidR="006822A8" w:rsidDel="005952DF" w:rsidRDefault="006822A8" w:rsidP="006822A8">
      <w:pPr>
        <w:pStyle w:val="Caption"/>
        <w:keepNext/>
        <w:jc w:val="center"/>
        <w:rPr>
          <w:del w:id="6099" w:author="Nguyen Toan" w:date="2018-05-14T18:06:00Z"/>
        </w:rPr>
      </w:pPr>
      <w:del w:id="6100" w:author="Nguyen Toan" w:date="2018-05-14T18:06:00Z">
        <w:r w:rsidDel="005952DF">
          <w:rPr>
            <w:rFonts w:ascii="Times New Roman" w:hAnsi="Times New Roman" w:cs="Times New Roman"/>
            <w:i w:val="0"/>
            <w:noProof/>
            <w:color w:val="auto"/>
            <w:sz w:val="28"/>
            <w:szCs w:val="28"/>
            <w:lang w:val="en-US"/>
          </w:rPr>
          <w:drawing>
            <wp:inline distT="0" distB="0" distL="0" distR="0" wp14:anchorId="17FC626D" wp14:editId="5CE010E9">
              <wp:extent cx="4645314" cy="110776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del>
    </w:p>
    <w:p w14:paraId="21191A06" w14:textId="2FF95025" w:rsidR="001D674F" w:rsidDel="005952DF" w:rsidRDefault="006822A8" w:rsidP="006822A8">
      <w:pPr>
        <w:pStyle w:val="Caption"/>
        <w:jc w:val="center"/>
        <w:rPr>
          <w:del w:id="6101" w:author="Nguyen Toan" w:date="2018-05-14T18:06:00Z"/>
          <w:rFonts w:ascii="Times New Roman" w:hAnsi="Times New Roman" w:cs="Times New Roman"/>
          <w:i w:val="0"/>
          <w:color w:val="auto"/>
          <w:sz w:val="28"/>
          <w:szCs w:val="28"/>
        </w:rPr>
      </w:pPr>
      <w:bookmarkStart w:id="6102" w:name="_Ref512179628"/>
      <w:bookmarkStart w:id="6103" w:name="_Toc511991205"/>
      <w:bookmarkStart w:id="6104" w:name="_Toc513325053"/>
      <w:del w:id="6105" w:author="Nguyen Toan" w:date="2018-05-14T18:06:00Z">
        <w:r w:rsidRPr="006822A8" w:rsidDel="005952DF">
          <w:rPr>
            <w:rFonts w:ascii="Times New Roman" w:hAnsi="Times New Roman" w:cs="Times New Roman"/>
            <w:i w:val="0"/>
            <w:color w:val="auto"/>
            <w:sz w:val="28"/>
            <w:szCs w:val="28"/>
          </w:rPr>
          <w:delText xml:space="preserve">Hình </w:delText>
        </w:r>
      </w:del>
      <w:del w:id="6106"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20</w:delText>
        </w:r>
        <w:r w:rsidR="00185199" w:rsidDel="00BE0028">
          <w:rPr>
            <w:rFonts w:ascii="Times New Roman" w:hAnsi="Times New Roman" w:cs="Times New Roman"/>
            <w:i w:val="0"/>
            <w:color w:val="auto"/>
            <w:sz w:val="28"/>
            <w:szCs w:val="28"/>
          </w:rPr>
          <w:fldChar w:fldCharType="end"/>
        </w:r>
      </w:del>
      <w:bookmarkEnd w:id="6102"/>
      <w:del w:id="6107" w:author="Nguyen Toan" w:date="2018-05-06T14:53:00Z">
        <w:r w:rsidR="00802C9D" w:rsidDel="00D5050B">
          <w:rPr>
            <w:rFonts w:ascii="Times New Roman" w:hAnsi="Times New Roman" w:cs="Times New Roman"/>
            <w:i w:val="0"/>
            <w:color w:val="auto"/>
            <w:sz w:val="28"/>
            <w:szCs w:val="28"/>
          </w:rPr>
          <w:delText>.</w:delText>
        </w:r>
      </w:del>
      <w:del w:id="6108" w:author="Nguyen Toan" w:date="2018-05-14T18:06:00Z">
        <w:r w:rsidRPr="006822A8" w:rsidDel="005952DF">
          <w:rPr>
            <w:rFonts w:ascii="Times New Roman" w:hAnsi="Times New Roman" w:cs="Times New Roman"/>
            <w:i w:val="0"/>
            <w:color w:val="auto"/>
            <w:sz w:val="28"/>
            <w:szCs w:val="28"/>
          </w:rPr>
          <w:delText xml:space="preserve"> Ca kiểm thử đầu vào</w:delText>
        </w:r>
        <w:bookmarkEnd w:id="6103"/>
        <w:bookmarkEnd w:id="6104"/>
      </w:del>
    </w:p>
    <w:p w14:paraId="6BEC5BAE" w14:textId="69554292" w:rsidR="00433505" w:rsidRPr="00433505" w:rsidDel="005952DF" w:rsidRDefault="00871AAE" w:rsidP="00966627">
      <w:pPr>
        <w:spacing w:after="120" w:line="288" w:lineRule="auto"/>
        <w:ind w:firstLine="567"/>
        <w:jc w:val="both"/>
        <w:rPr>
          <w:del w:id="6109" w:author="Nguyen Toan" w:date="2018-05-14T18:06:00Z"/>
          <w:rFonts w:ascii="Times New Roman" w:eastAsia="Times New Roman" w:hAnsi="Times New Roman" w:cs="Times New Roman"/>
          <w:sz w:val="28"/>
          <w:szCs w:val="28"/>
        </w:rPr>
      </w:pPr>
      <w:del w:id="6110" w:author="Nguyen Toan" w:date="2018-05-14T18:06:00Z">
        <w:r w:rsidRPr="00871AAE" w:rsidDel="005952DF">
          <w:rPr>
            <w:rFonts w:ascii="Times New Roman" w:eastAsia="Times New Roman" w:hAnsi="Times New Roman" w:cs="Times New Roman"/>
            <w:sz w:val="28"/>
            <w:szCs w:val="28"/>
          </w:rPr>
          <w:fldChar w:fldCharType="begin"/>
        </w:r>
        <w:r w:rsidRPr="00871AAE" w:rsidDel="005952DF">
          <w:rPr>
            <w:rFonts w:ascii="Times New Roman" w:eastAsia="Times New Roman" w:hAnsi="Times New Roman" w:cs="Times New Roman"/>
            <w:sz w:val="28"/>
            <w:szCs w:val="28"/>
          </w:rPr>
          <w:delInstrText xml:space="preserve"> REF _Ref512179645 \h  \* MERGEFORMAT </w:delInstrText>
        </w:r>
        <w:r w:rsidRPr="00871AAE" w:rsidDel="005952DF">
          <w:rPr>
            <w:rFonts w:ascii="Times New Roman" w:eastAsia="Times New Roman" w:hAnsi="Times New Roman" w:cs="Times New Roman"/>
            <w:sz w:val="28"/>
            <w:szCs w:val="28"/>
          </w:rPr>
        </w:r>
        <w:r w:rsidRPr="00871AAE" w:rsidDel="005952DF">
          <w:rPr>
            <w:rFonts w:ascii="Times New Roman" w:eastAsia="Times New Roman" w:hAnsi="Times New Roman" w:cs="Times New Roman"/>
            <w:sz w:val="28"/>
            <w:szCs w:val="28"/>
          </w:rPr>
          <w:fldChar w:fldCharType="separate"/>
        </w:r>
      </w:del>
      <w:del w:id="611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3.21</w:delText>
        </w:r>
      </w:del>
      <w:del w:id="6112" w:author="Nguyen Toan" w:date="2018-05-14T18:06:00Z">
        <w:r w:rsidRPr="00871AAE" w:rsidDel="005952DF">
          <w:rPr>
            <w:rFonts w:ascii="Times New Roman" w:eastAsia="Times New Roman" w:hAnsi="Times New Roman" w:cs="Times New Roman"/>
            <w:sz w:val="28"/>
            <w:szCs w:val="28"/>
          </w:rPr>
          <w:fldChar w:fldCharType="end"/>
        </w:r>
        <w:r w:rsidRPr="00871AAE" w:rsidDel="005952DF">
          <w:rPr>
            <w:rFonts w:ascii="Times New Roman" w:eastAsia="Times New Roman" w:hAnsi="Times New Roman" w:cs="Times New Roman"/>
            <w:sz w:val="28"/>
            <w:szCs w:val="28"/>
          </w:rPr>
          <w:delText xml:space="preserve"> </w:delText>
        </w:r>
        <w:r w:rsidR="00433505" w:rsidRPr="00433505" w:rsidDel="005952DF">
          <w:rPr>
            <w:rFonts w:ascii="Times New Roman" w:eastAsia="Times New Roman" w:hAnsi="Times New Roman" w:cs="Times New Roman"/>
            <w:sz w:val="28"/>
            <w:szCs w:val="28"/>
          </w:rPr>
          <w:delText xml:space="preserve">mô tả ca kiểm thử được sinh từ các thông tin có được ở trên. Ca kiểm thử này sẽ kiểm tra kết quả trả về khi chạy luồng được định nghĩa trong tệp cấu hình. </w:delText>
        </w:r>
      </w:del>
    </w:p>
    <w:p w14:paraId="79DC5E2A" w14:textId="027788E3" w:rsidR="00433505" w:rsidDel="005952DF" w:rsidRDefault="00433505" w:rsidP="00433505">
      <w:pPr>
        <w:pStyle w:val="Caption"/>
        <w:keepNext/>
        <w:jc w:val="center"/>
        <w:rPr>
          <w:del w:id="6113" w:author="Nguyen Toan" w:date="2018-05-14T18:06:00Z"/>
        </w:rPr>
      </w:pPr>
      <w:del w:id="6114" w:author="Nguyen Toan" w:date="2018-05-14T18:06:00Z">
        <w:r w:rsidRPr="00990802" w:rsidDel="005952DF">
          <w:rPr>
            <w:rFonts w:ascii="Times New Roman" w:eastAsia="Times New Roman" w:hAnsi="Times New Roman" w:cs="Times New Roman"/>
            <w:noProof/>
            <w:sz w:val="28"/>
            <w:szCs w:val="28"/>
            <w:lang w:val="en-US"/>
          </w:rPr>
          <w:drawing>
            <wp:inline distT="0" distB="0" distL="0" distR="0" wp14:anchorId="34BD4248" wp14:editId="6386AC85">
              <wp:extent cx="4594638" cy="150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52">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del>
    </w:p>
    <w:p w14:paraId="4D9276A4" w14:textId="75DFA2B6" w:rsidR="0039768C" w:rsidRPr="00AE3AE5" w:rsidDel="005952DF" w:rsidRDefault="00433505" w:rsidP="00AE3AE5">
      <w:pPr>
        <w:pStyle w:val="Caption"/>
        <w:jc w:val="center"/>
        <w:rPr>
          <w:del w:id="6115" w:author="Nguyen Toan" w:date="2018-05-14T18:06:00Z"/>
          <w:rFonts w:ascii="Times New Roman" w:hAnsi="Times New Roman" w:cs="Times New Roman"/>
          <w:i w:val="0"/>
          <w:color w:val="auto"/>
          <w:sz w:val="28"/>
          <w:szCs w:val="28"/>
        </w:rPr>
      </w:pPr>
      <w:bookmarkStart w:id="6116" w:name="_Ref512179645"/>
      <w:bookmarkStart w:id="6117" w:name="_Toc511991206"/>
      <w:bookmarkStart w:id="6118" w:name="_Toc513325054"/>
      <w:del w:id="6119" w:author="Nguyen Toan" w:date="2018-05-14T18:06:00Z">
        <w:r w:rsidRPr="00433505" w:rsidDel="005952DF">
          <w:rPr>
            <w:rFonts w:ascii="Times New Roman" w:hAnsi="Times New Roman" w:cs="Times New Roman"/>
            <w:i w:val="0"/>
            <w:color w:val="auto"/>
            <w:sz w:val="28"/>
            <w:szCs w:val="28"/>
          </w:rPr>
          <w:delText xml:space="preserve">Hình </w:delText>
        </w:r>
      </w:del>
      <w:del w:id="6120"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21</w:delText>
        </w:r>
        <w:r w:rsidR="00185199" w:rsidDel="00BE0028">
          <w:rPr>
            <w:rFonts w:ascii="Times New Roman" w:hAnsi="Times New Roman" w:cs="Times New Roman"/>
            <w:i w:val="0"/>
            <w:color w:val="auto"/>
            <w:sz w:val="28"/>
            <w:szCs w:val="28"/>
          </w:rPr>
          <w:fldChar w:fldCharType="end"/>
        </w:r>
      </w:del>
      <w:bookmarkEnd w:id="6116"/>
      <w:del w:id="6121" w:author="Nguyen Toan" w:date="2018-05-06T14:53:00Z">
        <w:r w:rsidR="007E1332" w:rsidDel="008A7BAD">
          <w:rPr>
            <w:rFonts w:ascii="Times New Roman" w:hAnsi="Times New Roman" w:cs="Times New Roman"/>
            <w:i w:val="0"/>
            <w:color w:val="auto"/>
            <w:sz w:val="28"/>
            <w:szCs w:val="28"/>
          </w:rPr>
          <w:delText>.</w:delText>
        </w:r>
      </w:del>
      <w:del w:id="6122" w:author="Nguyen Toan" w:date="2018-05-14T18:06:00Z">
        <w:r w:rsidRPr="00433505" w:rsidDel="005952DF">
          <w:rPr>
            <w:rFonts w:ascii="Times New Roman" w:hAnsi="Times New Roman" w:cs="Times New Roman"/>
            <w:i w:val="0"/>
            <w:color w:val="auto"/>
            <w:sz w:val="28"/>
            <w:szCs w:val="28"/>
          </w:rPr>
          <w:delText xml:space="preserve"> Mã nguồn kiểm thử được tự động sinh </w:delText>
        </w:r>
      </w:del>
      <w:del w:id="6123" w:author="Nguyen Toan" w:date="2018-05-06T14:50:00Z">
        <w:r w:rsidRPr="00433505" w:rsidDel="00DC59CB">
          <w:rPr>
            <w:rFonts w:ascii="Times New Roman" w:hAnsi="Times New Roman" w:cs="Times New Roman"/>
            <w:i w:val="0"/>
            <w:color w:val="auto"/>
            <w:sz w:val="28"/>
            <w:szCs w:val="28"/>
          </w:rPr>
          <w:delText>ra từ công cụ</w:delText>
        </w:r>
      </w:del>
      <w:del w:id="6124" w:author="Nguyen Toan" w:date="2018-05-14T18:06:00Z">
        <w:r w:rsidRPr="00433505" w:rsidDel="005952DF">
          <w:rPr>
            <w:rFonts w:ascii="Times New Roman" w:hAnsi="Times New Roman" w:cs="Times New Roman"/>
            <w:i w:val="0"/>
            <w:color w:val="auto"/>
            <w:sz w:val="28"/>
            <w:szCs w:val="28"/>
          </w:rPr>
          <w:delText xml:space="preserve"> AsenAPIDriver</w:delText>
        </w:r>
        <w:bookmarkEnd w:id="6117"/>
        <w:bookmarkEnd w:id="6118"/>
      </w:del>
    </w:p>
    <w:p w14:paraId="06DE5802" w14:textId="0F261F76" w:rsidR="00993C7B" w:rsidRPr="00966627" w:rsidDel="005952DF" w:rsidRDefault="00993C7B" w:rsidP="00966627">
      <w:pPr>
        <w:pStyle w:val="ListParagraph"/>
        <w:numPr>
          <w:ilvl w:val="2"/>
          <w:numId w:val="5"/>
        </w:numPr>
        <w:spacing w:before="240" w:after="120" w:line="288" w:lineRule="auto"/>
        <w:ind w:left="0" w:firstLine="0"/>
        <w:contextualSpacing w:val="0"/>
        <w:outlineLvl w:val="2"/>
        <w:rPr>
          <w:del w:id="6125" w:author="Nguyen Toan" w:date="2018-05-14T18:06:00Z"/>
          <w:rFonts w:ascii="Times New Roman" w:eastAsia="Times New Roman" w:hAnsi="Times New Roman" w:cs="Times New Roman"/>
          <w:b/>
          <w:sz w:val="28"/>
          <w:szCs w:val="28"/>
        </w:rPr>
      </w:pPr>
      <w:bookmarkStart w:id="6126" w:name="_Toc513613730"/>
      <w:del w:id="6127" w:author="Nguyen Toan" w:date="2018-05-14T18:06:00Z">
        <w:r w:rsidRPr="00966627" w:rsidDel="005952DF">
          <w:rPr>
            <w:rFonts w:ascii="Times New Roman" w:eastAsia="Times New Roman" w:hAnsi="Times New Roman" w:cs="Times New Roman"/>
            <w:b/>
            <w:sz w:val="28"/>
            <w:szCs w:val="28"/>
          </w:rPr>
          <w:delText xml:space="preserve">Tích hợp AsenAPIDriver với </w:delText>
        </w:r>
        <w:r w:rsidR="00BF2EB3" w:rsidRPr="00966627" w:rsidDel="005952DF">
          <w:rPr>
            <w:rFonts w:ascii="Times New Roman" w:eastAsia="Times New Roman" w:hAnsi="Times New Roman" w:cs="Times New Roman"/>
            <w:b/>
            <w:sz w:val="28"/>
            <w:szCs w:val="28"/>
          </w:rPr>
          <w:delText>JUnit</w:delText>
        </w:r>
        <w:bookmarkEnd w:id="6126"/>
      </w:del>
    </w:p>
    <w:p w14:paraId="7CF098F4" w14:textId="6294BD01" w:rsidR="005912B0" w:rsidRPr="005A5BC4" w:rsidDel="005952DF" w:rsidRDefault="005912B0" w:rsidP="00966627">
      <w:pPr>
        <w:spacing w:after="120" w:line="288" w:lineRule="auto"/>
        <w:jc w:val="both"/>
        <w:rPr>
          <w:del w:id="6128" w:author="Nguyen Toan" w:date="2018-05-14T18:06:00Z"/>
          <w:rFonts w:ascii="Times New Roman" w:hAnsi="Times New Roman" w:cs="Times New Roman"/>
          <w:sz w:val="28"/>
          <w:szCs w:val="28"/>
          <w:lang w:val="en-US"/>
        </w:rPr>
      </w:pPr>
      <w:del w:id="6129" w:author="Nguyen Toan" w:date="2018-05-14T18:06:00Z">
        <w:r w:rsidRPr="00966627" w:rsidDel="005952DF">
          <w:rPr>
            <w:rFonts w:ascii="Times New Roman" w:eastAsia="Times New Roman" w:hAnsi="Times New Roman" w:cs="Times New Roman"/>
            <w:sz w:val="28"/>
            <w:szCs w:val="28"/>
          </w:rPr>
          <w:delText>Các</w:delText>
        </w:r>
        <w:r w:rsidDel="005952DF">
          <w:rPr>
            <w:rFonts w:ascii="Times New Roman" w:hAnsi="Times New Roman" w:cs="Times New Roman"/>
            <w:sz w:val="28"/>
            <w:szCs w:val="28"/>
          </w:rPr>
          <w:delText xml:space="preserve"> bước thực </w:delText>
        </w:r>
      </w:del>
      <w:ins w:id="6130" w:author="LoanDT" w:date="2018-05-09T22:41:00Z">
        <w:del w:id="6131" w:author="Nguyen Toan" w:date="2018-05-14T18:06:00Z">
          <w:r w:rsidR="00817DF8" w:rsidDel="005952DF">
            <w:rPr>
              <w:rFonts w:ascii="Times New Roman" w:hAnsi="Times New Roman" w:cs="Times New Roman"/>
              <w:sz w:val="28"/>
              <w:szCs w:val="28"/>
            </w:rPr>
            <w:delText>hiện sinh mã kiểm thử JUnit bằng AsenAPIDriver</w:delText>
          </w:r>
        </w:del>
      </w:ins>
      <w:del w:id="6132" w:author="Nguyen Toan" w:date="2018-05-14T18:06:00Z">
        <w:r w:rsidDel="005952DF">
          <w:rPr>
            <w:rFonts w:ascii="Times New Roman" w:hAnsi="Times New Roman" w:cs="Times New Roman"/>
            <w:sz w:val="28"/>
            <w:szCs w:val="28"/>
          </w:rPr>
          <w:delText xml:space="preserve">thi kiểm thử </w:delText>
        </w:r>
        <w:r w:rsidR="00622692" w:rsidDel="005952DF">
          <w:rPr>
            <w:rFonts w:ascii="Times New Roman" w:hAnsi="Times New Roman" w:cs="Times New Roman"/>
            <w:sz w:val="28"/>
            <w:szCs w:val="28"/>
          </w:rPr>
          <w:delText>JUnit</w:delText>
        </w:r>
        <w:r w:rsidDel="005952DF">
          <w:rPr>
            <w:rFonts w:ascii="Times New Roman" w:hAnsi="Times New Roman" w:cs="Times New Roman"/>
            <w:sz w:val="28"/>
            <w:szCs w:val="28"/>
          </w:rPr>
          <w:delText>:</w:delText>
        </w:r>
      </w:del>
    </w:p>
    <w:p w14:paraId="3528B729" w14:textId="1EC3172A" w:rsidR="00994B39" w:rsidRPr="00966627" w:rsidDel="005952DF" w:rsidRDefault="00647972" w:rsidP="00607AF2">
      <w:pPr>
        <w:spacing w:after="120" w:line="288" w:lineRule="auto"/>
        <w:jc w:val="both"/>
        <w:rPr>
          <w:del w:id="6133" w:author="Nguyen Toan" w:date="2018-05-14T18:06:00Z"/>
          <w:rFonts w:ascii="Times New Roman" w:eastAsia="Times New Roman" w:hAnsi="Times New Roman" w:cs="Times New Roman"/>
          <w:sz w:val="28"/>
          <w:szCs w:val="28"/>
        </w:rPr>
      </w:pPr>
      <w:del w:id="6134" w:author="Nguyen Toan" w:date="2018-05-14T18:06:00Z">
        <w:r w:rsidRPr="005A5BC4" w:rsidDel="005952DF">
          <w:rPr>
            <w:rFonts w:ascii="Times New Roman" w:hAnsi="Times New Roman" w:cs="Times New Roman"/>
            <w:sz w:val="28"/>
            <w:szCs w:val="28"/>
            <w:lang w:val="en-US"/>
          </w:rPr>
          <w:delText>B</w:delText>
        </w:r>
        <w:r w:rsidDel="005952DF">
          <w:rPr>
            <w:rFonts w:ascii="Times New Roman" w:hAnsi="Times New Roman" w:cs="Times New Roman"/>
            <w:sz w:val="28"/>
            <w:szCs w:val="28"/>
            <w:lang w:val="en-US"/>
          </w:rPr>
          <w:delText xml:space="preserve">ước </w:delText>
        </w:r>
        <w:r w:rsidR="00994B39" w:rsidRPr="00966627" w:rsidDel="005952DF">
          <w:rPr>
            <w:rFonts w:ascii="Times New Roman" w:eastAsia="Times New Roman" w:hAnsi="Times New Roman" w:cs="Times New Roman"/>
            <w:sz w:val="28"/>
            <w:szCs w:val="28"/>
          </w:rPr>
          <w:delText xml:space="preserve">1: </w:delText>
        </w:r>
      </w:del>
      <w:del w:id="6135" w:author="Nguyen Toan" w:date="2018-05-07T21:56:00Z">
        <w:r w:rsidR="00994B39" w:rsidRPr="00966627" w:rsidDel="00607AF2">
          <w:rPr>
            <w:rFonts w:ascii="Times New Roman" w:eastAsia="Times New Roman" w:hAnsi="Times New Roman" w:cs="Times New Roman"/>
            <w:sz w:val="28"/>
            <w:szCs w:val="28"/>
          </w:rPr>
          <w:delText xml:space="preserve">Vi thực thi kiểm thử ới động sinh ra từ công cụ </w:delText>
        </w:r>
        <w:r w:rsidRPr="00966627" w:rsidDel="00607AF2">
          <w:rPr>
            <w:rFonts w:ascii="Times New Roman" w:eastAsia="Times New Roman" w:hAnsi="Times New Roman" w:cs="Times New Roman"/>
            <w:sz w:val="28"/>
            <w:szCs w:val="28"/>
          </w:rPr>
          <w:delText>Bư Vi</w:delText>
        </w:r>
        <w:r w:rsidR="006C10A0" w:rsidRPr="00966627" w:rsidDel="00607AF2">
          <w:rPr>
            <w:rFonts w:ascii="Times New Roman" w:eastAsia="Times New Roman" w:hAnsi="Times New Roman" w:cs="Times New Roman"/>
            <w:sz w:val="28"/>
            <w:szCs w:val="28"/>
          </w:rPr>
          <w:delText>2:</w:delText>
        </w:r>
        <w:r w:rsidR="006C10A0" w:rsidRPr="005A5BC4" w:rsidDel="00607AF2">
          <w:rPr>
            <w:rFonts w:ascii="Times New Roman" w:hAnsi="Times New Roman" w:cs="Times New Roman"/>
            <w:sz w:val="28"/>
            <w:szCs w:val="28"/>
            <w:lang w:val="en-US"/>
          </w:rPr>
          <w:delText xml:space="preserve"> Chèn các ký pháp </w:delText>
        </w:r>
        <w:r w:rsidR="000641BD" w:rsidDel="00607AF2">
          <w:rPr>
            <w:rFonts w:ascii="Times New Roman" w:hAnsi="Times New Roman" w:cs="Times New Roman"/>
            <w:sz w:val="28"/>
            <w:szCs w:val="28"/>
            <w:lang w:val="en-US"/>
          </w:rPr>
          <w:delText>JUnit</w:delText>
        </w:r>
      </w:del>
      <w:del w:id="6136" w:author="Nguyen Toan" w:date="2018-05-14T18:06:00Z">
        <w:r w:rsidR="000641BD" w:rsidRPr="005A5BC4" w:rsidDel="005952DF">
          <w:rPr>
            <w:rFonts w:ascii="Times New Roman" w:hAnsi="Times New Roman" w:cs="Times New Roman"/>
            <w:sz w:val="28"/>
            <w:szCs w:val="28"/>
            <w:lang w:val="en-US"/>
          </w:rPr>
          <w:delText xml:space="preserve"> </w:delText>
        </w:r>
        <w:r w:rsidR="006C10A0" w:rsidRPr="005A5BC4" w:rsidDel="005952DF">
          <w:rPr>
            <w:rFonts w:ascii="Times New Roman" w:hAnsi="Times New Roman" w:cs="Times New Roman"/>
            <w:sz w:val="28"/>
            <w:szCs w:val="28"/>
            <w:lang w:val="en-US"/>
          </w:rPr>
          <w:delText>trong mã</w:delText>
        </w:r>
        <w:r w:rsidR="000A2DB1" w:rsidDel="005952DF">
          <w:rPr>
            <w:rFonts w:ascii="Times New Roman" w:hAnsi="Times New Roman" w:cs="Times New Roman"/>
            <w:sz w:val="28"/>
            <w:szCs w:val="28"/>
            <w:lang w:val="en-US"/>
          </w:rPr>
          <w:delText xml:space="preserve"> (</w:delText>
        </w:r>
        <w:r w:rsidR="00BD5A98" w:rsidRPr="00BD5A98" w:rsidDel="005952DF">
          <w:rPr>
            <w:rFonts w:ascii="Times New Roman" w:hAnsi="Times New Roman" w:cs="Times New Roman"/>
            <w:sz w:val="28"/>
            <w:szCs w:val="28"/>
            <w:lang w:val="en-US"/>
          </w:rPr>
          <w:fldChar w:fldCharType="begin"/>
        </w:r>
        <w:r w:rsidR="00BD5A98" w:rsidRPr="00BD5A98" w:rsidDel="005952DF">
          <w:rPr>
            <w:rFonts w:ascii="Times New Roman" w:hAnsi="Times New Roman" w:cs="Times New Roman"/>
            <w:sz w:val="28"/>
            <w:szCs w:val="28"/>
            <w:lang w:val="en-US"/>
          </w:rPr>
          <w:delInstrText xml:space="preserve"> REF _Ref512179668 \h  \* MERGEFORMAT </w:delInstrText>
        </w:r>
        <w:r w:rsidR="00BD5A98" w:rsidRPr="00BD5A98" w:rsidDel="005952DF">
          <w:rPr>
            <w:rFonts w:ascii="Times New Roman" w:hAnsi="Times New Roman" w:cs="Times New Roman"/>
            <w:sz w:val="28"/>
            <w:szCs w:val="28"/>
            <w:lang w:val="en-US"/>
          </w:rPr>
        </w:r>
        <w:r w:rsidR="00BD5A98" w:rsidRPr="00BD5A98" w:rsidDel="005952DF">
          <w:rPr>
            <w:rFonts w:ascii="Times New Roman" w:hAnsi="Times New Roman" w:cs="Times New Roman"/>
            <w:sz w:val="28"/>
            <w:szCs w:val="28"/>
            <w:lang w:val="en-US"/>
          </w:rPr>
          <w:fldChar w:fldCharType="separate"/>
        </w:r>
      </w:del>
      <w:del w:id="6137"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3.22</w:delText>
        </w:r>
      </w:del>
      <w:del w:id="6138" w:author="Nguyen Toan" w:date="2018-05-14T18:06:00Z">
        <w:r w:rsidR="00BD5A98" w:rsidRPr="00BD5A98" w:rsidDel="005952DF">
          <w:rPr>
            <w:rFonts w:ascii="Times New Roman" w:hAnsi="Times New Roman" w:cs="Times New Roman"/>
            <w:sz w:val="28"/>
            <w:szCs w:val="28"/>
            <w:lang w:val="en-US"/>
          </w:rPr>
          <w:fldChar w:fldCharType="end"/>
        </w:r>
      </w:del>
      <w:del w:id="6139" w:author="Nguyen Toan" w:date="2018-05-07T21:56:00Z">
        <w:r w:rsidR="00BD5A98" w:rsidDel="00227229">
          <w:rPr>
            <w:rFonts w:ascii="Times New Roman" w:hAnsi="Times New Roman" w:cs="Times New Roman"/>
            <w:sz w:val="28"/>
            <w:szCs w:val="28"/>
            <w:lang w:val="en-US"/>
          </w:rPr>
          <w:delText xml:space="preserve"> </w:delText>
        </w:r>
      </w:del>
      <w:del w:id="6140" w:author="Nguyen Toan" w:date="2018-05-14T18:06:00Z">
        <w:r w:rsidR="000A2DB1" w:rsidDel="005952DF">
          <w:rPr>
            <w:rFonts w:ascii="Times New Roman" w:hAnsi="Times New Roman" w:cs="Times New Roman"/>
            <w:sz w:val="28"/>
            <w:szCs w:val="28"/>
            <w:lang w:val="en-US"/>
          </w:rPr>
          <w:delText>)</w:delText>
        </w:r>
      </w:del>
    </w:p>
    <w:p w14:paraId="1762F825" w14:textId="1CABBECC" w:rsidR="001306B4" w:rsidDel="005952DF" w:rsidRDefault="00FD3E05">
      <w:pPr>
        <w:pStyle w:val="NoSpacing"/>
        <w:keepNext/>
        <w:spacing w:line="288" w:lineRule="auto"/>
        <w:jc w:val="center"/>
        <w:rPr>
          <w:del w:id="6141" w:author="Nguyen Toan" w:date="2018-05-14T18:06:00Z"/>
        </w:rPr>
        <w:pPrChange w:id="6142" w:author="Nguyen Toan" w:date="2018-05-05T22:55:00Z">
          <w:pPr>
            <w:pStyle w:val="NoSpacing"/>
            <w:keepNext/>
            <w:spacing w:line="288" w:lineRule="auto"/>
          </w:pPr>
        </w:pPrChange>
      </w:pPr>
      <w:del w:id="6143" w:author="Nguyen Toan" w:date="2018-05-14T18:06:00Z">
        <w:r w:rsidRPr="005A5BC4" w:rsidDel="005952DF">
          <w:rPr>
            <w:rFonts w:ascii="Times New Roman" w:hAnsi="Times New Roman" w:cs="Times New Roman"/>
            <w:noProof/>
            <w:sz w:val="28"/>
            <w:szCs w:val="28"/>
            <w:lang w:val="en-US"/>
          </w:rPr>
          <w:drawing>
            <wp:inline distT="0" distB="0" distL="0" distR="0" wp14:anchorId="6382B5D9" wp14:editId="6D5E9D0F">
              <wp:extent cx="4582762" cy="1884268"/>
              <wp:effectExtent l="0" t="0" r="8890" b="190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del>
    </w:p>
    <w:p w14:paraId="1FE7CC4E" w14:textId="219FB85C" w:rsidR="00FA6E54" w:rsidRPr="003C3695" w:rsidDel="001D0CD5" w:rsidRDefault="001306B4">
      <w:pPr>
        <w:pStyle w:val="Caption"/>
        <w:spacing w:line="288" w:lineRule="auto"/>
        <w:jc w:val="center"/>
        <w:rPr>
          <w:del w:id="6144" w:author="Nguyen Toan" w:date="2018-05-14T18:04:00Z"/>
          <w:rFonts w:ascii="Times New Roman" w:hAnsi="Times New Roman" w:cs="Times New Roman"/>
          <w:i w:val="0"/>
          <w:color w:val="auto"/>
          <w:sz w:val="28"/>
          <w:szCs w:val="28"/>
        </w:rPr>
      </w:pPr>
      <w:bookmarkStart w:id="6145" w:name="_Toc511320666"/>
      <w:bookmarkStart w:id="6146" w:name="_Ref511971579"/>
      <w:bookmarkStart w:id="6147" w:name="_Ref511971592"/>
      <w:bookmarkStart w:id="6148" w:name="_Ref512179668"/>
      <w:bookmarkStart w:id="6149" w:name="_Toc511326647"/>
      <w:bookmarkStart w:id="6150" w:name="_Toc511991207"/>
      <w:bookmarkStart w:id="6151" w:name="_Toc513325055"/>
      <w:del w:id="6152" w:author="Nguyen Toan" w:date="2018-05-14T18:06:00Z">
        <w:r w:rsidRPr="009E0038" w:rsidDel="005952DF">
          <w:rPr>
            <w:rFonts w:ascii="Times New Roman" w:hAnsi="Times New Roman" w:cs="Times New Roman"/>
            <w:i w:val="0"/>
            <w:color w:val="auto"/>
            <w:sz w:val="28"/>
            <w:szCs w:val="28"/>
          </w:rPr>
          <w:delText xml:space="preserve">Hình </w:delText>
        </w:r>
      </w:del>
      <w:del w:id="6153"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22</w:delText>
        </w:r>
        <w:r w:rsidR="00185199" w:rsidDel="00BE0028">
          <w:rPr>
            <w:rFonts w:ascii="Times New Roman" w:hAnsi="Times New Roman" w:cs="Times New Roman"/>
            <w:iCs w:val="0"/>
            <w:color w:val="auto"/>
            <w:sz w:val="28"/>
            <w:szCs w:val="28"/>
          </w:rPr>
          <w:fldChar w:fldCharType="end"/>
        </w:r>
      </w:del>
      <w:bookmarkEnd w:id="6145"/>
      <w:bookmarkEnd w:id="6146"/>
      <w:bookmarkEnd w:id="6147"/>
      <w:bookmarkEnd w:id="6148"/>
      <w:del w:id="6154" w:author="Nguyen Toan" w:date="2018-05-06T14:53:00Z">
        <w:r w:rsidR="00F60A25" w:rsidDel="00D34119">
          <w:rPr>
            <w:rFonts w:ascii="Times New Roman" w:hAnsi="Times New Roman" w:cs="Times New Roman"/>
            <w:i w:val="0"/>
            <w:color w:val="auto"/>
            <w:sz w:val="28"/>
            <w:szCs w:val="28"/>
          </w:rPr>
          <w:delText>.</w:delText>
        </w:r>
      </w:del>
      <w:del w:id="6155" w:author="Nguyen Toan" w:date="2018-05-14T18:06:00Z">
        <w:r w:rsidR="009E0038" w:rsidDel="005952DF">
          <w:rPr>
            <w:rFonts w:ascii="Times New Roman" w:hAnsi="Times New Roman" w:cs="Times New Roman"/>
            <w:i w:val="0"/>
            <w:color w:val="auto"/>
            <w:sz w:val="28"/>
            <w:szCs w:val="28"/>
          </w:rPr>
          <w:delText xml:space="preserve"> Chèn các ký </w:delText>
        </w:r>
        <w:r w:rsidR="009E0038" w:rsidRPr="00966627" w:rsidDel="005952DF">
          <w:rPr>
            <w:rFonts w:ascii="Times New Roman" w:hAnsi="Times New Roman" w:cs="Times New Roman"/>
            <w:i w:val="0"/>
            <w:iCs w:val="0"/>
            <w:color w:val="auto"/>
            <w:sz w:val="28"/>
            <w:szCs w:val="28"/>
          </w:rPr>
          <w:delText xml:space="preserve">pháp </w:delText>
        </w:r>
        <w:r w:rsidR="00F7164C" w:rsidRPr="00966627" w:rsidDel="005952DF">
          <w:rPr>
            <w:rFonts w:ascii="Times New Roman" w:hAnsi="Times New Roman" w:cs="Times New Roman"/>
            <w:i w:val="0"/>
            <w:iCs w:val="0"/>
            <w:color w:val="auto"/>
            <w:sz w:val="28"/>
            <w:szCs w:val="28"/>
            <w:lang w:val="en-US"/>
          </w:rPr>
          <w:delText>JUnit</w:delText>
        </w:r>
        <w:r w:rsidR="00F7164C" w:rsidRPr="00966627" w:rsidDel="005952DF">
          <w:rPr>
            <w:rFonts w:ascii="Times New Roman" w:hAnsi="Times New Roman" w:cs="Times New Roman"/>
            <w:i w:val="0"/>
            <w:color w:val="auto"/>
            <w:sz w:val="28"/>
            <w:szCs w:val="28"/>
            <w:lang w:val="en-US"/>
          </w:rPr>
          <w:delText xml:space="preserve"> </w:delText>
        </w:r>
        <w:r w:rsidR="009E0038" w:rsidRPr="00AC554D" w:rsidDel="005952DF">
          <w:rPr>
            <w:rFonts w:ascii="Times New Roman" w:hAnsi="Times New Roman" w:cs="Times New Roman"/>
            <w:i w:val="0"/>
            <w:color w:val="auto"/>
            <w:sz w:val="28"/>
            <w:szCs w:val="28"/>
          </w:rPr>
          <w:delText xml:space="preserve">trong </w:delText>
        </w:r>
        <w:r w:rsidR="009E0038" w:rsidDel="005952DF">
          <w:rPr>
            <w:rFonts w:ascii="Times New Roman" w:hAnsi="Times New Roman" w:cs="Times New Roman"/>
            <w:i w:val="0"/>
            <w:color w:val="auto"/>
            <w:sz w:val="28"/>
            <w:szCs w:val="28"/>
          </w:rPr>
          <w:delText>mã nguồn</w:delText>
        </w:r>
        <w:r w:rsidR="0050531B" w:rsidDel="005952DF">
          <w:rPr>
            <w:rFonts w:ascii="Times New Roman" w:hAnsi="Times New Roman" w:cs="Times New Roman"/>
            <w:i w:val="0"/>
            <w:color w:val="auto"/>
            <w:sz w:val="28"/>
            <w:szCs w:val="28"/>
          </w:rPr>
          <w:delText xml:space="preserve"> </w:delText>
        </w:r>
        <w:r w:rsidR="0050531B" w:rsidRPr="00D06934" w:rsidDel="005952DF">
          <w:rPr>
            <w:rFonts w:ascii="Times New Roman" w:hAnsi="Times New Roman" w:cs="Times New Roman"/>
            <w:i w:val="0"/>
            <w:color w:val="auto"/>
            <w:sz w:val="28"/>
            <w:szCs w:val="28"/>
          </w:rPr>
          <w:delText>kiểm th</w:delText>
        </w:r>
        <w:r w:rsidR="006E6D02" w:rsidRPr="00966627" w:rsidDel="005952DF">
          <w:rPr>
            <w:rFonts w:ascii="Times New Roman" w:hAnsi="Times New Roman" w:cs="Times New Roman"/>
            <w:i w:val="0"/>
            <w:color w:val="auto"/>
            <w:sz w:val="28"/>
            <w:szCs w:val="28"/>
            <w:lang w:val="vi-VN"/>
          </w:rPr>
          <w:delText>ử</w:delText>
        </w:r>
      </w:del>
      <w:bookmarkEnd w:id="6149"/>
      <w:bookmarkEnd w:id="6150"/>
      <w:bookmarkEnd w:id="6151"/>
    </w:p>
    <w:p w14:paraId="1A95904C" w14:textId="6D62F497" w:rsidR="007F65B5" w:rsidRPr="00966627" w:rsidDel="001D0CD5" w:rsidRDefault="00FA6E54" w:rsidP="001D0CD5">
      <w:pPr>
        <w:pStyle w:val="NoSpacing"/>
        <w:rPr>
          <w:del w:id="6156" w:author="Nguyen Toan" w:date="2018-05-14T18:04:00Z"/>
        </w:rPr>
        <w:pPrChange w:id="6157" w:author="Nguyen Toan" w:date="2018-05-14T18:04:00Z">
          <w:pPr>
            <w:pStyle w:val="ListParagraph"/>
            <w:numPr>
              <w:ilvl w:val="2"/>
              <w:numId w:val="5"/>
            </w:numPr>
            <w:spacing w:before="240" w:after="120" w:line="288" w:lineRule="auto"/>
            <w:ind w:left="1440" w:hanging="720"/>
            <w:contextualSpacing w:val="0"/>
            <w:outlineLvl w:val="2"/>
          </w:pPr>
        </w:pPrChange>
      </w:pPr>
      <w:bookmarkStart w:id="6158" w:name="_Toc513613731"/>
      <w:del w:id="6159" w:author="Nguyen Toan" w:date="2018-05-14T18:04:00Z">
        <w:r w:rsidRPr="00966627" w:rsidDel="0056656B">
          <w:delText>Sử dụng Maven để quản lý project</w:delText>
        </w:r>
        <w:bookmarkEnd w:id="6158"/>
      </w:del>
    </w:p>
    <w:p w14:paraId="76CD83C8" w14:textId="46F6CF12" w:rsidR="00994B39" w:rsidRPr="00966627" w:rsidDel="005952DF" w:rsidRDefault="007F65B5" w:rsidP="001D0CD5">
      <w:pPr>
        <w:spacing w:after="120" w:line="288" w:lineRule="auto"/>
        <w:ind w:firstLine="567"/>
        <w:rPr>
          <w:del w:id="6160" w:author="Nguyen Toan" w:date="2018-05-14T18:06:00Z"/>
          <w:rFonts w:ascii="Times New Roman" w:eastAsia="Times New Roman" w:hAnsi="Times New Roman" w:cs="Times New Roman"/>
          <w:sz w:val="28"/>
          <w:szCs w:val="28"/>
        </w:rPr>
        <w:pPrChange w:id="6161" w:author="Nguyen Toan" w:date="2018-05-14T18:04:00Z">
          <w:pPr>
            <w:spacing w:after="120" w:line="288" w:lineRule="auto"/>
            <w:ind w:firstLine="567"/>
            <w:jc w:val="both"/>
          </w:pPr>
        </w:pPrChange>
      </w:pPr>
      <w:del w:id="6162" w:author="Nguyen Toan" w:date="2018-05-14T18:06:00Z">
        <w:r w:rsidRPr="005A5BC4" w:rsidDel="005952DF">
          <w:rPr>
            <w:rFonts w:ascii="Times New Roman" w:hAnsi="Times New Roman" w:cs="Times New Roman"/>
            <w:sz w:val="28"/>
            <w:szCs w:val="28"/>
            <w:lang w:val="en-US"/>
          </w:rPr>
          <w:delText>Maven</w:delText>
        </w:r>
        <w:r w:rsidR="00903FF9" w:rsidDel="005952DF">
          <w:rPr>
            <w:rFonts w:ascii="Times New Roman" w:hAnsi="Times New Roman" w:cs="Times New Roman"/>
            <w:sz w:val="28"/>
            <w:szCs w:val="28"/>
            <w:lang w:val="en-US"/>
          </w:rPr>
          <w:delText xml:space="preserve"> là </w:delText>
        </w:r>
        <w:r w:rsidR="00140672" w:rsidDel="005952DF">
          <w:rPr>
            <w:rFonts w:ascii="Times New Roman" w:hAnsi="Times New Roman" w:cs="Times New Roman"/>
            <w:sz w:val="28"/>
            <w:szCs w:val="28"/>
            <w:lang w:val="en-US"/>
          </w:rPr>
          <w:delText>công cụ</w:delText>
        </w:r>
        <w:r w:rsidR="00903FF9" w:rsidDel="005952DF">
          <w:rPr>
            <w:rFonts w:ascii="Times New Roman" w:hAnsi="Times New Roman" w:cs="Times New Roman"/>
            <w:sz w:val="28"/>
            <w:szCs w:val="28"/>
            <w:lang w:val="en-US"/>
          </w:rPr>
          <w:delText xml:space="preserve"> q</w:delText>
        </w:r>
        <w:r w:rsidR="00994B39" w:rsidRPr="005A5BC4" w:rsidDel="005952DF">
          <w:rPr>
            <w:rFonts w:ascii="Times New Roman" w:hAnsi="Times New Roman" w:cs="Times New Roman"/>
            <w:sz w:val="28"/>
            <w:szCs w:val="28"/>
            <w:lang w:val="en-US"/>
          </w:rPr>
          <w:delText>uản lý mã nguồn</w:delText>
        </w:r>
        <w:r w:rsidR="00CD717D" w:rsidDel="005952DF">
          <w:rPr>
            <w:rFonts w:ascii="Times New Roman" w:hAnsi="Times New Roman" w:cs="Times New Roman"/>
            <w:sz w:val="28"/>
            <w:szCs w:val="28"/>
            <w:lang w:val="en-US"/>
          </w:rPr>
          <w:delText xml:space="preserve"> và</w:delText>
        </w:r>
        <w:r w:rsidR="00994B39" w:rsidRPr="005A5BC4" w:rsidDel="005952DF">
          <w:rPr>
            <w:rFonts w:ascii="Times New Roman" w:hAnsi="Times New Roman" w:cs="Times New Roman"/>
            <w:sz w:val="28"/>
            <w:szCs w:val="28"/>
            <w:lang w:val="en-US"/>
          </w:rPr>
          <w:delText xml:space="preserve"> thư viện phụ thuộc</w:delText>
        </w:r>
        <w:r w:rsidR="00CD717D" w:rsidDel="005952DF">
          <w:rPr>
            <w:rFonts w:ascii="Times New Roman" w:hAnsi="Times New Roman" w:cs="Times New Roman"/>
            <w:sz w:val="28"/>
            <w:szCs w:val="28"/>
            <w:lang w:val="en-US"/>
          </w:rPr>
          <w:delText xml:space="preserve"> một cách tự động. maven được sử </w:delText>
        </w:r>
        <w:r w:rsidR="00CD717D" w:rsidRPr="00966627" w:rsidDel="005952DF">
          <w:rPr>
            <w:rFonts w:ascii="Times New Roman" w:eastAsia="Times New Roman" w:hAnsi="Times New Roman" w:cs="Times New Roman"/>
            <w:sz w:val="28"/>
            <w:szCs w:val="28"/>
          </w:rPr>
          <w:delText>dmột cách tự động. maven được sử RMAT a từ công cụ AsenAPIDriverkiểm thử này sẽ kiểm tra kết quả</w:delText>
        </w:r>
        <w:r w:rsidR="009C3DE5" w:rsidRPr="00966627" w:rsidDel="005952DF">
          <w:rPr>
            <w:rFonts w:ascii="Times New Roman" w:eastAsia="Times New Roman" w:hAnsi="Times New Roman" w:cs="Times New Roman"/>
            <w:sz w:val="28"/>
            <w:szCs w:val="28"/>
          </w:rPr>
          <w:delText xml:space="preserve"> Maven đư tự động. mển với mục đích tương tự như Apache Ant.</w:delText>
        </w:r>
      </w:del>
    </w:p>
    <w:p w14:paraId="45457722" w14:textId="14F4DF9E" w:rsidR="006E794C" w:rsidRPr="00D264A0" w:rsidDel="005952DF" w:rsidRDefault="006E794C" w:rsidP="001D0CD5">
      <w:pPr>
        <w:spacing w:after="120" w:line="288" w:lineRule="auto"/>
        <w:ind w:firstLine="567"/>
        <w:rPr>
          <w:del w:id="6163" w:author="Nguyen Toan" w:date="2018-05-14T18:06:00Z"/>
          <w:rFonts w:ascii="Times New Roman" w:hAnsi="Times New Roman" w:cs="Times New Roman"/>
          <w:sz w:val="28"/>
          <w:szCs w:val="28"/>
          <w:lang w:val="en-US"/>
        </w:rPr>
        <w:pPrChange w:id="6164" w:author="Nguyen Toan" w:date="2018-05-14T18:04:00Z">
          <w:pPr>
            <w:spacing w:after="120" w:line="288" w:lineRule="auto"/>
            <w:ind w:firstLine="567"/>
            <w:jc w:val="both"/>
          </w:pPr>
        </w:pPrChange>
      </w:pPr>
      <w:del w:id="6165" w:author="Nguyen Toan" w:date="2018-05-14T18:06:00Z">
        <w:r w:rsidRPr="00966627" w:rsidDel="005952DF">
          <w:rPr>
            <w:rFonts w:ascii="Times New Roman" w:eastAsia="Times New Roman" w:hAnsi="Times New Roman" w:cs="Times New Roman"/>
            <w:sz w:val="28"/>
            <w:szCs w:val="28"/>
          </w:rPr>
          <w:delText xml:space="preserve">Maven hđư tự </w:delText>
        </w:r>
        <w:r w:rsidRPr="00FC2838" w:rsidDel="005952DF">
          <w:rPr>
            <w:rFonts w:ascii="Times New Roman" w:hAnsi="Times New Roman" w:cs="Times New Roman"/>
            <w:sz w:val="28"/>
            <w:szCs w:val="28"/>
            <w:lang w:val="en-US"/>
          </w:rPr>
          <w:delText>vi</w:delText>
        </w:r>
        <w:r w:rsidRPr="003D0427" w:rsidDel="005952DF">
          <w:rPr>
            <w:rFonts w:ascii="Times New Roman" w:hAnsi="Times New Roman" w:cs="Times New Roman"/>
            <w:sz w:val="28"/>
            <w:szCs w:val="28"/>
            <w:lang w:val="en-US"/>
          </w:rPr>
          <w:delText>ệ</w:delText>
        </w:r>
        <w:r w:rsidRPr="002C0536" w:rsidDel="005952DF">
          <w:rPr>
            <w:rFonts w:ascii="Times New Roman" w:hAnsi="Times New Roman" w:cs="Times New Roman"/>
            <w:sz w:val="28"/>
            <w:szCs w:val="28"/>
            <w:lang w:val="en-US"/>
          </w:rPr>
          <w:delText>c t</w:delText>
        </w:r>
        <w:r w:rsidRPr="00216141" w:rsidDel="005952DF">
          <w:rPr>
            <w:rFonts w:ascii="Times New Roman" w:hAnsi="Times New Roman" w:cs="Times New Roman"/>
            <w:sz w:val="28"/>
            <w:szCs w:val="28"/>
            <w:lang w:val="en-US"/>
          </w:rPr>
          <w:delText>ự</w:delText>
        </w:r>
        <w:r w:rsidRPr="004D6926" w:rsidDel="005952DF">
          <w:rPr>
            <w:rFonts w:ascii="Times New Roman" w:hAnsi="Times New Roman" w:cs="Times New Roman"/>
            <w:sz w:val="28"/>
            <w:szCs w:val="28"/>
            <w:lang w:val="en-US"/>
          </w:rPr>
          <w:delText xml:space="preserve"> đ</w:delText>
        </w:r>
        <w:r w:rsidRPr="00A817ED" w:rsidDel="005952DF">
          <w:rPr>
            <w:rFonts w:ascii="Times New Roman" w:hAnsi="Times New Roman" w:cs="Times New Roman"/>
            <w:sz w:val="28"/>
            <w:szCs w:val="28"/>
            <w:lang w:val="en-US"/>
          </w:rPr>
          <w:delText>ộ</w:delText>
        </w:r>
        <w:r w:rsidRPr="00D264A0" w:rsidDel="005952DF">
          <w:rPr>
            <w:rFonts w:ascii="Times New Roman" w:hAnsi="Times New Roman" w:cs="Times New Roman"/>
            <w:sz w:val="28"/>
            <w:szCs w:val="28"/>
            <w:lang w:val="en-US"/>
          </w:rPr>
          <w:delText>ng hóa quá trình quản lý dự án phần mềm như: khởi tạo, biên dịch, kiểm thử, đóng gói và triển khai sản phẩm.</w:delText>
        </w:r>
      </w:del>
    </w:p>
    <w:p w14:paraId="14F82759" w14:textId="30B8F5F1" w:rsidR="006E794C" w:rsidRPr="005A5BC4" w:rsidDel="005B172A" w:rsidRDefault="00610D19" w:rsidP="001D0CD5">
      <w:pPr>
        <w:spacing w:after="120" w:line="288" w:lineRule="auto"/>
        <w:ind w:firstLine="567"/>
        <w:rPr>
          <w:del w:id="6166" w:author="Nguyen Toan" w:date="2018-05-14T18:03:00Z"/>
          <w:rFonts w:ascii="Times New Roman" w:hAnsi="Times New Roman" w:cs="Times New Roman"/>
          <w:sz w:val="28"/>
          <w:szCs w:val="28"/>
          <w:lang w:val="en-US"/>
        </w:rPr>
        <w:pPrChange w:id="6167" w:author="Nguyen Toan" w:date="2018-05-14T18:04:00Z">
          <w:pPr>
            <w:spacing w:after="120" w:line="288" w:lineRule="auto"/>
            <w:ind w:firstLine="567"/>
            <w:jc w:val="both"/>
          </w:pPr>
        </w:pPrChange>
      </w:pPr>
      <w:del w:id="6168" w:author="Nguyen Toan" w:date="2018-05-14T18:03:00Z">
        <w:r w:rsidRPr="00D264A0" w:rsidDel="005B172A">
          <w:rPr>
            <w:rFonts w:ascii="Times New Roman" w:hAnsi="Times New Roman" w:cs="Times New Roman"/>
            <w:sz w:val="28"/>
            <w:szCs w:val="28"/>
            <w:lang w:val="en-US"/>
          </w:rPr>
          <w:delText>Maven được phát triển bằng ngôn ngữ Java và chạy trên được nhiều nển tảng khác nhau như Windows, Linux, Mac OS…</w:delText>
        </w:r>
        <w:r w:rsidR="00BF051B" w:rsidRPr="003D0427" w:rsidDel="005B172A">
          <w:rPr>
            <w:rFonts w:ascii="Times New Roman" w:hAnsi="Times New Roman" w:cs="Times New Roman"/>
            <w:sz w:val="28"/>
            <w:szCs w:val="28"/>
            <w:lang w:val="en-US"/>
          </w:rPr>
          <w:fldChar w:fldCharType="begin"/>
        </w:r>
        <w:r w:rsidR="00BF051B" w:rsidRPr="00D264A0" w:rsidDel="005B172A">
          <w:rPr>
            <w:rFonts w:ascii="Times New Roman" w:hAnsi="Times New Roman" w:cs="Times New Roman"/>
            <w:sz w:val="28"/>
            <w:szCs w:val="28"/>
            <w:lang w:val="en-US"/>
          </w:rPr>
          <w:delInstrText xml:space="preserve"> REF _Ref512179726 \h  \* MERGEFORMAT </w:delInstrText>
        </w:r>
        <w:r w:rsidR="00BF051B" w:rsidRPr="003D0427" w:rsidDel="005B172A">
          <w:rPr>
            <w:rFonts w:ascii="Times New Roman" w:hAnsi="Times New Roman" w:cs="Times New Roman"/>
            <w:sz w:val="28"/>
            <w:szCs w:val="28"/>
            <w:lang w:val="en-US"/>
          </w:rPr>
        </w:r>
        <w:r w:rsidR="00BF051B" w:rsidRPr="003D0427" w:rsidDel="005B172A">
          <w:rPr>
            <w:rFonts w:ascii="Times New Roman" w:hAnsi="Times New Roman" w:cs="Times New Roman"/>
            <w:sz w:val="28"/>
            <w:szCs w:val="28"/>
            <w:lang w:val="en-US"/>
          </w:rPr>
          <w:fldChar w:fldCharType="separate"/>
        </w:r>
      </w:del>
      <w:del w:id="6169" w:author="Nguyen Toan" w:date="2018-05-05T22:57:00Z">
        <w:r w:rsidR="00E6465F" w:rsidRPr="00966627" w:rsidDel="00351C8D">
          <w:rPr>
            <w:rFonts w:ascii="Times New Roman" w:hAnsi="Times New Roman" w:cs="Times New Roman"/>
            <w:sz w:val="28"/>
            <w:szCs w:val="28"/>
            <w:lang w:val="en-US"/>
          </w:rPr>
          <w:delText>Hình 3.23</w:delText>
        </w:r>
      </w:del>
      <w:del w:id="6170" w:author="Nguyen Toan" w:date="2018-05-14T18:03:00Z">
        <w:r w:rsidR="00BF051B" w:rsidRPr="003D0427" w:rsidDel="005B172A">
          <w:rPr>
            <w:rFonts w:ascii="Times New Roman" w:hAnsi="Times New Roman" w:cs="Times New Roman"/>
            <w:sz w:val="28"/>
            <w:szCs w:val="28"/>
            <w:lang w:val="en-US"/>
          </w:rPr>
          <w:fldChar w:fldCharType="end"/>
        </w:r>
        <w:r w:rsidR="00B40ACC" w:rsidRPr="00FC2838" w:rsidDel="005B172A">
          <w:rPr>
            <w:rFonts w:ascii="Times New Roman" w:hAnsi="Times New Roman" w:cs="Times New Roman"/>
            <w:sz w:val="28"/>
            <w:szCs w:val="28"/>
            <w:lang w:val="en-US"/>
          </w:rPr>
          <w:delText xml:space="preserve"> th</w:delText>
        </w:r>
        <w:r w:rsidR="00B40ACC" w:rsidRPr="003D0427" w:rsidDel="005B172A">
          <w:rPr>
            <w:rFonts w:ascii="Times New Roman" w:hAnsi="Times New Roman" w:cs="Times New Roman"/>
            <w:sz w:val="28"/>
            <w:szCs w:val="28"/>
            <w:lang w:val="en-US"/>
          </w:rPr>
          <w:delText>ể</w:delText>
        </w:r>
        <w:r w:rsidR="00B40ACC" w:rsidRPr="002C0536" w:rsidDel="005B172A">
          <w:rPr>
            <w:rFonts w:ascii="Times New Roman" w:hAnsi="Times New Roman" w:cs="Times New Roman"/>
            <w:sz w:val="28"/>
            <w:szCs w:val="28"/>
            <w:lang w:val="en-US"/>
          </w:rPr>
          <w:delText xml:space="preserve"> hiện c</w:delText>
        </w:r>
        <w:r w:rsidR="00B40ACC" w:rsidRPr="00216141" w:rsidDel="005B172A">
          <w:rPr>
            <w:rFonts w:ascii="Times New Roman" w:hAnsi="Times New Roman" w:cs="Times New Roman"/>
            <w:sz w:val="28"/>
            <w:szCs w:val="28"/>
            <w:lang w:val="en-US"/>
          </w:rPr>
          <w:delText>ấ</w:delText>
        </w:r>
        <w:r w:rsidR="00B40ACC" w:rsidRPr="004D6926" w:rsidDel="005B172A">
          <w:rPr>
            <w:rFonts w:ascii="Times New Roman" w:hAnsi="Times New Roman" w:cs="Times New Roman"/>
            <w:sz w:val="28"/>
            <w:szCs w:val="28"/>
            <w:lang w:val="en-US"/>
          </w:rPr>
          <w:delText xml:space="preserve">u hình Maven </w:delText>
        </w:r>
      </w:del>
      <w:ins w:id="6171" w:author="LoanDT" w:date="2018-05-11T23:05:00Z">
        <w:del w:id="6172" w:author="Nguyen Toan" w:date="2018-05-14T18:03:00Z">
          <w:r w:rsidR="00DF10F5" w:rsidDel="005B172A">
            <w:rPr>
              <w:rFonts w:ascii="Times New Roman" w:hAnsi="Times New Roman" w:cs="Times New Roman"/>
              <w:sz w:val="28"/>
              <w:szCs w:val="28"/>
              <w:lang w:val="en-US"/>
            </w:rPr>
            <w:delText xml:space="preserve"> trên ứng dụng MuleESB được kiểm thử</w:delText>
          </w:r>
        </w:del>
      </w:ins>
      <w:del w:id="6173" w:author="Nguyen Toan" w:date="2018-05-14T18:03:00Z">
        <w:r w:rsidR="00B40ACC" w:rsidRPr="004D6926" w:rsidDel="005B172A">
          <w:rPr>
            <w:rFonts w:ascii="Times New Roman" w:hAnsi="Times New Roman" w:cs="Times New Roman"/>
            <w:sz w:val="28"/>
            <w:szCs w:val="28"/>
            <w:lang w:val="en-US"/>
          </w:rPr>
          <w:delText>để qu</w:delText>
        </w:r>
        <w:r w:rsidR="00B40ACC" w:rsidRPr="00A817ED" w:rsidDel="005B172A">
          <w:rPr>
            <w:rFonts w:ascii="Times New Roman" w:hAnsi="Times New Roman" w:cs="Times New Roman"/>
            <w:sz w:val="28"/>
            <w:szCs w:val="28"/>
            <w:lang w:val="en-US"/>
          </w:rPr>
          <w:delText>ả</w:delText>
        </w:r>
        <w:r w:rsidR="00B40ACC" w:rsidRPr="00D264A0" w:rsidDel="005B172A">
          <w:rPr>
            <w:rFonts w:ascii="Times New Roman" w:hAnsi="Times New Roman" w:cs="Times New Roman"/>
            <w:sz w:val="28"/>
            <w:szCs w:val="28"/>
            <w:lang w:val="en-US"/>
          </w:rPr>
          <w:delText>n lý dự án phần mềm</w:delText>
        </w:r>
        <w:r w:rsidR="00BB2B4A" w:rsidDel="005B172A">
          <w:rPr>
            <w:rFonts w:ascii="Times New Roman" w:hAnsi="Times New Roman" w:cs="Times New Roman"/>
            <w:sz w:val="28"/>
            <w:szCs w:val="28"/>
            <w:lang w:val="en-US"/>
          </w:rPr>
          <w:delText>.</w:delText>
        </w:r>
      </w:del>
    </w:p>
    <w:p w14:paraId="0F0A4C90" w14:textId="55D4B219" w:rsidR="001306B4" w:rsidDel="005B172A" w:rsidRDefault="007F65B5" w:rsidP="001D0CD5">
      <w:pPr>
        <w:keepNext/>
        <w:spacing w:line="288" w:lineRule="auto"/>
        <w:rPr>
          <w:del w:id="6174" w:author="Nguyen Toan" w:date="2018-05-14T18:03:00Z"/>
        </w:rPr>
        <w:pPrChange w:id="6175" w:author="Nguyen Toan" w:date="2018-05-14T18:04:00Z">
          <w:pPr>
            <w:keepNext/>
            <w:spacing w:line="288" w:lineRule="auto"/>
          </w:pPr>
        </w:pPrChange>
      </w:pPr>
      <w:del w:id="6176" w:author="Nguyen Toan" w:date="2018-05-14T18:03:00Z">
        <w:r w:rsidRPr="005A5BC4" w:rsidDel="005B172A">
          <w:rPr>
            <w:rFonts w:ascii="Times New Roman" w:hAnsi="Times New Roman" w:cs="Times New Roman"/>
            <w:noProof/>
            <w:sz w:val="28"/>
            <w:szCs w:val="28"/>
            <w:lang w:val="en-US"/>
          </w:rPr>
          <w:drawing>
            <wp:inline distT="0" distB="0" distL="0" distR="0" wp14:anchorId="31F515F5" wp14:editId="0A583CE7">
              <wp:extent cx="4899034" cy="1608290"/>
              <wp:effectExtent l="0" t="0" r="0" b="0"/>
              <wp:docPr id="36"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del>
    </w:p>
    <w:p w14:paraId="55068470" w14:textId="11336CCB" w:rsidR="00DA10D2" w:rsidDel="005952DF" w:rsidRDefault="001306B4" w:rsidP="001D0CD5">
      <w:pPr>
        <w:pStyle w:val="Caption"/>
        <w:spacing w:line="288" w:lineRule="auto"/>
        <w:jc w:val="center"/>
        <w:rPr>
          <w:ins w:id="6177" w:author="LoanDT" w:date="2018-05-11T23:05:00Z"/>
          <w:del w:id="6178" w:author="Nguyen Toan" w:date="2018-05-14T18:06:00Z"/>
          <w:rFonts w:ascii="Times New Roman" w:hAnsi="Times New Roman" w:cs="Times New Roman"/>
          <w:i w:val="0"/>
          <w:color w:val="auto"/>
          <w:sz w:val="28"/>
          <w:szCs w:val="28"/>
        </w:rPr>
        <w:pPrChange w:id="6179" w:author="Nguyen Toan" w:date="2018-05-14T18:04:00Z">
          <w:pPr>
            <w:pStyle w:val="Caption"/>
            <w:spacing w:line="288" w:lineRule="auto"/>
            <w:jc w:val="center"/>
          </w:pPr>
        </w:pPrChange>
      </w:pPr>
      <w:bookmarkStart w:id="6180" w:name="_Toc511320669"/>
      <w:bookmarkStart w:id="6181" w:name="_Ref511971653"/>
      <w:bookmarkStart w:id="6182" w:name="_Ref512179726"/>
      <w:bookmarkStart w:id="6183" w:name="_Toc511326650"/>
      <w:bookmarkStart w:id="6184" w:name="_Toc511991210"/>
      <w:bookmarkStart w:id="6185" w:name="_Toc513325056"/>
      <w:del w:id="6186" w:author="Nguyen Toan" w:date="2018-05-14T18:03:00Z">
        <w:r w:rsidRPr="00A842FE" w:rsidDel="005B172A">
          <w:rPr>
            <w:rFonts w:ascii="Times New Roman" w:hAnsi="Times New Roman" w:cs="Times New Roman"/>
            <w:i w:val="0"/>
            <w:color w:val="auto"/>
            <w:sz w:val="28"/>
            <w:szCs w:val="28"/>
          </w:rPr>
          <w:delText xml:space="preserve">Hình </w:delText>
        </w:r>
      </w:del>
      <w:del w:id="6187"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23</w:delText>
        </w:r>
        <w:r w:rsidR="00185199" w:rsidDel="00BE0028">
          <w:rPr>
            <w:rFonts w:ascii="Times New Roman" w:hAnsi="Times New Roman" w:cs="Times New Roman"/>
            <w:i w:val="0"/>
            <w:color w:val="auto"/>
            <w:sz w:val="28"/>
            <w:szCs w:val="28"/>
          </w:rPr>
          <w:fldChar w:fldCharType="end"/>
        </w:r>
      </w:del>
      <w:bookmarkEnd w:id="6180"/>
      <w:bookmarkEnd w:id="6181"/>
      <w:bookmarkEnd w:id="6182"/>
      <w:del w:id="6188" w:author="Nguyen Toan" w:date="2018-05-06T14:53:00Z">
        <w:r w:rsidR="007E1332" w:rsidDel="00482537">
          <w:rPr>
            <w:rFonts w:ascii="Times New Roman" w:hAnsi="Times New Roman" w:cs="Times New Roman"/>
            <w:i w:val="0"/>
            <w:color w:val="auto"/>
            <w:sz w:val="28"/>
            <w:szCs w:val="28"/>
          </w:rPr>
          <w:delText>.</w:delText>
        </w:r>
      </w:del>
      <w:del w:id="6189" w:author="Nguyen Toan" w:date="2018-05-14T18:03:00Z">
        <w:r w:rsidR="00A842FE" w:rsidDel="005B172A">
          <w:rPr>
            <w:rFonts w:ascii="Times New Roman" w:hAnsi="Times New Roman" w:cs="Times New Roman"/>
            <w:i w:val="0"/>
            <w:color w:val="auto"/>
            <w:sz w:val="28"/>
            <w:szCs w:val="28"/>
          </w:rPr>
          <w:delText xml:space="preserve"> Quản lý mã nguồn</w:delText>
        </w:r>
      </w:del>
      <w:ins w:id="6190" w:author="LoanDT" w:date="2018-05-11T23:05:00Z">
        <w:del w:id="6191" w:author="Nguyen Toan" w:date="2018-05-14T18:03:00Z">
          <w:r w:rsidR="007F27C4" w:rsidDel="005B172A">
            <w:rPr>
              <w:rFonts w:ascii="Times New Roman" w:hAnsi="Times New Roman" w:cs="Times New Roman"/>
              <w:i w:val="0"/>
              <w:color w:val="auto"/>
              <w:sz w:val="28"/>
              <w:szCs w:val="28"/>
            </w:rPr>
            <w:delText xml:space="preserve"> ứng dụng MuleESB</w:delText>
          </w:r>
        </w:del>
      </w:ins>
      <w:del w:id="6192" w:author="Nguyen Toan" w:date="2018-05-14T18:03:00Z">
        <w:r w:rsidR="00A842FE" w:rsidDel="005B172A">
          <w:rPr>
            <w:rFonts w:ascii="Times New Roman" w:hAnsi="Times New Roman" w:cs="Times New Roman"/>
            <w:i w:val="0"/>
            <w:color w:val="auto"/>
            <w:sz w:val="28"/>
            <w:szCs w:val="28"/>
          </w:rPr>
          <w:delText xml:space="preserve"> sử dụng Maven</w:delText>
        </w:r>
      </w:del>
      <w:bookmarkEnd w:id="6183"/>
      <w:bookmarkEnd w:id="6184"/>
      <w:bookmarkEnd w:id="6185"/>
    </w:p>
    <w:p w14:paraId="18A167D4" w14:textId="271908D1" w:rsidR="002F7688" w:rsidRPr="00A33F95" w:rsidDel="00992928" w:rsidRDefault="00D43CB1">
      <w:pPr>
        <w:pStyle w:val="ListParagraph"/>
        <w:numPr>
          <w:ilvl w:val="2"/>
          <w:numId w:val="47"/>
        </w:numPr>
        <w:spacing w:after="120" w:line="288" w:lineRule="auto"/>
        <w:jc w:val="both"/>
        <w:outlineLvl w:val="2"/>
        <w:rPr>
          <w:del w:id="6193" w:author="Nguyen Toan" w:date="2018-05-14T18:06:00Z"/>
          <w:rFonts w:ascii="Times New Roman" w:hAnsi="Times New Roman" w:cs="Times New Roman"/>
          <w:b/>
          <w:i/>
          <w:sz w:val="28"/>
          <w:szCs w:val="28"/>
          <w:rPrChange w:id="6194" w:author="LoanDT" w:date="2018-05-11T23:07:00Z">
            <w:rPr>
              <w:del w:id="6195" w:author="Nguyen Toan" w:date="2018-05-14T18:06:00Z"/>
              <w:rFonts w:ascii="Times New Roman" w:hAnsi="Times New Roman" w:cs="Times New Roman"/>
              <w:i w:val="0"/>
              <w:color w:val="auto"/>
              <w:sz w:val="28"/>
              <w:szCs w:val="28"/>
            </w:rPr>
          </w:rPrChange>
        </w:rPr>
        <w:pPrChange w:id="6196" w:author="Nguyen Toan" w:date="2018-05-13T20:16:00Z">
          <w:pPr>
            <w:pStyle w:val="Caption"/>
            <w:spacing w:line="288" w:lineRule="auto"/>
            <w:jc w:val="center"/>
          </w:pPr>
        </w:pPrChange>
      </w:pPr>
      <w:ins w:id="6197" w:author="LoanDT" w:date="2018-05-11T23:06:00Z">
        <w:del w:id="6198" w:author="Nguyen Toan" w:date="2018-05-14T18:06:00Z">
          <w:r w:rsidRPr="00A33F95" w:rsidDel="00992928">
            <w:rPr>
              <w:rFonts w:ascii="Times New Roman" w:eastAsia="Times New Roman" w:hAnsi="Times New Roman" w:cs="Times New Roman"/>
              <w:b/>
              <w:sz w:val="28"/>
              <w:szCs w:val="28"/>
              <w:rPrChange w:id="6199" w:author="LoanDT" w:date="2018-05-11T23:07:00Z">
                <w:rPr>
                  <w:i w:val="0"/>
                  <w:iCs w:val="0"/>
                </w:rPr>
              </w:rPrChange>
            </w:rPr>
            <w:delText>T</w:delText>
          </w:r>
          <w:r w:rsidRPr="00A33F95" w:rsidDel="00992928">
            <w:rPr>
              <w:rFonts w:ascii="Times New Roman" w:eastAsia="Calibri" w:hAnsi="Times New Roman" w:cs="Times New Roman"/>
              <w:b/>
              <w:sz w:val="28"/>
              <w:szCs w:val="28"/>
              <w:rPrChange w:id="6200" w:author="LoanDT" w:date="2018-05-11T23:07:00Z">
                <w:rPr>
                  <w:i w:val="0"/>
                  <w:iCs w:val="0"/>
                </w:rPr>
              </w:rPrChange>
            </w:rPr>
            <w:delText>ích</w:delText>
          </w:r>
          <w:r w:rsidRPr="00A33F95" w:rsidDel="00992928">
            <w:rPr>
              <w:rFonts w:ascii="Times New Roman" w:hAnsi="Times New Roman" w:cs="Times New Roman"/>
              <w:b/>
              <w:sz w:val="28"/>
              <w:szCs w:val="28"/>
              <w:rPrChange w:id="6201" w:author="LoanDT" w:date="2018-05-11T23:07:00Z">
                <w:rPr>
                  <w:i w:val="0"/>
                  <w:iCs w:val="0"/>
                </w:rPr>
              </w:rPrChange>
            </w:rPr>
            <w:delText xml:space="preserve"> </w:delText>
          </w:r>
          <w:r w:rsidRPr="004C59E4" w:rsidDel="00992928">
            <w:rPr>
              <w:rFonts w:ascii="Times New Roman" w:eastAsia="Times New Roman" w:hAnsi="Times New Roman" w:cs="Times New Roman"/>
              <w:b/>
              <w:sz w:val="28"/>
              <w:szCs w:val="28"/>
              <w:rPrChange w:id="6202" w:author="Nguyen Toan" w:date="2018-05-13T20:16:00Z">
                <w:rPr>
                  <w:i w:val="0"/>
                  <w:iCs w:val="0"/>
                </w:rPr>
              </w:rPrChange>
            </w:rPr>
            <w:delText>hch</w:delText>
          </w:r>
          <w:r w:rsidRPr="00A33F95" w:rsidDel="00992928">
            <w:rPr>
              <w:rFonts w:ascii="Times New Roman" w:hAnsi="Times New Roman" w:cs="Times New Roman"/>
              <w:b/>
              <w:sz w:val="28"/>
              <w:szCs w:val="28"/>
              <w:rPrChange w:id="6203" w:author="LoanDT" w:date="2018-05-11T23:07:00Z">
                <w:rPr>
                  <w:i w:val="0"/>
                  <w:iCs w:val="0"/>
                </w:rPr>
              </w:rPrChange>
            </w:rPr>
            <w:delText xml:space="preserve"> v</w:delText>
          </w:r>
          <w:r w:rsidRPr="00A33F95" w:rsidDel="00992928">
            <w:rPr>
              <w:rFonts w:ascii="Times New Roman" w:eastAsia="Calibri" w:hAnsi="Times New Roman" w:cs="Times New Roman"/>
              <w:b/>
              <w:sz w:val="28"/>
              <w:szCs w:val="28"/>
              <w:rPrChange w:id="6204" w:author="LoanDT" w:date="2018-05-11T23:07:00Z">
                <w:rPr>
                  <w:i w:val="0"/>
                  <w:iCs w:val="0"/>
                </w:rPr>
              </w:rPrChange>
            </w:rPr>
            <w:delText>ớ</w:delText>
          </w:r>
          <w:r w:rsidRPr="00A33F95" w:rsidDel="00992928">
            <w:rPr>
              <w:rFonts w:ascii="Times New Roman" w:hAnsi="Times New Roman" w:cs="Times New Roman"/>
              <w:b/>
              <w:sz w:val="28"/>
              <w:szCs w:val="28"/>
              <w:rPrChange w:id="6205" w:author="LoanDT" w:date="2018-05-11T23:07:00Z">
                <w:rPr>
                  <w:i w:val="0"/>
                  <w:iCs w:val="0"/>
                </w:rPr>
              </w:rPrChange>
            </w:rPr>
            <w:delText>i Jenkins</w:delText>
          </w:r>
        </w:del>
      </w:ins>
    </w:p>
    <w:p w14:paraId="2C76F5BE" w14:textId="02C3F1FB" w:rsidR="00EA4629" w:rsidRPr="007725FD" w:rsidDel="00991C59" w:rsidRDefault="00EA4629" w:rsidP="007725FD">
      <w:pPr>
        <w:pStyle w:val="Heading1"/>
        <w:jc w:val="center"/>
        <w:rPr>
          <w:ins w:id="6206" w:author="Nguyen Toan" w:date="2018-05-07T22:05:00Z"/>
          <w:del w:id="6207" w:author="LoanDT" w:date="2018-05-10T23:24:00Z"/>
          <w:rFonts w:ascii="Times New Roman" w:eastAsia="Times New Roman" w:hAnsi="Times New Roman" w:cs="Times New Roman"/>
          <w:b/>
          <w:sz w:val="28"/>
          <w:szCs w:val="28"/>
          <w:rPrChange w:id="6208" w:author="Nguyen Toan" w:date="2018-05-14T18:04:00Z">
            <w:rPr>
              <w:ins w:id="6209" w:author="Nguyen Toan" w:date="2018-05-07T22:05:00Z"/>
              <w:del w:id="6210" w:author="LoanDT" w:date="2018-05-10T23:24:00Z"/>
              <w:rFonts w:ascii="Times New Roman" w:eastAsia="Times New Roman" w:hAnsi="Times New Roman" w:cs="Times New Roman"/>
              <w:b/>
              <w:sz w:val="28"/>
              <w:szCs w:val="28"/>
            </w:rPr>
          </w:rPrChange>
        </w:rPr>
        <w:pPrChange w:id="6211" w:author="Nguyen Toan" w:date="2018-05-14T18:04:00Z">
          <w:pPr>
            <w:pStyle w:val="ListParagraph"/>
            <w:numPr>
              <w:ilvl w:val="2"/>
              <w:numId w:val="5"/>
            </w:numPr>
            <w:spacing w:before="240" w:after="120" w:line="288" w:lineRule="auto"/>
            <w:ind w:left="1440" w:hanging="720"/>
            <w:contextualSpacing w:val="0"/>
            <w:outlineLvl w:val="2"/>
          </w:pPr>
        </w:pPrChange>
      </w:pPr>
      <w:bookmarkStart w:id="6212" w:name="_Toc513613732"/>
      <w:del w:id="6213" w:author="LoanDT" w:date="2018-05-11T23:07:00Z">
        <w:r w:rsidRPr="00966627" w:rsidDel="006A0A88">
          <w:rPr>
            <w:rFonts w:ascii="Times New Roman" w:eastAsia="Times New Roman" w:hAnsi="Times New Roman" w:cs="Times New Roman"/>
            <w:b/>
            <w:sz w:val="28"/>
            <w:szCs w:val="28"/>
          </w:rPr>
          <w:delText>Tích hợp với Jenkins</w:delText>
        </w:r>
      </w:del>
      <w:bookmarkEnd w:id="6212"/>
    </w:p>
    <w:p w14:paraId="04804EAC" w14:textId="4FFF9A9A" w:rsidR="00C2302E" w:rsidRPr="00D43CB1" w:rsidDel="006A0A88" w:rsidRDefault="00C2302E" w:rsidP="007725FD">
      <w:pPr>
        <w:rPr>
          <w:del w:id="6214" w:author="LoanDT" w:date="2018-05-11T23:07:00Z"/>
          <w:rFonts w:ascii="Times New Roman" w:hAnsi="Times New Roman" w:cs="Times New Roman"/>
          <w:b/>
          <w:sz w:val="28"/>
          <w:szCs w:val="28"/>
          <w:lang w:val="en-US"/>
          <w:rPrChange w:id="6215" w:author="LoanDT" w:date="2018-05-11T23:06:00Z">
            <w:rPr>
              <w:del w:id="6216" w:author="LoanDT" w:date="2018-05-11T23:07:00Z"/>
              <w:lang w:val="en-US"/>
            </w:rPr>
          </w:rPrChange>
        </w:rPr>
        <w:pPrChange w:id="6217" w:author="Nguyen Toan" w:date="2018-05-14T18:04:00Z">
          <w:pPr>
            <w:pStyle w:val="ListParagraph"/>
            <w:numPr>
              <w:ilvl w:val="2"/>
              <w:numId w:val="5"/>
            </w:numPr>
            <w:spacing w:before="240" w:after="120" w:line="288" w:lineRule="auto"/>
            <w:ind w:left="1440" w:hanging="720"/>
            <w:contextualSpacing w:val="0"/>
            <w:outlineLvl w:val="2"/>
          </w:pPr>
        </w:pPrChange>
      </w:pPr>
    </w:p>
    <w:p w14:paraId="4EB39D56" w14:textId="12062693" w:rsidR="004078DD" w:rsidRPr="00FB3B32" w:rsidDel="001D0CD5" w:rsidRDefault="00B57D16" w:rsidP="007725FD">
      <w:pPr>
        <w:spacing w:after="120" w:line="288" w:lineRule="auto"/>
        <w:ind w:firstLine="567"/>
        <w:rPr>
          <w:del w:id="6218" w:author="Nguyen Toan" w:date="2018-05-14T18:04:00Z"/>
          <w:rFonts w:ascii="Times New Roman" w:eastAsia="Times New Roman" w:hAnsi="Times New Roman" w:cs="Times New Roman"/>
          <w:bCs/>
          <w:color w:val="auto"/>
          <w:sz w:val="28"/>
          <w:szCs w:val="24"/>
          <w:lang w:val="en-US"/>
        </w:rPr>
        <w:pPrChange w:id="6219" w:author="Nguyen Toan" w:date="2018-05-14T18:04:00Z">
          <w:pPr>
            <w:spacing w:after="120" w:line="288" w:lineRule="auto"/>
            <w:ind w:firstLine="567"/>
            <w:jc w:val="both"/>
          </w:pPr>
        </w:pPrChange>
      </w:pPr>
      <w:del w:id="6220" w:author="Nguyen Toan" w:date="2018-05-14T18:04:00Z">
        <w:r w:rsidRPr="00966627" w:rsidDel="001D0CD5">
          <w:rPr>
            <w:rFonts w:ascii="Times New Roman" w:eastAsia="Times New Roman" w:hAnsi="Times New Roman" w:cs="Times New Roman"/>
            <w:b/>
            <w:bCs/>
            <w:color w:val="auto"/>
            <w:sz w:val="28"/>
            <w:szCs w:val="24"/>
            <w:lang w:val="en-US"/>
          </w:rPr>
          <w:delText>Bước 1</w:delText>
        </w:r>
        <w:r w:rsidRPr="00FB3B32" w:rsidDel="001D0CD5">
          <w:rPr>
            <w:rFonts w:ascii="Times New Roman" w:eastAsia="Times New Roman" w:hAnsi="Times New Roman" w:cs="Times New Roman"/>
            <w:bCs/>
            <w:color w:val="auto"/>
            <w:sz w:val="28"/>
            <w:szCs w:val="24"/>
            <w:lang w:val="en-US"/>
          </w:rPr>
          <w:delText xml:space="preserve">: </w:delText>
        </w:r>
        <w:r w:rsidRPr="00966627" w:rsidDel="001D0CD5">
          <w:rPr>
            <w:rFonts w:ascii="Times New Roman" w:hAnsi="Times New Roman" w:cs="Times New Roman"/>
            <w:sz w:val="28"/>
            <w:szCs w:val="28"/>
            <w:lang w:val="en-US"/>
          </w:rPr>
          <w:delText>Tại</w:delText>
        </w:r>
        <w:r w:rsidRPr="00FB3B32" w:rsidDel="001D0CD5">
          <w:rPr>
            <w:rFonts w:ascii="Times New Roman" w:eastAsia="Times New Roman" w:hAnsi="Times New Roman" w:cs="Times New Roman"/>
            <w:bCs/>
            <w:color w:val="auto"/>
            <w:sz w:val="28"/>
            <w:szCs w:val="24"/>
            <w:lang w:val="en-US"/>
          </w:rPr>
          <w:delText xml:space="preserve"> màn hình </w:delText>
        </w:r>
        <w:r w:rsidR="00835AE1" w:rsidRPr="00FB3B32" w:rsidDel="001D0CD5">
          <w:rPr>
            <w:rFonts w:ascii="Times New Roman" w:eastAsia="Times New Roman" w:hAnsi="Times New Roman" w:cs="Times New Roman"/>
            <w:bCs/>
            <w:color w:val="auto"/>
            <w:sz w:val="28"/>
            <w:szCs w:val="24"/>
            <w:lang w:val="en-US"/>
          </w:rPr>
          <w:delText>chính, chọn “New Item”</w:delText>
        </w:r>
        <w:r w:rsidR="00F33201" w:rsidRPr="00FB3B32" w:rsidDel="001D0CD5">
          <w:rPr>
            <w:rFonts w:ascii="Times New Roman" w:eastAsia="Times New Roman" w:hAnsi="Times New Roman" w:cs="Times New Roman"/>
            <w:bCs/>
            <w:color w:val="auto"/>
            <w:sz w:val="28"/>
            <w:szCs w:val="24"/>
            <w:lang w:val="en-US"/>
          </w:rPr>
          <w:delText xml:space="preserve"> (</w:delText>
        </w:r>
        <w:r w:rsidR="005F7179" w:rsidRPr="00FB3B32" w:rsidDel="001D0CD5">
          <w:rPr>
            <w:rFonts w:ascii="Times New Roman" w:eastAsia="Times New Roman" w:hAnsi="Times New Roman" w:cs="Times New Roman"/>
            <w:bCs/>
            <w:color w:val="auto"/>
            <w:sz w:val="28"/>
            <w:szCs w:val="24"/>
            <w:lang w:val="en-US"/>
          </w:rPr>
          <w:fldChar w:fldCharType="begin"/>
        </w:r>
        <w:r w:rsidR="005F7179" w:rsidRPr="00FB3B32" w:rsidDel="001D0CD5">
          <w:rPr>
            <w:rFonts w:ascii="Times New Roman" w:eastAsia="Times New Roman" w:hAnsi="Times New Roman" w:cs="Times New Roman"/>
            <w:bCs/>
            <w:color w:val="auto"/>
            <w:sz w:val="28"/>
            <w:szCs w:val="24"/>
            <w:lang w:val="en-US"/>
          </w:rPr>
          <w:delInstrText xml:space="preserve"> REF _Ref512179882 \h  \* MERGEFORMAT </w:delInstrText>
        </w:r>
        <w:r w:rsidR="005F7179" w:rsidRPr="00FB3B32" w:rsidDel="001D0CD5">
          <w:rPr>
            <w:rFonts w:ascii="Times New Roman" w:eastAsia="Times New Roman" w:hAnsi="Times New Roman" w:cs="Times New Roman"/>
            <w:bCs/>
            <w:color w:val="auto"/>
            <w:sz w:val="28"/>
            <w:szCs w:val="24"/>
            <w:lang w:val="en-US"/>
          </w:rPr>
        </w:r>
        <w:r w:rsidR="005F7179" w:rsidRPr="00FB3B32" w:rsidDel="001D0CD5">
          <w:rPr>
            <w:rFonts w:ascii="Times New Roman" w:eastAsia="Times New Roman" w:hAnsi="Times New Roman" w:cs="Times New Roman"/>
            <w:bCs/>
            <w:color w:val="auto"/>
            <w:sz w:val="28"/>
            <w:szCs w:val="24"/>
            <w:lang w:val="en-US"/>
          </w:rPr>
          <w:fldChar w:fldCharType="separate"/>
        </w:r>
      </w:del>
      <w:del w:id="6221" w:author="Nguyen Toan" w:date="2018-05-05T22:57:00Z">
        <w:r w:rsidR="00E6465F" w:rsidRPr="00966627" w:rsidDel="00351C8D">
          <w:rPr>
            <w:rFonts w:ascii="Times New Roman" w:eastAsia="Times New Roman" w:hAnsi="Times New Roman" w:cs="Times New Roman"/>
            <w:bCs/>
            <w:color w:val="auto"/>
            <w:sz w:val="28"/>
            <w:szCs w:val="24"/>
            <w:lang w:val="en-US"/>
          </w:rPr>
          <w:delText>Hình 3.24</w:delText>
        </w:r>
      </w:del>
      <w:del w:id="6222" w:author="Nguyen Toan" w:date="2018-05-14T18:04:00Z">
        <w:r w:rsidR="005F7179" w:rsidRPr="00FB3B32" w:rsidDel="001D0CD5">
          <w:rPr>
            <w:rFonts w:ascii="Times New Roman" w:eastAsia="Times New Roman" w:hAnsi="Times New Roman" w:cs="Times New Roman"/>
            <w:bCs/>
            <w:color w:val="auto"/>
            <w:sz w:val="28"/>
            <w:szCs w:val="24"/>
            <w:lang w:val="en-US"/>
          </w:rPr>
          <w:fldChar w:fldCharType="end"/>
        </w:r>
        <w:r w:rsidR="00F33201" w:rsidRPr="00FB3B32" w:rsidDel="001D0CD5">
          <w:rPr>
            <w:rFonts w:ascii="Times New Roman" w:eastAsia="Times New Roman" w:hAnsi="Times New Roman" w:cs="Times New Roman"/>
            <w:bCs/>
            <w:color w:val="auto"/>
            <w:sz w:val="28"/>
            <w:szCs w:val="24"/>
            <w:lang w:val="en-US"/>
          </w:rPr>
          <w:delText>)</w:delText>
        </w:r>
        <w:r w:rsidR="0052705F" w:rsidRPr="00FB3B32" w:rsidDel="001D0CD5">
          <w:rPr>
            <w:rFonts w:ascii="Times New Roman" w:eastAsia="Times New Roman" w:hAnsi="Times New Roman" w:cs="Times New Roman"/>
            <w:bCs/>
            <w:color w:val="auto"/>
            <w:sz w:val="28"/>
            <w:szCs w:val="24"/>
            <w:lang w:val="en-US"/>
          </w:rPr>
          <w:delText>.</w:delText>
        </w:r>
      </w:del>
    </w:p>
    <w:p w14:paraId="46888A1E" w14:textId="2891F9B0" w:rsidR="002318BF" w:rsidDel="001D0CD5" w:rsidRDefault="002318BF" w:rsidP="007725FD">
      <w:pPr>
        <w:keepNext/>
        <w:tabs>
          <w:tab w:val="num" w:pos="1440"/>
        </w:tabs>
        <w:spacing w:line="288" w:lineRule="auto"/>
        <w:ind w:firstLine="567"/>
        <w:rPr>
          <w:del w:id="6223" w:author="Nguyen Toan" w:date="2018-05-14T18:04:00Z"/>
        </w:rPr>
        <w:pPrChange w:id="6224" w:author="Nguyen Toan" w:date="2018-05-14T18:04:00Z">
          <w:pPr>
            <w:keepNext/>
            <w:tabs>
              <w:tab w:val="num" w:pos="1440"/>
            </w:tabs>
            <w:spacing w:line="288" w:lineRule="auto"/>
            <w:ind w:firstLine="567"/>
          </w:pPr>
        </w:pPrChange>
      </w:pPr>
      <w:del w:id="6225" w:author="Nguyen Toan" w:date="2018-05-14T18:04:00Z">
        <w:r w:rsidDel="001D0CD5">
          <w:rPr>
            <w:rFonts w:ascii="Times New Roman" w:eastAsia="Times New Roman" w:hAnsi="Times New Roman" w:cs="Times New Roman"/>
            <w:bCs/>
            <w:noProof/>
            <w:color w:val="auto"/>
            <w:sz w:val="28"/>
            <w:szCs w:val="24"/>
            <w:lang w:val="en-US"/>
          </w:rPr>
          <w:drawing>
            <wp:inline distT="0" distB="0" distL="0" distR="0" wp14:anchorId="0FF2CF1E" wp14:editId="59B64C0D">
              <wp:extent cx="3833448" cy="31715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del>
    </w:p>
    <w:p w14:paraId="0046C989" w14:textId="23D33C73" w:rsidR="00D312F1" w:rsidRPr="002318BF" w:rsidDel="001D0CD5" w:rsidRDefault="002318BF" w:rsidP="007725FD">
      <w:pPr>
        <w:pStyle w:val="Caption"/>
        <w:rPr>
          <w:del w:id="6226" w:author="Nguyen Toan" w:date="2018-05-14T18:04:00Z"/>
          <w:rFonts w:ascii="Times New Roman" w:eastAsia="Times New Roman" w:hAnsi="Times New Roman" w:cs="Times New Roman"/>
          <w:bCs/>
          <w:i w:val="0"/>
          <w:color w:val="auto"/>
          <w:sz w:val="28"/>
          <w:szCs w:val="28"/>
          <w:lang w:val="en-US"/>
        </w:rPr>
        <w:pPrChange w:id="6227" w:author="Nguyen Toan" w:date="2018-05-14T18:04:00Z">
          <w:pPr>
            <w:pStyle w:val="Caption"/>
            <w:jc w:val="center"/>
          </w:pPr>
        </w:pPrChange>
      </w:pPr>
      <w:bookmarkStart w:id="6228" w:name="_Ref512179882"/>
      <w:bookmarkStart w:id="6229" w:name="_Toc513325057"/>
      <w:del w:id="6230" w:author="Nguyen Toan" w:date="2018-05-14T18:04:00Z">
        <w:r w:rsidRPr="002318BF" w:rsidDel="001D0CD5">
          <w:rPr>
            <w:rFonts w:ascii="Times New Roman" w:hAnsi="Times New Roman" w:cs="Times New Roman"/>
            <w:i w:val="0"/>
            <w:color w:val="auto"/>
            <w:sz w:val="28"/>
            <w:szCs w:val="28"/>
          </w:rPr>
          <w:delText xml:space="preserve">Hình </w:delText>
        </w:r>
      </w:del>
      <w:del w:id="623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24</w:delText>
        </w:r>
        <w:r w:rsidR="00185199" w:rsidDel="00BE0028">
          <w:rPr>
            <w:rFonts w:ascii="Times New Roman" w:hAnsi="Times New Roman" w:cs="Times New Roman"/>
            <w:i w:val="0"/>
            <w:color w:val="auto"/>
            <w:sz w:val="28"/>
            <w:szCs w:val="28"/>
          </w:rPr>
          <w:fldChar w:fldCharType="end"/>
        </w:r>
      </w:del>
      <w:bookmarkEnd w:id="6228"/>
      <w:del w:id="6232" w:author="Nguyen Toan" w:date="2018-05-14T18:04:00Z">
        <w:r w:rsidRPr="002318BF" w:rsidDel="001D0CD5">
          <w:rPr>
            <w:rFonts w:ascii="Times New Roman" w:hAnsi="Times New Roman" w:cs="Times New Roman"/>
            <w:i w:val="0"/>
            <w:color w:val="auto"/>
            <w:sz w:val="28"/>
            <w:szCs w:val="28"/>
          </w:rPr>
          <w:delText>: Màn hình quản lý của Jenkins</w:delText>
        </w:r>
        <w:bookmarkEnd w:id="6229"/>
      </w:del>
    </w:p>
    <w:p w14:paraId="0F3D3E3E" w14:textId="165A3520" w:rsidR="003663EE" w:rsidRPr="005B6D88" w:rsidDel="001D0CD5" w:rsidRDefault="003663EE" w:rsidP="007725FD">
      <w:pPr>
        <w:spacing w:after="120" w:line="288" w:lineRule="auto"/>
        <w:ind w:firstLine="567"/>
        <w:rPr>
          <w:del w:id="6233" w:author="Nguyen Toan" w:date="2018-05-14T18:04:00Z"/>
          <w:rFonts w:ascii="Times New Roman" w:eastAsia="Times New Roman" w:hAnsi="Times New Roman" w:cs="Times New Roman"/>
          <w:bCs/>
          <w:color w:val="auto"/>
          <w:sz w:val="28"/>
          <w:szCs w:val="24"/>
          <w:lang w:val="en-US"/>
        </w:rPr>
        <w:pPrChange w:id="6234" w:author="Nguyen Toan" w:date="2018-05-14T18:04:00Z">
          <w:pPr>
            <w:spacing w:after="120" w:line="288" w:lineRule="auto"/>
            <w:ind w:firstLine="567"/>
            <w:jc w:val="both"/>
          </w:pPr>
        </w:pPrChange>
      </w:pPr>
      <w:del w:id="6235" w:author="Nguyen Toan" w:date="2018-05-14T18:04:00Z">
        <w:r w:rsidRPr="00966627" w:rsidDel="001D0CD5">
          <w:rPr>
            <w:rFonts w:ascii="Times New Roman" w:eastAsia="Times New Roman" w:hAnsi="Times New Roman" w:cs="Times New Roman"/>
            <w:b/>
            <w:bCs/>
            <w:color w:val="auto"/>
            <w:sz w:val="28"/>
            <w:szCs w:val="24"/>
            <w:lang w:val="en-US"/>
          </w:rPr>
          <w:delText>Bước 2</w:delText>
        </w:r>
        <w:r w:rsidRPr="005B6D88" w:rsidDel="001D0CD5">
          <w:rPr>
            <w:rFonts w:ascii="Times New Roman" w:eastAsia="Times New Roman" w:hAnsi="Times New Roman" w:cs="Times New Roman"/>
            <w:bCs/>
            <w:color w:val="auto"/>
            <w:sz w:val="28"/>
            <w:szCs w:val="24"/>
            <w:lang w:val="en-US"/>
          </w:rPr>
          <w:delText>: tại màn hình tạo mới (</w:delText>
        </w:r>
        <w:r w:rsidR="00486308" w:rsidDel="001D0CD5">
          <w:rPr>
            <w:rFonts w:ascii="Times New Roman" w:eastAsia="Times New Roman" w:hAnsi="Times New Roman" w:cs="Times New Roman"/>
            <w:bCs/>
            <w:color w:val="auto"/>
            <w:sz w:val="28"/>
            <w:szCs w:val="24"/>
            <w:lang w:val="en-US"/>
          </w:rPr>
          <w:fldChar w:fldCharType="begin"/>
        </w:r>
        <w:r w:rsidR="00486308" w:rsidDel="001D0CD5">
          <w:rPr>
            <w:rFonts w:ascii="Times New Roman" w:eastAsia="Times New Roman" w:hAnsi="Times New Roman" w:cs="Times New Roman"/>
            <w:bCs/>
            <w:color w:val="auto"/>
            <w:sz w:val="28"/>
            <w:szCs w:val="24"/>
            <w:lang w:val="en-US"/>
          </w:rPr>
          <w:delInstrText xml:space="preserve"> REF _Ref513152768 \h </w:delInstrText>
        </w:r>
        <w:r w:rsidR="00486308" w:rsidDel="001D0CD5">
          <w:rPr>
            <w:rFonts w:ascii="Times New Roman" w:eastAsia="Times New Roman" w:hAnsi="Times New Roman" w:cs="Times New Roman"/>
            <w:bCs/>
            <w:color w:val="auto"/>
            <w:sz w:val="28"/>
            <w:szCs w:val="24"/>
            <w:lang w:val="en-US"/>
          </w:rPr>
        </w:r>
        <w:r w:rsidR="00486308" w:rsidDel="001D0CD5">
          <w:rPr>
            <w:rFonts w:ascii="Times New Roman" w:eastAsia="Times New Roman" w:hAnsi="Times New Roman" w:cs="Times New Roman"/>
            <w:bCs/>
            <w:color w:val="auto"/>
            <w:sz w:val="28"/>
            <w:szCs w:val="24"/>
            <w:lang w:val="en-US"/>
          </w:rPr>
          <w:fldChar w:fldCharType="separate"/>
        </w:r>
      </w:del>
      <w:del w:id="6236" w:author="Nguyen Toan" w:date="2018-05-05T22:57:00Z">
        <w:r w:rsidR="00E6465F" w:rsidRPr="005B6D8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25</w:delText>
        </w:r>
      </w:del>
      <w:del w:id="6237" w:author="Nguyen Toan" w:date="2018-05-14T18:04:00Z">
        <w:r w:rsidR="00486308" w:rsidDel="001D0CD5">
          <w:rPr>
            <w:rFonts w:ascii="Times New Roman" w:eastAsia="Times New Roman" w:hAnsi="Times New Roman" w:cs="Times New Roman"/>
            <w:bCs/>
            <w:color w:val="auto"/>
            <w:sz w:val="28"/>
            <w:szCs w:val="24"/>
            <w:lang w:val="en-US"/>
          </w:rPr>
          <w:fldChar w:fldCharType="end"/>
        </w:r>
        <w:r w:rsidRPr="005B6D88" w:rsidDel="001D0CD5">
          <w:rPr>
            <w:rFonts w:ascii="Times New Roman" w:eastAsia="Times New Roman" w:hAnsi="Times New Roman" w:cs="Times New Roman"/>
            <w:bCs/>
            <w:color w:val="auto"/>
            <w:sz w:val="28"/>
            <w:szCs w:val="24"/>
            <w:lang w:val="en-US"/>
          </w:rPr>
          <w:delText>), chọn tên ứng dụng và loại ứng dụng, ở đây, ta chọn “Maven Project”.</w:delText>
        </w:r>
      </w:del>
    </w:p>
    <w:p w14:paraId="36C1A2C9" w14:textId="3B17CD29" w:rsidR="005B6D88" w:rsidDel="001D0CD5" w:rsidRDefault="005B6D88" w:rsidP="007725FD">
      <w:pPr>
        <w:keepNext/>
        <w:tabs>
          <w:tab w:val="num" w:pos="1440"/>
        </w:tabs>
        <w:spacing w:line="288" w:lineRule="auto"/>
        <w:ind w:firstLine="567"/>
        <w:rPr>
          <w:del w:id="6238" w:author="Nguyen Toan" w:date="2018-05-14T18:04:00Z"/>
        </w:rPr>
        <w:pPrChange w:id="6239" w:author="Nguyen Toan" w:date="2018-05-14T18:04:00Z">
          <w:pPr>
            <w:keepNext/>
            <w:tabs>
              <w:tab w:val="num" w:pos="1440"/>
            </w:tabs>
            <w:spacing w:line="288" w:lineRule="auto"/>
            <w:ind w:firstLine="567"/>
          </w:pPr>
        </w:pPrChange>
      </w:pPr>
      <w:del w:id="6240" w:author="Nguyen Toan" w:date="2018-05-14T18:04:00Z">
        <w:r w:rsidDel="001D0CD5">
          <w:rPr>
            <w:noProof/>
            <w:lang w:val="en-US"/>
          </w:rPr>
          <w:drawing>
            <wp:inline distT="0" distB="0" distL="0" distR="0" wp14:anchorId="20AE31E6" wp14:editId="6E31804F">
              <wp:extent cx="3944495" cy="40208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del>
    </w:p>
    <w:p w14:paraId="455BD783" w14:textId="0728F4F3" w:rsidR="005B6D88" w:rsidDel="001D0CD5" w:rsidRDefault="005B6D88" w:rsidP="007725FD">
      <w:pPr>
        <w:pStyle w:val="Caption"/>
        <w:rPr>
          <w:del w:id="6241" w:author="Nguyen Toan" w:date="2018-05-14T18:04:00Z"/>
          <w:rFonts w:ascii="Times New Roman" w:hAnsi="Times New Roman" w:cs="Times New Roman"/>
          <w:i w:val="0"/>
          <w:color w:val="auto"/>
          <w:sz w:val="28"/>
          <w:szCs w:val="28"/>
        </w:rPr>
        <w:pPrChange w:id="6242" w:author="Nguyen Toan" w:date="2018-05-14T18:04:00Z">
          <w:pPr>
            <w:pStyle w:val="Caption"/>
            <w:jc w:val="center"/>
          </w:pPr>
        </w:pPrChange>
      </w:pPr>
      <w:bookmarkStart w:id="6243" w:name="_Ref513152768"/>
      <w:bookmarkStart w:id="6244" w:name="_Toc513325058"/>
      <w:del w:id="6245" w:author="Nguyen Toan" w:date="2018-05-14T18:04:00Z">
        <w:r w:rsidRPr="005B6D88" w:rsidDel="001D0CD5">
          <w:rPr>
            <w:rFonts w:ascii="Times New Roman" w:hAnsi="Times New Roman" w:cs="Times New Roman"/>
            <w:i w:val="0"/>
            <w:color w:val="auto"/>
            <w:sz w:val="28"/>
            <w:szCs w:val="28"/>
          </w:rPr>
          <w:delText xml:space="preserve">Hình </w:delText>
        </w:r>
      </w:del>
      <w:del w:id="6246"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25</w:delText>
        </w:r>
        <w:r w:rsidR="00185199" w:rsidDel="00BE0028">
          <w:rPr>
            <w:rFonts w:ascii="Times New Roman" w:hAnsi="Times New Roman" w:cs="Times New Roman"/>
            <w:i w:val="0"/>
            <w:color w:val="auto"/>
            <w:sz w:val="28"/>
            <w:szCs w:val="28"/>
          </w:rPr>
          <w:fldChar w:fldCharType="end"/>
        </w:r>
      </w:del>
      <w:bookmarkEnd w:id="6243"/>
      <w:del w:id="6247" w:author="Nguyen Toan" w:date="2018-05-14T18:04:00Z">
        <w:r w:rsidRPr="005B6D88" w:rsidDel="001D0CD5">
          <w:rPr>
            <w:rFonts w:ascii="Times New Roman" w:hAnsi="Times New Roman" w:cs="Times New Roman"/>
            <w:i w:val="0"/>
            <w:color w:val="auto"/>
            <w:sz w:val="28"/>
            <w:szCs w:val="28"/>
          </w:rPr>
          <w:delText>: Tạo một tác vụ trên Jenkins</w:delText>
        </w:r>
        <w:bookmarkEnd w:id="6244"/>
      </w:del>
    </w:p>
    <w:p w14:paraId="28921DA3" w14:textId="123E1EC9" w:rsidR="005B6D88" w:rsidRPr="005B6D88" w:rsidDel="001D0CD5" w:rsidRDefault="005B6D88" w:rsidP="007725FD">
      <w:pPr>
        <w:spacing w:after="120" w:line="288" w:lineRule="auto"/>
        <w:ind w:firstLine="567"/>
        <w:rPr>
          <w:del w:id="6248" w:author="Nguyen Toan" w:date="2018-05-14T18:04:00Z"/>
          <w:lang w:val="en-US"/>
        </w:rPr>
        <w:pPrChange w:id="6249" w:author="Nguyen Toan" w:date="2018-05-14T18:04:00Z">
          <w:pPr>
            <w:spacing w:after="120" w:line="288" w:lineRule="auto"/>
            <w:ind w:firstLine="567"/>
            <w:jc w:val="both"/>
          </w:pPr>
        </w:pPrChange>
      </w:pPr>
      <w:del w:id="6250" w:author="Nguyen Toan" w:date="2018-05-14T18:04:00Z">
        <w:r w:rsidRPr="005B6D88" w:rsidDel="001D0CD5">
          <w:rPr>
            <w:rFonts w:ascii="Times New Roman" w:eastAsia="Times New Roman" w:hAnsi="Times New Roman" w:cs="Times New Roman"/>
            <w:b/>
            <w:bCs/>
            <w:color w:val="auto"/>
            <w:sz w:val="28"/>
            <w:szCs w:val="24"/>
            <w:lang w:val="en-US"/>
          </w:rPr>
          <w:delText>Bước 3</w:delText>
        </w:r>
        <w:r w:rsidDel="001D0CD5">
          <w:rPr>
            <w:rFonts w:ascii="Times New Roman" w:eastAsia="Times New Roman" w:hAnsi="Times New Roman" w:cs="Times New Roman"/>
            <w:b/>
            <w:bCs/>
            <w:color w:val="auto"/>
            <w:sz w:val="24"/>
            <w:szCs w:val="24"/>
            <w:lang w:val="en-US"/>
          </w:rPr>
          <w:delText>:</w:delText>
        </w:r>
        <w:r w:rsidRPr="005B6D88" w:rsidDel="001D0CD5">
          <w:rPr>
            <w:rFonts w:ascii="Times New Roman" w:eastAsia="Times New Roman" w:hAnsi="Times New Roman" w:cs="Times New Roman"/>
            <w:bCs/>
            <w:color w:val="auto"/>
            <w:sz w:val="28"/>
            <w:szCs w:val="24"/>
            <w:lang w:val="en-US"/>
          </w:rPr>
          <w:delText xml:space="preserve"> nhập thông tin cấu hình cho ứng dụng bao gồm: kho</w:delText>
        </w:r>
        <w:r w:rsidRPr="005B6D88" w:rsidDel="001D0CD5">
          <w:rPr>
            <w:rFonts w:ascii="Times New Roman" w:eastAsia="Times New Roman" w:hAnsi="Times New Roman" w:cs="Times New Roman"/>
            <w:b/>
            <w:bCs/>
            <w:color w:val="auto"/>
            <w:sz w:val="28"/>
            <w:szCs w:val="24"/>
            <w:lang w:val="en-US"/>
          </w:rPr>
          <w:delText xml:space="preserve"> </w:delText>
        </w:r>
        <w:r w:rsidDel="001D0CD5">
          <w:rPr>
            <w:rFonts w:ascii="Times New Roman" w:eastAsia="Times New Roman" w:hAnsi="Times New Roman" w:cs="Times New Roman"/>
            <w:bCs/>
            <w:color w:val="auto"/>
            <w:sz w:val="28"/>
            <w:szCs w:val="24"/>
            <w:lang w:val="en-US"/>
          </w:rPr>
          <w:delText>mã nguồn, môi trường dịch, các bước dịch,…</w:delText>
        </w:r>
        <w:r w:rsidR="00BE1A60" w:rsidDel="001D0CD5">
          <w:rPr>
            <w:rFonts w:ascii="Times New Roman" w:eastAsia="Times New Roman" w:hAnsi="Times New Roman" w:cs="Times New Roman"/>
            <w:bCs/>
            <w:color w:val="auto"/>
            <w:sz w:val="28"/>
            <w:szCs w:val="24"/>
            <w:lang w:val="en-US"/>
          </w:rPr>
          <w:delText xml:space="preserve"> (</w:delText>
        </w:r>
        <w:r w:rsidR="00BE1A60" w:rsidRPr="00BE1A60" w:rsidDel="001D0CD5">
          <w:rPr>
            <w:rFonts w:ascii="Times New Roman" w:eastAsia="Times New Roman" w:hAnsi="Times New Roman" w:cs="Times New Roman"/>
            <w:bCs/>
            <w:color w:val="auto"/>
            <w:sz w:val="28"/>
            <w:szCs w:val="24"/>
            <w:lang w:val="en-US"/>
          </w:rPr>
          <w:fldChar w:fldCharType="begin"/>
        </w:r>
        <w:r w:rsidR="00BE1A60" w:rsidRPr="00BE1A60" w:rsidDel="001D0CD5">
          <w:rPr>
            <w:rFonts w:ascii="Times New Roman" w:eastAsia="Times New Roman" w:hAnsi="Times New Roman" w:cs="Times New Roman"/>
            <w:bCs/>
            <w:color w:val="auto"/>
            <w:sz w:val="28"/>
            <w:szCs w:val="24"/>
            <w:lang w:val="en-US"/>
          </w:rPr>
          <w:delInstrText xml:space="preserve"> REF _Ref512175978 \h  \* MERGEFORMAT </w:delInstrText>
        </w:r>
        <w:r w:rsidR="00BE1A60" w:rsidRPr="00BE1A60" w:rsidDel="001D0CD5">
          <w:rPr>
            <w:rFonts w:ascii="Times New Roman" w:eastAsia="Times New Roman" w:hAnsi="Times New Roman" w:cs="Times New Roman"/>
            <w:bCs/>
            <w:color w:val="auto"/>
            <w:sz w:val="28"/>
            <w:szCs w:val="24"/>
            <w:lang w:val="en-US"/>
          </w:rPr>
        </w:r>
        <w:r w:rsidR="00BE1A60" w:rsidRPr="00BE1A60" w:rsidDel="001D0CD5">
          <w:rPr>
            <w:rFonts w:ascii="Times New Roman" w:eastAsia="Times New Roman" w:hAnsi="Times New Roman" w:cs="Times New Roman"/>
            <w:bCs/>
            <w:color w:val="auto"/>
            <w:sz w:val="28"/>
            <w:szCs w:val="24"/>
            <w:lang w:val="en-US"/>
          </w:rPr>
          <w:fldChar w:fldCharType="separate"/>
        </w:r>
      </w:del>
      <w:del w:id="625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3.26</w:delText>
        </w:r>
      </w:del>
      <w:del w:id="6252" w:author="Nguyen Toan" w:date="2018-05-14T18:04:00Z">
        <w:r w:rsidR="00BE1A60" w:rsidRPr="00BE1A60" w:rsidDel="001D0CD5">
          <w:rPr>
            <w:rFonts w:ascii="Times New Roman" w:eastAsia="Times New Roman" w:hAnsi="Times New Roman" w:cs="Times New Roman"/>
            <w:bCs/>
            <w:color w:val="auto"/>
            <w:sz w:val="28"/>
            <w:szCs w:val="24"/>
            <w:lang w:val="en-US"/>
          </w:rPr>
          <w:fldChar w:fldCharType="end"/>
        </w:r>
        <w:r w:rsidR="00BE1A60" w:rsidDel="001D0CD5">
          <w:rPr>
            <w:rFonts w:ascii="Times New Roman" w:eastAsia="Times New Roman" w:hAnsi="Times New Roman" w:cs="Times New Roman"/>
            <w:bCs/>
            <w:color w:val="auto"/>
            <w:sz w:val="28"/>
            <w:szCs w:val="24"/>
            <w:lang w:val="en-US"/>
          </w:rPr>
          <w:delText>)</w:delText>
        </w:r>
      </w:del>
    </w:p>
    <w:p w14:paraId="667E5F05" w14:textId="684C74B5" w:rsidR="005B6D88" w:rsidDel="001D0CD5" w:rsidRDefault="005B6D88" w:rsidP="007725FD">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del w:id="6253" w:author="Nguyen Toan" w:date="2018-05-14T18:04:00Z"/>
        </w:rPr>
        <w:pPrChange w:id="6254" w:author="Nguyen Toan" w:date="2018-05-14T18:04:00Z">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pPrChange>
      </w:pPr>
      <w:del w:id="6255" w:author="Nguyen Toan" w:date="2018-05-14T18:04:00Z">
        <w:r w:rsidDel="001D0CD5">
          <w:rPr>
            <w:rFonts w:ascii="Times New Roman" w:eastAsia="Times New Roman" w:hAnsi="Times New Roman" w:cs="Times New Roman"/>
            <w:b/>
            <w:bCs/>
            <w:noProof/>
            <w:color w:val="auto"/>
            <w:sz w:val="24"/>
            <w:szCs w:val="24"/>
            <w:lang w:val="en-US"/>
          </w:rPr>
          <w:drawing>
            <wp:inline distT="0" distB="0" distL="0" distR="0" wp14:anchorId="754FFBB3" wp14:editId="01E475C1">
              <wp:extent cx="3785713" cy="2755661"/>
              <wp:effectExtent l="0" t="0" r="571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7">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del>
    </w:p>
    <w:p w14:paraId="0330A81E" w14:textId="7B16F923" w:rsidR="004078DD" w:rsidRPr="004078DD" w:rsidDel="001D0CD5" w:rsidRDefault="005B6D88" w:rsidP="007725FD">
      <w:pPr>
        <w:pStyle w:val="Caption"/>
        <w:rPr>
          <w:del w:id="6256" w:author="Nguyen Toan" w:date="2018-05-14T18:04:00Z"/>
          <w:rFonts w:ascii="Times New Roman" w:eastAsia="Times New Roman" w:hAnsi="Times New Roman" w:cs="Times New Roman"/>
          <w:color w:val="auto"/>
          <w:sz w:val="24"/>
          <w:szCs w:val="24"/>
          <w:lang w:val="en-US"/>
        </w:rPr>
        <w:pPrChange w:id="6257" w:author="Nguyen Toan" w:date="2018-05-14T18:04:00Z">
          <w:pPr>
            <w:pStyle w:val="Caption"/>
            <w:jc w:val="center"/>
          </w:pPr>
        </w:pPrChange>
      </w:pPr>
      <w:bookmarkStart w:id="6258" w:name="_Ref512175978"/>
      <w:bookmarkStart w:id="6259" w:name="_Toc513325059"/>
      <w:del w:id="6260" w:author="Nguyen Toan" w:date="2018-05-14T18:04:00Z">
        <w:r w:rsidRPr="005B6D88" w:rsidDel="001D0CD5">
          <w:rPr>
            <w:rFonts w:ascii="Times New Roman" w:hAnsi="Times New Roman" w:cs="Times New Roman"/>
            <w:i w:val="0"/>
            <w:color w:val="auto"/>
            <w:sz w:val="28"/>
            <w:szCs w:val="28"/>
          </w:rPr>
          <w:delText xml:space="preserve">Hình </w:delText>
        </w:r>
      </w:del>
      <w:del w:id="626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26</w:delText>
        </w:r>
        <w:r w:rsidR="00185199" w:rsidDel="00BE0028">
          <w:rPr>
            <w:rFonts w:ascii="Times New Roman" w:hAnsi="Times New Roman" w:cs="Times New Roman"/>
            <w:i w:val="0"/>
            <w:color w:val="auto"/>
            <w:sz w:val="28"/>
            <w:szCs w:val="28"/>
          </w:rPr>
          <w:fldChar w:fldCharType="end"/>
        </w:r>
      </w:del>
      <w:bookmarkEnd w:id="6258"/>
      <w:del w:id="6262" w:author="Nguyen Toan" w:date="2018-05-14T18:04:00Z">
        <w:r w:rsidRPr="005B6D88" w:rsidDel="001D0CD5">
          <w:rPr>
            <w:rFonts w:ascii="Times New Roman" w:hAnsi="Times New Roman" w:cs="Times New Roman"/>
            <w:i w:val="0"/>
            <w:color w:val="auto"/>
            <w:sz w:val="28"/>
            <w:szCs w:val="28"/>
          </w:rPr>
          <w:delText>: Thông tin chi tiết cấu hình tác vụ</w:delText>
        </w:r>
        <w:bookmarkEnd w:id="6259"/>
        <w:r w:rsidR="007862C1" w:rsidDel="001D0CD5">
          <w:rPr>
            <w:rFonts w:ascii="Times New Roman" w:hAnsi="Times New Roman" w:cs="Times New Roman"/>
            <w:i w:val="0"/>
            <w:color w:val="auto"/>
            <w:sz w:val="28"/>
            <w:szCs w:val="28"/>
          </w:rPr>
          <w:delText xml:space="preserve"> </w:delText>
        </w:r>
      </w:del>
    </w:p>
    <w:p w14:paraId="376F285D" w14:textId="1FB01946" w:rsidR="00982515" w:rsidRPr="007862C1" w:rsidDel="001C1ACD" w:rsidRDefault="007862C1" w:rsidP="007725FD">
      <w:pPr>
        <w:spacing w:after="120" w:line="288" w:lineRule="auto"/>
        <w:ind w:firstLine="567"/>
        <w:rPr>
          <w:del w:id="6263" w:author="Nguyen Toan" w:date="2018-05-05T22:58:00Z"/>
          <w:rFonts w:ascii="Times New Roman" w:eastAsia="Times New Roman" w:hAnsi="Times New Roman" w:cs="Times New Roman"/>
          <w:color w:val="auto"/>
          <w:sz w:val="28"/>
          <w:szCs w:val="28"/>
          <w:lang w:val="en-US"/>
        </w:rPr>
        <w:pPrChange w:id="6264" w:author="Nguyen Toan" w:date="2018-05-14T18:04:00Z">
          <w:pPr>
            <w:spacing w:after="120" w:line="288" w:lineRule="auto"/>
            <w:ind w:firstLine="567"/>
            <w:jc w:val="both"/>
          </w:pPr>
        </w:pPrChange>
      </w:pPr>
      <w:del w:id="6265" w:author="Nguyen Toan" w:date="2018-05-14T18:04:00Z">
        <w:r w:rsidRPr="007862C1" w:rsidDel="001D0CD5">
          <w:rPr>
            <w:rFonts w:ascii="Times New Roman" w:eastAsia="Times New Roman" w:hAnsi="Times New Roman" w:cs="Times New Roman"/>
            <w:color w:val="auto"/>
            <w:sz w:val="28"/>
            <w:szCs w:val="28"/>
            <w:lang w:val="en-US"/>
          </w:rPr>
          <w:delText>Tại màn hình cấu hình (</w:delText>
        </w:r>
      </w:del>
      <w:del w:id="6266" w:author="Nguyen Toan" w:date="2018-05-05T22:59:00Z">
        <w:r w:rsidRPr="007862C1" w:rsidDel="0048703B">
          <w:rPr>
            <w:rFonts w:ascii="Times New Roman" w:eastAsia="Times New Roman" w:hAnsi="Times New Roman" w:cs="Times New Roman"/>
            <w:color w:val="auto"/>
            <w:sz w:val="28"/>
            <w:szCs w:val="28"/>
            <w:lang w:val="en-US"/>
          </w:rPr>
          <w:fldChar w:fldCharType="begin"/>
        </w:r>
        <w:r w:rsidRPr="007862C1" w:rsidDel="0048703B">
          <w:rPr>
            <w:rFonts w:ascii="Times New Roman" w:eastAsia="Times New Roman" w:hAnsi="Times New Roman" w:cs="Times New Roman"/>
            <w:color w:val="auto"/>
            <w:sz w:val="28"/>
            <w:szCs w:val="28"/>
            <w:lang w:val="en-US"/>
          </w:rPr>
          <w:delInstrText xml:space="preserve"> REF _Ref512176162 \h  \* MERGEFORMAT </w:delInstrText>
        </w:r>
        <w:r w:rsidRPr="007862C1" w:rsidDel="0048703B">
          <w:rPr>
            <w:rFonts w:ascii="Times New Roman" w:eastAsia="Times New Roman" w:hAnsi="Times New Roman" w:cs="Times New Roman"/>
            <w:color w:val="auto"/>
            <w:sz w:val="28"/>
            <w:szCs w:val="28"/>
            <w:lang w:val="en-US"/>
          </w:rPr>
        </w:r>
        <w:r w:rsidRPr="007862C1" w:rsidDel="0048703B">
          <w:rPr>
            <w:rFonts w:ascii="Times New Roman" w:eastAsia="Times New Roman" w:hAnsi="Times New Roman" w:cs="Times New Roman"/>
            <w:color w:val="auto"/>
            <w:sz w:val="28"/>
            <w:szCs w:val="28"/>
            <w:lang w:val="en-US"/>
          </w:rPr>
          <w:fldChar w:fldCharType="separate"/>
        </w:r>
      </w:del>
      <w:del w:id="6267"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3.27</w:delText>
        </w:r>
      </w:del>
      <w:del w:id="6268" w:author="Nguyen Toan" w:date="2018-05-05T22:59:00Z">
        <w:r w:rsidRPr="007862C1" w:rsidDel="0048703B">
          <w:rPr>
            <w:rFonts w:ascii="Times New Roman" w:eastAsia="Times New Roman" w:hAnsi="Times New Roman" w:cs="Times New Roman"/>
            <w:color w:val="auto"/>
            <w:sz w:val="28"/>
            <w:szCs w:val="28"/>
            <w:lang w:val="en-US"/>
          </w:rPr>
          <w:fldChar w:fldCharType="end"/>
        </w:r>
      </w:del>
      <w:del w:id="6269" w:author="Nguyen Toan" w:date="2018-05-14T18:04:00Z">
        <w:r w:rsidRPr="007862C1" w:rsidDel="001D0CD5">
          <w:rPr>
            <w:rFonts w:ascii="Times New Roman" w:eastAsia="Times New Roman" w:hAnsi="Times New Roman" w:cs="Times New Roman"/>
            <w:color w:val="auto"/>
            <w:sz w:val="28"/>
            <w:szCs w:val="28"/>
            <w:lang w:val="en-US"/>
          </w:rPr>
          <w:delText>), Jenkins cho phép cấu hình thêm các câu lệnh để hỗ trợ quá trình dịch qua shell</w:delText>
        </w:r>
        <w:r w:rsidR="00CC0F61" w:rsidDel="001D0CD5">
          <w:rPr>
            <w:rFonts w:ascii="Times New Roman" w:eastAsia="Times New Roman" w:hAnsi="Times New Roman" w:cs="Times New Roman"/>
            <w:color w:val="auto"/>
            <w:sz w:val="28"/>
            <w:szCs w:val="28"/>
            <w:lang w:val="en-US"/>
          </w:rPr>
          <w:delText>.</w:delText>
        </w:r>
      </w:del>
      <w:del w:id="6270" w:author="Nguyen Toan" w:date="2018-05-05T22:58:00Z">
        <w:r w:rsidR="00CC0F61" w:rsidDel="001C1ACD">
          <w:rPr>
            <w:rFonts w:ascii="Times New Roman" w:eastAsia="Times New Roman" w:hAnsi="Times New Roman" w:cs="Times New Roman"/>
            <w:color w:val="auto"/>
            <w:sz w:val="28"/>
            <w:szCs w:val="28"/>
            <w:lang w:val="en-US"/>
          </w:rPr>
          <w:delText xml:space="preserve"> </w:delText>
        </w:r>
      </w:del>
    </w:p>
    <w:p w14:paraId="6FA97461" w14:textId="5D993E52" w:rsidR="007862C1" w:rsidRPr="004078DD" w:rsidDel="000164A6" w:rsidRDefault="007862C1" w:rsidP="007725FD">
      <w:pPr>
        <w:spacing w:after="120" w:line="288" w:lineRule="auto"/>
        <w:ind w:firstLine="567"/>
        <w:rPr>
          <w:del w:id="6271" w:author="Nguyen Toan" w:date="2018-05-05T23:01:00Z"/>
          <w:rFonts w:ascii="Times New Roman" w:eastAsia="Times New Roman" w:hAnsi="Times New Roman" w:cs="Times New Roman"/>
          <w:color w:val="auto"/>
          <w:sz w:val="24"/>
          <w:szCs w:val="24"/>
          <w:lang w:val="en-US"/>
        </w:rPr>
        <w:pPrChange w:id="6272"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del w:id="6273" w:author="Nguyen Toan" w:date="2018-05-05T22:56:00Z">
        <w:r w:rsidDel="00C25D12">
          <w:rPr>
            <w:noProof/>
            <w:lang w:val="en-US"/>
          </w:rPr>
          <mc:AlternateContent>
            <mc:Choice Requires="wps">
              <w:drawing>
                <wp:anchor distT="0" distB="0" distL="114300" distR="114300" simplePos="0" relativeHeight="251700736" behindDoc="0" locked="0" layoutInCell="1" allowOverlap="1" wp14:anchorId="56F5D7E0" wp14:editId="5AF8CA85">
                  <wp:simplePos x="0" y="0"/>
                  <wp:positionH relativeFrom="column">
                    <wp:posOffset>0</wp:posOffset>
                  </wp:positionH>
                  <wp:positionV relativeFrom="paragraph">
                    <wp:posOffset>4397375</wp:posOffset>
                  </wp:positionV>
                  <wp:extent cx="5972175" cy="33147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72175" cy="331470"/>
                          </a:xfrm>
                          <a:prstGeom prst="rect">
                            <a:avLst/>
                          </a:prstGeom>
                          <a:solidFill>
                            <a:prstClr val="white"/>
                          </a:solidFill>
                          <a:ln>
                            <a:noFill/>
                          </a:ln>
                          <a:effectLst/>
                        </wps:spPr>
                        <wps:txbx>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6274" w:name="_Ref512176162"/>
                              <w:bookmarkStart w:id="6275" w:name="_Toc513325060"/>
                              <w:r w:rsidRPr="007862C1">
                                <w:rPr>
                                  <w:rFonts w:ascii="Times New Roman" w:hAnsi="Times New Roman" w:cs="Times New Roman"/>
                                  <w:i w:val="0"/>
                                  <w:color w:val="auto"/>
                                  <w:sz w:val="28"/>
                                  <w:szCs w:val="28"/>
                                </w:rPr>
                                <w:t xml:space="preserve">Hình </w:t>
                              </w:r>
                              <w:ins w:id="627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627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6278"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6279"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6274"/>
                              <w:r w:rsidRPr="007862C1">
                                <w:rPr>
                                  <w:rFonts w:ascii="Times New Roman" w:hAnsi="Times New Roman" w:cs="Times New Roman"/>
                                  <w:i w:val="0"/>
                                  <w:color w:val="auto"/>
                                  <w:sz w:val="28"/>
                                  <w:szCs w:val="28"/>
                                </w:rPr>
                                <w:t>:</w:t>
                              </w:r>
                              <w:bookmarkEnd w:id="6275"/>
                              <w:r w:rsidRPr="007862C1">
                                <w:rPr>
                                  <w:rFonts w:ascii="Times New Roman" w:hAnsi="Times New Roman" w:cs="Times New Roman"/>
                                  <w:i w:val="0"/>
                                  <w:color w:val="auto"/>
                                  <w:sz w:val="28"/>
                                  <w:szCs w:val="28"/>
                                </w:rPr>
                                <w:t xml:space="preserve"> </w:t>
                              </w:r>
                              <w:del w:id="6280"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5D7E0" id="_x0000_t202" coordsize="21600,21600" o:spt="202" path="m,l,21600r21600,l21600,xe">
                  <v:stroke joinstyle="miter"/>
                  <v:path gradientshapeok="t" o:connecttype="rect"/>
                </v:shapetype>
                <v:shape id="Text Box 84" o:spid="_x0000_s1026" type="#_x0000_t202" style="position:absolute;left:0;text-align:left;margin-left:0;margin-top:346.25pt;width:470.25pt;height:26.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" stroked="f">
                  <v:textbox style="mso-fit-shape-to-text:t" inset="0,0,0,0">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6281" w:name="_Ref512176162"/>
                        <w:bookmarkStart w:id="6282" w:name="_Toc513325060"/>
                        <w:r w:rsidRPr="007862C1">
                          <w:rPr>
                            <w:rFonts w:ascii="Times New Roman" w:hAnsi="Times New Roman" w:cs="Times New Roman"/>
                            <w:i w:val="0"/>
                            <w:color w:val="auto"/>
                            <w:sz w:val="28"/>
                            <w:szCs w:val="28"/>
                          </w:rPr>
                          <w:t xml:space="preserve">Hình </w:t>
                        </w:r>
                        <w:ins w:id="628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628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6285"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628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6281"/>
                        <w:r w:rsidRPr="007862C1">
                          <w:rPr>
                            <w:rFonts w:ascii="Times New Roman" w:hAnsi="Times New Roman" w:cs="Times New Roman"/>
                            <w:i w:val="0"/>
                            <w:color w:val="auto"/>
                            <w:sz w:val="28"/>
                            <w:szCs w:val="28"/>
                          </w:rPr>
                          <w:t>:</w:t>
                        </w:r>
                        <w:bookmarkEnd w:id="6282"/>
                        <w:r w:rsidRPr="007862C1">
                          <w:rPr>
                            <w:rFonts w:ascii="Times New Roman" w:hAnsi="Times New Roman" w:cs="Times New Roman"/>
                            <w:i w:val="0"/>
                            <w:color w:val="auto"/>
                            <w:sz w:val="28"/>
                            <w:szCs w:val="28"/>
                          </w:rPr>
                          <w:t xml:space="preserve"> </w:t>
                        </w:r>
                        <w:del w:id="6287"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v:textbox>
                  <w10:wrap type="topAndBottom"/>
                </v:shape>
              </w:pict>
            </mc:Fallback>
          </mc:AlternateContent>
        </w:r>
      </w:del>
    </w:p>
    <w:p w14:paraId="76AC511C" w14:textId="41C663A7" w:rsidR="004078DD" w:rsidDel="001D0CD5" w:rsidRDefault="004078DD" w:rsidP="007725FD">
      <w:pPr>
        <w:spacing w:after="120" w:line="288" w:lineRule="auto"/>
        <w:ind w:firstLine="567"/>
        <w:rPr>
          <w:del w:id="6288" w:author="Nguyen Toan" w:date="2018-05-14T18:04:00Z"/>
          <w:rFonts w:ascii="Times New Roman" w:eastAsia="Times New Roman" w:hAnsi="Times New Roman" w:cs="Times New Roman"/>
          <w:color w:val="auto"/>
          <w:sz w:val="24"/>
          <w:szCs w:val="24"/>
          <w:lang w:val="en-US"/>
        </w:rPr>
        <w:pPrChange w:id="6289"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p>
    <w:p w14:paraId="4066CF51" w14:textId="79A25820" w:rsidR="00982515" w:rsidDel="001D0CD5" w:rsidRDefault="00884845" w:rsidP="007725FD">
      <w:pPr>
        <w:spacing w:after="120" w:line="288" w:lineRule="auto"/>
        <w:ind w:firstLine="567"/>
        <w:rPr>
          <w:del w:id="6290" w:author="Nguyen Toan" w:date="2018-05-14T18:04:00Z"/>
          <w:rFonts w:ascii="Times New Roman" w:eastAsia="Times New Roman" w:hAnsi="Times New Roman" w:cs="Times New Roman"/>
          <w:color w:val="auto"/>
          <w:sz w:val="24"/>
          <w:szCs w:val="24"/>
          <w:lang w:val="en-US"/>
        </w:rPr>
        <w:pPrChange w:id="6291" w:author="Nguyen Toan" w:date="2018-05-14T18:04:00Z">
          <w:pPr>
            <w:spacing w:after="120" w:line="288" w:lineRule="auto"/>
            <w:ind w:firstLine="567"/>
            <w:jc w:val="both"/>
          </w:pPr>
        </w:pPrChange>
      </w:pPr>
      <w:del w:id="6292" w:author="Nguyen Toan" w:date="2018-05-14T18:04:00Z">
        <w:r w:rsidDel="001D0CD5">
          <w:rPr>
            <w:noProof/>
            <w:lang w:val="en-US"/>
          </w:rPr>
          <w:drawing>
            <wp:inline distT="0" distB="0" distL="0" distR="0" wp14:anchorId="4D29C4B2" wp14:editId="7CFE829F">
              <wp:extent cx="4847590" cy="33801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r w:rsidR="00982515" w:rsidDel="001D0CD5">
          <w:rPr>
            <w:rFonts w:ascii="Times New Roman" w:eastAsia="Times New Roman" w:hAnsi="Times New Roman" w:cs="Times New Roman"/>
            <w:color w:val="auto"/>
            <w:sz w:val="28"/>
            <w:szCs w:val="28"/>
            <w:lang w:val="en-US"/>
          </w:rPr>
          <w:delText xml:space="preserve">Tại đây, ta chọn “window command shell” để tích hợp với quá trình sinh mã nguồn kiểm thử tự động từ thư viện AsenAPIDriver </w:delText>
        </w:r>
        <w:r w:rsidR="00982515" w:rsidRPr="00BA48D2" w:rsidDel="001D0CD5">
          <w:rPr>
            <w:rFonts w:ascii="Times New Roman" w:eastAsia="Times New Roman" w:hAnsi="Times New Roman" w:cs="Times New Roman"/>
            <w:color w:val="auto"/>
            <w:sz w:val="28"/>
            <w:szCs w:val="28"/>
            <w:lang w:val="en-US"/>
          </w:rPr>
          <w:delText>(</w:delText>
        </w:r>
        <w:r w:rsidR="0068011F" w:rsidRPr="00BA48D2" w:rsidDel="001D0CD5">
          <w:rPr>
            <w:rFonts w:ascii="Times New Roman" w:eastAsia="Times New Roman" w:hAnsi="Times New Roman" w:cs="Times New Roman"/>
            <w:color w:val="auto"/>
            <w:sz w:val="28"/>
            <w:szCs w:val="28"/>
            <w:lang w:val="en-US"/>
          </w:rPr>
          <w:fldChar w:fldCharType="begin"/>
        </w:r>
        <w:r w:rsidR="0068011F" w:rsidRPr="00BA48D2" w:rsidDel="001D0CD5">
          <w:rPr>
            <w:rFonts w:ascii="Times New Roman" w:eastAsia="Times New Roman" w:hAnsi="Times New Roman" w:cs="Times New Roman"/>
            <w:color w:val="auto"/>
            <w:sz w:val="28"/>
            <w:szCs w:val="28"/>
            <w:lang w:val="en-US"/>
          </w:rPr>
          <w:delInstrText xml:space="preserve"> REF _Ref512176360 \h </w:delInstrText>
        </w:r>
        <w:r w:rsidR="00BA48D2" w:rsidRPr="00BA48D2" w:rsidDel="001D0CD5">
          <w:rPr>
            <w:rFonts w:ascii="Times New Roman" w:eastAsia="Times New Roman" w:hAnsi="Times New Roman" w:cs="Times New Roman"/>
            <w:color w:val="auto"/>
            <w:sz w:val="28"/>
            <w:szCs w:val="28"/>
            <w:lang w:val="en-US"/>
          </w:rPr>
          <w:delInstrText xml:space="preserve"> \* MERGEFORMAT </w:delInstrText>
        </w:r>
        <w:r w:rsidR="0068011F" w:rsidRPr="00BA48D2" w:rsidDel="001D0CD5">
          <w:rPr>
            <w:rFonts w:ascii="Times New Roman" w:eastAsia="Times New Roman" w:hAnsi="Times New Roman" w:cs="Times New Roman"/>
            <w:color w:val="auto"/>
            <w:sz w:val="28"/>
            <w:szCs w:val="28"/>
            <w:lang w:val="en-US"/>
          </w:rPr>
        </w:r>
        <w:r w:rsidR="0068011F" w:rsidRPr="00BA48D2" w:rsidDel="001D0CD5">
          <w:rPr>
            <w:rFonts w:ascii="Times New Roman" w:eastAsia="Times New Roman" w:hAnsi="Times New Roman" w:cs="Times New Roman"/>
            <w:color w:val="auto"/>
            <w:sz w:val="28"/>
            <w:szCs w:val="28"/>
            <w:lang w:val="en-US"/>
          </w:rPr>
          <w:fldChar w:fldCharType="separate"/>
        </w:r>
      </w:del>
      <w:del w:id="6293"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3.28</w:delText>
        </w:r>
      </w:del>
      <w:del w:id="6294" w:author="Nguyen Toan" w:date="2018-05-14T18:04:00Z">
        <w:r w:rsidR="0068011F" w:rsidRPr="00BA48D2" w:rsidDel="001D0CD5">
          <w:rPr>
            <w:rFonts w:ascii="Times New Roman" w:eastAsia="Times New Roman" w:hAnsi="Times New Roman" w:cs="Times New Roman"/>
            <w:color w:val="auto"/>
            <w:sz w:val="28"/>
            <w:szCs w:val="28"/>
            <w:lang w:val="en-US"/>
          </w:rPr>
          <w:fldChar w:fldCharType="end"/>
        </w:r>
        <w:r w:rsidR="00982515" w:rsidRPr="00BA48D2" w:rsidDel="001D0CD5">
          <w:rPr>
            <w:rFonts w:ascii="Times New Roman" w:eastAsia="Times New Roman" w:hAnsi="Times New Roman" w:cs="Times New Roman"/>
            <w:color w:val="auto"/>
            <w:sz w:val="28"/>
            <w:szCs w:val="28"/>
            <w:lang w:val="en-US"/>
          </w:rPr>
          <w:delText>)</w:delText>
        </w:r>
      </w:del>
    </w:p>
    <w:p w14:paraId="02923CEB" w14:textId="14D334C4" w:rsidR="00982515" w:rsidDel="001D0CD5" w:rsidRDefault="00982515" w:rsidP="007725FD">
      <w:pPr>
        <w:keepNext/>
        <w:pBdr>
          <w:top w:val="none" w:sz="0" w:space="0" w:color="auto"/>
          <w:left w:val="none" w:sz="0" w:space="0" w:color="auto"/>
          <w:bottom w:val="none" w:sz="0" w:space="0" w:color="auto"/>
          <w:right w:val="none" w:sz="0" w:space="0" w:color="auto"/>
          <w:between w:val="none" w:sz="0" w:space="0" w:color="auto"/>
        </w:pBdr>
        <w:spacing w:line="240" w:lineRule="auto"/>
        <w:rPr>
          <w:del w:id="6295" w:author="Nguyen Toan" w:date="2018-05-14T18:04:00Z"/>
        </w:rPr>
        <w:pPrChange w:id="6296"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pPr>
        </w:pPrChange>
      </w:pPr>
      <w:del w:id="6297" w:author="Nguyen Toan" w:date="2018-05-14T18:04:00Z">
        <w:r w:rsidDel="001D0CD5">
          <w:rPr>
            <w:rFonts w:ascii="Times New Roman" w:eastAsia="Times New Roman" w:hAnsi="Times New Roman" w:cs="Times New Roman"/>
            <w:noProof/>
            <w:color w:val="auto"/>
            <w:sz w:val="24"/>
            <w:szCs w:val="24"/>
            <w:lang w:val="en-US"/>
          </w:rPr>
          <w:drawing>
            <wp:inline distT="0" distB="0" distL="0" distR="0" wp14:anchorId="46DCF34C" wp14:editId="71465AB0">
              <wp:extent cx="4555489" cy="3240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del>
    </w:p>
    <w:p w14:paraId="0F2DCA6F" w14:textId="629E1CCE" w:rsidR="00982515" w:rsidRPr="00982515" w:rsidDel="001D0CD5" w:rsidRDefault="00982515" w:rsidP="007725FD">
      <w:pPr>
        <w:pStyle w:val="Caption"/>
        <w:rPr>
          <w:del w:id="6298" w:author="Nguyen Toan" w:date="2018-05-14T18:04:00Z"/>
          <w:rFonts w:ascii="Times New Roman" w:eastAsia="Times New Roman" w:hAnsi="Times New Roman" w:cs="Times New Roman"/>
          <w:i w:val="0"/>
          <w:color w:val="auto"/>
          <w:sz w:val="28"/>
          <w:szCs w:val="28"/>
          <w:lang w:val="en-US"/>
        </w:rPr>
        <w:pPrChange w:id="6299" w:author="Nguyen Toan" w:date="2018-05-14T18:04:00Z">
          <w:pPr>
            <w:pStyle w:val="Caption"/>
            <w:jc w:val="center"/>
          </w:pPr>
        </w:pPrChange>
      </w:pPr>
      <w:bookmarkStart w:id="6300" w:name="_Ref512176360"/>
      <w:bookmarkStart w:id="6301" w:name="_Toc513325062"/>
      <w:del w:id="6302" w:author="Nguyen Toan" w:date="2018-05-14T18:04:00Z">
        <w:r w:rsidRPr="00982515" w:rsidDel="001D0CD5">
          <w:rPr>
            <w:rFonts w:ascii="Times New Roman" w:hAnsi="Times New Roman" w:cs="Times New Roman"/>
            <w:i w:val="0"/>
            <w:color w:val="auto"/>
            <w:sz w:val="28"/>
            <w:szCs w:val="28"/>
          </w:rPr>
          <w:delText xml:space="preserve">Hình </w:delText>
        </w:r>
      </w:del>
      <w:del w:id="6303"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28</w:delText>
        </w:r>
        <w:r w:rsidR="00185199" w:rsidDel="00BE0028">
          <w:rPr>
            <w:rFonts w:ascii="Times New Roman" w:hAnsi="Times New Roman" w:cs="Times New Roman"/>
            <w:i w:val="0"/>
            <w:color w:val="auto"/>
            <w:sz w:val="28"/>
            <w:szCs w:val="28"/>
          </w:rPr>
          <w:fldChar w:fldCharType="end"/>
        </w:r>
      </w:del>
      <w:bookmarkEnd w:id="6300"/>
      <w:del w:id="6304" w:author="Nguyen Toan" w:date="2018-05-14T18:04:00Z">
        <w:r w:rsidRPr="00982515" w:rsidDel="001D0CD5">
          <w:rPr>
            <w:rFonts w:ascii="Times New Roman" w:hAnsi="Times New Roman" w:cs="Times New Roman"/>
            <w:i w:val="0"/>
            <w:color w:val="auto"/>
            <w:sz w:val="28"/>
            <w:szCs w:val="28"/>
          </w:rPr>
          <w:delText>:Thêm cấu hình gọi AsenAPIDriver</w:delText>
        </w:r>
        <w:bookmarkEnd w:id="6301"/>
      </w:del>
    </w:p>
    <w:p w14:paraId="456EF859" w14:textId="0FA689E6" w:rsidR="004078DD" w:rsidRPr="004078DD" w:rsidDel="001D0CD5" w:rsidRDefault="00EE25AE" w:rsidP="007725FD">
      <w:pPr>
        <w:spacing w:after="120" w:line="288" w:lineRule="auto"/>
        <w:ind w:firstLine="567"/>
        <w:rPr>
          <w:del w:id="6305" w:author="Nguyen Toan" w:date="2018-05-14T18:04:00Z"/>
          <w:rFonts w:ascii="Times New Roman" w:eastAsia="Times New Roman" w:hAnsi="Times New Roman" w:cs="Times New Roman"/>
          <w:color w:val="auto"/>
          <w:sz w:val="24"/>
          <w:szCs w:val="24"/>
          <w:lang w:val="en-US"/>
        </w:rPr>
        <w:pPrChange w:id="6306" w:author="Nguyen Toan" w:date="2018-05-14T18:04:00Z">
          <w:pPr>
            <w:spacing w:after="120" w:line="288" w:lineRule="auto"/>
            <w:ind w:firstLine="567"/>
            <w:jc w:val="both"/>
          </w:pPr>
        </w:pPrChange>
      </w:pPr>
      <w:del w:id="6307" w:author="Nguyen Toan" w:date="2018-05-14T18:04:00Z">
        <w:r w:rsidRPr="00EE25AE" w:rsidDel="001D0CD5">
          <w:rPr>
            <w:rFonts w:ascii="Times New Roman" w:eastAsia="Times New Roman" w:hAnsi="Times New Roman" w:cs="Times New Roman"/>
            <w:b/>
            <w:color w:val="auto"/>
            <w:sz w:val="28"/>
            <w:szCs w:val="28"/>
            <w:lang w:val="en-US"/>
          </w:rPr>
          <w:delText xml:space="preserve">Bước 4: </w:delText>
        </w:r>
        <w:r w:rsidR="00917480" w:rsidRPr="00EE25AE" w:rsidDel="001D0CD5">
          <w:rPr>
            <w:rFonts w:ascii="Times New Roman" w:eastAsia="Times New Roman" w:hAnsi="Times New Roman" w:cs="Times New Roman"/>
            <w:color w:val="auto"/>
            <w:sz w:val="28"/>
            <w:szCs w:val="28"/>
            <w:lang w:val="en-US"/>
          </w:rPr>
          <w:delText>Sau khi thực hiện lưu các cấu hình, ta có thể chọn “Build now”</w:delText>
        </w:r>
        <w:r w:rsidR="00030BF6" w:rsidDel="001D0CD5">
          <w:rPr>
            <w:rFonts w:ascii="Times New Roman" w:eastAsia="Times New Roman" w:hAnsi="Times New Roman" w:cs="Times New Roman"/>
            <w:color w:val="auto"/>
            <w:sz w:val="28"/>
            <w:szCs w:val="28"/>
            <w:lang w:val="en-US"/>
          </w:rPr>
          <w:delText xml:space="preserve"> </w:delText>
        </w:r>
        <w:r w:rsidR="00C17FC6" w:rsidDel="001D0CD5">
          <w:rPr>
            <w:rFonts w:ascii="Times New Roman" w:eastAsia="Times New Roman" w:hAnsi="Times New Roman" w:cs="Times New Roman"/>
            <w:color w:val="auto"/>
            <w:sz w:val="28"/>
            <w:szCs w:val="28"/>
            <w:lang w:val="en-US"/>
          </w:rPr>
          <w:delText>để thực hiện chạy tác vụ (</w:delText>
        </w:r>
        <w:r w:rsidR="00C17FC6" w:rsidDel="001D0CD5">
          <w:rPr>
            <w:rFonts w:ascii="Times New Roman" w:eastAsia="Times New Roman" w:hAnsi="Times New Roman" w:cs="Times New Roman"/>
            <w:color w:val="auto"/>
            <w:sz w:val="28"/>
            <w:szCs w:val="28"/>
            <w:lang w:val="en-US"/>
          </w:rPr>
          <w:fldChar w:fldCharType="begin"/>
        </w:r>
        <w:r w:rsidR="00C17FC6" w:rsidDel="001D0CD5">
          <w:rPr>
            <w:rFonts w:ascii="Times New Roman" w:eastAsia="Times New Roman" w:hAnsi="Times New Roman" w:cs="Times New Roman"/>
            <w:color w:val="auto"/>
            <w:sz w:val="28"/>
            <w:szCs w:val="28"/>
            <w:lang w:val="en-US"/>
          </w:rPr>
          <w:delInstrText xml:space="preserve"> REF _Ref512176725 \h </w:delInstrText>
        </w:r>
        <w:r w:rsidR="00C17FC6" w:rsidDel="001D0CD5">
          <w:rPr>
            <w:rFonts w:ascii="Times New Roman" w:eastAsia="Times New Roman" w:hAnsi="Times New Roman" w:cs="Times New Roman"/>
            <w:color w:val="auto"/>
            <w:sz w:val="28"/>
            <w:szCs w:val="28"/>
            <w:lang w:val="en-US"/>
          </w:rPr>
        </w:r>
        <w:r w:rsidR="00C17FC6" w:rsidDel="001D0CD5">
          <w:rPr>
            <w:rFonts w:ascii="Times New Roman" w:eastAsia="Times New Roman" w:hAnsi="Times New Roman" w:cs="Times New Roman"/>
            <w:color w:val="auto"/>
            <w:sz w:val="28"/>
            <w:szCs w:val="28"/>
            <w:lang w:val="en-US"/>
          </w:rPr>
          <w:fldChar w:fldCharType="separate"/>
        </w:r>
      </w:del>
      <w:del w:id="6308" w:author="Nguyen Toan" w:date="2018-05-05T22:57:00Z">
        <w:r w:rsidR="00E6465F" w:rsidRPr="00C17FC6" w:rsidDel="00351C8D">
          <w:rPr>
            <w:rFonts w:ascii="Times New Roman" w:eastAsia="Times New Roman" w:hAnsi="Times New Roman" w:cs="Times New Roman"/>
            <w:color w:val="auto"/>
            <w:sz w:val="28"/>
            <w:szCs w:val="28"/>
            <w:lang w:val="en-US"/>
          </w:rPr>
          <w:delText xml:space="preserve">Hình </w:delText>
        </w:r>
        <w:r w:rsidR="00E6465F" w:rsidDel="00351C8D">
          <w:rPr>
            <w:rFonts w:ascii="Times New Roman" w:eastAsia="Times New Roman" w:hAnsi="Times New Roman" w:cs="Times New Roman"/>
            <w:noProof/>
            <w:color w:val="auto"/>
            <w:sz w:val="28"/>
            <w:szCs w:val="28"/>
            <w:lang w:val="en-US"/>
          </w:rPr>
          <w:delText>3</w:delText>
        </w:r>
        <w:r w:rsidR="00E6465F" w:rsidDel="00351C8D">
          <w:rPr>
            <w:rFonts w:ascii="Times New Roman" w:eastAsia="Times New Roman" w:hAnsi="Times New Roman" w:cs="Times New Roman"/>
            <w:color w:val="auto"/>
            <w:sz w:val="28"/>
            <w:szCs w:val="28"/>
            <w:lang w:val="en-US"/>
          </w:rPr>
          <w:delText>.</w:delText>
        </w:r>
        <w:r w:rsidR="00E6465F" w:rsidDel="00351C8D">
          <w:rPr>
            <w:rFonts w:ascii="Times New Roman" w:eastAsia="Times New Roman" w:hAnsi="Times New Roman" w:cs="Times New Roman"/>
            <w:noProof/>
            <w:color w:val="auto"/>
            <w:sz w:val="28"/>
            <w:szCs w:val="28"/>
            <w:lang w:val="en-US"/>
          </w:rPr>
          <w:delText>29</w:delText>
        </w:r>
      </w:del>
      <w:del w:id="6309" w:author="Nguyen Toan" w:date="2018-05-14T18:04:00Z">
        <w:r w:rsidR="00C17FC6" w:rsidDel="001D0CD5">
          <w:rPr>
            <w:rFonts w:ascii="Times New Roman" w:eastAsia="Times New Roman" w:hAnsi="Times New Roman" w:cs="Times New Roman"/>
            <w:color w:val="auto"/>
            <w:sz w:val="28"/>
            <w:szCs w:val="28"/>
            <w:lang w:val="en-US"/>
          </w:rPr>
          <w:fldChar w:fldCharType="end"/>
        </w:r>
        <w:r w:rsidR="00C17FC6" w:rsidDel="001D0CD5">
          <w:rPr>
            <w:rFonts w:ascii="Times New Roman" w:eastAsia="Times New Roman" w:hAnsi="Times New Roman" w:cs="Times New Roman"/>
            <w:color w:val="auto"/>
            <w:sz w:val="28"/>
            <w:szCs w:val="28"/>
            <w:lang w:val="en-US"/>
          </w:rPr>
          <w:delText>)</w:delText>
        </w:r>
      </w:del>
    </w:p>
    <w:p w14:paraId="5B030D6C" w14:textId="72EE8CBE" w:rsidR="00C17FC6" w:rsidDel="001D0CD5" w:rsidRDefault="00C17FC6" w:rsidP="007725FD">
      <w:pPr>
        <w:keepNext/>
        <w:pBdr>
          <w:top w:val="none" w:sz="0" w:space="0" w:color="auto"/>
          <w:left w:val="none" w:sz="0" w:space="0" w:color="auto"/>
          <w:bottom w:val="none" w:sz="0" w:space="0" w:color="auto"/>
          <w:right w:val="none" w:sz="0" w:space="0" w:color="auto"/>
          <w:between w:val="none" w:sz="0" w:space="0" w:color="auto"/>
        </w:pBdr>
        <w:spacing w:line="240" w:lineRule="auto"/>
        <w:rPr>
          <w:del w:id="6310" w:author="Nguyen Toan" w:date="2018-05-14T18:04:00Z"/>
        </w:rPr>
        <w:pPrChange w:id="6311"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pPr>
        </w:pPrChange>
      </w:pPr>
      <w:del w:id="6312" w:author="Nguyen Toan" w:date="2018-05-14T18:04:00Z">
        <w:r w:rsidDel="001D0CD5">
          <w:rPr>
            <w:noProof/>
            <w:lang w:val="en-US"/>
          </w:rPr>
          <w:drawing>
            <wp:inline distT="0" distB="0" distL="0" distR="0" wp14:anchorId="07A4AF92" wp14:editId="2F7B3628">
              <wp:extent cx="4452134" cy="1924761"/>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del>
    </w:p>
    <w:p w14:paraId="4D3A3643" w14:textId="7DFA3ADB" w:rsidR="004078DD" w:rsidRPr="00C17FC6" w:rsidDel="001D0CD5" w:rsidRDefault="00C17FC6" w:rsidP="007725FD">
      <w:pPr>
        <w:pBdr>
          <w:top w:val="none" w:sz="0" w:space="0" w:color="auto"/>
          <w:left w:val="none" w:sz="0" w:space="0" w:color="auto"/>
          <w:bottom w:val="none" w:sz="0" w:space="0" w:color="auto"/>
          <w:right w:val="none" w:sz="0" w:space="0" w:color="auto"/>
          <w:between w:val="none" w:sz="0" w:space="0" w:color="auto"/>
        </w:pBdr>
        <w:spacing w:line="240" w:lineRule="auto"/>
        <w:rPr>
          <w:del w:id="6313" w:author="Nguyen Toan" w:date="2018-05-14T18:04:00Z"/>
          <w:rFonts w:ascii="Times New Roman" w:eastAsia="Times New Roman" w:hAnsi="Times New Roman" w:cs="Times New Roman"/>
          <w:color w:val="auto"/>
          <w:sz w:val="28"/>
          <w:szCs w:val="28"/>
          <w:lang w:val="en-US"/>
        </w:rPr>
        <w:pPrChange w:id="6314"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bookmarkStart w:id="6315" w:name="_Ref512176725"/>
      <w:bookmarkStart w:id="6316" w:name="_Toc513325063"/>
      <w:del w:id="6317" w:author="Nguyen Toan" w:date="2018-05-14T18:04:00Z">
        <w:r w:rsidRPr="00C17FC6" w:rsidDel="001D0CD5">
          <w:rPr>
            <w:rFonts w:ascii="Times New Roman" w:eastAsia="Times New Roman" w:hAnsi="Times New Roman" w:cs="Times New Roman"/>
            <w:color w:val="auto"/>
            <w:sz w:val="28"/>
            <w:szCs w:val="28"/>
            <w:lang w:val="en-US"/>
          </w:rPr>
          <w:delText xml:space="preserve">Hình </w:delText>
        </w:r>
      </w:del>
      <w:del w:id="6318" w:author="Nguyen Toan" w:date="2018-05-05T22:22:00Z">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STYLEREF 1 \s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3</w:delText>
        </w:r>
        <w:r w:rsidR="00185199" w:rsidDel="00BE0028">
          <w:rPr>
            <w:rFonts w:ascii="Times New Roman" w:eastAsia="Times New Roman" w:hAnsi="Times New Roman" w:cs="Times New Roman"/>
            <w:color w:val="auto"/>
            <w:sz w:val="28"/>
            <w:szCs w:val="28"/>
            <w:lang w:val="en-US"/>
          </w:rPr>
          <w:fldChar w:fldCharType="end"/>
        </w:r>
        <w:r w:rsidR="00185199" w:rsidDel="00BE0028">
          <w:rPr>
            <w:rFonts w:ascii="Times New Roman" w:eastAsia="Times New Roman" w:hAnsi="Times New Roman" w:cs="Times New Roman"/>
            <w:color w:val="auto"/>
            <w:sz w:val="28"/>
            <w:szCs w:val="28"/>
            <w:lang w:val="en-US"/>
          </w:rPr>
          <w:delText>.</w:delText>
        </w:r>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SEQ Hình \* ARABIC \s 1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29</w:delText>
        </w:r>
        <w:r w:rsidR="00185199" w:rsidDel="00BE0028">
          <w:rPr>
            <w:rFonts w:ascii="Times New Roman" w:eastAsia="Times New Roman" w:hAnsi="Times New Roman" w:cs="Times New Roman"/>
            <w:color w:val="auto"/>
            <w:sz w:val="28"/>
            <w:szCs w:val="28"/>
            <w:lang w:val="en-US"/>
          </w:rPr>
          <w:fldChar w:fldCharType="end"/>
        </w:r>
      </w:del>
      <w:bookmarkEnd w:id="6315"/>
      <w:del w:id="6319" w:author="Nguyen Toan" w:date="2018-05-14T18:04:00Z">
        <w:r w:rsidRPr="00C17FC6" w:rsidDel="001D0CD5">
          <w:rPr>
            <w:rFonts w:ascii="Times New Roman" w:eastAsia="Times New Roman" w:hAnsi="Times New Roman" w:cs="Times New Roman"/>
            <w:color w:val="auto"/>
            <w:sz w:val="28"/>
            <w:szCs w:val="28"/>
            <w:lang w:val="en-US"/>
          </w:rPr>
          <w:delText>: Quá trình chạy tác vụ</w:delText>
        </w:r>
        <w:bookmarkEnd w:id="6316"/>
      </w:del>
    </w:p>
    <w:p w14:paraId="23CFD68B" w14:textId="490EC563" w:rsidR="00C64263" w:rsidDel="001D0CD5" w:rsidRDefault="009F0909" w:rsidP="007725FD">
      <w:pPr>
        <w:spacing w:after="120" w:line="288" w:lineRule="auto"/>
        <w:ind w:firstLine="567"/>
        <w:rPr>
          <w:ins w:id="6320" w:author="LoanDT" w:date="2018-05-10T23:24:00Z"/>
          <w:del w:id="6321" w:author="Nguyen Toan" w:date="2018-05-14T18:04:00Z"/>
          <w:rFonts w:ascii="Times New Roman" w:eastAsia="Times New Roman" w:hAnsi="Times New Roman" w:cs="Times New Roman"/>
          <w:sz w:val="28"/>
          <w:szCs w:val="28"/>
        </w:rPr>
        <w:pPrChange w:id="6322" w:author="Nguyen Toan" w:date="2018-05-14T18:04:00Z">
          <w:pPr>
            <w:spacing w:after="120" w:line="288" w:lineRule="auto"/>
            <w:ind w:firstLine="567"/>
            <w:jc w:val="both"/>
          </w:pPr>
        </w:pPrChange>
      </w:pPr>
      <w:ins w:id="6323" w:author="LoanDT" w:date="2018-05-10T23:24:00Z">
        <w:del w:id="6324" w:author="Nguyen Toan" w:date="2018-05-14T18:04:00Z">
          <w:r w:rsidDel="001D0CD5">
            <w:rPr>
              <w:rFonts w:ascii="Times New Roman" w:eastAsia="Times New Roman" w:hAnsi="Times New Roman" w:cs="Times New Roman"/>
              <w:sz w:val="28"/>
              <w:szCs w:val="28"/>
            </w:rPr>
            <w:delText>Trong quá trình thực hiện tác vụ, khi xảy ra lỗi, Jenkins tự động gửi mail cảnh báo về theo cấu hình định sẵn</w:delText>
          </w:r>
        </w:del>
      </w:ins>
      <w:ins w:id="6325" w:author="LoanDT" w:date="2018-05-10T23:25:00Z">
        <w:del w:id="6326" w:author="Nguyen Toan" w:date="2018-05-14T18:04:00Z">
          <w:r w:rsidR="00C3386A" w:rsidDel="001D0CD5">
            <w:rPr>
              <w:rFonts w:ascii="Times New Roman" w:eastAsia="Times New Roman" w:hAnsi="Times New Roman" w:cs="Times New Roman"/>
              <w:sz w:val="28"/>
              <w:szCs w:val="28"/>
            </w:rPr>
            <w:delText xml:space="preserve">. Để có thể </w:delText>
          </w:r>
        </w:del>
      </w:ins>
      <w:ins w:id="6327" w:author="LoanDT" w:date="2018-05-10T23:26:00Z">
        <w:del w:id="6328" w:author="Nguyen Toan" w:date="2018-05-14T18:04:00Z">
          <w:r w:rsidR="00C3386A" w:rsidDel="001D0CD5">
            <w:rPr>
              <w:rFonts w:ascii="Times New Roman" w:eastAsia="Times New Roman" w:hAnsi="Times New Roman" w:cs="Times New Roman"/>
              <w:sz w:val="28"/>
              <w:szCs w:val="28"/>
            </w:rPr>
            <w:delText xml:space="preserve">gửi mail thông báo lỗi, các cấu hình máy chủ mail phải được điền trong màn hình quản lý của </w:delText>
          </w:r>
          <w:r w:rsidR="00401D47" w:rsidDel="001D0CD5">
            <w:rPr>
              <w:rFonts w:ascii="Times New Roman" w:eastAsia="Times New Roman" w:hAnsi="Times New Roman" w:cs="Times New Roman"/>
              <w:sz w:val="28"/>
              <w:szCs w:val="28"/>
            </w:rPr>
            <w:delText xml:space="preserve">Jenkins tại đường dẫn: </w:delText>
          </w:r>
        </w:del>
      </w:ins>
      <w:ins w:id="6329" w:author="LoanDT" w:date="2018-05-10T23:27:00Z">
        <w:del w:id="6330" w:author="Nguyen Toan" w:date="2018-05-14T18:04:00Z">
          <w:r w:rsidR="00F6683D" w:rsidDel="001D0CD5">
            <w:rPr>
              <w:rFonts w:ascii="Times New Roman" w:eastAsia="Times New Roman" w:hAnsi="Times New Roman" w:cs="Times New Roman"/>
              <w:sz w:val="28"/>
              <w:szCs w:val="28"/>
            </w:rPr>
            <w:delText>“</w:delText>
          </w:r>
        </w:del>
      </w:ins>
      <w:ins w:id="6331" w:author="LoanDT" w:date="2018-05-10T23:26:00Z">
        <w:del w:id="6332" w:author="Nguyen Toan" w:date="2018-05-14T18:04:00Z">
          <w:r w:rsidR="00401D47" w:rsidDel="001D0CD5">
            <w:rPr>
              <w:rFonts w:ascii="Times New Roman" w:eastAsia="Times New Roman" w:hAnsi="Times New Roman" w:cs="Times New Roman"/>
              <w:sz w:val="28"/>
              <w:szCs w:val="28"/>
            </w:rPr>
            <w:delText>Manage Jenkins =&gt; Configure System =&gt; E-mail Notification</w:delText>
          </w:r>
        </w:del>
      </w:ins>
      <w:ins w:id="6333" w:author="LoanDT" w:date="2018-05-10T23:27:00Z">
        <w:del w:id="6334" w:author="Nguyen Toan" w:date="2018-05-14T18:04:00Z">
          <w:r w:rsidR="00F6683D" w:rsidDel="001D0CD5">
            <w:rPr>
              <w:rFonts w:ascii="Times New Roman" w:eastAsia="Times New Roman" w:hAnsi="Times New Roman" w:cs="Times New Roman"/>
              <w:sz w:val="28"/>
              <w:szCs w:val="28"/>
            </w:rPr>
            <w:delText>”</w:delText>
          </w:r>
        </w:del>
      </w:ins>
      <w:ins w:id="6335" w:author="LoanDT" w:date="2018-05-10T23:26:00Z">
        <w:del w:id="6336" w:author="Nguyen Toan" w:date="2018-05-14T18:04:00Z">
          <w:r w:rsidR="00401D47" w:rsidDel="001D0CD5">
            <w:rPr>
              <w:rFonts w:ascii="Times New Roman" w:eastAsia="Times New Roman" w:hAnsi="Times New Roman" w:cs="Times New Roman"/>
              <w:sz w:val="28"/>
              <w:szCs w:val="28"/>
            </w:rPr>
            <w:delText>.</w:delText>
          </w:r>
        </w:del>
      </w:ins>
      <w:ins w:id="6337" w:author="LoanDT" w:date="2018-05-10T23:27:00Z">
        <w:del w:id="6338" w:author="Nguyen Toan" w:date="2018-05-14T18:04:00Z">
          <w:r w:rsidR="00C64263" w:rsidDel="001D0CD5">
            <w:rPr>
              <w:rFonts w:ascii="Times New Roman" w:eastAsia="Times New Roman" w:hAnsi="Times New Roman" w:cs="Times New Roman"/>
              <w:sz w:val="28"/>
              <w:szCs w:val="28"/>
            </w:rPr>
            <w:delText xml:space="preserve"> Jenkins cho phép cấu hình các thông tin cơ bản</w:delText>
          </w:r>
          <w:r w:rsidR="001B1DC6" w:rsidDel="001D0CD5">
            <w:rPr>
              <w:rFonts w:ascii="Times New Roman" w:eastAsia="Times New Roman" w:hAnsi="Times New Roman" w:cs="Times New Roman"/>
              <w:sz w:val="28"/>
              <w:szCs w:val="28"/>
            </w:rPr>
            <w:delText xml:space="preserve"> như máy chủ SMTP, hậu tố của email nhận cảnh báo , ví </w:delText>
          </w:r>
        </w:del>
      </w:ins>
      <w:ins w:id="6339" w:author="LoanDT" w:date="2018-05-10T23:28:00Z">
        <w:del w:id="6340" w:author="Nguyen Toan" w:date="2018-05-14T18:04:00Z">
          <w:r w:rsidR="001B1DC6" w:rsidDel="001D0CD5">
            <w:rPr>
              <w:rFonts w:ascii="Times New Roman" w:eastAsia="Times New Roman" w:hAnsi="Times New Roman" w:cs="Times New Roman"/>
              <w:sz w:val="28"/>
              <w:szCs w:val="28"/>
            </w:rPr>
            <w:delText>dụ như @gmail.com.</w:delText>
          </w:r>
          <w:r w:rsidR="005861FA" w:rsidDel="001D0CD5">
            <w:rPr>
              <w:rFonts w:ascii="Times New Roman" w:eastAsia="Times New Roman" w:hAnsi="Times New Roman" w:cs="Times New Roman"/>
              <w:sz w:val="28"/>
              <w:szCs w:val="28"/>
            </w:rPr>
            <w:delText xml:space="preserve"> Ngoài ra, Jekins còn cung cấp thêm các giải pháp xác thực sử dụng SMTP, SSL, cổng SMTP, địa chỉ để người nhận mail gửi lại phản hồi</w:delText>
          </w:r>
          <w:r w:rsidR="003D0923" w:rsidDel="001D0CD5">
            <w:rPr>
              <w:rFonts w:ascii="Times New Roman" w:eastAsia="Times New Roman" w:hAnsi="Times New Roman" w:cs="Times New Roman"/>
              <w:sz w:val="28"/>
              <w:szCs w:val="28"/>
            </w:rPr>
            <w:delText>…</w:delText>
          </w:r>
        </w:del>
      </w:ins>
      <w:ins w:id="6341" w:author="LoanDT" w:date="2018-05-10T23:29:00Z">
        <w:del w:id="6342" w:author="Nguyen Toan" w:date="2018-05-14T18:04:00Z">
          <w:r w:rsidR="00A0799F" w:rsidDel="001D0CD5">
            <w:rPr>
              <w:rFonts w:ascii="Times New Roman" w:eastAsia="Times New Roman" w:hAnsi="Times New Roman" w:cs="Times New Roman"/>
              <w:sz w:val="28"/>
              <w:szCs w:val="28"/>
            </w:rPr>
            <w:delText xml:space="preserve"> Sau khi thêm một “E-mail notification Post-build Actin”, </w:delText>
          </w:r>
          <w:r w:rsidR="0090037C" w:rsidDel="001D0CD5">
            <w:rPr>
              <w:rFonts w:ascii="Times New Roman" w:eastAsia="Times New Roman" w:hAnsi="Times New Roman" w:cs="Times New Roman"/>
              <w:sz w:val="28"/>
              <w:szCs w:val="28"/>
            </w:rPr>
            <w:delText>Jenkins sẽ gửi một mail tới địa chỉ người dùng đã cấu hình từ trước</w:delText>
          </w:r>
          <w:r w:rsidR="003B6CC4" w:rsidDel="001D0CD5">
            <w:rPr>
              <w:rFonts w:ascii="Times New Roman" w:eastAsia="Times New Roman" w:hAnsi="Times New Roman" w:cs="Times New Roman"/>
              <w:sz w:val="28"/>
              <w:szCs w:val="28"/>
            </w:rPr>
            <w:delText xml:space="preserve"> đối với các trường hợp </w:delText>
          </w:r>
        </w:del>
      </w:ins>
      <w:ins w:id="6343" w:author="LoanDT" w:date="2018-05-10T23:30:00Z">
        <w:del w:id="6344" w:author="Nguyen Toan" w:date="2018-05-14T18:04:00Z">
          <w:r w:rsidR="003B6CC4" w:rsidDel="001D0CD5">
            <w:rPr>
              <w:rFonts w:ascii="Times New Roman" w:eastAsia="Times New Roman" w:hAnsi="Times New Roman" w:cs="Times New Roman"/>
              <w:sz w:val="28"/>
              <w:szCs w:val="28"/>
            </w:rPr>
            <w:delText xml:space="preserve">như: biên dịch thất bại (build fail), </w:delText>
          </w:r>
          <w:r w:rsidR="00596C4C" w:rsidDel="001D0CD5">
            <w:rPr>
              <w:rFonts w:ascii="Times New Roman" w:eastAsia="Times New Roman" w:hAnsi="Times New Roman" w:cs="Times New Roman"/>
              <w:sz w:val="28"/>
              <w:szCs w:val="28"/>
            </w:rPr>
            <w:delText xml:space="preserve">biên dịch thành công sau khi có một lần biên dịch thất bại, </w:delText>
          </w:r>
          <w:r w:rsidR="00756818" w:rsidDel="001D0CD5">
            <w:rPr>
              <w:rFonts w:ascii="Times New Roman" w:eastAsia="Times New Roman" w:hAnsi="Times New Roman" w:cs="Times New Roman"/>
              <w:sz w:val="28"/>
              <w:szCs w:val="28"/>
            </w:rPr>
            <w:delText xml:space="preserve">một bản biên dịch không ổn </w:delText>
          </w:r>
        </w:del>
      </w:ins>
      <w:ins w:id="6345" w:author="LoanDT" w:date="2018-05-10T23:31:00Z">
        <w:del w:id="6346" w:author="Nguyen Toan" w:date="2018-05-14T18:04:00Z">
          <w:r w:rsidR="007A7F4C" w:rsidDel="001D0CD5">
            <w:rPr>
              <w:rFonts w:ascii="Times New Roman" w:eastAsia="Times New Roman" w:hAnsi="Times New Roman" w:cs="Times New Roman"/>
              <w:sz w:val="28"/>
              <w:szCs w:val="28"/>
            </w:rPr>
            <w:delText xml:space="preserve">định (với trường hợp hồi quy). </w:delText>
          </w:r>
        </w:del>
      </w:ins>
    </w:p>
    <w:p w14:paraId="56FE7A85" w14:textId="4F71AE2E" w:rsidR="009F0909" w:rsidDel="001D0CD5" w:rsidRDefault="003969E4" w:rsidP="007725FD">
      <w:pPr>
        <w:spacing w:after="120" w:line="288" w:lineRule="auto"/>
        <w:ind w:firstLine="567"/>
        <w:rPr>
          <w:ins w:id="6347" w:author="LoanDT" w:date="2018-05-10T23:24:00Z"/>
          <w:del w:id="6348" w:author="Nguyen Toan" w:date="2018-05-14T18:04:00Z"/>
          <w:rFonts w:ascii="Times New Roman" w:eastAsia="Times New Roman" w:hAnsi="Times New Roman" w:cs="Times New Roman"/>
          <w:sz w:val="28"/>
          <w:szCs w:val="28"/>
        </w:rPr>
        <w:pPrChange w:id="6349" w:author="Nguyen Toan" w:date="2018-05-14T18:04:00Z">
          <w:pPr>
            <w:spacing w:after="120" w:line="288" w:lineRule="auto"/>
            <w:ind w:firstLine="567"/>
            <w:jc w:val="both"/>
          </w:pPr>
        </w:pPrChange>
      </w:pPr>
      <w:ins w:id="6350" w:author="LoanDT" w:date="2018-05-10T23:25:00Z">
        <w:del w:id="6351" w:author="Nguyen Toan" w:date="2018-05-14T18:04:00Z">
          <w:r w:rsidDel="001D0CD5">
            <w:rPr>
              <w:rFonts w:ascii="Times New Roman" w:eastAsia="Times New Roman" w:hAnsi="Times New Roman" w:cs="Times New Roman"/>
              <w:noProof/>
              <w:sz w:val="28"/>
              <w:szCs w:val="28"/>
              <w:lang w:val="en-US"/>
              <w:rPrChange w:id="6352" w:author="Unknown">
                <w:rPr>
                  <w:noProof/>
                  <w:lang w:val="en-US"/>
                </w:rPr>
              </w:rPrChange>
            </w:rPr>
            <w:drawing>
              <wp:inline distT="0" distB="0" distL="0" distR="0" wp14:anchorId="4E87CF89" wp14:editId="6D51788C">
                <wp:extent cx="4347097" cy="311946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61">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del>
      </w:ins>
    </w:p>
    <w:p w14:paraId="6DB2CA7C" w14:textId="3A085D7C" w:rsidR="00C17FC6" w:rsidRPr="0013518C" w:rsidDel="001D0CD5" w:rsidRDefault="00C45331" w:rsidP="007725FD">
      <w:pPr>
        <w:spacing w:after="120" w:line="288" w:lineRule="auto"/>
        <w:ind w:firstLine="567"/>
        <w:rPr>
          <w:del w:id="6353" w:author="Nguyen Toan" w:date="2018-05-14T18:04:00Z"/>
          <w:rFonts w:ascii="Times New Roman" w:eastAsia="Times New Roman" w:hAnsi="Times New Roman" w:cs="Times New Roman"/>
          <w:sz w:val="28"/>
          <w:szCs w:val="28"/>
        </w:rPr>
        <w:pPrChange w:id="6354" w:author="Nguyen Toan" w:date="2018-05-14T18:04:00Z">
          <w:pPr>
            <w:spacing w:after="120" w:line="288" w:lineRule="auto"/>
            <w:ind w:firstLine="567"/>
            <w:jc w:val="both"/>
          </w:pPr>
        </w:pPrChange>
      </w:pPr>
      <w:del w:id="6355" w:author="Nguyen Toan" w:date="2018-05-14T18:04:00Z">
        <w:r w:rsidRPr="0013518C" w:rsidDel="001D0CD5">
          <w:rPr>
            <w:rFonts w:ascii="Times New Roman" w:eastAsia="Times New Roman" w:hAnsi="Times New Roman" w:cs="Times New Roman"/>
            <w:sz w:val="28"/>
            <w:szCs w:val="28"/>
          </w:rPr>
          <w:delText xml:space="preserve">Sau quá </w:delText>
        </w:r>
        <w:r w:rsidRPr="00966627" w:rsidDel="001D0CD5">
          <w:rPr>
            <w:rFonts w:ascii="Times New Roman" w:eastAsia="Times New Roman" w:hAnsi="Times New Roman" w:cs="Times New Roman"/>
            <w:color w:val="auto"/>
            <w:sz w:val="28"/>
            <w:szCs w:val="28"/>
            <w:lang w:val="en-US"/>
          </w:rPr>
          <w:delText>trình</w:delText>
        </w:r>
        <w:r w:rsidRPr="0013518C" w:rsidDel="001D0CD5">
          <w:rPr>
            <w:rFonts w:ascii="Times New Roman" w:eastAsia="Times New Roman" w:hAnsi="Times New Roman" w:cs="Times New Roman"/>
            <w:sz w:val="28"/>
            <w:szCs w:val="28"/>
          </w:rPr>
          <w:delText xml:space="preserve"> chạy tác vụ, kết quả được hiển thị tại màn hình ứng dụng</w:delText>
        </w:r>
        <w:r w:rsidR="0013518C" w:rsidDel="001D0CD5">
          <w:rPr>
            <w:rFonts w:ascii="Times New Roman" w:eastAsia="Times New Roman" w:hAnsi="Times New Roman" w:cs="Times New Roman"/>
            <w:sz w:val="28"/>
            <w:szCs w:val="28"/>
          </w:rPr>
          <w:delText xml:space="preserve"> (</w:delText>
        </w:r>
        <w:r w:rsidR="0013518C" w:rsidDel="001D0CD5">
          <w:rPr>
            <w:rFonts w:ascii="Times New Roman" w:eastAsia="Times New Roman" w:hAnsi="Times New Roman" w:cs="Times New Roman"/>
            <w:sz w:val="28"/>
            <w:szCs w:val="28"/>
          </w:rPr>
          <w:fldChar w:fldCharType="begin"/>
        </w:r>
        <w:r w:rsidR="0013518C" w:rsidDel="001D0CD5">
          <w:rPr>
            <w:rFonts w:ascii="Times New Roman" w:eastAsia="Times New Roman" w:hAnsi="Times New Roman" w:cs="Times New Roman"/>
            <w:sz w:val="28"/>
            <w:szCs w:val="28"/>
          </w:rPr>
          <w:delInstrText xml:space="preserve"> REF _Ref512176884 \h </w:delInstrText>
        </w:r>
        <w:r w:rsidR="0013518C" w:rsidDel="001D0CD5">
          <w:rPr>
            <w:rFonts w:ascii="Times New Roman" w:eastAsia="Times New Roman" w:hAnsi="Times New Roman" w:cs="Times New Roman"/>
            <w:sz w:val="28"/>
            <w:szCs w:val="28"/>
          </w:rPr>
        </w:r>
        <w:r w:rsidR="0013518C" w:rsidDel="001D0CD5">
          <w:rPr>
            <w:rFonts w:ascii="Times New Roman" w:eastAsia="Times New Roman" w:hAnsi="Times New Roman" w:cs="Times New Roman"/>
            <w:sz w:val="28"/>
            <w:szCs w:val="28"/>
          </w:rPr>
          <w:fldChar w:fldCharType="separate"/>
        </w:r>
      </w:del>
      <w:del w:id="6356" w:author="Nguyen Toan" w:date="2018-05-05T22:57:00Z">
        <w:r w:rsidR="00E6465F" w:rsidRPr="0013518C"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30</w:delText>
        </w:r>
      </w:del>
      <w:del w:id="6357" w:author="Nguyen Toan" w:date="2018-05-14T18:04:00Z">
        <w:r w:rsidR="0013518C" w:rsidDel="001D0CD5">
          <w:rPr>
            <w:rFonts w:ascii="Times New Roman" w:eastAsia="Times New Roman" w:hAnsi="Times New Roman" w:cs="Times New Roman"/>
            <w:sz w:val="28"/>
            <w:szCs w:val="28"/>
          </w:rPr>
          <w:fldChar w:fldCharType="end"/>
        </w:r>
        <w:r w:rsidR="0013518C" w:rsidDel="001D0CD5">
          <w:rPr>
            <w:rFonts w:ascii="Times New Roman" w:eastAsia="Times New Roman" w:hAnsi="Times New Roman" w:cs="Times New Roman"/>
            <w:sz w:val="28"/>
            <w:szCs w:val="28"/>
          </w:rPr>
          <w:delText>)</w:delText>
        </w:r>
      </w:del>
    </w:p>
    <w:p w14:paraId="7422DBED" w14:textId="3CDD9708" w:rsidR="00671A8C" w:rsidDel="001D0CD5" w:rsidRDefault="00671A8C" w:rsidP="007725FD">
      <w:pPr>
        <w:keepNext/>
        <w:pBdr>
          <w:top w:val="none" w:sz="0" w:space="0" w:color="auto"/>
          <w:left w:val="none" w:sz="0" w:space="0" w:color="auto"/>
          <w:bottom w:val="none" w:sz="0" w:space="0" w:color="auto"/>
          <w:right w:val="none" w:sz="0" w:space="0" w:color="auto"/>
          <w:between w:val="none" w:sz="0" w:space="0" w:color="auto"/>
        </w:pBdr>
        <w:spacing w:line="240" w:lineRule="auto"/>
        <w:rPr>
          <w:del w:id="6358" w:author="Nguyen Toan" w:date="2018-05-14T18:04:00Z"/>
        </w:rPr>
        <w:pPrChange w:id="6359"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del w:id="6360" w:author="Nguyen Toan" w:date="2018-05-14T18:04:00Z">
        <w:r w:rsidDel="001D0CD5">
          <w:rPr>
            <w:noProof/>
            <w:lang w:val="en-US"/>
          </w:rPr>
          <w:drawing>
            <wp:inline distT="0" distB="0" distL="0" distR="0" wp14:anchorId="223253E5" wp14:editId="5A68690A">
              <wp:extent cx="33909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del>
    </w:p>
    <w:p w14:paraId="4DAD0BCC" w14:textId="096567DC" w:rsidR="00671A8C" w:rsidRPr="0013518C" w:rsidDel="001D0CD5" w:rsidRDefault="00671A8C" w:rsidP="007725FD">
      <w:pPr>
        <w:spacing w:line="288" w:lineRule="auto"/>
        <w:ind w:firstLine="720"/>
        <w:rPr>
          <w:del w:id="6361" w:author="Nguyen Toan" w:date="2018-05-14T18:04:00Z"/>
          <w:rFonts w:ascii="Times New Roman" w:eastAsia="Times New Roman" w:hAnsi="Times New Roman" w:cs="Times New Roman"/>
          <w:sz w:val="28"/>
          <w:szCs w:val="28"/>
        </w:rPr>
        <w:pPrChange w:id="6362" w:author="Nguyen Toan" w:date="2018-05-14T18:04:00Z">
          <w:pPr>
            <w:spacing w:line="288" w:lineRule="auto"/>
            <w:ind w:firstLine="720"/>
            <w:jc w:val="center"/>
          </w:pPr>
        </w:pPrChange>
      </w:pPr>
      <w:bookmarkStart w:id="6363" w:name="_Ref512176884"/>
      <w:bookmarkStart w:id="6364" w:name="_Toc513325064"/>
      <w:del w:id="6365" w:author="Nguyen Toan" w:date="2018-05-14T18:04:00Z">
        <w:r w:rsidRPr="0013518C" w:rsidDel="001D0CD5">
          <w:rPr>
            <w:rFonts w:ascii="Times New Roman" w:eastAsia="Times New Roman" w:hAnsi="Times New Roman" w:cs="Times New Roman"/>
            <w:sz w:val="28"/>
            <w:szCs w:val="28"/>
          </w:rPr>
          <w:delText xml:space="preserve">Hình </w:delText>
        </w:r>
      </w:del>
      <w:del w:id="6366"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30</w:delText>
        </w:r>
        <w:r w:rsidR="00185199" w:rsidDel="00BE0028">
          <w:rPr>
            <w:rFonts w:ascii="Times New Roman" w:eastAsia="Times New Roman" w:hAnsi="Times New Roman" w:cs="Times New Roman"/>
            <w:sz w:val="28"/>
            <w:szCs w:val="28"/>
          </w:rPr>
          <w:fldChar w:fldCharType="end"/>
        </w:r>
      </w:del>
      <w:bookmarkEnd w:id="6363"/>
      <w:del w:id="6367" w:author="Nguyen Toan" w:date="2018-05-14T18:04:00Z">
        <w:r w:rsidRPr="0013518C" w:rsidDel="001D0CD5">
          <w:rPr>
            <w:rFonts w:ascii="Times New Roman" w:eastAsia="Times New Roman" w:hAnsi="Times New Roman" w:cs="Times New Roman"/>
            <w:sz w:val="28"/>
            <w:szCs w:val="28"/>
          </w:rPr>
          <w:delText>: Lịch sử chạy tác vụ</w:delText>
        </w:r>
        <w:bookmarkEnd w:id="6364"/>
      </w:del>
    </w:p>
    <w:p w14:paraId="28C551C0" w14:textId="69FBF4B2" w:rsidR="00B60E09" w:rsidDel="001D0CD5" w:rsidRDefault="00C45331" w:rsidP="007725FD">
      <w:pPr>
        <w:spacing w:after="120" w:line="288" w:lineRule="auto"/>
        <w:ind w:firstLine="567"/>
        <w:rPr>
          <w:del w:id="6368" w:author="Nguyen Toan" w:date="2018-05-14T18:04:00Z"/>
          <w:rFonts w:ascii="Times New Roman" w:eastAsia="Times New Roman" w:hAnsi="Times New Roman" w:cs="Times New Roman"/>
          <w:sz w:val="28"/>
          <w:szCs w:val="28"/>
          <w:lang w:val="vi-VN"/>
        </w:rPr>
        <w:pPrChange w:id="6369" w:author="Nguyen Toan" w:date="2018-05-14T18:04:00Z">
          <w:pPr>
            <w:spacing w:after="120" w:line="288" w:lineRule="auto"/>
            <w:ind w:firstLine="567"/>
            <w:jc w:val="both"/>
          </w:pPr>
        </w:pPrChange>
      </w:pPr>
      <w:del w:id="6370" w:author="Nguyen Toan" w:date="2018-05-14T18:04:00Z">
        <w:r w:rsidRPr="00C45331" w:rsidDel="001D0CD5">
          <w:rPr>
            <w:rFonts w:ascii="Times New Roman" w:eastAsia="Times New Roman" w:hAnsi="Times New Roman" w:cs="Times New Roman"/>
            <w:sz w:val="28"/>
            <w:szCs w:val="28"/>
          </w:rPr>
          <w:delText xml:space="preserve">Ngoài các bước được trình bày ở trên, có rất nhiều cách để tạo công việc xây dựng, các tùy chọn có sẵn rất nhiều, điều khiến </w:delText>
        </w:r>
        <w:r w:rsidRPr="00966627" w:rsidDel="001D0CD5">
          <w:rPr>
            <w:rFonts w:ascii="Times New Roman" w:eastAsia="Times New Roman" w:hAnsi="Times New Roman" w:cs="Times New Roman"/>
            <w:color w:val="auto"/>
            <w:sz w:val="28"/>
            <w:szCs w:val="28"/>
            <w:lang w:val="en-US"/>
          </w:rPr>
          <w:delText>Jenkins</w:delText>
        </w:r>
        <w:r w:rsidRPr="00C45331" w:rsidDel="001D0CD5">
          <w:rPr>
            <w:rFonts w:ascii="Times New Roman" w:eastAsia="Times New Roman" w:hAnsi="Times New Roman" w:cs="Times New Roman"/>
            <w:sz w:val="28"/>
            <w:szCs w:val="28"/>
          </w:rPr>
          <w:delText xml:space="preserve"> trở thành một công cụ triển khai liên tục.</w:delText>
        </w:r>
        <w:r w:rsidR="00857D6E" w:rsidDel="001D0CD5">
          <w:rPr>
            <w:rFonts w:ascii="Times New Roman" w:eastAsia="Times New Roman" w:hAnsi="Times New Roman" w:cs="Times New Roman"/>
            <w:sz w:val="28"/>
            <w:szCs w:val="28"/>
            <w:lang w:val="vi-VN"/>
          </w:rPr>
          <w:delText>Hình 3.3</w:delText>
        </w:r>
        <w:r w:rsidR="00AA1CAB" w:rsidDel="001D0CD5">
          <w:rPr>
            <w:rFonts w:ascii="Times New Roman" w:eastAsia="Times New Roman" w:hAnsi="Times New Roman" w:cs="Times New Roman"/>
            <w:sz w:val="28"/>
            <w:szCs w:val="28"/>
            <w:lang w:val="vi-VN"/>
          </w:rPr>
          <w:delText>9</w:delText>
        </w:r>
        <w:r w:rsidR="00E630F3" w:rsidDel="001D0CD5">
          <w:rPr>
            <w:rFonts w:ascii="Times New Roman" w:eastAsia="Times New Roman" w:hAnsi="Times New Roman" w:cs="Times New Roman"/>
            <w:sz w:val="28"/>
            <w:szCs w:val="28"/>
            <w:lang w:val="vi-VN"/>
          </w:rPr>
          <w:delText xml:space="preserve"> là</w:delText>
        </w:r>
        <w:r w:rsidR="00BC3CE0" w:rsidDel="001D0CD5">
          <w:rPr>
            <w:rFonts w:ascii="Times New Roman" w:eastAsia="Times New Roman" w:hAnsi="Times New Roman" w:cs="Times New Roman"/>
            <w:sz w:val="28"/>
            <w:szCs w:val="28"/>
            <w:lang w:val="vi-VN"/>
          </w:rPr>
          <w:delText xml:space="preserve"> k</w:delText>
        </w:r>
        <w:r w:rsidR="00B60E09" w:rsidDel="001D0CD5">
          <w:rPr>
            <w:rFonts w:ascii="Times New Roman" w:eastAsia="Times New Roman" w:hAnsi="Times New Roman" w:cs="Times New Roman"/>
            <w:sz w:val="28"/>
            <w:szCs w:val="28"/>
            <w:lang w:val="vi-VN"/>
          </w:rPr>
          <w:delText>ết quả kiểm thử khi chạy mã nguồn kiểm thử tự động sinh</w:delText>
        </w:r>
      </w:del>
    </w:p>
    <w:p w14:paraId="0E43C9BA" w14:textId="1FF9BEA3" w:rsidR="00C84F0A" w:rsidDel="001D0CD5" w:rsidRDefault="00F65497" w:rsidP="007725FD">
      <w:pPr>
        <w:rPr>
          <w:del w:id="6371" w:author="Nguyen Toan" w:date="2018-05-14T18:04:00Z"/>
        </w:rPr>
        <w:pPrChange w:id="6372" w:author="Nguyen Toan" w:date="2018-05-14T18:04:00Z">
          <w:pPr/>
        </w:pPrChange>
      </w:pPr>
      <w:del w:id="6373" w:author="Nguyen Toan" w:date="2018-05-14T18:04:00Z">
        <w:r w:rsidRPr="00D2583D" w:rsidDel="001D0CD5">
          <w:rPr>
            <w:rFonts w:ascii="Times New Roman" w:eastAsia="Times New Roman" w:hAnsi="Times New Roman" w:cs="Times New Roman"/>
            <w:noProof/>
            <w:sz w:val="28"/>
            <w:szCs w:val="28"/>
            <w:lang w:val="en-US"/>
          </w:rPr>
          <w:drawing>
            <wp:inline distT="0" distB="0" distL="0" distR="0" wp14:anchorId="14E5B390" wp14:editId="388DE62B">
              <wp:extent cx="5342783" cy="18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63">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del>
    </w:p>
    <w:p w14:paraId="6D2940E1" w14:textId="347F3C2A" w:rsidR="00B60E09" w:rsidDel="005D0861" w:rsidRDefault="00C84F0A" w:rsidP="007725FD">
      <w:pPr>
        <w:pStyle w:val="Caption"/>
        <w:rPr>
          <w:del w:id="6374" w:author="Nguyen Toan" w:date="2018-05-05T23:02:00Z"/>
          <w:rFonts w:ascii="Times New Roman" w:hAnsi="Times New Roman" w:cs="Times New Roman"/>
          <w:color w:val="000000" w:themeColor="text1"/>
          <w:sz w:val="28"/>
          <w:szCs w:val="28"/>
        </w:rPr>
        <w:pPrChange w:id="6375" w:author="Nguyen Toan" w:date="2018-05-14T18:04:00Z">
          <w:pPr>
            <w:pStyle w:val="Caption"/>
            <w:jc w:val="center"/>
          </w:pPr>
        </w:pPrChange>
      </w:pPr>
      <w:bookmarkStart w:id="6376" w:name="_Toc513325065"/>
      <w:del w:id="6377" w:author="Nguyen Toan" w:date="2018-05-14T18:04:00Z">
        <w:r w:rsidRPr="00D2583D" w:rsidDel="001D0CD5">
          <w:rPr>
            <w:rFonts w:ascii="Times New Roman" w:hAnsi="Times New Roman" w:cs="Times New Roman"/>
            <w:i w:val="0"/>
            <w:color w:val="000000" w:themeColor="text1"/>
            <w:sz w:val="28"/>
            <w:szCs w:val="28"/>
          </w:rPr>
          <w:delText xml:space="preserve">Hình </w:delText>
        </w:r>
      </w:del>
      <w:del w:id="6378" w:author="Nguyen Toan" w:date="2018-05-05T22:22:00Z">
        <w:r w:rsidR="00185199" w:rsidDel="00BE0028">
          <w:rPr>
            <w:rFonts w:ascii="Times New Roman" w:hAnsi="Times New Roman" w:cs="Times New Roman"/>
            <w:iCs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STYLEREF 1 \s </w:delInstrText>
        </w:r>
        <w:r w:rsidR="00185199" w:rsidDel="00BE0028">
          <w:rPr>
            <w:rFonts w:ascii="Times New Roman" w:hAnsi="Times New Roman" w:cs="Times New Roman"/>
            <w:iCs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R="00185199" w:rsidDel="00BE0028">
          <w:rPr>
            <w:rFonts w:ascii="Times New Roman" w:hAnsi="Times New Roman" w:cs="Times New Roman"/>
            <w:iCs w:val="0"/>
            <w:color w:val="000000" w:themeColor="text1"/>
            <w:sz w:val="28"/>
            <w:szCs w:val="28"/>
          </w:rPr>
          <w:fldChar w:fldCharType="end"/>
        </w:r>
        <w:r w:rsidR="00185199" w:rsidDel="00BE0028">
          <w:rPr>
            <w:rFonts w:ascii="Times New Roman" w:hAnsi="Times New Roman" w:cs="Times New Roman"/>
            <w:i w:val="0"/>
            <w:color w:val="000000" w:themeColor="text1"/>
            <w:sz w:val="28"/>
            <w:szCs w:val="28"/>
          </w:rPr>
          <w:delText>.</w:delText>
        </w:r>
        <w:r w:rsidR="00185199" w:rsidDel="00BE0028">
          <w:rPr>
            <w:rFonts w:ascii="Times New Roman" w:hAnsi="Times New Roman" w:cs="Times New Roman"/>
            <w:iCs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SEQ Hình \* ARABIC \s 1 </w:delInstrText>
        </w:r>
        <w:r w:rsidR="00185199" w:rsidDel="00BE0028">
          <w:rPr>
            <w:rFonts w:ascii="Times New Roman" w:hAnsi="Times New Roman" w:cs="Times New Roman"/>
            <w:iCs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31</w:delText>
        </w:r>
        <w:r w:rsidR="00185199" w:rsidDel="00BE0028">
          <w:rPr>
            <w:rFonts w:ascii="Times New Roman" w:hAnsi="Times New Roman" w:cs="Times New Roman"/>
            <w:iCs w:val="0"/>
            <w:color w:val="000000" w:themeColor="text1"/>
            <w:sz w:val="28"/>
            <w:szCs w:val="28"/>
          </w:rPr>
          <w:fldChar w:fldCharType="end"/>
        </w:r>
      </w:del>
      <w:del w:id="6379" w:author="Nguyen Toan" w:date="2018-05-14T18:04:00Z">
        <w:r w:rsidRPr="00D2583D" w:rsidDel="001D0CD5">
          <w:rPr>
            <w:rFonts w:ascii="Times New Roman" w:hAnsi="Times New Roman" w:cs="Times New Roman"/>
            <w:i w:val="0"/>
            <w:color w:val="000000" w:themeColor="text1"/>
            <w:sz w:val="28"/>
            <w:szCs w:val="28"/>
          </w:rPr>
          <w:delText>. Kết quả thực hiện chạy mã nguồn kiểm thử tự sinh</w:delText>
        </w:r>
      </w:del>
      <w:bookmarkEnd w:id="6376"/>
    </w:p>
    <w:p w14:paraId="59E0293A" w14:textId="2950FE8D" w:rsidR="00E32CAF" w:rsidRPr="00D2583D" w:rsidRDefault="00CF2671" w:rsidP="00992928">
      <w:pPr>
        <w:pStyle w:val="Caption"/>
        <w:spacing w:line="288" w:lineRule="auto"/>
        <w:jc w:val="center"/>
        <w:pPrChange w:id="6380" w:author="Nguyen Toan" w:date="2018-05-14T18:06:00Z">
          <w:pPr>
            <w:spacing w:line="288" w:lineRule="auto"/>
            <w:ind w:firstLine="720"/>
          </w:pPr>
        </w:pPrChange>
      </w:pPr>
      <w:del w:id="6381" w:author="Nguyen Toan" w:date="2018-05-05T23:02:00Z">
        <w:r w:rsidRPr="00D2583D" w:rsidDel="005D0861">
          <w:br w:type="page"/>
        </w:r>
      </w:del>
    </w:p>
    <w:p w14:paraId="442AFA99" w14:textId="1B01E77C" w:rsidR="006F117B" w:rsidRPr="00966627" w:rsidRDefault="00F30756" w:rsidP="00966627">
      <w:pPr>
        <w:pStyle w:val="Heading1"/>
        <w:numPr>
          <w:ilvl w:val="0"/>
          <w:numId w:val="12"/>
        </w:numPr>
        <w:ind w:left="0" w:firstLine="0"/>
        <w:jc w:val="center"/>
        <w:rPr>
          <w:rFonts w:ascii="Times New Roman" w:eastAsia="Times New Roman" w:hAnsi="Times New Roman" w:cs="Times New Roman"/>
          <w:b/>
          <w:sz w:val="28"/>
          <w:szCs w:val="28"/>
        </w:rPr>
      </w:pPr>
      <w:bookmarkStart w:id="6382" w:name="_p8bu8b45uu2w" w:colFirst="0" w:colLast="0"/>
      <w:bookmarkStart w:id="6383" w:name="_Toc513613733"/>
      <w:bookmarkEnd w:id="6382"/>
      <w:r w:rsidRPr="00966627">
        <w:rPr>
          <w:rFonts w:ascii="Times New Roman" w:eastAsia="Times New Roman" w:hAnsi="Times New Roman" w:cs="Times New Roman"/>
          <w:b/>
          <w:sz w:val="28"/>
          <w:szCs w:val="28"/>
        </w:rPr>
        <w:t>KẾT LUẬN</w:t>
      </w:r>
      <w:bookmarkStart w:id="6384" w:name="_9ayqjrlqnwip" w:colFirst="0" w:colLast="0"/>
      <w:bookmarkStart w:id="6385" w:name="_c3l3h9i4w4zo" w:colFirst="0" w:colLast="0"/>
      <w:bookmarkEnd w:id="6383"/>
      <w:bookmarkEnd w:id="6384"/>
      <w:bookmarkEnd w:id="6385"/>
    </w:p>
    <w:p w14:paraId="0D5291C5"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386" w:name="_d088jnt1e28x" w:colFirst="0" w:colLast="0"/>
      <w:bookmarkStart w:id="6387" w:name="_Toc513613734"/>
      <w:bookmarkEnd w:id="6386"/>
      <w:r w:rsidRPr="00966627">
        <w:rPr>
          <w:rFonts w:ascii="Times New Roman" w:eastAsia="Times New Roman" w:hAnsi="Times New Roman" w:cs="Times New Roman"/>
          <w:b/>
          <w:sz w:val="28"/>
          <w:szCs w:val="28"/>
        </w:rPr>
        <w:t>Kết quả đạt được</w:t>
      </w:r>
      <w:bookmarkEnd w:id="6387"/>
    </w:p>
    <w:p w14:paraId="33AEFB2C" w14:textId="77777777" w:rsidR="00657A81" w:rsidRDefault="00657A81"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tìm hiểu cơ sở lý thuyết về hệ thống ESB cũng như cách xây dựng và tích hợp công cụ kiểm thử hệ thống ESB để giảm thiểu chi phí kiểm thử, đảm bảo chất lượ</w:t>
      </w:r>
      <w:r w:rsidR="00F27030">
        <w:rPr>
          <w:rFonts w:ascii="Times New Roman" w:eastAsia="Times New Roman" w:hAnsi="Times New Roman" w:cs="Times New Roman"/>
          <w:sz w:val="28"/>
          <w:szCs w:val="28"/>
        </w:rPr>
        <w:t xml:space="preserve">ng hệ thống ESB ở pha lập trình </w:t>
      </w:r>
      <w:r>
        <w:rPr>
          <w:rFonts w:ascii="Times New Roman" w:eastAsia="Times New Roman" w:hAnsi="Times New Roman" w:cs="Times New Roman"/>
          <w:sz w:val="28"/>
          <w:szCs w:val="28"/>
        </w:rPr>
        <w:t>hơn so với việc kiể</w:t>
      </w:r>
      <w:r w:rsidR="00F27030">
        <w:rPr>
          <w:rFonts w:ascii="Times New Roman" w:eastAsia="Times New Roman" w:hAnsi="Times New Roman" w:cs="Times New Roman"/>
          <w:sz w:val="28"/>
          <w:szCs w:val="28"/>
        </w:rPr>
        <w:t xml:space="preserve">m thử bằng tay sau pha lập trình. </w:t>
      </w:r>
    </w:p>
    <w:p w14:paraId="5AE6A132" w14:textId="77777777" w:rsidR="002A230C" w:rsidRDefault="002A230C"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chính của luận văn là xây dựng công cụ sinh mã kiểm thử chức năng tự động cho hệ thống ESB, kết hợp với các công cụ quản lý dự án tự động, từ đó tự động hóa toàn bộ quá trình kiểm thử và triển khai ứng dụng lên máy chủ.</w:t>
      </w:r>
      <w:r w:rsidR="00B511A0">
        <w:rPr>
          <w:rFonts w:ascii="Times New Roman" w:eastAsia="Times New Roman" w:hAnsi="Times New Roman" w:cs="Times New Roman"/>
          <w:sz w:val="28"/>
          <w:szCs w:val="28"/>
        </w:rPr>
        <w:t xml:space="preserve"> </w:t>
      </w:r>
    </w:p>
    <w:p w14:paraId="5CC2EFAD" w14:textId="77777777" w:rsidR="006F117B" w:rsidRDefault="00994B39"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Quy trình kiểm thử hệ thống ESB</w:t>
      </w:r>
      <w:r w:rsidR="00B13834">
        <w:rPr>
          <w:rFonts w:ascii="Times New Roman" w:eastAsia="Times New Roman" w:hAnsi="Times New Roman" w:cs="Times New Roman"/>
          <w:sz w:val="28"/>
          <w:szCs w:val="28"/>
        </w:rPr>
        <w:t xml:space="preserve"> được nêu trong luận văn</w:t>
      </w:r>
      <w:r w:rsidRPr="005A5BC4">
        <w:rPr>
          <w:rFonts w:ascii="Times New Roman" w:eastAsia="Times New Roman" w:hAnsi="Times New Roman" w:cs="Times New Roman"/>
          <w:sz w:val="28"/>
          <w:szCs w:val="28"/>
        </w:rPr>
        <w:t xml:space="preserve"> hỗ trợ việc kiểm thử phần mềm, rút ngắn được thời gian và kiểm soát </w:t>
      </w:r>
      <w:r w:rsidR="003F27F4">
        <w:rPr>
          <w:rFonts w:ascii="Times New Roman" w:eastAsia="Times New Roman" w:hAnsi="Times New Roman" w:cs="Times New Roman"/>
          <w:sz w:val="28"/>
          <w:szCs w:val="28"/>
        </w:rPr>
        <w:t>tốt</w:t>
      </w:r>
      <w:r w:rsidRPr="005A5BC4">
        <w:rPr>
          <w:rFonts w:ascii="Times New Roman" w:eastAsia="Times New Roman" w:hAnsi="Times New Roman" w:cs="Times New Roman"/>
          <w:sz w:val="28"/>
          <w:szCs w:val="28"/>
        </w:rPr>
        <w:t xml:space="preserve"> các lỗi xảy ra đối với hệ thống. Quá trình kiểm thử diễn ra tự động liên tục giúp giảm thiểu thời gian lập trình cho lập trình viên, các</w:t>
      </w:r>
      <w:r w:rsidR="006D5AAB">
        <w:rPr>
          <w:rFonts w:ascii="Times New Roman" w:eastAsia="Times New Roman" w:hAnsi="Times New Roman" w:cs="Times New Roman"/>
          <w:sz w:val="28"/>
          <w:szCs w:val="28"/>
        </w:rPr>
        <w:t xml:space="preserve"> lỗi được phát hiện ra sớm trong pha lập trình</w:t>
      </w:r>
      <w:r w:rsidR="00D405EB">
        <w:rPr>
          <w:rFonts w:ascii="Times New Roman" w:eastAsia="Times New Roman" w:hAnsi="Times New Roman" w:cs="Times New Roman"/>
          <w:sz w:val="28"/>
          <w:szCs w:val="28"/>
        </w:rPr>
        <w:t xml:space="preserve"> trước khi</w:t>
      </w:r>
      <w:r w:rsidRPr="005A5BC4">
        <w:rPr>
          <w:rFonts w:ascii="Times New Roman" w:eastAsia="Times New Roman" w:hAnsi="Times New Roman" w:cs="Times New Roman"/>
          <w:sz w:val="28"/>
          <w:szCs w:val="28"/>
        </w:rPr>
        <w:t xml:space="preserve"> khi triển khai trên môi trường thật, đặc biệt là các khiếm khuyết do các phần chỉnh sửa liên đới tới nhau, các lỗi này , đối với kiểm</w:t>
      </w:r>
      <w:r w:rsidR="00DB3D41">
        <w:rPr>
          <w:rFonts w:ascii="Times New Roman" w:eastAsia="Times New Roman" w:hAnsi="Times New Roman" w:cs="Times New Roman"/>
          <w:sz w:val="28"/>
          <w:szCs w:val="28"/>
        </w:rPr>
        <w:t xml:space="preserve"> thử thông thường dễ bị bỏ qua.</w:t>
      </w:r>
    </w:p>
    <w:p w14:paraId="3D71AAFF" w14:textId="77777777" w:rsidR="00994B39" w:rsidRDefault="00553AC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Sau quá trình thực hiện, luận văn đã </w:t>
      </w:r>
      <w:r>
        <w:rPr>
          <w:rFonts w:ascii="Times New Roman" w:eastAsia="Times New Roman" w:hAnsi="Times New Roman" w:cs="Times New Roman"/>
          <w:sz w:val="28"/>
          <w:szCs w:val="28"/>
          <w:lang w:val="en-US"/>
        </w:rPr>
        <w:t>h</w:t>
      </w:r>
      <w:r w:rsidR="00994B39" w:rsidRPr="005A5BC4">
        <w:rPr>
          <w:rFonts w:ascii="Times New Roman" w:eastAsia="Times New Roman" w:hAnsi="Times New Roman" w:cs="Times New Roman"/>
          <w:sz w:val="28"/>
          <w:szCs w:val="28"/>
          <w:lang w:val="en-US"/>
        </w:rPr>
        <w:t>oàn thiện quá trình kiểm thử tích hợp và tự động hệ thống MuleESB</w:t>
      </w:r>
      <w:r>
        <w:rPr>
          <w:rFonts w:ascii="Times New Roman" w:eastAsia="Times New Roman" w:hAnsi="Times New Roman" w:cs="Times New Roman"/>
          <w:sz w:val="28"/>
          <w:szCs w:val="28"/>
          <w:lang w:val="en-US"/>
        </w:rPr>
        <w:t>, g</w:t>
      </w:r>
      <w:r w:rsidR="00994B39" w:rsidRPr="005A5BC4">
        <w:rPr>
          <w:rFonts w:ascii="Times New Roman" w:eastAsia="Times New Roman" w:hAnsi="Times New Roman" w:cs="Times New Roman"/>
          <w:sz w:val="28"/>
          <w:szCs w:val="28"/>
          <w:lang w:val="en-US"/>
        </w:rPr>
        <w:t>iảm thiểu được thời gian phát triển ứng dụng</w:t>
      </w:r>
      <w:r>
        <w:rPr>
          <w:rFonts w:ascii="Times New Roman" w:eastAsia="Times New Roman" w:hAnsi="Times New Roman" w:cs="Times New Roman"/>
          <w:sz w:val="28"/>
          <w:szCs w:val="28"/>
          <w:lang w:val="en-US"/>
        </w:rPr>
        <w:t>, đảm</w:t>
      </w:r>
      <w:r w:rsidR="00994B39" w:rsidRPr="005A5BC4">
        <w:rPr>
          <w:rFonts w:ascii="Times New Roman" w:eastAsia="Times New Roman" w:hAnsi="Times New Roman" w:cs="Times New Roman"/>
          <w:sz w:val="28"/>
          <w:szCs w:val="28"/>
          <w:lang w:val="en-US"/>
        </w:rPr>
        <w:t xml:space="preserve"> bảo không xảy ra lỗi, thiếu sót trong quá trình phát triển ứng dụng.</w:t>
      </w:r>
    </w:p>
    <w:p w14:paraId="4CB9C8BC"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388" w:name="_Toc513613735"/>
      <w:r w:rsidRPr="00966627">
        <w:rPr>
          <w:rFonts w:ascii="Times New Roman" w:eastAsia="Times New Roman" w:hAnsi="Times New Roman" w:cs="Times New Roman"/>
          <w:b/>
          <w:sz w:val="28"/>
          <w:szCs w:val="28"/>
        </w:rPr>
        <w:t>Điểm hạn chế và hướng phát triển tiếp</w:t>
      </w:r>
      <w:bookmarkEnd w:id="6388"/>
    </w:p>
    <w:p w14:paraId="4771D7C1" w14:textId="0C4033B4" w:rsidR="006369C0" w:rsidRDefault="006369C0"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Việc xây dựng và tích hợp công cụ kiểm thử ứng dụng ESB trong hệ thống SOA đã đáp ứng được những yêu cầu cơ bản nhất được đặt ra cho các ứng dụng ESB xây dựng trên nền tảng MuleESB. Tuy nhiên, do những giới hạn về thời gian và độ dài, một số vấn đề còn chư</w:t>
      </w:r>
      <w:r w:rsidR="00A67AB6">
        <w:rPr>
          <w:rFonts w:ascii="Times New Roman" w:eastAsia="Times New Roman" w:hAnsi="Times New Roman" w:cs="Times New Roman"/>
          <w:sz w:val="28"/>
          <w:szCs w:val="28"/>
          <w:lang w:val="en-US"/>
        </w:rPr>
        <w:t>a được đề cập tới trong luận văn.</w:t>
      </w:r>
    </w:p>
    <w:p w14:paraId="15567A0C" w14:textId="14ABB0A2" w:rsidR="00F73612" w:rsidRDefault="00B27698"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Đầu tiên,</w:t>
      </w:r>
      <w:r w:rsidR="00DD52F7" w:rsidRPr="00DD52F7">
        <w:rPr>
          <w:rFonts w:ascii="Times New Roman" w:eastAsia="Times New Roman" w:hAnsi="Times New Roman" w:cs="Times New Roman"/>
          <w:sz w:val="28"/>
          <w:szCs w:val="28"/>
          <w:lang w:val="en-US"/>
        </w:rPr>
        <w:t xml:space="preserve"> công cụ xây dựng mới thực hiện trên một số loại luồng cơ bản của hệ thống MuleESB. Ngoài ra, luận văn này mới chỉ dừng lại ở mức hỗ trợ các hệ thống ESB xây dựng trên nền tảng MuleESB. </w:t>
      </w:r>
    </w:p>
    <w:p w14:paraId="0E56B4CF" w14:textId="71EF5171" w:rsidR="00DD52F7" w:rsidRPr="00DD52F7" w:rsidRDefault="00F7361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Trong tương lai, đ</w:t>
      </w:r>
      <w:r w:rsidR="00DD52F7" w:rsidRPr="00DD52F7">
        <w:rPr>
          <w:rFonts w:ascii="Times New Roman" w:eastAsia="Times New Roman" w:hAnsi="Times New Roman" w:cs="Times New Roman"/>
          <w:sz w:val="28"/>
          <w:szCs w:val="28"/>
          <w:lang w:val="en-US"/>
        </w:rPr>
        <w:t>ể phục vụ được việ</w:t>
      </w:r>
      <w:r w:rsidR="0016155E">
        <w:rPr>
          <w:rFonts w:ascii="Times New Roman" w:eastAsia="Times New Roman" w:hAnsi="Times New Roman" w:cs="Times New Roman"/>
          <w:sz w:val="28"/>
          <w:szCs w:val="28"/>
          <w:lang w:val="en-US"/>
        </w:rPr>
        <w:t>c</w:t>
      </w:r>
      <w:r w:rsidR="00BA557E">
        <w:rPr>
          <w:rFonts w:ascii="Times New Roman" w:eastAsia="Times New Roman" w:hAnsi="Times New Roman" w:cs="Times New Roman"/>
          <w:sz w:val="28"/>
          <w:szCs w:val="28"/>
          <w:lang w:val="en-US"/>
        </w:rPr>
        <w:t xml:space="preserve"> kiểm thử trên các ứng dụng ESB khác</w:t>
      </w:r>
      <w:r w:rsidR="00DD52F7" w:rsidRPr="00DD52F7">
        <w:rPr>
          <w:rFonts w:ascii="Times New Roman" w:eastAsia="Times New Roman" w:hAnsi="Times New Roman" w:cs="Times New Roman"/>
          <w:sz w:val="28"/>
          <w:szCs w:val="28"/>
          <w:lang w:val="en-US"/>
        </w:rPr>
        <w:t xml:space="preserve">, </w:t>
      </w:r>
      <w:r w:rsidR="00DE0158">
        <w:rPr>
          <w:rFonts w:ascii="Times New Roman" w:eastAsia="Times New Roman" w:hAnsi="Times New Roman" w:cs="Times New Roman"/>
          <w:sz w:val="28"/>
          <w:szCs w:val="28"/>
          <w:lang w:val="en-US"/>
        </w:rPr>
        <w:t xml:space="preserve">tác giả cần xây dựng </w:t>
      </w:r>
      <w:r w:rsidR="00DD52F7" w:rsidRPr="00DD52F7">
        <w:rPr>
          <w:rFonts w:ascii="Times New Roman" w:eastAsia="Times New Roman" w:hAnsi="Times New Roman" w:cs="Times New Roman"/>
          <w:sz w:val="28"/>
          <w:szCs w:val="28"/>
          <w:lang w:val="en-US"/>
        </w:rPr>
        <w:t xml:space="preserve">công cụ </w:t>
      </w:r>
      <w:r w:rsidR="00DE0158">
        <w:rPr>
          <w:rFonts w:ascii="Times New Roman" w:eastAsia="Times New Roman" w:hAnsi="Times New Roman" w:cs="Times New Roman"/>
          <w:sz w:val="28"/>
          <w:szCs w:val="28"/>
          <w:lang w:val="en-US"/>
        </w:rPr>
        <w:t>t</w:t>
      </w:r>
      <w:r w:rsidR="00DD52F7" w:rsidRPr="00DD52F7">
        <w:rPr>
          <w:rFonts w:ascii="Times New Roman" w:eastAsia="Times New Roman" w:hAnsi="Times New Roman" w:cs="Times New Roman"/>
          <w:sz w:val="28"/>
          <w:szCs w:val="28"/>
          <w:lang w:val="en-US"/>
        </w:rPr>
        <w:t>ích hợp</w:t>
      </w:r>
      <w:r w:rsidR="00DE0158">
        <w:rPr>
          <w:rFonts w:ascii="Times New Roman" w:eastAsia="Times New Roman" w:hAnsi="Times New Roman" w:cs="Times New Roman"/>
          <w:sz w:val="28"/>
          <w:szCs w:val="28"/>
          <w:lang w:val="en-US"/>
        </w:rPr>
        <w:t xml:space="preserve"> được</w:t>
      </w:r>
      <w:r w:rsidR="00DD52F7" w:rsidRPr="00DD52F7">
        <w:rPr>
          <w:rFonts w:ascii="Times New Roman" w:eastAsia="Times New Roman" w:hAnsi="Times New Roman" w:cs="Times New Roman"/>
          <w:sz w:val="28"/>
          <w:szCs w:val="28"/>
          <w:lang w:val="en-US"/>
        </w:rPr>
        <w:t xml:space="preserve"> thành plugin trên IDE và hỗ trợ kiểm thử các hệ thống ESB xây dựng trên các nền tảng khác như: ServiceMix, JbossESB...</w:t>
      </w:r>
      <w:r w:rsidR="004F6B46">
        <w:rPr>
          <w:rFonts w:ascii="Times New Roman" w:eastAsia="Times New Roman" w:hAnsi="Times New Roman" w:cs="Times New Roman"/>
          <w:sz w:val="28"/>
          <w:szCs w:val="28"/>
          <w:lang w:val="en-US"/>
        </w:rPr>
        <w:t xml:space="preserve"> </w:t>
      </w:r>
      <w:r w:rsidR="004F6B46">
        <w:rPr>
          <w:rFonts w:ascii="Times New Roman" w:eastAsia="Times New Roman" w:hAnsi="Times New Roman" w:cs="Times New Roman"/>
          <w:sz w:val="28"/>
          <w:szCs w:val="28"/>
          <w:lang w:val="en-US"/>
        </w:rPr>
        <w:lastRenderedPageBreak/>
        <w:t>cũng như các yêu cầu mới nảy sinh trong quá trình phát triển của nhành công nghiệp phần mềm.</w:t>
      </w:r>
    </w:p>
    <w:p w14:paraId="2F631AE1" w14:textId="05143F7C" w:rsidR="006F117B" w:rsidRPr="005A5BC4" w:rsidRDefault="006F117B" w:rsidP="00A54A30">
      <w:pPr>
        <w:widowControl w:val="0"/>
        <w:spacing w:line="288" w:lineRule="auto"/>
        <w:rPr>
          <w:rFonts w:ascii="Times New Roman" w:eastAsia="Times New Roman" w:hAnsi="Times New Roman" w:cs="Times New Roman"/>
          <w:sz w:val="28"/>
          <w:szCs w:val="28"/>
        </w:rPr>
        <w:sectPr w:rsidR="006F117B" w:rsidRPr="005A5BC4" w:rsidSect="00465088">
          <w:headerReference w:type="default" r:id="rId64"/>
          <w:headerReference w:type="first" r:id="rId65"/>
          <w:type w:val="continuous"/>
          <w:pgSz w:w="12240" w:h="15840"/>
          <w:pgMar w:top="1134" w:right="1134" w:bottom="1134" w:left="1701" w:header="170" w:footer="720" w:gutter="0"/>
          <w:pgNumType w:start="1"/>
          <w:cols w:space="720"/>
          <w:titlePg/>
          <w:docGrid w:linePitch="299"/>
        </w:sectPr>
      </w:pPr>
    </w:p>
    <w:p w14:paraId="080AEDA1" w14:textId="0B6D1587" w:rsidR="006F117B" w:rsidDel="00844096" w:rsidRDefault="00C21CF4">
      <w:pPr>
        <w:pStyle w:val="Bibliography"/>
        <w:ind w:left="720" w:hanging="720"/>
        <w:rPr>
          <w:del w:id="6389" w:author="Nguyen Toan" w:date="2018-05-07T21:46:00Z"/>
          <w:rFonts w:ascii="Times New Roman" w:eastAsia="Times New Roman" w:hAnsi="Times New Roman" w:cs="Times New Roman"/>
          <w:b/>
          <w:sz w:val="28"/>
          <w:szCs w:val="28"/>
        </w:rPr>
      </w:pPr>
      <w:bookmarkStart w:id="6390" w:name="_vrzgnxyqkyay" w:colFirst="0" w:colLast="0"/>
      <w:bookmarkEnd w:id="6390"/>
      <w:r w:rsidRPr="00FC2838">
        <w:rPr>
          <w:rFonts w:ascii="Times New Roman" w:eastAsia="Times New Roman" w:hAnsi="Times New Roman" w:cs="Times New Roman"/>
          <w:b/>
          <w:sz w:val="28"/>
          <w:szCs w:val="28"/>
        </w:rPr>
        <w:lastRenderedPageBreak/>
        <w:t>TÀI LIỆU THAM KHẢO</w:t>
      </w:r>
    </w:p>
    <w:p w14:paraId="774E0C5F" w14:textId="580F795A" w:rsidR="00844096" w:rsidRPr="00844096" w:rsidDel="00F96CAA" w:rsidRDefault="00844096">
      <w:pPr>
        <w:rPr>
          <w:ins w:id="6391" w:author="Nguyen Toan" w:date="2018-05-09T07:17:00Z"/>
          <w:del w:id="6392" w:author="LoanDT" w:date="2018-05-10T21:07:00Z"/>
          <w:rPrChange w:id="6393" w:author="Nguyen Toan" w:date="2018-05-09T07:17:00Z">
            <w:rPr>
              <w:ins w:id="6394" w:author="Nguyen Toan" w:date="2018-05-09T07:17:00Z"/>
              <w:del w:id="6395" w:author="LoanDT" w:date="2018-05-10T21:07:00Z"/>
              <w:rFonts w:ascii="Times New Roman" w:eastAsia="Times New Roman" w:hAnsi="Times New Roman" w:cs="Times New Roman"/>
              <w:b/>
              <w:sz w:val="28"/>
              <w:szCs w:val="28"/>
            </w:rPr>
          </w:rPrChange>
        </w:rPr>
        <w:pPrChange w:id="6396" w:author="Nguyen Toan" w:date="2018-05-09T07:17:00Z">
          <w:pPr>
            <w:pStyle w:val="Heading1"/>
            <w:spacing w:before="0" w:after="0" w:line="288" w:lineRule="auto"/>
            <w:jc w:val="center"/>
          </w:pPr>
        </w:pPrChange>
      </w:pPr>
    </w:p>
    <w:p w14:paraId="264ADC55" w14:textId="636C743A" w:rsidR="006F117B" w:rsidRPr="00844096" w:rsidDel="00F96CAA" w:rsidRDefault="00994B39">
      <w:pPr>
        <w:numPr>
          <w:ilvl w:val="0"/>
          <w:numId w:val="46"/>
        </w:numPr>
        <w:spacing w:line="288" w:lineRule="auto"/>
        <w:ind w:left="0"/>
        <w:rPr>
          <w:del w:id="6397" w:author="LoanDT" w:date="2018-05-10T21:07:00Z"/>
          <w:rFonts w:ascii="Times New Roman" w:hAnsi="Times New Roman" w:cs="Times New Roman"/>
          <w:b/>
          <w:sz w:val="28"/>
          <w:szCs w:val="28"/>
        </w:rPr>
        <w:pPrChange w:id="6398" w:author="Nguyen Toan" w:date="2018-05-09T07:18:00Z">
          <w:pPr>
            <w:spacing w:line="288" w:lineRule="auto"/>
          </w:pPr>
        </w:pPrChange>
      </w:pPr>
      <w:del w:id="6399" w:author="LoanDT" w:date="2018-05-10T21:07:00Z">
        <w:r w:rsidRPr="00844096" w:rsidDel="00F96CAA">
          <w:rPr>
            <w:rFonts w:ascii="Times New Roman" w:hAnsi="Times New Roman" w:cs="Times New Roman"/>
            <w:b/>
            <w:sz w:val="28"/>
            <w:szCs w:val="28"/>
          </w:rPr>
          <w:delText>Tiếng Việt</w:delText>
        </w:r>
      </w:del>
    </w:p>
    <w:p w14:paraId="20F36E1D" w14:textId="446217C6" w:rsidR="006F117B" w:rsidRPr="00844096" w:rsidDel="00F96CAA" w:rsidRDefault="00994B39">
      <w:pPr>
        <w:numPr>
          <w:ilvl w:val="0"/>
          <w:numId w:val="1"/>
        </w:numPr>
        <w:spacing w:line="288" w:lineRule="auto"/>
        <w:ind w:left="0"/>
        <w:contextualSpacing/>
        <w:rPr>
          <w:del w:id="6400" w:author="LoanDT" w:date="2018-05-10T21:07:00Z"/>
          <w:rFonts w:ascii="Times New Roman" w:hAnsi="Times New Roman" w:cs="Times New Roman"/>
          <w:sz w:val="28"/>
          <w:szCs w:val="28"/>
        </w:rPr>
        <w:pPrChange w:id="6401" w:author="Nguyen Toan" w:date="2018-05-09T07:18:00Z">
          <w:pPr>
            <w:numPr>
              <w:numId w:val="1"/>
            </w:numPr>
            <w:spacing w:line="288" w:lineRule="auto"/>
            <w:ind w:left="720" w:hanging="360"/>
            <w:contextualSpacing/>
          </w:pPr>
        </w:pPrChange>
      </w:pPr>
      <w:del w:id="6402" w:author="LoanDT" w:date="2018-05-10T21:07:00Z">
        <w:r w:rsidRPr="00844096" w:rsidDel="00F96CAA">
          <w:rPr>
            <w:rFonts w:ascii="Times New Roman" w:hAnsi="Times New Roman" w:cs="Times New Roman"/>
            <w:sz w:val="28"/>
            <w:szCs w:val="28"/>
          </w:rPr>
          <w:delText>Phạm Ngọc Hùng, Trương Anh Hoàng, Đặng Văn Hưng, Giáo trình kiểm thử phần mềm, 1/2014.</w:delText>
        </w:r>
      </w:del>
    </w:p>
    <w:p w14:paraId="35D42215" w14:textId="2E460E2F" w:rsidR="006F117B" w:rsidRPr="00844096" w:rsidDel="00F96CAA" w:rsidRDefault="00994B39">
      <w:pPr>
        <w:spacing w:line="288" w:lineRule="auto"/>
        <w:rPr>
          <w:del w:id="6403" w:author="LoanDT" w:date="2018-05-10T21:07:00Z"/>
          <w:rFonts w:ascii="Times New Roman" w:hAnsi="Times New Roman" w:cs="Times New Roman"/>
          <w:b/>
          <w:sz w:val="28"/>
          <w:szCs w:val="28"/>
        </w:rPr>
      </w:pPr>
      <w:del w:id="6404" w:author="LoanDT" w:date="2018-05-10T21:07:00Z">
        <w:r w:rsidRPr="00844096" w:rsidDel="00F96CAA">
          <w:rPr>
            <w:rFonts w:ascii="Times New Roman" w:hAnsi="Times New Roman" w:cs="Times New Roman"/>
            <w:b/>
            <w:sz w:val="28"/>
            <w:szCs w:val="28"/>
          </w:rPr>
          <w:delText>Tiếng Anh</w:delText>
        </w:r>
      </w:del>
    </w:p>
    <w:p w14:paraId="262C476A" w14:textId="509AF508" w:rsidR="00CA1BF0" w:rsidRPr="00844096" w:rsidDel="00F96CAA" w:rsidRDefault="00CA1BF0">
      <w:pPr>
        <w:numPr>
          <w:ilvl w:val="0"/>
          <w:numId w:val="1"/>
        </w:numPr>
        <w:spacing w:line="288" w:lineRule="auto"/>
        <w:ind w:left="0"/>
        <w:contextualSpacing/>
        <w:rPr>
          <w:del w:id="6405" w:author="LoanDT" w:date="2018-05-10T21:07:00Z"/>
          <w:rFonts w:ascii="Times New Roman" w:hAnsi="Times New Roman" w:cs="Times New Roman"/>
          <w:sz w:val="28"/>
          <w:szCs w:val="28"/>
        </w:rPr>
        <w:pPrChange w:id="6406" w:author="Nguyen Toan" w:date="2018-05-09T07:18:00Z">
          <w:pPr>
            <w:numPr>
              <w:numId w:val="1"/>
            </w:numPr>
            <w:spacing w:line="288" w:lineRule="auto"/>
            <w:ind w:left="720" w:hanging="360"/>
            <w:contextualSpacing/>
          </w:pPr>
        </w:pPrChange>
      </w:pPr>
      <w:del w:id="6407" w:author="LoanDT" w:date="2018-05-10T21:07:00Z">
        <w:r w:rsidRPr="00844096" w:rsidDel="00F96CAA">
          <w:rPr>
            <w:rFonts w:ascii="Times New Roman" w:hAnsi="Times New Roman" w:cs="Times New Roman"/>
            <w:sz w:val="28"/>
            <w:szCs w:val="28"/>
          </w:rPr>
          <w:delText>David A. Chappell, Enterprise Service Bus O’Reilly, 2004.</w:delText>
        </w:r>
      </w:del>
    </w:p>
    <w:p w14:paraId="3C082123" w14:textId="63B70ED4" w:rsidR="00810EED" w:rsidRPr="00844096" w:rsidDel="00F96CAA" w:rsidRDefault="00810EED">
      <w:pPr>
        <w:numPr>
          <w:ilvl w:val="0"/>
          <w:numId w:val="1"/>
        </w:numPr>
        <w:spacing w:line="288" w:lineRule="auto"/>
        <w:ind w:left="0"/>
        <w:contextualSpacing/>
        <w:rPr>
          <w:del w:id="6408" w:author="LoanDT" w:date="2018-05-10T21:07:00Z"/>
          <w:rFonts w:ascii="Times New Roman" w:hAnsi="Times New Roman" w:cs="Times New Roman"/>
          <w:sz w:val="28"/>
          <w:szCs w:val="28"/>
        </w:rPr>
        <w:pPrChange w:id="6409" w:author="Nguyen Toan" w:date="2018-05-09T07:18:00Z">
          <w:pPr>
            <w:numPr>
              <w:numId w:val="1"/>
            </w:numPr>
            <w:spacing w:line="288" w:lineRule="auto"/>
            <w:ind w:left="720" w:hanging="360"/>
            <w:contextualSpacing/>
          </w:pPr>
        </w:pPrChange>
      </w:pPr>
      <w:del w:id="6410" w:author="LoanDT" w:date="2018-05-10T21:07:00Z">
        <w:r w:rsidRPr="00844096" w:rsidDel="00F96CAA">
          <w:rPr>
            <w:rFonts w:ascii="Times New Roman" w:hAnsi="Times New Roman" w:cs="Times New Roman"/>
            <w:sz w:val="28"/>
            <w:szCs w:val="28"/>
          </w:rPr>
          <w:delText xml:space="preserve">Dirk Krafzig, Enterprise SOA: Service-Oriented Architecture Best Practices, 2005. </w:delText>
        </w:r>
      </w:del>
    </w:p>
    <w:p w14:paraId="0BBC6170" w14:textId="4C9A0E53" w:rsidR="006F117B" w:rsidRPr="00844096" w:rsidDel="00F96CAA" w:rsidRDefault="00994B39">
      <w:pPr>
        <w:numPr>
          <w:ilvl w:val="0"/>
          <w:numId w:val="1"/>
        </w:numPr>
        <w:spacing w:line="288" w:lineRule="auto"/>
        <w:ind w:left="0"/>
        <w:contextualSpacing/>
        <w:rPr>
          <w:del w:id="6411" w:author="LoanDT" w:date="2018-05-10T21:07:00Z"/>
          <w:rFonts w:ascii="Times New Roman" w:hAnsi="Times New Roman" w:cs="Times New Roman"/>
          <w:sz w:val="28"/>
          <w:szCs w:val="28"/>
        </w:rPr>
        <w:pPrChange w:id="6412" w:author="Nguyen Toan" w:date="2018-05-09T07:18:00Z">
          <w:pPr>
            <w:numPr>
              <w:numId w:val="1"/>
            </w:numPr>
            <w:spacing w:line="288" w:lineRule="auto"/>
            <w:ind w:left="720" w:hanging="360"/>
            <w:contextualSpacing/>
          </w:pPr>
        </w:pPrChange>
      </w:pPr>
      <w:del w:id="6413" w:author="LoanDT" w:date="2018-05-10T21:07:00Z">
        <w:r w:rsidRPr="00844096" w:rsidDel="00F96CAA">
          <w:rPr>
            <w:rFonts w:ascii="Times New Roman" w:hAnsi="Times New Roman" w:cs="Times New Roman"/>
            <w:sz w:val="28"/>
            <w:szCs w:val="28"/>
          </w:rPr>
          <w:delText>Falko Menge, Enterprise Service Bus, Free and open source software conference, 2007.</w:delText>
        </w:r>
      </w:del>
    </w:p>
    <w:p w14:paraId="13F463C6" w14:textId="6C5AC689" w:rsidR="006E5B65" w:rsidRPr="00844096" w:rsidDel="00F96CAA" w:rsidRDefault="006E5B65">
      <w:pPr>
        <w:numPr>
          <w:ilvl w:val="0"/>
          <w:numId w:val="1"/>
        </w:numPr>
        <w:spacing w:line="288" w:lineRule="auto"/>
        <w:ind w:left="0"/>
        <w:contextualSpacing/>
        <w:rPr>
          <w:del w:id="6414" w:author="LoanDT" w:date="2018-05-10T21:07:00Z"/>
          <w:rFonts w:ascii="Times New Roman" w:hAnsi="Times New Roman" w:cs="Times New Roman"/>
          <w:color w:val="auto"/>
          <w:sz w:val="28"/>
          <w:szCs w:val="28"/>
        </w:rPr>
        <w:pPrChange w:id="6415" w:author="Nguyen Toan" w:date="2018-05-09T07:18:00Z">
          <w:pPr>
            <w:numPr>
              <w:numId w:val="1"/>
            </w:numPr>
            <w:spacing w:line="288" w:lineRule="auto"/>
            <w:ind w:left="720" w:hanging="360"/>
            <w:contextualSpacing/>
          </w:pPr>
        </w:pPrChange>
      </w:pPr>
      <w:del w:id="6416" w:author="LoanDT" w:date="2018-05-10T21:07:00Z">
        <w:r w:rsidRPr="00844096" w:rsidDel="00F96CAA">
          <w:rPr>
            <w:rFonts w:ascii="Times New Roman" w:hAnsi="Times New Roman" w:cs="Times New Roman"/>
            <w:color w:val="auto"/>
            <w:sz w:val="28"/>
            <w:szCs w:val="28"/>
          </w:rPr>
          <w:delText xml:space="preserve">Glenford J. Myers, Corey Sandler, Tom Badgett, The Art of Software Testing 3rd Edition, </w:delText>
        </w:r>
        <w:r w:rsidRPr="00844096" w:rsidDel="00F96CAA">
          <w:rPr>
            <w:rFonts w:ascii="Times New Roman" w:eastAsia="Times New Roman" w:hAnsi="Times New Roman" w:cs="Times New Roman"/>
            <w:noProof/>
            <w:color w:val="auto"/>
            <w:sz w:val="28"/>
            <w:szCs w:val="28"/>
            <w:lang w:val="en-US"/>
          </w:rPr>
          <w:delText>26 September 2015</w:delText>
        </w:r>
      </w:del>
    </w:p>
    <w:p w14:paraId="54F2B471" w14:textId="4278DC38" w:rsidR="00B5776D" w:rsidRPr="00844096" w:rsidDel="00F96CAA" w:rsidRDefault="00B5776D">
      <w:pPr>
        <w:numPr>
          <w:ilvl w:val="0"/>
          <w:numId w:val="1"/>
        </w:numPr>
        <w:spacing w:line="288" w:lineRule="auto"/>
        <w:ind w:left="0"/>
        <w:contextualSpacing/>
        <w:rPr>
          <w:del w:id="6417" w:author="LoanDT" w:date="2018-05-10T21:07:00Z"/>
          <w:rFonts w:ascii="Times New Roman" w:hAnsi="Times New Roman" w:cs="Times New Roman"/>
          <w:sz w:val="28"/>
          <w:szCs w:val="28"/>
        </w:rPr>
        <w:pPrChange w:id="6418" w:author="Nguyen Toan" w:date="2018-05-09T07:18:00Z">
          <w:pPr>
            <w:numPr>
              <w:numId w:val="1"/>
            </w:numPr>
            <w:spacing w:line="288" w:lineRule="auto"/>
            <w:ind w:left="720" w:hanging="360"/>
            <w:contextualSpacing/>
          </w:pPr>
        </w:pPrChange>
      </w:pPr>
      <w:del w:id="6419" w:author="LoanDT" w:date="2018-05-10T21:07:00Z">
        <w:r w:rsidRPr="00844096" w:rsidDel="00F96CAA">
          <w:rPr>
            <w:rFonts w:ascii="Times New Roman" w:hAnsi="Times New Roman" w:cs="Times New Roman"/>
            <w:sz w:val="28"/>
            <w:szCs w:val="28"/>
          </w:rPr>
          <w:delText>Hohpe, G., Woolf, Enterprise Integration Patterns. Pearson Education, 2004</w:delText>
        </w:r>
      </w:del>
    </w:p>
    <w:p w14:paraId="7E013A13" w14:textId="7CFAF600" w:rsidR="00B011E6" w:rsidRPr="00844096" w:rsidDel="00F96CAA" w:rsidRDefault="00B011E6">
      <w:pPr>
        <w:numPr>
          <w:ilvl w:val="0"/>
          <w:numId w:val="1"/>
        </w:numPr>
        <w:spacing w:line="288" w:lineRule="auto"/>
        <w:ind w:left="0"/>
        <w:contextualSpacing/>
        <w:rPr>
          <w:del w:id="6420" w:author="LoanDT" w:date="2018-05-10T21:07:00Z"/>
          <w:rFonts w:ascii="Times New Roman" w:hAnsi="Times New Roman" w:cs="Times New Roman"/>
          <w:sz w:val="28"/>
          <w:szCs w:val="28"/>
        </w:rPr>
        <w:pPrChange w:id="6421" w:author="Nguyen Toan" w:date="2018-05-09T07:18:00Z">
          <w:pPr>
            <w:numPr>
              <w:numId w:val="1"/>
            </w:numPr>
            <w:spacing w:line="288" w:lineRule="auto"/>
            <w:ind w:left="720" w:hanging="360"/>
            <w:contextualSpacing/>
          </w:pPr>
        </w:pPrChange>
      </w:pPr>
      <w:del w:id="6422" w:author="LoanDT" w:date="2018-05-10T21:07:00Z">
        <w:r w:rsidRPr="00844096" w:rsidDel="00F96CAA">
          <w:rPr>
            <w:rFonts w:ascii="Times New Roman" w:hAnsi="Times New Roman" w:cs="Times New Roman"/>
            <w:sz w:val="28"/>
            <w:szCs w:val="28"/>
          </w:rPr>
          <w:delText>Krafzig, D., Banke, K., Slama, Enterprise SOA: Service-Oriented Architecture</w:delText>
        </w:r>
        <w:r w:rsidR="003405EF" w:rsidRPr="00844096" w:rsidDel="00F96CAA">
          <w:rPr>
            <w:rFonts w:ascii="Times New Roman" w:hAnsi="Times New Roman" w:cs="Times New Roman"/>
            <w:sz w:val="28"/>
            <w:szCs w:val="28"/>
          </w:rPr>
          <w:delText xml:space="preserve"> </w:delText>
        </w:r>
        <w:r w:rsidRPr="00844096" w:rsidDel="00F96CAA">
          <w:rPr>
            <w:rFonts w:ascii="Times New Roman" w:hAnsi="Times New Roman" w:cs="Times New Roman"/>
            <w:sz w:val="28"/>
            <w:szCs w:val="28"/>
          </w:rPr>
          <w:delText>Best Practices. Prentice Hall, 2004.</w:delText>
        </w:r>
      </w:del>
    </w:p>
    <w:p w14:paraId="101DE1BE" w14:textId="034987A9" w:rsidR="002C7E1F" w:rsidRPr="00844096" w:rsidDel="00F96CAA" w:rsidRDefault="002C7E1F">
      <w:pPr>
        <w:numPr>
          <w:ilvl w:val="0"/>
          <w:numId w:val="1"/>
        </w:numPr>
        <w:spacing w:line="288" w:lineRule="auto"/>
        <w:ind w:left="0"/>
        <w:contextualSpacing/>
        <w:rPr>
          <w:del w:id="6423" w:author="LoanDT" w:date="2018-05-10T21:07:00Z"/>
          <w:rFonts w:ascii="Times New Roman" w:hAnsi="Times New Roman" w:cs="Times New Roman"/>
          <w:sz w:val="28"/>
          <w:szCs w:val="28"/>
        </w:rPr>
        <w:pPrChange w:id="6424" w:author="Nguyen Toan" w:date="2018-05-09T07:18:00Z">
          <w:pPr>
            <w:numPr>
              <w:numId w:val="1"/>
            </w:numPr>
            <w:spacing w:line="288" w:lineRule="auto"/>
            <w:ind w:left="720" w:hanging="360"/>
            <w:contextualSpacing/>
          </w:pPr>
        </w:pPrChange>
      </w:pPr>
      <w:del w:id="6425" w:author="LoanDT" w:date="2018-05-10T21:07:00Z">
        <w:r w:rsidRPr="00844096" w:rsidDel="00F96CAA">
          <w:rPr>
            <w:rFonts w:ascii="Times New Roman" w:hAnsi="Times New Roman" w:cs="Times New Roman"/>
            <w:sz w:val="28"/>
            <w:szCs w:val="28"/>
          </w:rPr>
          <w:delText xml:space="preserve">Official website of Jenkins,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426" w:author="Nguyen Toan" w:date="2018-05-09T07:18:00Z">
              <w:rPr/>
            </w:rPrChange>
          </w:rPr>
          <w:delInstrText xml:space="preserve"> HYPERLINK "https://jenkins.io/" \h </w:delInstrText>
        </w:r>
        <w:r w:rsidR="00B64012" w:rsidRPr="00D114B1" w:rsidDel="00F96CAA">
          <w:rPr>
            <w:rFonts w:ascii="Times New Roman" w:hAnsi="Times New Roman" w:cs="Times New Roman"/>
            <w:sz w:val="28"/>
            <w:szCs w:val="28"/>
            <w:rPrChange w:id="6427"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https://jenkins.io/</w:delText>
        </w:r>
        <w:r w:rsidR="00B64012" w:rsidRPr="00D114B1" w:rsidDel="00F96CAA">
          <w:rPr>
            <w:rFonts w:ascii="Times New Roman" w:hAnsi="Times New Roman" w:cs="Times New Roman"/>
            <w:sz w:val="28"/>
            <w:szCs w:val="28"/>
          </w:rPr>
          <w:fldChar w:fldCharType="end"/>
        </w:r>
      </w:del>
    </w:p>
    <w:p w14:paraId="6569ECCB" w14:textId="3DA8C8DD" w:rsidR="00B1619F" w:rsidRPr="00844096" w:rsidDel="00F96CAA" w:rsidRDefault="00B1619F">
      <w:pPr>
        <w:numPr>
          <w:ilvl w:val="0"/>
          <w:numId w:val="1"/>
        </w:numPr>
        <w:spacing w:line="288" w:lineRule="auto"/>
        <w:ind w:left="0"/>
        <w:contextualSpacing/>
        <w:rPr>
          <w:del w:id="6428" w:author="LoanDT" w:date="2018-05-10T21:07:00Z"/>
          <w:rFonts w:ascii="Times New Roman" w:hAnsi="Times New Roman" w:cs="Times New Roman"/>
          <w:sz w:val="28"/>
          <w:szCs w:val="28"/>
        </w:rPr>
        <w:pPrChange w:id="6429" w:author="Nguyen Toan" w:date="2018-05-09T07:18:00Z">
          <w:pPr>
            <w:numPr>
              <w:numId w:val="1"/>
            </w:numPr>
            <w:spacing w:line="288" w:lineRule="auto"/>
            <w:ind w:left="720" w:hanging="360"/>
            <w:contextualSpacing/>
          </w:pPr>
        </w:pPrChange>
      </w:pPr>
      <w:del w:id="6430" w:author="LoanDT" w:date="2018-05-10T21:07:00Z">
        <w:r w:rsidRPr="00844096" w:rsidDel="00F96CAA">
          <w:rPr>
            <w:rFonts w:ascii="Times New Roman" w:hAnsi="Times New Roman" w:cs="Times New Roman"/>
            <w:sz w:val="28"/>
            <w:szCs w:val="28"/>
          </w:rPr>
          <w:delText xml:space="preserve">Official website of the Mule project.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431" w:author="Nguyen Toan" w:date="2018-05-09T07:18:00Z">
              <w:rPr/>
            </w:rPrChange>
          </w:rPr>
          <w:delInstrText xml:space="preserve"> HYPERLINK "https://www.mulesoft.com/" \h </w:delInstrText>
        </w:r>
        <w:r w:rsidR="00B64012" w:rsidRPr="00D114B1" w:rsidDel="00F96CAA">
          <w:rPr>
            <w:rFonts w:ascii="Times New Roman" w:hAnsi="Times New Roman" w:cs="Times New Roman"/>
            <w:sz w:val="28"/>
            <w:szCs w:val="28"/>
            <w:rPrChange w:id="6432"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https://www.mulesoft.com/</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2BAE1F7C" w14:textId="5C2A1515" w:rsidR="00B1619F" w:rsidRPr="00844096" w:rsidDel="00F96CAA" w:rsidRDefault="00B1619F">
      <w:pPr>
        <w:numPr>
          <w:ilvl w:val="0"/>
          <w:numId w:val="1"/>
        </w:numPr>
        <w:spacing w:line="288" w:lineRule="auto"/>
        <w:ind w:left="0"/>
        <w:contextualSpacing/>
        <w:rPr>
          <w:del w:id="6433" w:author="LoanDT" w:date="2018-05-10T21:07:00Z"/>
          <w:rFonts w:ascii="Times New Roman" w:hAnsi="Times New Roman" w:cs="Times New Roman"/>
          <w:sz w:val="28"/>
          <w:szCs w:val="28"/>
        </w:rPr>
        <w:pPrChange w:id="6434" w:author="Nguyen Toan" w:date="2018-05-09T07:18:00Z">
          <w:pPr>
            <w:numPr>
              <w:numId w:val="1"/>
            </w:numPr>
            <w:spacing w:line="288" w:lineRule="auto"/>
            <w:ind w:left="720" w:hanging="360"/>
            <w:contextualSpacing/>
          </w:pPr>
        </w:pPrChange>
      </w:pPr>
      <w:del w:id="6435" w:author="LoanDT" w:date="2018-05-10T21:07:00Z">
        <w:r w:rsidRPr="00844096" w:rsidDel="00F96CAA">
          <w:rPr>
            <w:rFonts w:ascii="Times New Roman" w:hAnsi="Times New Roman" w:cs="Times New Roman"/>
            <w:sz w:val="28"/>
            <w:szCs w:val="28"/>
          </w:rPr>
          <w:delText xml:space="preserve">Official website of Maven,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436" w:author="Nguyen Toan" w:date="2018-05-09T07:18:00Z">
              <w:rPr/>
            </w:rPrChange>
          </w:rPr>
          <w:delInstrText xml:space="preserve"> HYPERLINK "https://maven.apache.org/" \h </w:delInstrText>
        </w:r>
        <w:r w:rsidR="00B64012" w:rsidRPr="00D114B1" w:rsidDel="00F96CAA">
          <w:rPr>
            <w:rFonts w:ascii="Times New Roman" w:hAnsi="Times New Roman" w:cs="Times New Roman"/>
            <w:sz w:val="28"/>
            <w:szCs w:val="28"/>
            <w:rPrChange w:id="6437"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https://maven.apache.org/</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51FA9590" w14:textId="0066374C" w:rsidR="002C7E1F" w:rsidRPr="00844096" w:rsidDel="00F96CAA" w:rsidRDefault="006A0F37">
      <w:pPr>
        <w:numPr>
          <w:ilvl w:val="0"/>
          <w:numId w:val="1"/>
        </w:numPr>
        <w:spacing w:line="288" w:lineRule="auto"/>
        <w:ind w:left="0"/>
        <w:contextualSpacing/>
        <w:rPr>
          <w:del w:id="6438" w:author="LoanDT" w:date="2018-05-10T21:07:00Z"/>
          <w:rFonts w:ascii="Times New Roman" w:hAnsi="Times New Roman" w:cs="Times New Roman"/>
          <w:sz w:val="28"/>
          <w:szCs w:val="28"/>
        </w:rPr>
        <w:pPrChange w:id="6439" w:author="Nguyen Toan" w:date="2018-05-09T07:18:00Z">
          <w:pPr>
            <w:numPr>
              <w:numId w:val="1"/>
            </w:numPr>
            <w:spacing w:line="288" w:lineRule="auto"/>
            <w:ind w:left="720" w:hanging="360"/>
            <w:contextualSpacing/>
          </w:pPr>
        </w:pPrChange>
      </w:pPr>
      <w:del w:id="6440"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w:delText>
        </w:r>
        <w:r w:rsidR="003A6AEC" w:rsidRPr="00844096" w:rsidDel="00F96CAA">
          <w:rPr>
            <w:rFonts w:ascii="Times New Roman" w:hAnsi="Times New Roman" w:cs="Times New Roman"/>
            <w:sz w:val="28"/>
            <w:szCs w:val="28"/>
          </w:rPr>
          <w:delText>JUnit, https://junit.org/junit5/</w:delText>
        </w:r>
        <w:r w:rsidR="002C7E1F" w:rsidRPr="00844096" w:rsidDel="00F96CAA">
          <w:rPr>
            <w:rFonts w:ascii="Times New Roman" w:hAnsi="Times New Roman" w:cs="Times New Roman"/>
            <w:sz w:val="28"/>
            <w:szCs w:val="28"/>
          </w:rPr>
          <w:delText xml:space="preserve"> </w:delText>
        </w:r>
      </w:del>
    </w:p>
    <w:p w14:paraId="15489406" w14:textId="3099BE7B" w:rsidR="002C7E1F" w:rsidRPr="00844096" w:rsidDel="00F96CAA" w:rsidRDefault="006A0F37">
      <w:pPr>
        <w:numPr>
          <w:ilvl w:val="0"/>
          <w:numId w:val="1"/>
        </w:numPr>
        <w:spacing w:line="288" w:lineRule="auto"/>
        <w:ind w:left="0"/>
        <w:contextualSpacing/>
        <w:rPr>
          <w:del w:id="6441" w:author="LoanDT" w:date="2018-05-10T21:07:00Z"/>
          <w:rFonts w:ascii="Times New Roman" w:hAnsi="Times New Roman" w:cs="Times New Roman"/>
          <w:sz w:val="28"/>
          <w:szCs w:val="28"/>
        </w:rPr>
        <w:pPrChange w:id="6442" w:author="Nguyen Toan" w:date="2018-05-09T07:18:00Z">
          <w:pPr>
            <w:numPr>
              <w:numId w:val="1"/>
            </w:numPr>
            <w:spacing w:line="288" w:lineRule="auto"/>
            <w:ind w:left="720" w:hanging="360"/>
            <w:contextualSpacing/>
          </w:pPr>
        </w:pPrChange>
      </w:pPr>
      <w:del w:id="6443"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Selenium,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444" w:author="Nguyen Toan" w:date="2018-05-09T07:18:00Z">
              <w:rPr/>
            </w:rPrChange>
          </w:rPr>
          <w:delInstrText xml:space="preserve"> HYPERLINK "https://www.seleniumhq.org/" \h </w:delInstrText>
        </w:r>
        <w:r w:rsidR="00B64012" w:rsidRPr="00D114B1" w:rsidDel="00F96CAA">
          <w:rPr>
            <w:rFonts w:ascii="Times New Roman" w:hAnsi="Times New Roman" w:cs="Times New Roman"/>
            <w:sz w:val="28"/>
            <w:szCs w:val="28"/>
            <w:rPrChange w:id="6445" w:author="Nguyen Toan" w:date="2018-05-09T07:18:00Z">
              <w:rPr>
                <w:rFonts w:ascii="Times New Roman" w:hAnsi="Times New Roman" w:cs="Times New Roman"/>
                <w:sz w:val="28"/>
                <w:szCs w:val="28"/>
              </w:rPr>
            </w:rPrChange>
          </w:rPr>
          <w:fldChar w:fldCharType="separate"/>
        </w:r>
        <w:r w:rsidR="002C7E1F" w:rsidRPr="00844096" w:rsidDel="00F96CAA">
          <w:rPr>
            <w:rFonts w:ascii="Times New Roman" w:hAnsi="Times New Roman" w:cs="Times New Roman"/>
            <w:sz w:val="28"/>
            <w:szCs w:val="28"/>
          </w:rPr>
          <w:delText>https://www.seleniumhq.org/</w:delText>
        </w:r>
        <w:r w:rsidR="00B64012" w:rsidRPr="00D114B1" w:rsidDel="00F96CAA">
          <w:rPr>
            <w:rFonts w:ascii="Times New Roman" w:hAnsi="Times New Roman" w:cs="Times New Roman"/>
            <w:sz w:val="28"/>
            <w:szCs w:val="28"/>
          </w:rPr>
          <w:fldChar w:fldCharType="end"/>
        </w:r>
        <w:r w:rsidR="002C7E1F" w:rsidRPr="00844096" w:rsidDel="00F96CAA">
          <w:rPr>
            <w:rFonts w:ascii="Times New Roman" w:hAnsi="Times New Roman" w:cs="Times New Roman"/>
            <w:sz w:val="28"/>
            <w:szCs w:val="28"/>
          </w:rPr>
          <w:delText xml:space="preserve"> </w:delText>
        </w:r>
      </w:del>
    </w:p>
    <w:p w14:paraId="1C637470" w14:textId="06DC7456" w:rsidR="000E15AB" w:rsidRPr="00844096" w:rsidDel="00F96CAA" w:rsidRDefault="006A0F37">
      <w:pPr>
        <w:numPr>
          <w:ilvl w:val="0"/>
          <w:numId w:val="1"/>
        </w:numPr>
        <w:spacing w:line="288" w:lineRule="auto"/>
        <w:ind w:left="0"/>
        <w:contextualSpacing/>
        <w:rPr>
          <w:del w:id="6446" w:author="LoanDT" w:date="2018-05-10T21:07:00Z"/>
          <w:rFonts w:ascii="Times New Roman" w:hAnsi="Times New Roman" w:cs="Times New Roman"/>
          <w:sz w:val="28"/>
          <w:szCs w:val="28"/>
        </w:rPr>
        <w:pPrChange w:id="6447" w:author="Nguyen Toan" w:date="2018-05-09T07:18:00Z">
          <w:pPr>
            <w:numPr>
              <w:numId w:val="1"/>
            </w:numPr>
            <w:spacing w:line="288" w:lineRule="auto"/>
            <w:ind w:left="720" w:hanging="360"/>
            <w:contextualSpacing/>
          </w:pPr>
        </w:pPrChange>
      </w:pPr>
      <w:del w:id="6448" w:author="LoanDT" w:date="2018-05-10T21:07:00Z">
        <w:r w:rsidRPr="00844096" w:rsidDel="00F96CAA">
          <w:rPr>
            <w:rFonts w:ascii="Times New Roman" w:hAnsi="Times New Roman" w:cs="Times New Roman"/>
            <w:sz w:val="28"/>
            <w:szCs w:val="28"/>
          </w:rPr>
          <w:delText xml:space="preserve"> </w:delText>
        </w:r>
        <w:r w:rsidR="000E15AB" w:rsidRPr="00844096" w:rsidDel="00F96CAA">
          <w:rPr>
            <w:rFonts w:ascii="Times New Roman" w:hAnsi="Times New Roman" w:cs="Times New Roman"/>
            <w:sz w:val="28"/>
            <w:szCs w:val="28"/>
          </w:rPr>
          <w:delText>Pulier, E., Taylor, Understanding Enterprise SOA, Manning, 2006.</w:delText>
        </w:r>
      </w:del>
    </w:p>
    <w:p w14:paraId="2E76A064" w14:textId="2BD04356" w:rsidR="006F117B" w:rsidRPr="00844096" w:rsidDel="00F96CAA" w:rsidRDefault="006A0F37">
      <w:pPr>
        <w:numPr>
          <w:ilvl w:val="0"/>
          <w:numId w:val="1"/>
        </w:numPr>
        <w:spacing w:line="288" w:lineRule="auto"/>
        <w:ind w:left="0"/>
        <w:contextualSpacing/>
        <w:rPr>
          <w:del w:id="6449" w:author="LoanDT" w:date="2018-05-10T21:07:00Z"/>
          <w:rFonts w:ascii="Times New Roman" w:hAnsi="Times New Roman" w:cs="Times New Roman"/>
          <w:sz w:val="28"/>
          <w:szCs w:val="28"/>
        </w:rPr>
        <w:pPrChange w:id="6450" w:author="Nguyen Toan" w:date="2018-05-09T07:18:00Z">
          <w:pPr>
            <w:numPr>
              <w:numId w:val="1"/>
            </w:numPr>
            <w:spacing w:line="288" w:lineRule="auto"/>
            <w:ind w:left="720" w:hanging="360"/>
            <w:contextualSpacing/>
          </w:pPr>
        </w:pPrChange>
      </w:pPr>
      <w:del w:id="6451" w:author="LoanDT" w:date="2018-05-10T21:07:00Z">
        <w:r w:rsidRPr="00844096" w:rsidDel="00F96CAA">
          <w:rPr>
            <w:rFonts w:ascii="Times New Roman" w:hAnsi="Times New Roman" w:cs="Times New Roman"/>
            <w:sz w:val="28"/>
            <w:szCs w:val="28"/>
          </w:rPr>
          <w:delText xml:space="preserve"> </w:delText>
        </w:r>
        <w:r w:rsidR="00CA1BF0" w:rsidRPr="00844096" w:rsidDel="00F96CAA">
          <w:rPr>
            <w:rFonts w:ascii="Times New Roman" w:hAnsi="Times New Roman" w:cs="Times New Roman"/>
            <w:sz w:val="28"/>
            <w:szCs w:val="28"/>
          </w:rPr>
          <w:delText>Srinivas Shenoy, “Approach to ESB Testing” – An Experience Sharing, 2013.</w:delText>
        </w:r>
        <w:r w:rsidR="002C7E1F" w:rsidRPr="00844096" w:rsidDel="00F96CAA">
          <w:rPr>
            <w:rFonts w:ascii="Times New Roman" w:hAnsi="Times New Roman" w:cs="Times New Roman"/>
            <w:sz w:val="28"/>
            <w:szCs w:val="28"/>
          </w:rPr>
          <w:delText xml:space="preserve"> </w:delText>
        </w:r>
      </w:del>
    </w:p>
    <w:p w14:paraId="0817B711" w14:textId="15C37DF4" w:rsidR="00844096" w:rsidRPr="00844096" w:rsidDel="00F96CAA" w:rsidRDefault="002E09CA">
      <w:pPr>
        <w:pStyle w:val="Bibliography"/>
        <w:numPr>
          <w:ilvl w:val="0"/>
          <w:numId w:val="46"/>
        </w:numPr>
        <w:ind w:left="0"/>
        <w:rPr>
          <w:ins w:id="6452" w:author="Nguyen Toan" w:date="2018-05-09T07:17:00Z"/>
          <w:del w:id="6453" w:author="LoanDT" w:date="2018-05-10T21:07:00Z"/>
          <w:rFonts w:ascii="Times New Roman" w:hAnsi="Times New Roman" w:cs="Times New Roman"/>
          <w:noProof/>
          <w:sz w:val="28"/>
          <w:szCs w:val="28"/>
          <w:rPrChange w:id="6454" w:author="Nguyen Toan" w:date="2018-05-09T07:18:00Z">
            <w:rPr>
              <w:ins w:id="6455" w:author="Nguyen Toan" w:date="2018-05-09T07:17:00Z"/>
              <w:del w:id="6456" w:author="LoanDT" w:date="2018-05-10T21:07:00Z"/>
              <w:noProof/>
              <w:sz w:val="24"/>
              <w:szCs w:val="24"/>
            </w:rPr>
          </w:rPrChange>
        </w:rPr>
        <w:pPrChange w:id="6457" w:author="Nguyen Toan" w:date="2018-05-09T07:18:00Z">
          <w:pPr>
            <w:pStyle w:val="Bibliography"/>
          </w:pPr>
        </w:pPrChange>
      </w:pPr>
      <w:ins w:id="6458" w:author="Nguyen Toan" w:date="2018-05-07T21:28:00Z">
        <w:del w:id="6459" w:author="LoanDT" w:date="2018-05-10T21:07:00Z">
          <w:r w:rsidRPr="00844096" w:rsidDel="00F96CAA">
            <w:rPr>
              <w:rFonts w:ascii="Times New Roman" w:hAnsi="Times New Roman" w:cs="Times New Roman"/>
              <w:color w:val="auto"/>
              <w:sz w:val="28"/>
              <w:szCs w:val="28"/>
              <w:rPrChange w:id="6460" w:author="Nguyen Toan" w:date="2018-05-09T07:18:00Z">
                <w:rPr/>
              </w:rPrChange>
            </w:rPr>
            <w:fldChar w:fldCharType="begin"/>
          </w:r>
          <w:r w:rsidRPr="00844096" w:rsidDel="00F96CAA">
            <w:rPr>
              <w:rFonts w:ascii="Times New Roman" w:hAnsi="Times New Roman" w:cs="Times New Roman"/>
              <w:color w:val="auto"/>
              <w:sz w:val="28"/>
              <w:szCs w:val="28"/>
              <w:lang w:val="en-US"/>
            </w:rPr>
            <w:delInstrText xml:space="preserve"> BIBLIOGRAPHY  \l 1033 </w:delInstrText>
          </w:r>
        </w:del>
      </w:ins>
      <w:del w:id="6461" w:author="LoanDT" w:date="2018-05-10T21:07:00Z">
        <w:r w:rsidRPr="00844096" w:rsidDel="00F96CAA">
          <w:rPr>
            <w:rFonts w:ascii="Times New Roman" w:hAnsi="Times New Roman" w:cs="Times New Roman"/>
            <w:color w:val="auto"/>
            <w:sz w:val="28"/>
            <w:szCs w:val="28"/>
            <w:rPrChange w:id="6462" w:author="Nguyen Toan" w:date="2018-05-09T07:18:00Z">
              <w:rPr/>
            </w:rPrChange>
          </w:rPr>
          <w:fldChar w:fldCharType="separate"/>
        </w:r>
      </w:del>
      <w:ins w:id="6463" w:author="Nguyen Toan" w:date="2018-05-09T07:17:00Z">
        <w:del w:id="6464" w:author="LoanDT" w:date="2018-05-10T21:07:00Z">
          <w:r w:rsidR="00844096" w:rsidRPr="00844096" w:rsidDel="00F96CAA">
            <w:rPr>
              <w:rFonts w:ascii="Times New Roman" w:hAnsi="Times New Roman" w:cs="Times New Roman"/>
              <w:noProof/>
              <w:sz w:val="28"/>
              <w:szCs w:val="28"/>
              <w:rPrChange w:id="6465" w:author="Nguyen Toan" w:date="2018-05-09T07:18:00Z">
                <w:rPr>
                  <w:noProof/>
                </w:rPr>
              </w:rPrChange>
            </w:rPr>
            <w:delText xml:space="preserve">David A. Chappell. (2004). </w:delText>
          </w:r>
          <w:r w:rsidR="00844096" w:rsidRPr="00844096" w:rsidDel="00F96CAA">
            <w:rPr>
              <w:rFonts w:ascii="Times New Roman" w:hAnsi="Times New Roman" w:cs="Times New Roman"/>
              <w:i/>
              <w:iCs/>
              <w:noProof/>
              <w:sz w:val="28"/>
              <w:szCs w:val="28"/>
              <w:rPrChange w:id="6466" w:author="Nguyen Toan" w:date="2018-05-09T07:18:00Z">
                <w:rPr>
                  <w:i/>
                  <w:iCs/>
                  <w:noProof/>
                </w:rPr>
              </w:rPrChange>
            </w:rPr>
            <w:delText>Enterprise Service Bus.</w:delText>
          </w:r>
          <w:r w:rsidR="00844096" w:rsidRPr="00844096" w:rsidDel="00F96CAA">
            <w:rPr>
              <w:rFonts w:ascii="Times New Roman" w:hAnsi="Times New Roman" w:cs="Times New Roman"/>
              <w:noProof/>
              <w:sz w:val="28"/>
              <w:szCs w:val="28"/>
              <w:rPrChange w:id="6467" w:author="Nguyen Toan" w:date="2018-05-09T07:18:00Z">
                <w:rPr>
                  <w:noProof/>
                </w:rPr>
              </w:rPrChange>
            </w:rPr>
            <w:delText xml:space="preserve"> O’Reilly.</w:delText>
          </w:r>
        </w:del>
      </w:ins>
    </w:p>
    <w:p w14:paraId="10D6BFD3" w14:textId="07C3B2AA" w:rsidR="00844096" w:rsidRPr="00844096" w:rsidDel="00F96CAA" w:rsidRDefault="00844096">
      <w:pPr>
        <w:pStyle w:val="Bibliography"/>
        <w:numPr>
          <w:ilvl w:val="0"/>
          <w:numId w:val="46"/>
        </w:numPr>
        <w:ind w:left="0"/>
        <w:rPr>
          <w:ins w:id="6468" w:author="Nguyen Toan" w:date="2018-05-09T07:17:00Z"/>
          <w:del w:id="6469" w:author="LoanDT" w:date="2018-05-10T21:07:00Z"/>
          <w:rFonts w:ascii="Times New Roman" w:hAnsi="Times New Roman" w:cs="Times New Roman"/>
          <w:noProof/>
          <w:sz w:val="28"/>
          <w:szCs w:val="28"/>
          <w:rPrChange w:id="6470" w:author="Nguyen Toan" w:date="2018-05-09T07:18:00Z">
            <w:rPr>
              <w:ins w:id="6471" w:author="Nguyen Toan" w:date="2018-05-09T07:17:00Z"/>
              <w:del w:id="6472" w:author="LoanDT" w:date="2018-05-10T21:07:00Z"/>
              <w:noProof/>
            </w:rPr>
          </w:rPrChange>
        </w:rPr>
        <w:pPrChange w:id="6473" w:author="Nguyen Toan" w:date="2018-05-09T07:18:00Z">
          <w:pPr>
            <w:pStyle w:val="Bibliography"/>
          </w:pPr>
        </w:pPrChange>
      </w:pPr>
      <w:ins w:id="6474" w:author="Nguyen Toan" w:date="2018-05-09T07:17:00Z">
        <w:del w:id="6475" w:author="LoanDT" w:date="2018-05-10T21:07:00Z">
          <w:r w:rsidRPr="00844096" w:rsidDel="00F96CAA">
            <w:rPr>
              <w:rFonts w:ascii="Times New Roman" w:hAnsi="Times New Roman" w:cs="Times New Roman"/>
              <w:noProof/>
              <w:sz w:val="28"/>
              <w:szCs w:val="28"/>
              <w:rPrChange w:id="6476" w:author="Nguyen Toan" w:date="2018-05-09T07:18:00Z">
                <w:rPr>
                  <w:noProof/>
                </w:rPr>
              </w:rPrChange>
            </w:rPr>
            <w:delText>Dirk Krafzig. (2005). Enterprise SOA: Service-Oriented Architecture Best Practices.</w:delText>
          </w:r>
        </w:del>
      </w:ins>
    </w:p>
    <w:p w14:paraId="1989C16B" w14:textId="68083C43" w:rsidR="00844096" w:rsidRPr="00844096" w:rsidDel="00F96CAA" w:rsidRDefault="00844096">
      <w:pPr>
        <w:pStyle w:val="Bibliography"/>
        <w:numPr>
          <w:ilvl w:val="0"/>
          <w:numId w:val="46"/>
        </w:numPr>
        <w:ind w:left="0"/>
        <w:rPr>
          <w:ins w:id="6477" w:author="Nguyen Toan" w:date="2018-05-09T07:17:00Z"/>
          <w:del w:id="6478" w:author="LoanDT" w:date="2018-05-10T21:07:00Z"/>
          <w:rFonts w:ascii="Times New Roman" w:hAnsi="Times New Roman" w:cs="Times New Roman"/>
          <w:noProof/>
          <w:sz w:val="28"/>
          <w:szCs w:val="28"/>
          <w:rPrChange w:id="6479" w:author="Nguyen Toan" w:date="2018-05-09T07:18:00Z">
            <w:rPr>
              <w:ins w:id="6480" w:author="Nguyen Toan" w:date="2018-05-09T07:17:00Z"/>
              <w:del w:id="6481" w:author="LoanDT" w:date="2018-05-10T21:07:00Z"/>
              <w:noProof/>
            </w:rPr>
          </w:rPrChange>
        </w:rPr>
        <w:pPrChange w:id="6482" w:author="Nguyen Toan" w:date="2018-05-09T07:18:00Z">
          <w:pPr>
            <w:pStyle w:val="Bibliography"/>
          </w:pPr>
        </w:pPrChange>
      </w:pPr>
      <w:ins w:id="6483" w:author="Nguyen Toan" w:date="2018-05-09T07:17:00Z">
        <w:del w:id="6484" w:author="LoanDT" w:date="2018-05-10T21:07:00Z">
          <w:r w:rsidRPr="00844096" w:rsidDel="00F96CAA">
            <w:rPr>
              <w:rFonts w:ascii="Times New Roman" w:hAnsi="Times New Roman" w:cs="Times New Roman"/>
              <w:noProof/>
              <w:sz w:val="28"/>
              <w:szCs w:val="28"/>
              <w:rPrChange w:id="6485" w:author="Nguyen Toan" w:date="2018-05-09T07:18:00Z">
                <w:rPr>
                  <w:noProof/>
                </w:rPr>
              </w:rPrChange>
            </w:rPr>
            <w:delText xml:space="preserve">Dirk Slama, Dirk Krafzig, &amp; Karl Banke. (2004). </w:delText>
          </w:r>
          <w:r w:rsidRPr="00844096" w:rsidDel="00F96CAA">
            <w:rPr>
              <w:rFonts w:ascii="Times New Roman" w:hAnsi="Times New Roman" w:cs="Times New Roman"/>
              <w:i/>
              <w:iCs/>
              <w:noProof/>
              <w:sz w:val="28"/>
              <w:szCs w:val="28"/>
              <w:rPrChange w:id="6486" w:author="Nguyen Toan" w:date="2018-05-09T07:18:00Z">
                <w:rPr>
                  <w:i/>
                  <w:iCs/>
                  <w:noProof/>
                </w:rPr>
              </w:rPrChange>
            </w:rPr>
            <w:delText>Enterprise SOA: Service-Oriented Architecture Best Practices.</w:delText>
          </w:r>
          <w:r w:rsidRPr="00844096" w:rsidDel="00F96CAA">
            <w:rPr>
              <w:rFonts w:ascii="Times New Roman" w:hAnsi="Times New Roman" w:cs="Times New Roman"/>
              <w:noProof/>
              <w:sz w:val="28"/>
              <w:szCs w:val="28"/>
              <w:rPrChange w:id="6487" w:author="Nguyen Toan" w:date="2018-05-09T07:18:00Z">
                <w:rPr>
                  <w:noProof/>
                </w:rPr>
              </w:rPrChange>
            </w:rPr>
            <w:delText xml:space="preserve"> Prentice Hall.</w:delText>
          </w:r>
        </w:del>
      </w:ins>
    </w:p>
    <w:p w14:paraId="54CDEF73" w14:textId="7592768B" w:rsidR="00844096" w:rsidRPr="00844096" w:rsidDel="00F96CAA" w:rsidRDefault="00844096">
      <w:pPr>
        <w:pStyle w:val="Bibliography"/>
        <w:numPr>
          <w:ilvl w:val="0"/>
          <w:numId w:val="46"/>
        </w:numPr>
        <w:ind w:left="0"/>
        <w:rPr>
          <w:ins w:id="6488" w:author="Nguyen Toan" w:date="2018-05-09T07:17:00Z"/>
          <w:del w:id="6489" w:author="LoanDT" w:date="2018-05-10T21:07:00Z"/>
          <w:rFonts w:ascii="Times New Roman" w:hAnsi="Times New Roman" w:cs="Times New Roman"/>
          <w:noProof/>
          <w:sz w:val="28"/>
          <w:szCs w:val="28"/>
          <w:rPrChange w:id="6490" w:author="Nguyen Toan" w:date="2018-05-09T07:18:00Z">
            <w:rPr>
              <w:ins w:id="6491" w:author="Nguyen Toan" w:date="2018-05-09T07:17:00Z"/>
              <w:del w:id="6492" w:author="LoanDT" w:date="2018-05-10T21:07:00Z"/>
              <w:noProof/>
            </w:rPr>
          </w:rPrChange>
        </w:rPr>
        <w:pPrChange w:id="6493" w:author="Nguyen Toan" w:date="2018-05-09T07:18:00Z">
          <w:pPr>
            <w:pStyle w:val="Bibliography"/>
          </w:pPr>
        </w:pPrChange>
      </w:pPr>
      <w:ins w:id="6494" w:author="Nguyen Toan" w:date="2018-05-09T07:17:00Z">
        <w:del w:id="6495" w:author="LoanDT" w:date="2018-05-10T21:07:00Z">
          <w:r w:rsidRPr="00844096" w:rsidDel="00F96CAA">
            <w:rPr>
              <w:rFonts w:ascii="Times New Roman" w:hAnsi="Times New Roman" w:cs="Times New Roman"/>
              <w:noProof/>
              <w:sz w:val="28"/>
              <w:szCs w:val="28"/>
              <w:rPrChange w:id="6496" w:author="Nguyen Toan" w:date="2018-05-09T07:18:00Z">
                <w:rPr>
                  <w:noProof/>
                </w:rPr>
              </w:rPrChange>
            </w:rPr>
            <w:delText xml:space="preserve">Falko Menge. (2007). Enterprise Service Bus. </w:delText>
          </w:r>
          <w:r w:rsidRPr="00844096" w:rsidDel="00F96CAA">
            <w:rPr>
              <w:rFonts w:ascii="Times New Roman" w:hAnsi="Times New Roman" w:cs="Times New Roman"/>
              <w:i/>
              <w:iCs/>
              <w:noProof/>
              <w:sz w:val="28"/>
              <w:szCs w:val="28"/>
              <w:rPrChange w:id="6497" w:author="Nguyen Toan" w:date="2018-05-09T07:18:00Z">
                <w:rPr>
                  <w:i/>
                  <w:iCs/>
                  <w:noProof/>
                </w:rPr>
              </w:rPrChange>
            </w:rPr>
            <w:delText>Free and open source software conference</w:delText>
          </w:r>
          <w:r w:rsidRPr="00844096" w:rsidDel="00F96CAA">
            <w:rPr>
              <w:rFonts w:ascii="Times New Roman" w:hAnsi="Times New Roman" w:cs="Times New Roman"/>
              <w:noProof/>
              <w:sz w:val="28"/>
              <w:szCs w:val="28"/>
              <w:rPrChange w:id="6498" w:author="Nguyen Toan" w:date="2018-05-09T07:18:00Z">
                <w:rPr>
                  <w:noProof/>
                </w:rPr>
              </w:rPrChange>
            </w:rPr>
            <w:delText>.</w:delText>
          </w:r>
        </w:del>
      </w:ins>
    </w:p>
    <w:p w14:paraId="7B67F6D9" w14:textId="24F5ED43" w:rsidR="00844096" w:rsidRPr="00844096" w:rsidDel="00F96CAA" w:rsidRDefault="00844096">
      <w:pPr>
        <w:pStyle w:val="Bibliography"/>
        <w:numPr>
          <w:ilvl w:val="0"/>
          <w:numId w:val="46"/>
        </w:numPr>
        <w:ind w:left="0"/>
        <w:rPr>
          <w:ins w:id="6499" w:author="Nguyen Toan" w:date="2018-05-09T07:17:00Z"/>
          <w:del w:id="6500" w:author="LoanDT" w:date="2018-05-10T21:07:00Z"/>
          <w:rFonts w:ascii="Times New Roman" w:hAnsi="Times New Roman" w:cs="Times New Roman"/>
          <w:noProof/>
          <w:sz w:val="28"/>
          <w:szCs w:val="28"/>
          <w:rPrChange w:id="6501" w:author="Nguyen Toan" w:date="2018-05-09T07:18:00Z">
            <w:rPr>
              <w:ins w:id="6502" w:author="Nguyen Toan" w:date="2018-05-09T07:17:00Z"/>
              <w:del w:id="6503" w:author="LoanDT" w:date="2018-05-10T21:07:00Z"/>
              <w:noProof/>
            </w:rPr>
          </w:rPrChange>
        </w:rPr>
        <w:pPrChange w:id="6504" w:author="Nguyen Toan" w:date="2018-05-09T07:18:00Z">
          <w:pPr>
            <w:pStyle w:val="Bibliography"/>
          </w:pPr>
        </w:pPrChange>
      </w:pPr>
      <w:ins w:id="6505" w:author="Nguyen Toan" w:date="2018-05-09T07:17:00Z">
        <w:del w:id="6506" w:author="LoanDT" w:date="2018-05-10T21:07:00Z">
          <w:r w:rsidRPr="00844096" w:rsidDel="00F96CAA">
            <w:rPr>
              <w:rFonts w:ascii="Times New Roman" w:hAnsi="Times New Roman" w:cs="Times New Roman"/>
              <w:noProof/>
              <w:sz w:val="28"/>
              <w:szCs w:val="28"/>
              <w:rPrChange w:id="6507" w:author="Nguyen Toan" w:date="2018-05-09T07:18:00Z">
                <w:rPr>
                  <w:noProof/>
                </w:rPr>
              </w:rPrChange>
            </w:rPr>
            <w:delText xml:space="preserve">Gartner. (n.d.). </w:delText>
          </w:r>
          <w:r w:rsidRPr="00844096" w:rsidDel="00F96CAA">
            <w:rPr>
              <w:rFonts w:ascii="Times New Roman" w:hAnsi="Times New Roman" w:cs="Times New Roman"/>
              <w:i/>
              <w:iCs/>
              <w:noProof/>
              <w:sz w:val="28"/>
              <w:szCs w:val="28"/>
              <w:rPrChange w:id="6508" w:author="Nguyen Toan" w:date="2018-05-09T07:18:00Z">
                <w:rPr>
                  <w:i/>
                  <w:iCs/>
                  <w:noProof/>
                </w:rPr>
              </w:rPrChange>
            </w:rPr>
            <w:delText>Gartner Magic quandrad leade.</w:delText>
          </w:r>
          <w:r w:rsidRPr="00844096" w:rsidDel="00F96CAA">
            <w:rPr>
              <w:rFonts w:ascii="Times New Roman" w:hAnsi="Times New Roman" w:cs="Times New Roman"/>
              <w:noProof/>
              <w:sz w:val="28"/>
              <w:szCs w:val="28"/>
              <w:rPrChange w:id="6509" w:author="Nguyen Toan" w:date="2018-05-09T07:18:00Z">
                <w:rPr>
                  <w:noProof/>
                </w:rPr>
              </w:rPrChange>
            </w:rPr>
            <w:delText xml:space="preserve"> Retrieved from https://www.mulesoft.com/lp/reports/gartner-magic-quadrant-leader</w:delText>
          </w:r>
        </w:del>
      </w:ins>
    </w:p>
    <w:p w14:paraId="5E75EE7F" w14:textId="181F3423" w:rsidR="00844096" w:rsidRPr="00844096" w:rsidDel="00F96CAA" w:rsidRDefault="00844096">
      <w:pPr>
        <w:pStyle w:val="Bibliography"/>
        <w:numPr>
          <w:ilvl w:val="0"/>
          <w:numId w:val="46"/>
        </w:numPr>
        <w:ind w:left="0"/>
        <w:rPr>
          <w:ins w:id="6510" w:author="Nguyen Toan" w:date="2018-05-09T07:17:00Z"/>
          <w:del w:id="6511" w:author="LoanDT" w:date="2018-05-10T21:07:00Z"/>
          <w:rFonts w:ascii="Times New Roman" w:hAnsi="Times New Roman" w:cs="Times New Roman"/>
          <w:noProof/>
          <w:sz w:val="28"/>
          <w:szCs w:val="28"/>
          <w:rPrChange w:id="6512" w:author="Nguyen Toan" w:date="2018-05-09T07:18:00Z">
            <w:rPr>
              <w:ins w:id="6513" w:author="Nguyen Toan" w:date="2018-05-09T07:17:00Z"/>
              <w:del w:id="6514" w:author="LoanDT" w:date="2018-05-10T21:07:00Z"/>
              <w:noProof/>
            </w:rPr>
          </w:rPrChange>
        </w:rPr>
        <w:pPrChange w:id="6515" w:author="Nguyen Toan" w:date="2018-05-09T07:18:00Z">
          <w:pPr>
            <w:pStyle w:val="Bibliography"/>
          </w:pPr>
        </w:pPrChange>
      </w:pPr>
      <w:ins w:id="6516" w:author="Nguyen Toan" w:date="2018-05-09T07:17:00Z">
        <w:del w:id="6517" w:author="LoanDT" w:date="2018-05-10T21:07:00Z">
          <w:r w:rsidRPr="00844096" w:rsidDel="00F96CAA">
            <w:rPr>
              <w:rFonts w:ascii="Times New Roman" w:hAnsi="Times New Roman" w:cs="Times New Roman"/>
              <w:noProof/>
              <w:sz w:val="28"/>
              <w:szCs w:val="28"/>
              <w:rPrChange w:id="6518" w:author="Nguyen Toan" w:date="2018-05-09T07:18:00Z">
                <w:rPr>
                  <w:noProof/>
                </w:rPr>
              </w:rPrChange>
            </w:rPr>
            <w:delText xml:space="preserve">Glenford J. Myers, Corey Sandler, &amp; Tom Badgett. (26 September 2015). </w:delText>
          </w:r>
          <w:r w:rsidRPr="00844096" w:rsidDel="00F96CAA">
            <w:rPr>
              <w:rFonts w:ascii="Times New Roman" w:hAnsi="Times New Roman" w:cs="Times New Roman"/>
              <w:i/>
              <w:iCs/>
              <w:noProof/>
              <w:sz w:val="28"/>
              <w:szCs w:val="28"/>
              <w:rPrChange w:id="6519" w:author="Nguyen Toan" w:date="2018-05-09T07:18:00Z">
                <w:rPr>
                  <w:i/>
                  <w:iCs/>
                  <w:noProof/>
                </w:rPr>
              </w:rPrChange>
            </w:rPr>
            <w:delText>The Art of Software Testing 3rd Edition.</w:delText>
          </w:r>
          <w:r w:rsidRPr="00844096" w:rsidDel="00F96CAA">
            <w:rPr>
              <w:rFonts w:ascii="Times New Roman" w:hAnsi="Times New Roman" w:cs="Times New Roman"/>
              <w:noProof/>
              <w:sz w:val="28"/>
              <w:szCs w:val="28"/>
              <w:rPrChange w:id="6520" w:author="Nguyen Toan" w:date="2018-05-09T07:18:00Z">
                <w:rPr>
                  <w:noProof/>
                </w:rPr>
              </w:rPrChange>
            </w:rPr>
            <w:delText xml:space="preserve"> </w:delText>
          </w:r>
        </w:del>
      </w:ins>
    </w:p>
    <w:p w14:paraId="6D4B6E27" w14:textId="7621023A" w:rsidR="00844096" w:rsidRPr="00844096" w:rsidDel="00F96CAA" w:rsidRDefault="00844096">
      <w:pPr>
        <w:pStyle w:val="Bibliography"/>
        <w:numPr>
          <w:ilvl w:val="0"/>
          <w:numId w:val="46"/>
        </w:numPr>
        <w:ind w:left="0"/>
        <w:rPr>
          <w:ins w:id="6521" w:author="Nguyen Toan" w:date="2018-05-09T07:17:00Z"/>
          <w:del w:id="6522" w:author="LoanDT" w:date="2018-05-10T21:07:00Z"/>
          <w:rFonts w:ascii="Times New Roman" w:hAnsi="Times New Roman" w:cs="Times New Roman"/>
          <w:noProof/>
          <w:sz w:val="28"/>
          <w:szCs w:val="28"/>
          <w:rPrChange w:id="6523" w:author="Nguyen Toan" w:date="2018-05-09T07:18:00Z">
            <w:rPr>
              <w:ins w:id="6524" w:author="Nguyen Toan" w:date="2018-05-09T07:17:00Z"/>
              <w:del w:id="6525" w:author="LoanDT" w:date="2018-05-10T21:07:00Z"/>
              <w:noProof/>
            </w:rPr>
          </w:rPrChange>
        </w:rPr>
        <w:pPrChange w:id="6526" w:author="Nguyen Toan" w:date="2018-05-09T07:18:00Z">
          <w:pPr>
            <w:pStyle w:val="Bibliography"/>
          </w:pPr>
        </w:pPrChange>
      </w:pPr>
      <w:ins w:id="6527" w:author="Nguyen Toan" w:date="2018-05-09T07:17:00Z">
        <w:del w:id="6528" w:author="LoanDT" w:date="2018-05-10T21:07:00Z">
          <w:r w:rsidRPr="00844096" w:rsidDel="00F96CAA">
            <w:rPr>
              <w:rFonts w:ascii="Times New Roman" w:hAnsi="Times New Roman" w:cs="Times New Roman"/>
              <w:noProof/>
              <w:sz w:val="28"/>
              <w:szCs w:val="28"/>
              <w:rPrChange w:id="6529" w:author="Nguyen Toan" w:date="2018-05-09T07:18:00Z">
                <w:rPr>
                  <w:noProof/>
                </w:rPr>
              </w:rPrChange>
            </w:rPr>
            <w:delText xml:space="preserve">Gregor Hohpe, &amp; Bobby Woolf. (2004). </w:delText>
          </w:r>
          <w:r w:rsidRPr="00844096" w:rsidDel="00F96CAA">
            <w:rPr>
              <w:rFonts w:ascii="Times New Roman" w:hAnsi="Times New Roman" w:cs="Times New Roman"/>
              <w:i/>
              <w:iCs/>
              <w:noProof/>
              <w:sz w:val="28"/>
              <w:szCs w:val="28"/>
              <w:rPrChange w:id="6530" w:author="Nguyen Toan" w:date="2018-05-09T07:18:00Z">
                <w:rPr>
                  <w:i/>
                  <w:iCs/>
                  <w:noProof/>
                </w:rPr>
              </w:rPrChange>
            </w:rPr>
            <w:delText>Enterprise Integration Patterns.</w:delText>
          </w:r>
          <w:r w:rsidRPr="00844096" w:rsidDel="00F96CAA">
            <w:rPr>
              <w:rFonts w:ascii="Times New Roman" w:hAnsi="Times New Roman" w:cs="Times New Roman"/>
              <w:noProof/>
              <w:sz w:val="28"/>
              <w:szCs w:val="28"/>
              <w:rPrChange w:id="6531" w:author="Nguyen Toan" w:date="2018-05-09T07:18:00Z">
                <w:rPr>
                  <w:noProof/>
                </w:rPr>
              </w:rPrChange>
            </w:rPr>
            <w:delText xml:space="preserve"> Pearson Education.</w:delText>
          </w:r>
        </w:del>
      </w:ins>
    </w:p>
    <w:p w14:paraId="01CDBD37" w14:textId="6B5F6640" w:rsidR="00844096" w:rsidRPr="00844096" w:rsidDel="00F96CAA" w:rsidRDefault="00844096">
      <w:pPr>
        <w:pStyle w:val="Bibliography"/>
        <w:numPr>
          <w:ilvl w:val="0"/>
          <w:numId w:val="46"/>
        </w:numPr>
        <w:ind w:left="0"/>
        <w:rPr>
          <w:ins w:id="6532" w:author="Nguyen Toan" w:date="2018-05-09T07:17:00Z"/>
          <w:del w:id="6533" w:author="LoanDT" w:date="2018-05-10T21:07:00Z"/>
          <w:rFonts w:ascii="Times New Roman" w:hAnsi="Times New Roman" w:cs="Times New Roman"/>
          <w:noProof/>
          <w:sz w:val="28"/>
          <w:szCs w:val="28"/>
          <w:rPrChange w:id="6534" w:author="Nguyen Toan" w:date="2018-05-09T07:18:00Z">
            <w:rPr>
              <w:ins w:id="6535" w:author="Nguyen Toan" w:date="2018-05-09T07:17:00Z"/>
              <w:del w:id="6536" w:author="LoanDT" w:date="2018-05-10T21:07:00Z"/>
              <w:noProof/>
            </w:rPr>
          </w:rPrChange>
        </w:rPr>
        <w:pPrChange w:id="6537" w:author="Nguyen Toan" w:date="2018-05-09T07:18:00Z">
          <w:pPr>
            <w:pStyle w:val="Bibliography"/>
          </w:pPr>
        </w:pPrChange>
      </w:pPr>
      <w:ins w:id="6538" w:author="Nguyen Toan" w:date="2018-05-09T07:17:00Z">
        <w:del w:id="6539" w:author="LoanDT" w:date="2018-05-10T21:07:00Z">
          <w:r w:rsidRPr="00844096" w:rsidDel="00F96CAA">
            <w:rPr>
              <w:rFonts w:ascii="Times New Roman" w:hAnsi="Times New Roman" w:cs="Times New Roman"/>
              <w:noProof/>
              <w:sz w:val="28"/>
              <w:szCs w:val="28"/>
              <w:rPrChange w:id="6540" w:author="Nguyen Toan" w:date="2018-05-09T07:18:00Z">
                <w:rPr>
                  <w:noProof/>
                </w:rPr>
              </w:rPrChange>
            </w:rPr>
            <w:delText>Gregor Hohpe, &amp; Wendy Istanick. (2002). Test-Driven Development in Enterprise Integration Projects.</w:delText>
          </w:r>
        </w:del>
      </w:ins>
    </w:p>
    <w:p w14:paraId="4CE0A1F3" w14:textId="7B521903" w:rsidR="00844096" w:rsidRPr="00844096" w:rsidDel="00F96CAA" w:rsidRDefault="00844096">
      <w:pPr>
        <w:pStyle w:val="Bibliography"/>
        <w:numPr>
          <w:ilvl w:val="0"/>
          <w:numId w:val="46"/>
        </w:numPr>
        <w:ind w:left="0"/>
        <w:rPr>
          <w:ins w:id="6541" w:author="Nguyen Toan" w:date="2018-05-09T07:17:00Z"/>
          <w:del w:id="6542" w:author="LoanDT" w:date="2018-05-10T21:07:00Z"/>
          <w:rFonts w:ascii="Times New Roman" w:hAnsi="Times New Roman" w:cs="Times New Roman"/>
          <w:noProof/>
          <w:sz w:val="28"/>
          <w:szCs w:val="28"/>
          <w:rPrChange w:id="6543" w:author="Nguyen Toan" w:date="2018-05-09T07:18:00Z">
            <w:rPr>
              <w:ins w:id="6544" w:author="Nguyen Toan" w:date="2018-05-09T07:17:00Z"/>
              <w:del w:id="6545" w:author="LoanDT" w:date="2018-05-10T21:07:00Z"/>
              <w:noProof/>
            </w:rPr>
          </w:rPrChange>
        </w:rPr>
        <w:pPrChange w:id="6546" w:author="Nguyen Toan" w:date="2018-05-09T07:18:00Z">
          <w:pPr>
            <w:pStyle w:val="Bibliography"/>
          </w:pPr>
        </w:pPrChange>
      </w:pPr>
      <w:ins w:id="6547" w:author="Nguyen Toan" w:date="2018-05-09T07:17:00Z">
        <w:del w:id="6548" w:author="LoanDT" w:date="2018-05-10T21:07:00Z">
          <w:r w:rsidRPr="00844096" w:rsidDel="00F96CAA">
            <w:rPr>
              <w:rFonts w:ascii="Times New Roman" w:hAnsi="Times New Roman" w:cs="Times New Roman"/>
              <w:noProof/>
              <w:sz w:val="28"/>
              <w:szCs w:val="28"/>
              <w:rPrChange w:id="6549" w:author="Nguyen Toan" w:date="2018-05-09T07:18:00Z">
                <w:rPr>
                  <w:noProof/>
                </w:rPr>
              </w:rPrChange>
            </w:rPr>
            <w:delText xml:space="preserve">Jenkins. (n.d.). </w:delText>
          </w:r>
          <w:r w:rsidRPr="00844096" w:rsidDel="00F96CAA">
            <w:rPr>
              <w:rFonts w:ascii="Times New Roman" w:hAnsi="Times New Roman" w:cs="Times New Roman"/>
              <w:i/>
              <w:iCs/>
              <w:noProof/>
              <w:sz w:val="28"/>
              <w:szCs w:val="28"/>
              <w:rPrChange w:id="6550" w:author="Nguyen Toan" w:date="2018-05-09T07:18:00Z">
                <w:rPr>
                  <w:i/>
                  <w:iCs/>
                  <w:noProof/>
                </w:rPr>
              </w:rPrChange>
            </w:rPr>
            <w:delText>Jenkins</w:delText>
          </w:r>
          <w:r w:rsidRPr="00844096" w:rsidDel="00F96CAA">
            <w:rPr>
              <w:rFonts w:ascii="Times New Roman" w:hAnsi="Times New Roman" w:cs="Times New Roman"/>
              <w:noProof/>
              <w:sz w:val="28"/>
              <w:szCs w:val="28"/>
              <w:rPrChange w:id="6551" w:author="Nguyen Toan" w:date="2018-05-09T07:18:00Z">
                <w:rPr>
                  <w:noProof/>
                </w:rPr>
              </w:rPrChange>
            </w:rPr>
            <w:delText>. Retrieved from Jenkins: https://jenkins.io/</w:delText>
          </w:r>
        </w:del>
      </w:ins>
    </w:p>
    <w:p w14:paraId="60B1BF3E" w14:textId="172A9536" w:rsidR="00844096" w:rsidRPr="00844096" w:rsidDel="00F96CAA" w:rsidRDefault="00844096">
      <w:pPr>
        <w:pStyle w:val="Bibliography"/>
        <w:numPr>
          <w:ilvl w:val="0"/>
          <w:numId w:val="46"/>
        </w:numPr>
        <w:ind w:left="0"/>
        <w:rPr>
          <w:ins w:id="6552" w:author="Nguyen Toan" w:date="2018-05-09T07:17:00Z"/>
          <w:del w:id="6553" w:author="LoanDT" w:date="2018-05-10T21:07:00Z"/>
          <w:rFonts w:ascii="Times New Roman" w:hAnsi="Times New Roman" w:cs="Times New Roman"/>
          <w:noProof/>
          <w:sz w:val="28"/>
          <w:szCs w:val="28"/>
          <w:rPrChange w:id="6554" w:author="Nguyen Toan" w:date="2018-05-09T07:18:00Z">
            <w:rPr>
              <w:ins w:id="6555" w:author="Nguyen Toan" w:date="2018-05-09T07:17:00Z"/>
              <w:del w:id="6556" w:author="LoanDT" w:date="2018-05-10T21:07:00Z"/>
              <w:noProof/>
            </w:rPr>
          </w:rPrChange>
        </w:rPr>
        <w:pPrChange w:id="6557" w:author="Nguyen Toan" w:date="2018-05-09T07:18:00Z">
          <w:pPr>
            <w:pStyle w:val="Bibliography"/>
          </w:pPr>
        </w:pPrChange>
      </w:pPr>
      <w:ins w:id="6558" w:author="Nguyen Toan" w:date="2018-05-09T07:17:00Z">
        <w:del w:id="6559" w:author="LoanDT" w:date="2018-05-10T21:07:00Z">
          <w:r w:rsidRPr="00844096" w:rsidDel="00F96CAA">
            <w:rPr>
              <w:rFonts w:ascii="Times New Roman" w:hAnsi="Times New Roman" w:cs="Times New Roman"/>
              <w:noProof/>
              <w:sz w:val="28"/>
              <w:szCs w:val="28"/>
              <w:rPrChange w:id="6560" w:author="Nguyen Toan" w:date="2018-05-09T07:18:00Z">
                <w:rPr>
                  <w:noProof/>
                </w:rPr>
              </w:rPrChange>
            </w:rPr>
            <w:delText xml:space="preserve">JUnit. (n.d.). </w:delText>
          </w:r>
          <w:r w:rsidRPr="00844096" w:rsidDel="00F96CAA">
            <w:rPr>
              <w:rFonts w:ascii="Times New Roman" w:hAnsi="Times New Roman" w:cs="Times New Roman"/>
              <w:i/>
              <w:iCs/>
              <w:noProof/>
              <w:sz w:val="28"/>
              <w:szCs w:val="28"/>
              <w:rPrChange w:id="6561" w:author="Nguyen Toan" w:date="2018-05-09T07:18:00Z">
                <w:rPr>
                  <w:i/>
                  <w:iCs/>
                  <w:noProof/>
                </w:rPr>
              </w:rPrChange>
            </w:rPr>
            <w:delText>JUnit.</w:delText>
          </w:r>
          <w:r w:rsidRPr="00844096" w:rsidDel="00F96CAA">
            <w:rPr>
              <w:rFonts w:ascii="Times New Roman" w:hAnsi="Times New Roman" w:cs="Times New Roman"/>
              <w:noProof/>
              <w:sz w:val="28"/>
              <w:szCs w:val="28"/>
              <w:rPrChange w:id="6562" w:author="Nguyen Toan" w:date="2018-05-09T07:18:00Z">
                <w:rPr>
                  <w:noProof/>
                </w:rPr>
              </w:rPrChange>
            </w:rPr>
            <w:delText xml:space="preserve"> Retrieved from JUnit: https://junit.org/junit5/ </w:delText>
          </w:r>
        </w:del>
      </w:ins>
    </w:p>
    <w:p w14:paraId="1E02A7CF" w14:textId="3182E71F" w:rsidR="00844096" w:rsidRPr="00844096" w:rsidDel="00F96CAA" w:rsidRDefault="00844096">
      <w:pPr>
        <w:pStyle w:val="Bibliography"/>
        <w:numPr>
          <w:ilvl w:val="0"/>
          <w:numId w:val="46"/>
        </w:numPr>
        <w:ind w:left="0"/>
        <w:rPr>
          <w:ins w:id="6563" w:author="Nguyen Toan" w:date="2018-05-09T07:17:00Z"/>
          <w:del w:id="6564" w:author="LoanDT" w:date="2018-05-10T21:07:00Z"/>
          <w:rFonts w:ascii="Times New Roman" w:hAnsi="Times New Roman" w:cs="Times New Roman"/>
          <w:noProof/>
          <w:sz w:val="28"/>
          <w:szCs w:val="28"/>
          <w:rPrChange w:id="6565" w:author="Nguyen Toan" w:date="2018-05-09T07:18:00Z">
            <w:rPr>
              <w:ins w:id="6566" w:author="Nguyen Toan" w:date="2018-05-09T07:17:00Z"/>
              <w:del w:id="6567" w:author="LoanDT" w:date="2018-05-10T21:07:00Z"/>
              <w:noProof/>
            </w:rPr>
          </w:rPrChange>
        </w:rPr>
        <w:pPrChange w:id="6568" w:author="Nguyen Toan" w:date="2018-05-09T07:18:00Z">
          <w:pPr>
            <w:pStyle w:val="Bibliography"/>
          </w:pPr>
        </w:pPrChange>
      </w:pPr>
      <w:ins w:id="6569" w:author="Nguyen Toan" w:date="2018-05-09T07:17:00Z">
        <w:del w:id="6570" w:author="LoanDT" w:date="2018-05-10T21:07:00Z">
          <w:r w:rsidRPr="00844096" w:rsidDel="00F96CAA">
            <w:rPr>
              <w:rFonts w:ascii="Times New Roman" w:hAnsi="Times New Roman" w:cs="Times New Roman"/>
              <w:noProof/>
              <w:sz w:val="28"/>
              <w:szCs w:val="28"/>
              <w:rPrChange w:id="6571" w:author="Nguyen Toan" w:date="2018-05-09T07:18:00Z">
                <w:rPr>
                  <w:noProof/>
                </w:rPr>
              </w:rPrChange>
            </w:rPr>
            <w:delText xml:space="preserve">Martin Fowler. (n.d.). </w:delText>
          </w:r>
          <w:r w:rsidRPr="00844096" w:rsidDel="00F96CAA">
            <w:rPr>
              <w:rFonts w:ascii="Times New Roman" w:hAnsi="Times New Roman" w:cs="Times New Roman"/>
              <w:i/>
              <w:iCs/>
              <w:noProof/>
              <w:sz w:val="28"/>
              <w:szCs w:val="28"/>
              <w:rPrChange w:id="6572" w:author="Nguyen Toan" w:date="2018-05-09T07:18:00Z">
                <w:rPr>
                  <w:i/>
                  <w:iCs/>
                  <w:noProof/>
                </w:rPr>
              </w:rPrChange>
            </w:rPr>
            <w:delText>Continuous Integration.</w:delText>
          </w:r>
          <w:r w:rsidRPr="00844096" w:rsidDel="00F96CAA">
            <w:rPr>
              <w:rFonts w:ascii="Times New Roman" w:hAnsi="Times New Roman" w:cs="Times New Roman"/>
              <w:noProof/>
              <w:sz w:val="28"/>
              <w:szCs w:val="28"/>
              <w:rPrChange w:id="6573" w:author="Nguyen Toan" w:date="2018-05-09T07:18:00Z">
                <w:rPr>
                  <w:noProof/>
                </w:rPr>
              </w:rPrChange>
            </w:rPr>
            <w:delText xml:space="preserve"> Retrieved from https://www.martinfowler.com/articles/continuousIntegration.html</w:delText>
          </w:r>
        </w:del>
      </w:ins>
    </w:p>
    <w:p w14:paraId="66EC7475" w14:textId="7B1848AB" w:rsidR="00844096" w:rsidRPr="00844096" w:rsidDel="00F96CAA" w:rsidRDefault="00844096">
      <w:pPr>
        <w:pStyle w:val="Bibliography"/>
        <w:numPr>
          <w:ilvl w:val="0"/>
          <w:numId w:val="46"/>
        </w:numPr>
        <w:ind w:left="0"/>
        <w:rPr>
          <w:ins w:id="6574" w:author="Nguyen Toan" w:date="2018-05-09T07:17:00Z"/>
          <w:del w:id="6575" w:author="LoanDT" w:date="2018-05-10T21:07:00Z"/>
          <w:rFonts w:ascii="Times New Roman" w:hAnsi="Times New Roman" w:cs="Times New Roman"/>
          <w:noProof/>
          <w:sz w:val="28"/>
          <w:szCs w:val="28"/>
          <w:rPrChange w:id="6576" w:author="Nguyen Toan" w:date="2018-05-09T07:18:00Z">
            <w:rPr>
              <w:ins w:id="6577" w:author="Nguyen Toan" w:date="2018-05-09T07:17:00Z"/>
              <w:del w:id="6578" w:author="LoanDT" w:date="2018-05-10T21:07:00Z"/>
              <w:noProof/>
            </w:rPr>
          </w:rPrChange>
        </w:rPr>
        <w:pPrChange w:id="6579" w:author="Nguyen Toan" w:date="2018-05-09T07:18:00Z">
          <w:pPr>
            <w:pStyle w:val="Bibliography"/>
          </w:pPr>
        </w:pPrChange>
      </w:pPr>
      <w:ins w:id="6580" w:author="Nguyen Toan" w:date="2018-05-09T07:17:00Z">
        <w:del w:id="6581" w:author="LoanDT" w:date="2018-05-10T21:07:00Z">
          <w:r w:rsidRPr="00844096" w:rsidDel="00F96CAA">
            <w:rPr>
              <w:rFonts w:ascii="Times New Roman" w:hAnsi="Times New Roman" w:cs="Times New Roman"/>
              <w:noProof/>
              <w:sz w:val="28"/>
              <w:szCs w:val="28"/>
              <w:rPrChange w:id="6582" w:author="Nguyen Toan" w:date="2018-05-09T07:18:00Z">
                <w:rPr>
                  <w:noProof/>
                </w:rPr>
              </w:rPrChange>
            </w:rPr>
            <w:delText xml:space="preserve">Maven. (n.d.). </w:delText>
          </w:r>
          <w:r w:rsidRPr="00844096" w:rsidDel="00F96CAA">
            <w:rPr>
              <w:rFonts w:ascii="Times New Roman" w:hAnsi="Times New Roman" w:cs="Times New Roman"/>
              <w:i/>
              <w:iCs/>
              <w:noProof/>
              <w:sz w:val="28"/>
              <w:szCs w:val="28"/>
              <w:rPrChange w:id="6583" w:author="Nguyen Toan" w:date="2018-05-09T07:18:00Z">
                <w:rPr>
                  <w:i/>
                  <w:iCs/>
                  <w:noProof/>
                </w:rPr>
              </w:rPrChange>
            </w:rPr>
            <w:delText>Maven.</w:delText>
          </w:r>
          <w:r w:rsidRPr="00844096" w:rsidDel="00F96CAA">
            <w:rPr>
              <w:rFonts w:ascii="Times New Roman" w:hAnsi="Times New Roman" w:cs="Times New Roman"/>
              <w:noProof/>
              <w:sz w:val="28"/>
              <w:szCs w:val="28"/>
              <w:rPrChange w:id="6584" w:author="Nguyen Toan" w:date="2018-05-09T07:18:00Z">
                <w:rPr>
                  <w:noProof/>
                </w:rPr>
              </w:rPrChange>
            </w:rPr>
            <w:delText xml:space="preserve"> Retrieved from https://maven.apache.org/</w:delText>
          </w:r>
        </w:del>
      </w:ins>
    </w:p>
    <w:p w14:paraId="183C988E" w14:textId="008998E7" w:rsidR="00844096" w:rsidRPr="00844096" w:rsidDel="00F96CAA" w:rsidRDefault="00844096">
      <w:pPr>
        <w:pStyle w:val="Bibliography"/>
        <w:numPr>
          <w:ilvl w:val="0"/>
          <w:numId w:val="46"/>
        </w:numPr>
        <w:ind w:left="0"/>
        <w:rPr>
          <w:ins w:id="6585" w:author="Nguyen Toan" w:date="2018-05-09T07:17:00Z"/>
          <w:del w:id="6586" w:author="LoanDT" w:date="2018-05-10T21:07:00Z"/>
          <w:rFonts w:ascii="Times New Roman" w:hAnsi="Times New Roman" w:cs="Times New Roman"/>
          <w:noProof/>
          <w:sz w:val="28"/>
          <w:szCs w:val="28"/>
          <w:rPrChange w:id="6587" w:author="Nguyen Toan" w:date="2018-05-09T07:18:00Z">
            <w:rPr>
              <w:ins w:id="6588" w:author="Nguyen Toan" w:date="2018-05-09T07:17:00Z"/>
              <w:del w:id="6589" w:author="LoanDT" w:date="2018-05-10T21:07:00Z"/>
              <w:noProof/>
            </w:rPr>
          </w:rPrChange>
        </w:rPr>
        <w:pPrChange w:id="6590" w:author="Nguyen Toan" w:date="2018-05-09T07:18:00Z">
          <w:pPr>
            <w:pStyle w:val="Bibliography"/>
          </w:pPr>
        </w:pPrChange>
      </w:pPr>
      <w:ins w:id="6591" w:author="Nguyen Toan" w:date="2018-05-09T07:17:00Z">
        <w:del w:id="6592" w:author="LoanDT" w:date="2018-05-10T21:07:00Z">
          <w:r w:rsidRPr="00844096" w:rsidDel="00F96CAA">
            <w:rPr>
              <w:rFonts w:ascii="Times New Roman" w:hAnsi="Times New Roman" w:cs="Times New Roman"/>
              <w:noProof/>
              <w:sz w:val="28"/>
              <w:szCs w:val="28"/>
              <w:rPrChange w:id="6593" w:author="Nguyen Toan" w:date="2018-05-09T07:18:00Z">
                <w:rPr>
                  <w:noProof/>
                </w:rPr>
              </w:rPrChange>
            </w:rPr>
            <w:delText xml:space="preserve">Mule. (n.d.). </w:delText>
          </w:r>
          <w:r w:rsidRPr="00844096" w:rsidDel="00F96CAA">
            <w:rPr>
              <w:rFonts w:ascii="Times New Roman" w:hAnsi="Times New Roman" w:cs="Times New Roman"/>
              <w:i/>
              <w:iCs/>
              <w:noProof/>
              <w:sz w:val="28"/>
              <w:szCs w:val="28"/>
              <w:rPrChange w:id="6594" w:author="Nguyen Toan" w:date="2018-05-09T07:18:00Z">
                <w:rPr>
                  <w:i/>
                  <w:iCs/>
                  <w:noProof/>
                </w:rPr>
              </w:rPrChange>
            </w:rPr>
            <w:delText>Mule.</w:delText>
          </w:r>
          <w:r w:rsidRPr="00844096" w:rsidDel="00F96CAA">
            <w:rPr>
              <w:rFonts w:ascii="Times New Roman" w:hAnsi="Times New Roman" w:cs="Times New Roman"/>
              <w:noProof/>
              <w:sz w:val="28"/>
              <w:szCs w:val="28"/>
              <w:rPrChange w:id="6595" w:author="Nguyen Toan" w:date="2018-05-09T07:18:00Z">
                <w:rPr>
                  <w:noProof/>
                </w:rPr>
              </w:rPrChange>
            </w:rPr>
            <w:delText xml:space="preserve"> Retrieved from Mule: https://www.mulesoft.com/</w:delText>
          </w:r>
        </w:del>
      </w:ins>
    </w:p>
    <w:p w14:paraId="67B53036" w14:textId="76E751D8" w:rsidR="00844096" w:rsidRPr="00844096" w:rsidDel="00F96CAA" w:rsidRDefault="00844096">
      <w:pPr>
        <w:pStyle w:val="Bibliography"/>
        <w:numPr>
          <w:ilvl w:val="0"/>
          <w:numId w:val="46"/>
        </w:numPr>
        <w:ind w:left="0"/>
        <w:rPr>
          <w:ins w:id="6596" w:author="Nguyen Toan" w:date="2018-05-09T07:17:00Z"/>
          <w:del w:id="6597" w:author="LoanDT" w:date="2018-05-10T21:07:00Z"/>
          <w:rFonts w:ascii="Times New Roman" w:hAnsi="Times New Roman" w:cs="Times New Roman"/>
          <w:noProof/>
          <w:sz w:val="28"/>
          <w:szCs w:val="28"/>
          <w:rPrChange w:id="6598" w:author="Nguyen Toan" w:date="2018-05-09T07:18:00Z">
            <w:rPr>
              <w:ins w:id="6599" w:author="Nguyen Toan" w:date="2018-05-09T07:17:00Z"/>
              <w:del w:id="6600" w:author="LoanDT" w:date="2018-05-10T21:07:00Z"/>
              <w:noProof/>
            </w:rPr>
          </w:rPrChange>
        </w:rPr>
        <w:pPrChange w:id="6601" w:author="Nguyen Toan" w:date="2018-05-09T07:18:00Z">
          <w:pPr>
            <w:pStyle w:val="Bibliography"/>
          </w:pPr>
        </w:pPrChange>
      </w:pPr>
      <w:ins w:id="6602" w:author="Nguyen Toan" w:date="2018-05-09T07:17:00Z">
        <w:del w:id="6603" w:author="LoanDT" w:date="2018-05-10T21:07:00Z">
          <w:r w:rsidRPr="00844096" w:rsidDel="00F96CAA">
            <w:rPr>
              <w:rFonts w:ascii="Times New Roman" w:hAnsi="Times New Roman" w:cs="Times New Roman"/>
              <w:noProof/>
              <w:sz w:val="28"/>
              <w:szCs w:val="28"/>
              <w:rPrChange w:id="6604" w:author="Nguyen Toan" w:date="2018-05-09T07:18:00Z">
                <w:rPr>
                  <w:noProof/>
                </w:rPr>
              </w:rPrChange>
            </w:rPr>
            <w:delText xml:space="preserve">MuleSoft. (n.d.). </w:delText>
          </w:r>
          <w:r w:rsidRPr="00844096" w:rsidDel="00F96CAA">
            <w:rPr>
              <w:rFonts w:ascii="Times New Roman" w:hAnsi="Times New Roman" w:cs="Times New Roman"/>
              <w:i/>
              <w:iCs/>
              <w:noProof/>
              <w:sz w:val="28"/>
              <w:szCs w:val="28"/>
              <w:rPrChange w:id="6605" w:author="Nguyen Toan" w:date="2018-05-09T07:18:00Z">
                <w:rPr>
                  <w:i/>
                  <w:iCs/>
                  <w:noProof/>
                </w:rPr>
              </w:rPrChange>
            </w:rPr>
            <w:delText>What is MuleESB.</w:delText>
          </w:r>
          <w:r w:rsidRPr="00844096" w:rsidDel="00F96CAA">
            <w:rPr>
              <w:rFonts w:ascii="Times New Roman" w:hAnsi="Times New Roman" w:cs="Times New Roman"/>
              <w:noProof/>
              <w:sz w:val="28"/>
              <w:szCs w:val="28"/>
              <w:rPrChange w:id="6606" w:author="Nguyen Toan" w:date="2018-05-09T07:18:00Z">
                <w:rPr>
                  <w:noProof/>
                </w:rPr>
              </w:rPrChange>
            </w:rPr>
            <w:delText xml:space="preserve"> Retrieved from https://www.mulesoft.com/resources/esb/what-mule-esb</w:delText>
          </w:r>
        </w:del>
      </w:ins>
    </w:p>
    <w:p w14:paraId="2D078366" w14:textId="1668D4E5" w:rsidR="00844096" w:rsidRPr="00844096" w:rsidDel="00F96CAA" w:rsidRDefault="00844096">
      <w:pPr>
        <w:pStyle w:val="Bibliography"/>
        <w:numPr>
          <w:ilvl w:val="0"/>
          <w:numId w:val="46"/>
        </w:numPr>
        <w:ind w:left="0"/>
        <w:rPr>
          <w:ins w:id="6607" w:author="Nguyen Toan" w:date="2018-05-09T07:17:00Z"/>
          <w:del w:id="6608" w:author="LoanDT" w:date="2018-05-10T21:07:00Z"/>
          <w:rFonts w:ascii="Times New Roman" w:hAnsi="Times New Roman" w:cs="Times New Roman"/>
          <w:noProof/>
          <w:sz w:val="28"/>
          <w:szCs w:val="28"/>
          <w:rPrChange w:id="6609" w:author="Nguyen Toan" w:date="2018-05-09T07:18:00Z">
            <w:rPr>
              <w:ins w:id="6610" w:author="Nguyen Toan" w:date="2018-05-09T07:17:00Z"/>
              <w:del w:id="6611" w:author="LoanDT" w:date="2018-05-10T21:07:00Z"/>
              <w:noProof/>
            </w:rPr>
          </w:rPrChange>
        </w:rPr>
        <w:pPrChange w:id="6612" w:author="Nguyen Toan" w:date="2018-05-09T07:18:00Z">
          <w:pPr>
            <w:pStyle w:val="Bibliography"/>
          </w:pPr>
        </w:pPrChange>
      </w:pPr>
      <w:ins w:id="6613" w:author="Nguyen Toan" w:date="2018-05-09T07:17:00Z">
        <w:del w:id="6614" w:author="LoanDT" w:date="2018-05-10T21:07:00Z">
          <w:r w:rsidRPr="00844096" w:rsidDel="00F96CAA">
            <w:rPr>
              <w:rFonts w:ascii="Times New Roman" w:hAnsi="Times New Roman" w:cs="Times New Roman"/>
              <w:noProof/>
              <w:sz w:val="28"/>
              <w:szCs w:val="28"/>
              <w:rPrChange w:id="6615" w:author="Nguyen Toan" w:date="2018-05-09T07:18:00Z">
                <w:rPr>
                  <w:noProof/>
                </w:rPr>
              </w:rPrChange>
            </w:rPr>
            <w:delText xml:space="preserve">Phạm Ngọc Hùng, Trương Anh Hoàng, &amp; Đặng Văn Hưng. (2014). </w:delText>
          </w:r>
          <w:r w:rsidRPr="00844096" w:rsidDel="00F96CAA">
            <w:rPr>
              <w:rFonts w:ascii="Times New Roman" w:hAnsi="Times New Roman" w:cs="Times New Roman"/>
              <w:i/>
              <w:iCs/>
              <w:noProof/>
              <w:sz w:val="28"/>
              <w:szCs w:val="28"/>
              <w:rPrChange w:id="6616" w:author="Nguyen Toan" w:date="2018-05-09T07:18:00Z">
                <w:rPr>
                  <w:i/>
                  <w:iCs/>
                  <w:noProof/>
                </w:rPr>
              </w:rPrChange>
            </w:rPr>
            <w:delText>Giáo trình kiểm thử phần mềm.</w:delText>
          </w:r>
          <w:r w:rsidRPr="00844096" w:rsidDel="00F96CAA">
            <w:rPr>
              <w:rFonts w:ascii="Times New Roman" w:hAnsi="Times New Roman" w:cs="Times New Roman"/>
              <w:noProof/>
              <w:sz w:val="28"/>
              <w:szCs w:val="28"/>
              <w:rPrChange w:id="6617" w:author="Nguyen Toan" w:date="2018-05-09T07:18:00Z">
                <w:rPr>
                  <w:noProof/>
                </w:rPr>
              </w:rPrChange>
            </w:rPr>
            <w:delText xml:space="preserve"> </w:delText>
          </w:r>
        </w:del>
      </w:ins>
    </w:p>
    <w:p w14:paraId="1448BC98" w14:textId="460F41A5" w:rsidR="00844096" w:rsidRPr="00844096" w:rsidDel="00F96CAA" w:rsidRDefault="00844096">
      <w:pPr>
        <w:pStyle w:val="Bibliography"/>
        <w:numPr>
          <w:ilvl w:val="0"/>
          <w:numId w:val="46"/>
        </w:numPr>
        <w:ind w:left="0"/>
        <w:rPr>
          <w:ins w:id="6618" w:author="Nguyen Toan" w:date="2018-05-09T07:17:00Z"/>
          <w:del w:id="6619" w:author="LoanDT" w:date="2018-05-10T21:07:00Z"/>
          <w:rFonts w:ascii="Times New Roman" w:hAnsi="Times New Roman" w:cs="Times New Roman"/>
          <w:noProof/>
          <w:sz w:val="28"/>
          <w:szCs w:val="28"/>
          <w:rPrChange w:id="6620" w:author="Nguyen Toan" w:date="2018-05-09T07:18:00Z">
            <w:rPr>
              <w:ins w:id="6621" w:author="Nguyen Toan" w:date="2018-05-09T07:17:00Z"/>
              <w:del w:id="6622" w:author="LoanDT" w:date="2018-05-10T21:07:00Z"/>
              <w:noProof/>
            </w:rPr>
          </w:rPrChange>
        </w:rPr>
        <w:pPrChange w:id="6623" w:author="Nguyen Toan" w:date="2018-05-09T07:18:00Z">
          <w:pPr>
            <w:pStyle w:val="Bibliography"/>
          </w:pPr>
        </w:pPrChange>
      </w:pPr>
      <w:ins w:id="6624" w:author="Nguyen Toan" w:date="2018-05-09T07:17:00Z">
        <w:del w:id="6625" w:author="LoanDT" w:date="2018-05-10T21:07:00Z">
          <w:r w:rsidRPr="00844096" w:rsidDel="00F96CAA">
            <w:rPr>
              <w:rFonts w:ascii="Times New Roman" w:hAnsi="Times New Roman" w:cs="Times New Roman"/>
              <w:noProof/>
              <w:sz w:val="28"/>
              <w:szCs w:val="28"/>
              <w:rPrChange w:id="6626" w:author="Nguyen Toan" w:date="2018-05-09T07:18:00Z">
                <w:rPr>
                  <w:noProof/>
                </w:rPr>
              </w:rPrChange>
            </w:rPr>
            <w:delText xml:space="preserve">Pulier, E., Taylor. (2016). </w:delText>
          </w:r>
          <w:r w:rsidRPr="00844096" w:rsidDel="00F96CAA">
            <w:rPr>
              <w:rFonts w:ascii="Times New Roman" w:hAnsi="Times New Roman" w:cs="Times New Roman"/>
              <w:i/>
              <w:iCs/>
              <w:noProof/>
              <w:sz w:val="28"/>
              <w:szCs w:val="28"/>
              <w:rPrChange w:id="6627" w:author="Nguyen Toan" w:date="2018-05-09T07:18:00Z">
                <w:rPr>
                  <w:i/>
                  <w:iCs/>
                  <w:noProof/>
                </w:rPr>
              </w:rPrChange>
            </w:rPr>
            <w:delText>Understanding Enterprise SOA.</w:delText>
          </w:r>
          <w:r w:rsidRPr="00844096" w:rsidDel="00F96CAA">
            <w:rPr>
              <w:rFonts w:ascii="Times New Roman" w:hAnsi="Times New Roman" w:cs="Times New Roman"/>
              <w:noProof/>
              <w:sz w:val="28"/>
              <w:szCs w:val="28"/>
              <w:rPrChange w:id="6628" w:author="Nguyen Toan" w:date="2018-05-09T07:18:00Z">
                <w:rPr>
                  <w:noProof/>
                </w:rPr>
              </w:rPrChange>
            </w:rPr>
            <w:delText xml:space="preserve"> Manning.</w:delText>
          </w:r>
        </w:del>
      </w:ins>
    </w:p>
    <w:p w14:paraId="4577D335" w14:textId="00821A5C" w:rsidR="00844096" w:rsidRPr="00844096" w:rsidDel="00F96CAA" w:rsidRDefault="00844096">
      <w:pPr>
        <w:pStyle w:val="Bibliography"/>
        <w:numPr>
          <w:ilvl w:val="0"/>
          <w:numId w:val="46"/>
        </w:numPr>
        <w:ind w:left="0"/>
        <w:rPr>
          <w:ins w:id="6629" w:author="Nguyen Toan" w:date="2018-05-09T07:17:00Z"/>
          <w:del w:id="6630" w:author="LoanDT" w:date="2018-05-10T21:07:00Z"/>
          <w:rFonts w:ascii="Times New Roman" w:hAnsi="Times New Roman" w:cs="Times New Roman"/>
          <w:noProof/>
          <w:sz w:val="28"/>
          <w:szCs w:val="28"/>
          <w:rPrChange w:id="6631" w:author="Nguyen Toan" w:date="2018-05-09T07:18:00Z">
            <w:rPr>
              <w:ins w:id="6632" w:author="Nguyen Toan" w:date="2018-05-09T07:17:00Z"/>
              <w:del w:id="6633" w:author="LoanDT" w:date="2018-05-10T21:07:00Z"/>
              <w:noProof/>
            </w:rPr>
          </w:rPrChange>
        </w:rPr>
        <w:pPrChange w:id="6634" w:author="Nguyen Toan" w:date="2018-05-09T07:18:00Z">
          <w:pPr>
            <w:pStyle w:val="Bibliography"/>
          </w:pPr>
        </w:pPrChange>
      </w:pPr>
      <w:ins w:id="6635" w:author="Nguyen Toan" w:date="2018-05-09T07:17:00Z">
        <w:del w:id="6636" w:author="LoanDT" w:date="2018-05-10T21:07:00Z">
          <w:r w:rsidRPr="00844096" w:rsidDel="00F96CAA">
            <w:rPr>
              <w:rFonts w:ascii="Times New Roman" w:hAnsi="Times New Roman" w:cs="Times New Roman"/>
              <w:noProof/>
              <w:sz w:val="28"/>
              <w:szCs w:val="28"/>
              <w:rPrChange w:id="6637" w:author="Nguyen Toan" w:date="2018-05-09T07:18:00Z">
                <w:rPr>
                  <w:noProof/>
                </w:rPr>
              </w:rPrChange>
            </w:rPr>
            <w:delText xml:space="preserve">SoapUI. (n.d.). </w:delText>
          </w:r>
          <w:r w:rsidRPr="00844096" w:rsidDel="00F96CAA">
            <w:rPr>
              <w:rFonts w:ascii="Times New Roman" w:hAnsi="Times New Roman" w:cs="Times New Roman"/>
              <w:i/>
              <w:iCs/>
              <w:noProof/>
              <w:sz w:val="28"/>
              <w:szCs w:val="28"/>
              <w:rPrChange w:id="6638" w:author="Nguyen Toan" w:date="2018-05-09T07:18:00Z">
                <w:rPr>
                  <w:i/>
                  <w:iCs/>
                  <w:noProof/>
                </w:rPr>
              </w:rPrChange>
            </w:rPr>
            <w:delText>SoapUI Getting started.</w:delText>
          </w:r>
          <w:r w:rsidRPr="00844096" w:rsidDel="00F96CAA">
            <w:rPr>
              <w:rFonts w:ascii="Times New Roman" w:hAnsi="Times New Roman" w:cs="Times New Roman"/>
              <w:noProof/>
              <w:sz w:val="28"/>
              <w:szCs w:val="28"/>
              <w:rPrChange w:id="6639" w:author="Nguyen Toan" w:date="2018-05-09T07:18:00Z">
                <w:rPr>
                  <w:noProof/>
                </w:rPr>
              </w:rPrChange>
            </w:rPr>
            <w:delText xml:space="preserve"> Retrieved from https://www.soapui.org/soap-and-wsdl/getting-started.html</w:delText>
          </w:r>
        </w:del>
      </w:ins>
    </w:p>
    <w:p w14:paraId="20EE76BE" w14:textId="3C40F736" w:rsidR="00844096" w:rsidRPr="00844096" w:rsidDel="00F96CAA" w:rsidRDefault="00844096">
      <w:pPr>
        <w:pStyle w:val="Bibliography"/>
        <w:numPr>
          <w:ilvl w:val="0"/>
          <w:numId w:val="46"/>
        </w:numPr>
        <w:ind w:left="0"/>
        <w:rPr>
          <w:ins w:id="6640" w:author="Nguyen Toan" w:date="2018-05-09T07:17:00Z"/>
          <w:del w:id="6641" w:author="LoanDT" w:date="2018-05-10T21:07:00Z"/>
          <w:rFonts w:ascii="Times New Roman" w:hAnsi="Times New Roman" w:cs="Times New Roman"/>
          <w:noProof/>
          <w:sz w:val="28"/>
          <w:szCs w:val="28"/>
          <w:rPrChange w:id="6642" w:author="Nguyen Toan" w:date="2018-05-09T07:18:00Z">
            <w:rPr>
              <w:ins w:id="6643" w:author="Nguyen Toan" w:date="2018-05-09T07:17:00Z"/>
              <w:del w:id="6644" w:author="LoanDT" w:date="2018-05-10T21:07:00Z"/>
              <w:noProof/>
            </w:rPr>
          </w:rPrChange>
        </w:rPr>
        <w:pPrChange w:id="6645" w:author="Nguyen Toan" w:date="2018-05-09T07:18:00Z">
          <w:pPr>
            <w:pStyle w:val="Bibliography"/>
          </w:pPr>
        </w:pPrChange>
      </w:pPr>
      <w:ins w:id="6646" w:author="Nguyen Toan" w:date="2018-05-09T07:17:00Z">
        <w:del w:id="6647" w:author="LoanDT" w:date="2018-05-10T21:07:00Z">
          <w:r w:rsidRPr="00844096" w:rsidDel="00F96CAA">
            <w:rPr>
              <w:rFonts w:ascii="Times New Roman" w:hAnsi="Times New Roman" w:cs="Times New Roman"/>
              <w:noProof/>
              <w:sz w:val="28"/>
              <w:szCs w:val="28"/>
              <w:rPrChange w:id="6648" w:author="Nguyen Toan" w:date="2018-05-09T07:18:00Z">
                <w:rPr>
                  <w:noProof/>
                </w:rPr>
              </w:rPrChange>
            </w:rPr>
            <w:delText>Srinivas Shenoy. (2013). “Approach to ESB Testing” – An Experience Sharing.</w:delText>
          </w:r>
        </w:del>
      </w:ins>
    </w:p>
    <w:p w14:paraId="620D1EE6" w14:textId="23589E2F" w:rsidR="00EB5376" w:rsidRPr="00844096" w:rsidDel="00F96CAA" w:rsidRDefault="00EB5376">
      <w:pPr>
        <w:pStyle w:val="Heading1"/>
        <w:spacing w:before="0" w:after="0" w:line="288" w:lineRule="auto"/>
        <w:rPr>
          <w:del w:id="6649" w:author="LoanDT" w:date="2018-05-10T21:07:00Z"/>
          <w:rFonts w:ascii="Times New Roman" w:hAnsi="Times New Roman" w:cs="Times New Roman"/>
          <w:noProof/>
          <w:sz w:val="28"/>
          <w:szCs w:val="28"/>
          <w:rPrChange w:id="6650" w:author="Nguyen Toan" w:date="2018-05-09T07:18:00Z">
            <w:rPr>
              <w:del w:id="6651" w:author="LoanDT" w:date="2018-05-10T21:07:00Z"/>
              <w:noProof/>
              <w:sz w:val="22"/>
              <w:szCs w:val="22"/>
            </w:rPr>
          </w:rPrChange>
        </w:rPr>
        <w:pPrChange w:id="6652" w:author="Nguyen Toan" w:date="2018-05-09T07:18:00Z">
          <w:pPr>
            <w:pStyle w:val="Heading1"/>
            <w:spacing w:before="0" w:after="0" w:line="288" w:lineRule="auto"/>
            <w:jc w:val="center"/>
          </w:pPr>
        </w:pPrChang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3"/>
      </w:tblGrid>
      <w:tr w:rsidR="00EB5376" w:rsidRPr="00844096" w:rsidDel="00F96CAA" w14:paraId="557D0957" w14:textId="3D321187">
        <w:trPr>
          <w:divId w:val="1001784310"/>
          <w:tblCellSpacing w:w="15" w:type="dxa"/>
          <w:del w:id="6653" w:author="LoanDT" w:date="2018-05-10T21:07:00Z"/>
        </w:trPr>
        <w:tc>
          <w:tcPr>
            <w:tcW w:w="50" w:type="pct"/>
            <w:hideMark/>
          </w:tcPr>
          <w:p w14:paraId="6B844199" w14:textId="72ACF980" w:rsidR="00EB5376" w:rsidRPr="00844096" w:rsidDel="00F96CAA" w:rsidRDefault="00EB5376">
            <w:pPr>
              <w:pStyle w:val="Bibliography"/>
              <w:rPr>
                <w:del w:id="6654" w:author="LoanDT" w:date="2018-05-10T21:07:00Z"/>
                <w:rFonts w:ascii="Times New Roman" w:hAnsi="Times New Roman" w:cs="Times New Roman"/>
                <w:noProof/>
                <w:sz w:val="28"/>
                <w:szCs w:val="28"/>
                <w:rPrChange w:id="6655" w:author="Nguyen Toan" w:date="2018-05-09T07:18:00Z">
                  <w:rPr>
                    <w:del w:id="6656" w:author="LoanDT" w:date="2018-05-10T21:07:00Z"/>
                    <w:noProof/>
                    <w:sz w:val="24"/>
                    <w:szCs w:val="24"/>
                  </w:rPr>
                </w:rPrChange>
              </w:rPr>
            </w:pPr>
            <w:del w:id="6657" w:author="LoanDT" w:date="2018-05-10T21:07:00Z">
              <w:r w:rsidRPr="00844096" w:rsidDel="00F96CAA">
                <w:rPr>
                  <w:rFonts w:ascii="Times New Roman" w:hAnsi="Times New Roman" w:cs="Times New Roman"/>
                  <w:noProof/>
                  <w:sz w:val="28"/>
                  <w:szCs w:val="28"/>
                  <w:rPrChange w:id="6658" w:author="Nguyen Toan" w:date="2018-05-09T07:18:00Z">
                    <w:rPr>
                      <w:noProof/>
                    </w:rPr>
                  </w:rPrChange>
                </w:rPr>
                <w:delText xml:space="preserve">[1] </w:delText>
              </w:r>
            </w:del>
          </w:p>
        </w:tc>
        <w:tc>
          <w:tcPr>
            <w:tcW w:w="0" w:type="auto"/>
            <w:hideMark/>
          </w:tcPr>
          <w:p w14:paraId="4BD56B2A" w14:textId="70EC8833" w:rsidR="00EB5376" w:rsidRPr="00844096" w:rsidDel="00F96CAA" w:rsidRDefault="00EB5376">
            <w:pPr>
              <w:pStyle w:val="Bibliography"/>
              <w:rPr>
                <w:del w:id="6659" w:author="LoanDT" w:date="2018-05-10T21:07:00Z"/>
                <w:rFonts w:ascii="Times New Roman" w:hAnsi="Times New Roman" w:cs="Times New Roman"/>
                <w:noProof/>
                <w:sz w:val="28"/>
                <w:szCs w:val="28"/>
                <w:rPrChange w:id="6660" w:author="Nguyen Toan" w:date="2018-05-09T07:18:00Z">
                  <w:rPr>
                    <w:del w:id="6661" w:author="LoanDT" w:date="2018-05-10T21:07:00Z"/>
                    <w:noProof/>
                  </w:rPr>
                </w:rPrChange>
              </w:rPr>
            </w:pPr>
            <w:del w:id="6662" w:author="LoanDT" w:date="2018-05-10T21:07:00Z">
              <w:r w:rsidRPr="00844096" w:rsidDel="00F96CAA">
                <w:rPr>
                  <w:rFonts w:ascii="Times New Roman" w:hAnsi="Times New Roman" w:cs="Times New Roman"/>
                  <w:noProof/>
                  <w:sz w:val="28"/>
                  <w:szCs w:val="28"/>
                  <w:rPrChange w:id="6663" w:author="Nguyen Toan" w:date="2018-05-09T07:18:00Z">
                    <w:rPr>
                      <w:noProof/>
                    </w:rPr>
                  </w:rPrChange>
                </w:rPr>
                <w:delText xml:space="preserve">Dirk Slama, Dirk Krafzig and Karl Banke, Enterprise SOA: Service-Oriented Architecture Best Practices, Prentice Hall, 2004. </w:delText>
              </w:r>
            </w:del>
          </w:p>
        </w:tc>
      </w:tr>
      <w:tr w:rsidR="00EB5376" w:rsidRPr="00844096" w:rsidDel="00F96CAA" w14:paraId="204AC649" w14:textId="61B2182F">
        <w:trPr>
          <w:divId w:val="1001784310"/>
          <w:tblCellSpacing w:w="15" w:type="dxa"/>
          <w:del w:id="6664" w:author="LoanDT" w:date="2018-05-10T21:07:00Z"/>
        </w:trPr>
        <w:tc>
          <w:tcPr>
            <w:tcW w:w="50" w:type="pct"/>
            <w:hideMark/>
          </w:tcPr>
          <w:p w14:paraId="38DC3BB4" w14:textId="44D72B67" w:rsidR="00EB5376" w:rsidRPr="00844096" w:rsidDel="00F96CAA" w:rsidRDefault="00EB5376">
            <w:pPr>
              <w:pStyle w:val="Bibliography"/>
              <w:rPr>
                <w:del w:id="6665" w:author="LoanDT" w:date="2018-05-10T21:07:00Z"/>
                <w:rFonts w:ascii="Times New Roman" w:hAnsi="Times New Roman" w:cs="Times New Roman"/>
                <w:noProof/>
                <w:sz w:val="28"/>
                <w:szCs w:val="28"/>
                <w:rPrChange w:id="6666" w:author="Nguyen Toan" w:date="2018-05-09T07:18:00Z">
                  <w:rPr>
                    <w:del w:id="6667" w:author="LoanDT" w:date="2018-05-10T21:07:00Z"/>
                    <w:noProof/>
                  </w:rPr>
                </w:rPrChange>
              </w:rPr>
            </w:pPr>
            <w:del w:id="6668" w:author="LoanDT" w:date="2018-05-10T21:07:00Z">
              <w:r w:rsidRPr="00844096" w:rsidDel="00F96CAA">
                <w:rPr>
                  <w:rFonts w:ascii="Times New Roman" w:hAnsi="Times New Roman" w:cs="Times New Roman"/>
                  <w:noProof/>
                  <w:sz w:val="28"/>
                  <w:szCs w:val="28"/>
                  <w:rPrChange w:id="6669" w:author="Nguyen Toan" w:date="2018-05-09T07:18:00Z">
                    <w:rPr>
                      <w:noProof/>
                    </w:rPr>
                  </w:rPrChange>
                </w:rPr>
                <w:delText xml:space="preserve">[2] </w:delText>
              </w:r>
            </w:del>
          </w:p>
        </w:tc>
        <w:tc>
          <w:tcPr>
            <w:tcW w:w="0" w:type="auto"/>
            <w:hideMark/>
          </w:tcPr>
          <w:p w14:paraId="73EB2DD9" w14:textId="25950A1F" w:rsidR="00EB5376" w:rsidRPr="00844096" w:rsidDel="00F96CAA" w:rsidRDefault="00EB5376">
            <w:pPr>
              <w:pStyle w:val="Bibliography"/>
              <w:rPr>
                <w:del w:id="6670" w:author="LoanDT" w:date="2018-05-10T21:07:00Z"/>
                <w:rFonts w:ascii="Times New Roman" w:hAnsi="Times New Roman" w:cs="Times New Roman"/>
                <w:noProof/>
                <w:sz w:val="28"/>
                <w:szCs w:val="28"/>
                <w:rPrChange w:id="6671" w:author="Nguyen Toan" w:date="2018-05-09T07:18:00Z">
                  <w:rPr>
                    <w:del w:id="6672" w:author="LoanDT" w:date="2018-05-10T21:07:00Z"/>
                    <w:noProof/>
                  </w:rPr>
                </w:rPrChange>
              </w:rPr>
            </w:pPr>
            <w:del w:id="6673" w:author="LoanDT" w:date="2018-05-10T21:07:00Z">
              <w:r w:rsidRPr="00844096" w:rsidDel="00F96CAA">
                <w:rPr>
                  <w:rFonts w:ascii="Times New Roman" w:hAnsi="Times New Roman" w:cs="Times New Roman"/>
                  <w:noProof/>
                  <w:sz w:val="28"/>
                  <w:szCs w:val="28"/>
                  <w:rPrChange w:id="6674" w:author="Nguyen Toan" w:date="2018-05-09T07:18:00Z">
                    <w:rPr>
                      <w:noProof/>
                    </w:rPr>
                  </w:rPrChange>
                </w:rPr>
                <w:delText>Pulier, E., Taylor, Understanding Enterprise SOA, Manning, 2016, p. 2006.</w:delText>
              </w:r>
            </w:del>
          </w:p>
        </w:tc>
      </w:tr>
      <w:tr w:rsidR="00EB5376" w:rsidRPr="00844096" w:rsidDel="00F96CAA" w14:paraId="29931D6F" w14:textId="6078E8FA">
        <w:trPr>
          <w:divId w:val="1001784310"/>
          <w:tblCellSpacing w:w="15" w:type="dxa"/>
          <w:del w:id="6675" w:author="LoanDT" w:date="2018-05-10T21:07:00Z"/>
        </w:trPr>
        <w:tc>
          <w:tcPr>
            <w:tcW w:w="50" w:type="pct"/>
            <w:hideMark/>
          </w:tcPr>
          <w:p w14:paraId="6FA59A16" w14:textId="0856A383" w:rsidR="00EB5376" w:rsidRPr="00844096" w:rsidDel="00F96CAA" w:rsidRDefault="00EB5376">
            <w:pPr>
              <w:pStyle w:val="Bibliography"/>
              <w:rPr>
                <w:del w:id="6676" w:author="LoanDT" w:date="2018-05-10T21:07:00Z"/>
                <w:rFonts w:ascii="Times New Roman" w:hAnsi="Times New Roman" w:cs="Times New Roman"/>
                <w:noProof/>
                <w:sz w:val="28"/>
                <w:szCs w:val="28"/>
                <w:rPrChange w:id="6677" w:author="Nguyen Toan" w:date="2018-05-09T07:18:00Z">
                  <w:rPr>
                    <w:del w:id="6678" w:author="LoanDT" w:date="2018-05-10T21:07:00Z"/>
                    <w:noProof/>
                  </w:rPr>
                </w:rPrChange>
              </w:rPr>
            </w:pPr>
            <w:del w:id="6679" w:author="LoanDT" w:date="2018-05-10T21:07:00Z">
              <w:r w:rsidRPr="00844096" w:rsidDel="00F96CAA">
                <w:rPr>
                  <w:rFonts w:ascii="Times New Roman" w:hAnsi="Times New Roman" w:cs="Times New Roman"/>
                  <w:noProof/>
                  <w:sz w:val="28"/>
                  <w:szCs w:val="28"/>
                  <w:rPrChange w:id="6680" w:author="Nguyen Toan" w:date="2018-05-09T07:18:00Z">
                    <w:rPr>
                      <w:noProof/>
                    </w:rPr>
                  </w:rPrChange>
                </w:rPr>
                <w:delText xml:space="preserve">[3] </w:delText>
              </w:r>
            </w:del>
          </w:p>
        </w:tc>
        <w:tc>
          <w:tcPr>
            <w:tcW w:w="0" w:type="auto"/>
            <w:hideMark/>
          </w:tcPr>
          <w:p w14:paraId="3F152757" w14:textId="7ECB834C" w:rsidR="00EB5376" w:rsidRPr="00844096" w:rsidDel="00F96CAA" w:rsidRDefault="00EB5376">
            <w:pPr>
              <w:pStyle w:val="Bibliography"/>
              <w:rPr>
                <w:del w:id="6681" w:author="LoanDT" w:date="2018-05-10T21:07:00Z"/>
                <w:rFonts w:ascii="Times New Roman" w:hAnsi="Times New Roman" w:cs="Times New Roman"/>
                <w:noProof/>
                <w:sz w:val="28"/>
                <w:szCs w:val="28"/>
                <w:rPrChange w:id="6682" w:author="Nguyen Toan" w:date="2018-05-09T07:18:00Z">
                  <w:rPr>
                    <w:del w:id="6683" w:author="LoanDT" w:date="2018-05-10T21:07:00Z"/>
                    <w:noProof/>
                  </w:rPr>
                </w:rPrChange>
              </w:rPr>
            </w:pPr>
            <w:del w:id="6684" w:author="LoanDT" w:date="2018-05-10T21:07:00Z">
              <w:r w:rsidRPr="00844096" w:rsidDel="00F96CAA">
                <w:rPr>
                  <w:rFonts w:ascii="Times New Roman" w:hAnsi="Times New Roman" w:cs="Times New Roman"/>
                  <w:noProof/>
                  <w:sz w:val="28"/>
                  <w:szCs w:val="28"/>
                  <w:rPrChange w:id="6685" w:author="Nguyen Toan" w:date="2018-05-09T07:18:00Z">
                    <w:rPr>
                      <w:noProof/>
                    </w:rPr>
                  </w:rPrChange>
                </w:rPr>
                <w:delText xml:space="preserve">Dirk Krafzig, "Enterprise SOA: Service-Oriented Architecture Best Practices," 2005. </w:delText>
              </w:r>
            </w:del>
          </w:p>
        </w:tc>
      </w:tr>
      <w:tr w:rsidR="00EB5376" w:rsidRPr="00844096" w:rsidDel="00F96CAA" w14:paraId="5CEA3C61" w14:textId="067B8B35">
        <w:trPr>
          <w:divId w:val="1001784310"/>
          <w:tblCellSpacing w:w="15" w:type="dxa"/>
          <w:del w:id="6686" w:author="LoanDT" w:date="2018-05-10T21:07:00Z"/>
        </w:trPr>
        <w:tc>
          <w:tcPr>
            <w:tcW w:w="50" w:type="pct"/>
            <w:hideMark/>
          </w:tcPr>
          <w:p w14:paraId="0BDCE339" w14:textId="198EAE17" w:rsidR="00EB5376" w:rsidRPr="00844096" w:rsidDel="00F96CAA" w:rsidRDefault="00EB5376">
            <w:pPr>
              <w:pStyle w:val="Bibliography"/>
              <w:rPr>
                <w:del w:id="6687" w:author="LoanDT" w:date="2018-05-10T21:07:00Z"/>
                <w:rFonts w:ascii="Times New Roman" w:hAnsi="Times New Roman" w:cs="Times New Roman"/>
                <w:noProof/>
                <w:sz w:val="28"/>
                <w:szCs w:val="28"/>
                <w:rPrChange w:id="6688" w:author="Nguyen Toan" w:date="2018-05-09T07:18:00Z">
                  <w:rPr>
                    <w:del w:id="6689" w:author="LoanDT" w:date="2018-05-10T21:07:00Z"/>
                    <w:noProof/>
                  </w:rPr>
                </w:rPrChange>
              </w:rPr>
            </w:pPr>
            <w:del w:id="6690" w:author="LoanDT" w:date="2018-05-10T21:07:00Z">
              <w:r w:rsidRPr="00844096" w:rsidDel="00F96CAA">
                <w:rPr>
                  <w:rFonts w:ascii="Times New Roman" w:hAnsi="Times New Roman" w:cs="Times New Roman"/>
                  <w:noProof/>
                  <w:sz w:val="28"/>
                  <w:szCs w:val="28"/>
                  <w:rPrChange w:id="6691" w:author="Nguyen Toan" w:date="2018-05-09T07:18:00Z">
                    <w:rPr>
                      <w:noProof/>
                    </w:rPr>
                  </w:rPrChange>
                </w:rPr>
                <w:delText xml:space="preserve">[4] </w:delText>
              </w:r>
            </w:del>
          </w:p>
        </w:tc>
        <w:tc>
          <w:tcPr>
            <w:tcW w:w="0" w:type="auto"/>
            <w:hideMark/>
          </w:tcPr>
          <w:p w14:paraId="3405C884" w14:textId="2BC6D8E5" w:rsidR="00EB5376" w:rsidRPr="00844096" w:rsidDel="00F96CAA" w:rsidRDefault="00EB5376">
            <w:pPr>
              <w:pStyle w:val="Bibliography"/>
              <w:rPr>
                <w:del w:id="6692" w:author="LoanDT" w:date="2018-05-10T21:07:00Z"/>
                <w:rFonts w:ascii="Times New Roman" w:hAnsi="Times New Roman" w:cs="Times New Roman"/>
                <w:noProof/>
                <w:sz w:val="28"/>
                <w:szCs w:val="28"/>
                <w:rPrChange w:id="6693" w:author="Nguyen Toan" w:date="2018-05-09T07:18:00Z">
                  <w:rPr>
                    <w:del w:id="6694" w:author="LoanDT" w:date="2018-05-10T21:07:00Z"/>
                    <w:noProof/>
                  </w:rPr>
                </w:rPrChange>
              </w:rPr>
            </w:pPr>
            <w:del w:id="6695" w:author="LoanDT" w:date="2018-05-10T21:07:00Z">
              <w:r w:rsidRPr="00844096" w:rsidDel="00F96CAA">
                <w:rPr>
                  <w:rFonts w:ascii="Times New Roman" w:hAnsi="Times New Roman" w:cs="Times New Roman"/>
                  <w:noProof/>
                  <w:sz w:val="28"/>
                  <w:szCs w:val="28"/>
                  <w:rPrChange w:id="6696" w:author="Nguyen Toan" w:date="2018-05-09T07:18:00Z">
                    <w:rPr>
                      <w:noProof/>
                    </w:rPr>
                  </w:rPrChange>
                </w:rPr>
                <w:delText xml:space="preserve">Falko Menge, "Enterprise Service Bus," </w:delText>
              </w:r>
              <w:r w:rsidRPr="00844096" w:rsidDel="00F96CAA">
                <w:rPr>
                  <w:rFonts w:ascii="Times New Roman" w:hAnsi="Times New Roman" w:cs="Times New Roman"/>
                  <w:i/>
                  <w:iCs/>
                  <w:noProof/>
                  <w:sz w:val="28"/>
                  <w:szCs w:val="28"/>
                  <w:rPrChange w:id="6697" w:author="Nguyen Toan" w:date="2018-05-09T07:18:00Z">
                    <w:rPr>
                      <w:i/>
                      <w:iCs/>
                      <w:noProof/>
                    </w:rPr>
                  </w:rPrChange>
                </w:rPr>
                <w:delText xml:space="preserve">Free and open source software conference, </w:delText>
              </w:r>
              <w:r w:rsidRPr="00844096" w:rsidDel="00F96CAA">
                <w:rPr>
                  <w:rFonts w:ascii="Times New Roman" w:hAnsi="Times New Roman" w:cs="Times New Roman"/>
                  <w:noProof/>
                  <w:sz w:val="28"/>
                  <w:szCs w:val="28"/>
                  <w:rPrChange w:id="6698" w:author="Nguyen Toan" w:date="2018-05-09T07:18:00Z">
                    <w:rPr>
                      <w:noProof/>
                    </w:rPr>
                  </w:rPrChange>
                </w:rPr>
                <w:delText xml:space="preserve">2007. </w:delText>
              </w:r>
            </w:del>
          </w:p>
        </w:tc>
      </w:tr>
      <w:tr w:rsidR="00EB5376" w:rsidRPr="00844096" w:rsidDel="00F96CAA" w14:paraId="385C3045" w14:textId="131118E4">
        <w:trPr>
          <w:divId w:val="1001784310"/>
          <w:tblCellSpacing w:w="15" w:type="dxa"/>
          <w:del w:id="6699" w:author="LoanDT" w:date="2018-05-10T21:07:00Z"/>
        </w:trPr>
        <w:tc>
          <w:tcPr>
            <w:tcW w:w="50" w:type="pct"/>
            <w:hideMark/>
          </w:tcPr>
          <w:p w14:paraId="211B3992" w14:textId="4C9824B4" w:rsidR="00EB5376" w:rsidRPr="00844096" w:rsidDel="00F96CAA" w:rsidRDefault="00EB5376">
            <w:pPr>
              <w:pStyle w:val="Bibliography"/>
              <w:rPr>
                <w:del w:id="6700" w:author="LoanDT" w:date="2018-05-10T21:07:00Z"/>
                <w:rFonts w:ascii="Times New Roman" w:hAnsi="Times New Roman" w:cs="Times New Roman"/>
                <w:noProof/>
                <w:sz w:val="28"/>
                <w:szCs w:val="28"/>
                <w:rPrChange w:id="6701" w:author="Nguyen Toan" w:date="2018-05-09T07:18:00Z">
                  <w:rPr>
                    <w:del w:id="6702" w:author="LoanDT" w:date="2018-05-10T21:07:00Z"/>
                    <w:noProof/>
                  </w:rPr>
                </w:rPrChange>
              </w:rPr>
            </w:pPr>
            <w:del w:id="6703" w:author="LoanDT" w:date="2018-05-10T21:07:00Z">
              <w:r w:rsidRPr="00844096" w:rsidDel="00F96CAA">
                <w:rPr>
                  <w:rFonts w:ascii="Times New Roman" w:hAnsi="Times New Roman" w:cs="Times New Roman"/>
                  <w:noProof/>
                  <w:sz w:val="28"/>
                  <w:szCs w:val="28"/>
                  <w:rPrChange w:id="6704" w:author="Nguyen Toan" w:date="2018-05-09T07:18:00Z">
                    <w:rPr>
                      <w:noProof/>
                    </w:rPr>
                  </w:rPrChange>
                </w:rPr>
                <w:delText xml:space="preserve">[5] </w:delText>
              </w:r>
            </w:del>
          </w:p>
        </w:tc>
        <w:tc>
          <w:tcPr>
            <w:tcW w:w="0" w:type="auto"/>
            <w:hideMark/>
          </w:tcPr>
          <w:p w14:paraId="2C7C51D5" w14:textId="34C20A47" w:rsidR="00EB5376" w:rsidRPr="00844096" w:rsidDel="00F96CAA" w:rsidRDefault="00EB5376">
            <w:pPr>
              <w:pStyle w:val="Bibliography"/>
              <w:rPr>
                <w:del w:id="6705" w:author="LoanDT" w:date="2018-05-10T21:07:00Z"/>
                <w:rFonts w:ascii="Times New Roman" w:hAnsi="Times New Roman" w:cs="Times New Roman"/>
                <w:noProof/>
                <w:sz w:val="28"/>
                <w:szCs w:val="28"/>
                <w:rPrChange w:id="6706" w:author="Nguyen Toan" w:date="2018-05-09T07:18:00Z">
                  <w:rPr>
                    <w:del w:id="6707" w:author="LoanDT" w:date="2018-05-10T21:07:00Z"/>
                    <w:noProof/>
                  </w:rPr>
                </w:rPrChange>
              </w:rPr>
            </w:pPr>
            <w:del w:id="6708" w:author="LoanDT" w:date="2018-05-10T21:07:00Z">
              <w:r w:rsidRPr="00844096" w:rsidDel="00F96CAA">
                <w:rPr>
                  <w:rFonts w:ascii="Times New Roman" w:hAnsi="Times New Roman" w:cs="Times New Roman"/>
                  <w:noProof/>
                  <w:sz w:val="28"/>
                  <w:szCs w:val="28"/>
                  <w:rPrChange w:id="6709" w:author="Nguyen Toan" w:date="2018-05-09T07:18:00Z">
                    <w:rPr>
                      <w:noProof/>
                    </w:rPr>
                  </w:rPrChange>
                </w:rPr>
                <w:delText xml:space="preserve">Srinivas Shenoy, "“Approach to ESB Testing” – An Experience Sharing," 2013. </w:delText>
              </w:r>
            </w:del>
          </w:p>
        </w:tc>
      </w:tr>
      <w:tr w:rsidR="00EB5376" w:rsidRPr="00844096" w:rsidDel="00F96CAA" w14:paraId="259DD16D" w14:textId="17EB3785">
        <w:trPr>
          <w:divId w:val="1001784310"/>
          <w:tblCellSpacing w:w="15" w:type="dxa"/>
          <w:del w:id="6710" w:author="LoanDT" w:date="2018-05-10T21:07:00Z"/>
        </w:trPr>
        <w:tc>
          <w:tcPr>
            <w:tcW w:w="50" w:type="pct"/>
            <w:hideMark/>
          </w:tcPr>
          <w:p w14:paraId="43B4A361" w14:textId="11F4A72A" w:rsidR="00EB5376" w:rsidRPr="00844096" w:rsidDel="00F96CAA" w:rsidRDefault="00EB5376">
            <w:pPr>
              <w:pStyle w:val="Bibliography"/>
              <w:rPr>
                <w:del w:id="6711" w:author="LoanDT" w:date="2018-05-10T21:07:00Z"/>
                <w:rFonts w:ascii="Times New Roman" w:hAnsi="Times New Roman" w:cs="Times New Roman"/>
                <w:noProof/>
                <w:sz w:val="28"/>
                <w:szCs w:val="28"/>
                <w:rPrChange w:id="6712" w:author="Nguyen Toan" w:date="2018-05-09T07:18:00Z">
                  <w:rPr>
                    <w:del w:id="6713" w:author="LoanDT" w:date="2018-05-10T21:07:00Z"/>
                    <w:noProof/>
                  </w:rPr>
                </w:rPrChange>
              </w:rPr>
            </w:pPr>
            <w:del w:id="6714" w:author="LoanDT" w:date="2018-05-10T21:07:00Z">
              <w:r w:rsidRPr="00844096" w:rsidDel="00F96CAA">
                <w:rPr>
                  <w:rFonts w:ascii="Times New Roman" w:hAnsi="Times New Roman" w:cs="Times New Roman"/>
                  <w:noProof/>
                  <w:sz w:val="28"/>
                  <w:szCs w:val="28"/>
                  <w:rPrChange w:id="6715" w:author="Nguyen Toan" w:date="2018-05-09T07:18:00Z">
                    <w:rPr>
                      <w:noProof/>
                    </w:rPr>
                  </w:rPrChange>
                </w:rPr>
                <w:delText xml:space="preserve">[6] </w:delText>
              </w:r>
            </w:del>
          </w:p>
        </w:tc>
        <w:tc>
          <w:tcPr>
            <w:tcW w:w="0" w:type="auto"/>
            <w:hideMark/>
          </w:tcPr>
          <w:p w14:paraId="03EC91B0" w14:textId="71BDC2E8" w:rsidR="00EB5376" w:rsidRPr="00844096" w:rsidDel="00F96CAA" w:rsidRDefault="00EB5376">
            <w:pPr>
              <w:pStyle w:val="Bibliography"/>
              <w:rPr>
                <w:del w:id="6716" w:author="LoanDT" w:date="2018-05-10T21:07:00Z"/>
                <w:rFonts w:ascii="Times New Roman" w:hAnsi="Times New Roman" w:cs="Times New Roman"/>
                <w:noProof/>
                <w:sz w:val="28"/>
                <w:szCs w:val="28"/>
                <w:rPrChange w:id="6717" w:author="Nguyen Toan" w:date="2018-05-09T07:18:00Z">
                  <w:rPr>
                    <w:del w:id="6718" w:author="LoanDT" w:date="2018-05-10T21:07:00Z"/>
                    <w:noProof/>
                  </w:rPr>
                </w:rPrChange>
              </w:rPr>
            </w:pPr>
            <w:del w:id="6719" w:author="LoanDT" w:date="2018-05-10T21:07:00Z">
              <w:r w:rsidRPr="00844096" w:rsidDel="00F96CAA">
                <w:rPr>
                  <w:rFonts w:ascii="Times New Roman" w:hAnsi="Times New Roman" w:cs="Times New Roman"/>
                  <w:noProof/>
                  <w:sz w:val="28"/>
                  <w:szCs w:val="28"/>
                  <w:rPrChange w:id="6720" w:author="Nguyen Toan" w:date="2018-05-09T07:18:00Z">
                    <w:rPr>
                      <w:noProof/>
                    </w:rPr>
                  </w:rPrChange>
                </w:rPr>
                <w:delText>MuleSoft, "What is MuleESB," [Online]. Available: https://www.mulesoft.com/resources/esb/what-mule-esb.</w:delText>
              </w:r>
            </w:del>
          </w:p>
        </w:tc>
      </w:tr>
      <w:tr w:rsidR="00EB5376" w:rsidRPr="00844096" w:rsidDel="00F96CAA" w14:paraId="4C9DEBB3" w14:textId="109E04F3">
        <w:trPr>
          <w:divId w:val="1001784310"/>
          <w:tblCellSpacing w:w="15" w:type="dxa"/>
          <w:del w:id="6721" w:author="LoanDT" w:date="2018-05-10T21:07:00Z"/>
        </w:trPr>
        <w:tc>
          <w:tcPr>
            <w:tcW w:w="50" w:type="pct"/>
            <w:hideMark/>
          </w:tcPr>
          <w:p w14:paraId="3277F6D3" w14:textId="35BD98E6" w:rsidR="00EB5376" w:rsidRPr="00844096" w:rsidDel="00F96CAA" w:rsidRDefault="00EB5376">
            <w:pPr>
              <w:pStyle w:val="Bibliography"/>
              <w:rPr>
                <w:del w:id="6722" w:author="LoanDT" w:date="2018-05-10T21:07:00Z"/>
                <w:rFonts w:ascii="Times New Roman" w:hAnsi="Times New Roman" w:cs="Times New Roman"/>
                <w:noProof/>
                <w:sz w:val="28"/>
                <w:szCs w:val="28"/>
                <w:rPrChange w:id="6723" w:author="Nguyen Toan" w:date="2018-05-09T07:18:00Z">
                  <w:rPr>
                    <w:del w:id="6724" w:author="LoanDT" w:date="2018-05-10T21:07:00Z"/>
                    <w:noProof/>
                  </w:rPr>
                </w:rPrChange>
              </w:rPr>
            </w:pPr>
            <w:del w:id="6725" w:author="LoanDT" w:date="2018-05-10T21:07:00Z">
              <w:r w:rsidRPr="00844096" w:rsidDel="00F96CAA">
                <w:rPr>
                  <w:rFonts w:ascii="Times New Roman" w:hAnsi="Times New Roman" w:cs="Times New Roman"/>
                  <w:noProof/>
                  <w:sz w:val="28"/>
                  <w:szCs w:val="28"/>
                  <w:rPrChange w:id="6726" w:author="Nguyen Toan" w:date="2018-05-09T07:18:00Z">
                    <w:rPr>
                      <w:noProof/>
                    </w:rPr>
                  </w:rPrChange>
                </w:rPr>
                <w:delText xml:space="preserve">[7] </w:delText>
              </w:r>
            </w:del>
          </w:p>
        </w:tc>
        <w:tc>
          <w:tcPr>
            <w:tcW w:w="0" w:type="auto"/>
            <w:hideMark/>
          </w:tcPr>
          <w:p w14:paraId="3F44C748" w14:textId="459F7025" w:rsidR="00EB5376" w:rsidRPr="00844096" w:rsidDel="00F96CAA" w:rsidRDefault="00EB5376">
            <w:pPr>
              <w:pStyle w:val="Bibliography"/>
              <w:rPr>
                <w:del w:id="6727" w:author="LoanDT" w:date="2018-05-10T21:07:00Z"/>
                <w:rFonts w:ascii="Times New Roman" w:hAnsi="Times New Roman" w:cs="Times New Roman"/>
                <w:noProof/>
                <w:sz w:val="28"/>
                <w:szCs w:val="28"/>
                <w:rPrChange w:id="6728" w:author="Nguyen Toan" w:date="2018-05-09T07:18:00Z">
                  <w:rPr>
                    <w:del w:id="6729" w:author="LoanDT" w:date="2018-05-10T21:07:00Z"/>
                    <w:noProof/>
                  </w:rPr>
                </w:rPrChange>
              </w:rPr>
            </w:pPr>
            <w:del w:id="6730" w:author="LoanDT" w:date="2018-05-10T21:07:00Z">
              <w:r w:rsidRPr="00844096" w:rsidDel="00F96CAA">
                <w:rPr>
                  <w:rFonts w:ascii="Times New Roman" w:hAnsi="Times New Roman" w:cs="Times New Roman"/>
                  <w:noProof/>
                  <w:sz w:val="28"/>
                  <w:szCs w:val="28"/>
                  <w:rPrChange w:id="6731" w:author="Nguyen Toan" w:date="2018-05-09T07:18:00Z">
                    <w:rPr>
                      <w:noProof/>
                    </w:rPr>
                  </w:rPrChange>
                </w:rPr>
                <w:delText>Mule, "Mule," [Online]. Available: https://www.mulesoft.com/.</w:delText>
              </w:r>
            </w:del>
          </w:p>
        </w:tc>
      </w:tr>
      <w:tr w:rsidR="00EB5376" w:rsidRPr="00844096" w:rsidDel="00F96CAA" w14:paraId="170955A9" w14:textId="33FC4030">
        <w:trPr>
          <w:divId w:val="1001784310"/>
          <w:tblCellSpacing w:w="15" w:type="dxa"/>
          <w:del w:id="6732" w:author="LoanDT" w:date="2018-05-10T21:07:00Z"/>
        </w:trPr>
        <w:tc>
          <w:tcPr>
            <w:tcW w:w="50" w:type="pct"/>
            <w:hideMark/>
          </w:tcPr>
          <w:p w14:paraId="616803FF" w14:textId="19309906" w:rsidR="00EB5376" w:rsidRPr="00844096" w:rsidDel="00F96CAA" w:rsidRDefault="00EB5376">
            <w:pPr>
              <w:pStyle w:val="Bibliography"/>
              <w:rPr>
                <w:del w:id="6733" w:author="LoanDT" w:date="2018-05-10T21:07:00Z"/>
                <w:rFonts w:ascii="Times New Roman" w:hAnsi="Times New Roman" w:cs="Times New Roman"/>
                <w:noProof/>
                <w:sz w:val="28"/>
                <w:szCs w:val="28"/>
                <w:rPrChange w:id="6734" w:author="Nguyen Toan" w:date="2018-05-09T07:18:00Z">
                  <w:rPr>
                    <w:del w:id="6735" w:author="LoanDT" w:date="2018-05-10T21:07:00Z"/>
                    <w:noProof/>
                  </w:rPr>
                </w:rPrChange>
              </w:rPr>
            </w:pPr>
            <w:del w:id="6736" w:author="LoanDT" w:date="2018-05-10T21:07:00Z">
              <w:r w:rsidRPr="00844096" w:rsidDel="00F96CAA">
                <w:rPr>
                  <w:rFonts w:ascii="Times New Roman" w:hAnsi="Times New Roman" w:cs="Times New Roman"/>
                  <w:noProof/>
                  <w:sz w:val="28"/>
                  <w:szCs w:val="28"/>
                  <w:rPrChange w:id="6737" w:author="Nguyen Toan" w:date="2018-05-09T07:18:00Z">
                    <w:rPr>
                      <w:noProof/>
                    </w:rPr>
                  </w:rPrChange>
                </w:rPr>
                <w:delText xml:space="preserve">[8] </w:delText>
              </w:r>
            </w:del>
          </w:p>
        </w:tc>
        <w:tc>
          <w:tcPr>
            <w:tcW w:w="0" w:type="auto"/>
            <w:hideMark/>
          </w:tcPr>
          <w:p w14:paraId="6E6E42E6" w14:textId="453F99CE" w:rsidR="00EB5376" w:rsidRPr="00844096" w:rsidDel="00F96CAA" w:rsidRDefault="00EB5376">
            <w:pPr>
              <w:pStyle w:val="Bibliography"/>
              <w:rPr>
                <w:del w:id="6738" w:author="LoanDT" w:date="2018-05-10T21:07:00Z"/>
                <w:rFonts w:ascii="Times New Roman" w:hAnsi="Times New Roman" w:cs="Times New Roman"/>
                <w:noProof/>
                <w:sz w:val="28"/>
                <w:szCs w:val="28"/>
                <w:rPrChange w:id="6739" w:author="Nguyen Toan" w:date="2018-05-09T07:18:00Z">
                  <w:rPr>
                    <w:del w:id="6740" w:author="LoanDT" w:date="2018-05-10T21:07:00Z"/>
                    <w:noProof/>
                  </w:rPr>
                </w:rPrChange>
              </w:rPr>
            </w:pPr>
            <w:del w:id="6741" w:author="LoanDT" w:date="2018-05-10T21:07:00Z">
              <w:r w:rsidRPr="00844096" w:rsidDel="00F96CAA">
                <w:rPr>
                  <w:rFonts w:ascii="Times New Roman" w:hAnsi="Times New Roman" w:cs="Times New Roman"/>
                  <w:noProof/>
                  <w:sz w:val="28"/>
                  <w:szCs w:val="28"/>
                  <w:rPrChange w:id="6742" w:author="Nguyen Toan" w:date="2018-05-09T07:18:00Z">
                    <w:rPr>
                      <w:noProof/>
                    </w:rPr>
                  </w:rPrChange>
                </w:rPr>
                <w:delText>Gartner, "Gartner Magic quandrad leade," [Online]. Available: https://www.mulesoft.com/lp/reports/gartner-magic-quadrant-leader.</w:delText>
              </w:r>
            </w:del>
          </w:p>
        </w:tc>
      </w:tr>
      <w:tr w:rsidR="00EB5376" w:rsidRPr="00844096" w:rsidDel="00F96CAA" w14:paraId="3058885A" w14:textId="46B8838E">
        <w:trPr>
          <w:divId w:val="1001784310"/>
          <w:tblCellSpacing w:w="15" w:type="dxa"/>
          <w:del w:id="6743" w:author="LoanDT" w:date="2018-05-10T21:07:00Z"/>
        </w:trPr>
        <w:tc>
          <w:tcPr>
            <w:tcW w:w="50" w:type="pct"/>
            <w:hideMark/>
          </w:tcPr>
          <w:p w14:paraId="5C2801A5" w14:textId="6F374ECC" w:rsidR="00EB5376" w:rsidRPr="00844096" w:rsidDel="00F96CAA" w:rsidRDefault="00EB5376">
            <w:pPr>
              <w:pStyle w:val="Bibliography"/>
              <w:rPr>
                <w:del w:id="6744" w:author="LoanDT" w:date="2018-05-10T21:07:00Z"/>
                <w:rFonts w:ascii="Times New Roman" w:hAnsi="Times New Roman" w:cs="Times New Roman"/>
                <w:noProof/>
                <w:sz w:val="28"/>
                <w:szCs w:val="28"/>
                <w:rPrChange w:id="6745" w:author="Nguyen Toan" w:date="2018-05-09T07:18:00Z">
                  <w:rPr>
                    <w:del w:id="6746" w:author="LoanDT" w:date="2018-05-10T21:07:00Z"/>
                    <w:noProof/>
                  </w:rPr>
                </w:rPrChange>
              </w:rPr>
            </w:pPr>
            <w:del w:id="6747" w:author="LoanDT" w:date="2018-05-10T21:07:00Z">
              <w:r w:rsidRPr="00844096" w:rsidDel="00F96CAA">
                <w:rPr>
                  <w:rFonts w:ascii="Times New Roman" w:hAnsi="Times New Roman" w:cs="Times New Roman"/>
                  <w:noProof/>
                  <w:sz w:val="28"/>
                  <w:szCs w:val="28"/>
                  <w:rPrChange w:id="6748" w:author="Nguyen Toan" w:date="2018-05-09T07:18:00Z">
                    <w:rPr>
                      <w:noProof/>
                    </w:rPr>
                  </w:rPrChange>
                </w:rPr>
                <w:delText xml:space="preserve">[9] </w:delText>
              </w:r>
            </w:del>
          </w:p>
        </w:tc>
        <w:tc>
          <w:tcPr>
            <w:tcW w:w="0" w:type="auto"/>
            <w:hideMark/>
          </w:tcPr>
          <w:p w14:paraId="05D3FB33" w14:textId="37D6CE63" w:rsidR="00EB5376" w:rsidRPr="00844096" w:rsidDel="00F96CAA" w:rsidRDefault="00EB5376">
            <w:pPr>
              <w:pStyle w:val="Bibliography"/>
              <w:rPr>
                <w:del w:id="6749" w:author="LoanDT" w:date="2018-05-10T21:07:00Z"/>
                <w:rFonts w:ascii="Times New Roman" w:hAnsi="Times New Roman" w:cs="Times New Roman"/>
                <w:noProof/>
                <w:sz w:val="28"/>
                <w:szCs w:val="28"/>
                <w:rPrChange w:id="6750" w:author="Nguyen Toan" w:date="2018-05-09T07:18:00Z">
                  <w:rPr>
                    <w:del w:id="6751" w:author="LoanDT" w:date="2018-05-10T21:07:00Z"/>
                    <w:noProof/>
                  </w:rPr>
                </w:rPrChange>
              </w:rPr>
            </w:pPr>
            <w:del w:id="6752" w:author="LoanDT" w:date="2018-05-10T21:07:00Z">
              <w:r w:rsidRPr="00844096" w:rsidDel="00F96CAA">
                <w:rPr>
                  <w:rFonts w:ascii="Times New Roman" w:hAnsi="Times New Roman" w:cs="Times New Roman"/>
                  <w:noProof/>
                  <w:sz w:val="28"/>
                  <w:szCs w:val="28"/>
                  <w:rPrChange w:id="6753" w:author="Nguyen Toan" w:date="2018-05-09T07:18:00Z">
                    <w:rPr>
                      <w:noProof/>
                    </w:rPr>
                  </w:rPrChange>
                </w:rPr>
                <w:delText>Martin Fowler, "Continuous Integration," [Online]. Available: https://www.martinfowler.com/articles/continuousIntegration.html.</w:delText>
              </w:r>
            </w:del>
          </w:p>
        </w:tc>
      </w:tr>
      <w:tr w:rsidR="00EB5376" w:rsidRPr="00844096" w:rsidDel="00F96CAA" w14:paraId="7E914A44" w14:textId="44B630CF">
        <w:trPr>
          <w:divId w:val="1001784310"/>
          <w:tblCellSpacing w:w="15" w:type="dxa"/>
          <w:del w:id="6754" w:author="LoanDT" w:date="2018-05-10T21:07:00Z"/>
        </w:trPr>
        <w:tc>
          <w:tcPr>
            <w:tcW w:w="50" w:type="pct"/>
            <w:hideMark/>
          </w:tcPr>
          <w:p w14:paraId="4F73C0B5" w14:textId="2F9BC564" w:rsidR="00EB5376" w:rsidRPr="00844096" w:rsidDel="00F96CAA" w:rsidRDefault="00EB5376">
            <w:pPr>
              <w:pStyle w:val="Bibliography"/>
              <w:rPr>
                <w:del w:id="6755" w:author="LoanDT" w:date="2018-05-10T21:07:00Z"/>
                <w:rFonts w:ascii="Times New Roman" w:hAnsi="Times New Roman" w:cs="Times New Roman"/>
                <w:noProof/>
                <w:sz w:val="28"/>
                <w:szCs w:val="28"/>
                <w:rPrChange w:id="6756" w:author="Nguyen Toan" w:date="2018-05-09T07:18:00Z">
                  <w:rPr>
                    <w:del w:id="6757" w:author="LoanDT" w:date="2018-05-10T21:07:00Z"/>
                    <w:noProof/>
                  </w:rPr>
                </w:rPrChange>
              </w:rPr>
            </w:pPr>
            <w:del w:id="6758" w:author="LoanDT" w:date="2018-05-10T21:07:00Z">
              <w:r w:rsidRPr="00844096" w:rsidDel="00F96CAA">
                <w:rPr>
                  <w:rFonts w:ascii="Times New Roman" w:hAnsi="Times New Roman" w:cs="Times New Roman"/>
                  <w:noProof/>
                  <w:sz w:val="28"/>
                  <w:szCs w:val="28"/>
                  <w:rPrChange w:id="6759" w:author="Nguyen Toan" w:date="2018-05-09T07:18:00Z">
                    <w:rPr>
                      <w:noProof/>
                    </w:rPr>
                  </w:rPrChange>
                </w:rPr>
                <w:delText xml:space="preserve">[10] </w:delText>
              </w:r>
            </w:del>
          </w:p>
        </w:tc>
        <w:tc>
          <w:tcPr>
            <w:tcW w:w="0" w:type="auto"/>
            <w:hideMark/>
          </w:tcPr>
          <w:p w14:paraId="26B4BBB1" w14:textId="6E29628A" w:rsidR="00EB5376" w:rsidRPr="00844096" w:rsidDel="00F96CAA" w:rsidRDefault="00EB5376">
            <w:pPr>
              <w:pStyle w:val="Bibliography"/>
              <w:rPr>
                <w:del w:id="6760" w:author="LoanDT" w:date="2018-05-10T21:07:00Z"/>
                <w:rFonts w:ascii="Times New Roman" w:hAnsi="Times New Roman" w:cs="Times New Roman"/>
                <w:noProof/>
                <w:sz w:val="28"/>
                <w:szCs w:val="28"/>
                <w:rPrChange w:id="6761" w:author="Nguyen Toan" w:date="2018-05-09T07:18:00Z">
                  <w:rPr>
                    <w:del w:id="6762" w:author="LoanDT" w:date="2018-05-10T21:07:00Z"/>
                    <w:noProof/>
                  </w:rPr>
                </w:rPrChange>
              </w:rPr>
            </w:pPr>
            <w:del w:id="6763" w:author="LoanDT" w:date="2018-05-10T21:07:00Z">
              <w:r w:rsidRPr="00844096" w:rsidDel="00F96CAA">
                <w:rPr>
                  <w:rFonts w:ascii="Times New Roman" w:hAnsi="Times New Roman" w:cs="Times New Roman"/>
                  <w:noProof/>
                  <w:sz w:val="28"/>
                  <w:szCs w:val="28"/>
                  <w:rPrChange w:id="6764" w:author="Nguyen Toan" w:date="2018-05-09T07:18:00Z">
                    <w:rPr>
                      <w:noProof/>
                    </w:rPr>
                  </w:rPrChange>
                </w:rPr>
                <w:delText xml:space="preserve">Glenford J. Myers, Corey Sandler and Tom Badgett, The Art of Software Testing 3rd Edition, 26 September 2015. </w:delText>
              </w:r>
            </w:del>
          </w:p>
        </w:tc>
      </w:tr>
      <w:tr w:rsidR="00EB5376" w:rsidRPr="00844096" w:rsidDel="00F96CAA" w14:paraId="692669FE" w14:textId="672A88FF">
        <w:trPr>
          <w:divId w:val="1001784310"/>
          <w:tblCellSpacing w:w="15" w:type="dxa"/>
          <w:del w:id="6765" w:author="LoanDT" w:date="2018-05-10T21:07:00Z"/>
        </w:trPr>
        <w:tc>
          <w:tcPr>
            <w:tcW w:w="50" w:type="pct"/>
            <w:hideMark/>
          </w:tcPr>
          <w:p w14:paraId="26DB1228" w14:textId="1C7B459A" w:rsidR="00EB5376" w:rsidRPr="00844096" w:rsidDel="00F96CAA" w:rsidRDefault="00EB5376">
            <w:pPr>
              <w:pStyle w:val="Bibliography"/>
              <w:rPr>
                <w:del w:id="6766" w:author="LoanDT" w:date="2018-05-10T21:07:00Z"/>
                <w:rFonts w:ascii="Times New Roman" w:hAnsi="Times New Roman" w:cs="Times New Roman"/>
                <w:noProof/>
                <w:sz w:val="28"/>
                <w:szCs w:val="28"/>
                <w:rPrChange w:id="6767" w:author="Nguyen Toan" w:date="2018-05-09T07:18:00Z">
                  <w:rPr>
                    <w:del w:id="6768" w:author="LoanDT" w:date="2018-05-10T21:07:00Z"/>
                    <w:noProof/>
                  </w:rPr>
                </w:rPrChange>
              </w:rPr>
            </w:pPr>
            <w:del w:id="6769" w:author="LoanDT" w:date="2018-05-10T21:07:00Z">
              <w:r w:rsidRPr="00844096" w:rsidDel="00F96CAA">
                <w:rPr>
                  <w:rFonts w:ascii="Times New Roman" w:hAnsi="Times New Roman" w:cs="Times New Roman"/>
                  <w:noProof/>
                  <w:sz w:val="28"/>
                  <w:szCs w:val="28"/>
                  <w:rPrChange w:id="6770" w:author="Nguyen Toan" w:date="2018-05-09T07:18:00Z">
                    <w:rPr>
                      <w:noProof/>
                    </w:rPr>
                  </w:rPrChange>
                </w:rPr>
                <w:delText xml:space="preserve">[11] </w:delText>
              </w:r>
            </w:del>
          </w:p>
        </w:tc>
        <w:tc>
          <w:tcPr>
            <w:tcW w:w="0" w:type="auto"/>
            <w:hideMark/>
          </w:tcPr>
          <w:p w14:paraId="3D546152" w14:textId="6C5A8198" w:rsidR="00EB5376" w:rsidRPr="00844096" w:rsidDel="00F96CAA" w:rsidRDefault="00EB5376">
            <w:pPr>
              <w:pStyle w:val="Bibliography"/>
              <w:rPr>
                <w:del w:id="6771" w:author="LoanDT" w:date="2018-05-10T21:07:00Z"/>
                <w:rFonts w:ascii="Times New Roman" w:hAnsi="Times New Roman" w:cs="Times New Roman"/>
                <w:noProof/>
                <w:sz w:val="28"/>
                <w:szCs w:val="28"/>
                <w:rPrChange w:id="6772" w:author="Nguyen Toan" w:date="2018-05-09T07:18:00Z">
                  <w:rPr>
                    <w:del w:id="6773" w:author="LoanDT" w:date="2018-05-10T21:07:00Z"/>
                    <w:noProof/>
                  </w:rPr>
                </w:rPrChange>
              </w:rPr>
            </w:pPr>
            <w:del w:id="6774" w:author="LoanDT" w:date="2018-05-10T21:07:00Z">
              <w:r w:rsidRPr="00844096" w:rsidDel="00F96CAA">
                <w:rPr>
                  <w:rFonts w:ascii="Times New Roman" w:hAnsi="Times New Roman" w:cs="Times New Roman"/>
                  <w:noProof/>
                  <w:sz w:val="28"/>
                  <w:szCs w:val="28"/>
                  <w:rPrChange w:id="6775" w:author="Nguyen Toan" w:date="2018-05-09T07:18:00Z">
                    <w:rPr>
                      <w:noProof/>
                    </w:rPr>
                  </w:rPrChange>
                </w:rPr>
                <w:delText xml:space="preserve">Phạm Ngọc Hùng, Trương Anh Hoàng and Đặng Văn Hưng, Giáo trình kiểm thử phần mềm, 2014. </w:delText>
              </w:r>
            </w:del>
          </w:p>
        </w:tc>
      </w:tr>
      <w:tr w:rsidR="00EB5376" w:rsidRPr="00844096" w:rsidDel="00F96CAA" w14:paraId="2C611018" w14:textId="6F246618">
        <w:trPr>
          <w:divId w:val="1001784310"/>
          <w:tblCellSpacing w:w="15" w:type="dxa"/>
          <w:del w:id="6776" w:author="LoanDT" w:date="2018-05-10T21:07:00Z"/>
        </w:trPr>
        <w:tc>
          <w:tcPr>
            <w:tcW w:w="50" w:type="pct"/>
            <w:hideMark/>
          </w:tcPr>
          <w:p w14:paraId="01BD2200" w14:textId="65D68450" w:rsidR="00EB5376" w:rsidRPr="00844096" w:rsidDel="00F96CAA" w:rsidRDefault="00EB5376">
            <w:pPr>
              <w:pStyle w:val="Bibliography"/>
              <w:rPr>
                <w:del w:id="6777" w:author="LoanDT" w:date="2018-05-10T21:07:00Z"/>
                <w:rFonts w:ascii="Times New Roman" w:hAnsi="Times New Roman" w:cs="Times New Roman"/>
                <w:noProof/>
                <w:sz w:val="28"/>
                <w:szCs w:val="28"/>
                <w:rPrChange w:id="6778" w:author="Nguyen Toan" w:date="2018-05-09T07:18:00Z">
                  <w:rPr>
                    <w:del w:id="6779" w:author="LoanDT" w:date="2018-05-10T21:07:00Z"/>
                    <w:noProof/>
                  </w:rPr>
                </w:rPrChange>
              </w:rPr>
            </w:pPr>
            <w:del w:id="6780" w:author="LoanDT" w:date="2018-05-10T21:07:00Z">
              <w:r w:rsidRPr="00844096" w:rsidDel="00F96CAA">
                <w:rPr>
                  <w:rFonts w:ascii="Times New Roman" w:hAnsi="Times New Roman" w:cs="Times New Roman"/>
                  <w:noProof/>
                  <w:sz w:val="28"/>
                  <w:szCs w:val="28"/>
                  <w:rPrChange w:id="6781" w:author="Nguyen Toan" w:date="2018-05-09T07:18:00Z">
                    <w:rPr>
                      <w:noProof/>
                    </w:rPr>
                  </w:rPrChange>
                </w:rPr>
                <w:delText xml:space="preserve">[12] </w:delText>
              </w:r>
            </w:del>
          </w:p>
        </w:tc>
        <w:tc>
          <w:tcPr>
            <w:tcW w:w="0" w:type="auto"/>
            <w:hideMark/>
          </w:tcPr>
          <w:p w14:paraId="4FCDFC9E" w14:textId="76A69162" w:rsidR="00EB5376" w:rsidRPr="00844096" w:rsidDel="00F96CAA" w:rsidRDefault="00EB5376">
            <w:pPr>
              <w:pStyle w:val="Bibliography"/>
              <w:rPr>
                <w:del w:id="6782" w:author="LoanDT" w:date="2018-05-10T21:07:00Z"/>
                <w:rFonts w:ascii="Times New Roman" w:hAnsi="Times New Roman" w:cs="Times New Roman"/>
                <w:noProof/>
                <w:sz w:val="28"/>
                <w:szCs w:val="28"/>
                <w:rPrChange w:id="6783" w:author="Nguyen Toan" w:date="2018-05-09T07:18:00Z">
                  <w:rPr>
                    <w:del w:id="6784" w:author="LoanDT" w:date="2018-05-10T21:07:00Z"/>
                    <w:noProof/>
                  </w:rPr>
                </w:rPrChange>
              </w:rPr>
            </w:pPr>
            <w:del w:id="6785" w:author="LoanDT" w:date="2018-05-10T21:07:00Z">
              <w:r w:rsidRPr="00844096" w:rsidDel="00F96CAA">
                <w:rPr>
                  <w:rFonts w:ascii="Times New Roman" w:hAnsi="Times New Roman" w:cs="Times New Roman"/>
                  <w:noProof/>
                  <w:sz w:val="28"/>
                  <w:szCs w:val="28"/>
                  <w:rPrChange w:id="6786" w:author="Nguyen Toan" w:date="2018-05-09T07:18:00Z">
                    <w:rPr>
                      <w:noProof/>
                    </w:rPr>
                  </w:rPrChange>
                </w:rPr>
                <w:delText xml:space="preserve">Gregor Hohpe and Wendy Istanick, "Test-Driven Development in Enterprise Integration Projects," 2002. </w:delText>
              </w:r>
            </w:del>
          </w:p>
        </w:tc>
      </w:tr>
      <w:tr w:rsidR="00EB5376" w:rsidRPr="00844096" w:rsidDel="00F96CAA" w14:paraId="764D17B5" w14:textId="176E1E88">
        <w:trPr>
          <w:divId w:val="1001784310"/>
          <w:tblCellSpacing w:w="15" w:type="dxa"/>
          <w:del w:id="6787" w:author="LoanDT" w:date="2018-05-10T21:07:00Z"/>
        </w:trPr>
        <w:tc>
          <w:tcPr>
            <w:tcW w:w="50" w:type="pct"/>
            <w:hideMark/>
          </w:tcPr>
          <w:p w14:paraId="22B33945" w14:textId="626D8C8B" w:rsidR="00EB5376" w:rsidRPr="00844096" w:rsidDel="00F96CAA" w:rsidRDefault="00EB5376">
            <w:pPr>
              <w:pStyle w:val="Bibliography"/>
              <w:rPr>
                <w:del w:id="6788" w:author="LoanDT" w:date="2018-05-10T21:07:00Z"/>
                <w:rFonts w:ascii="Times New Roman" w:hAnsi="Times New Roman" w:cs="Times New Roman"/>
                <w:noProof/>
                <w:sz w:val="28"/>
                <w:szCs w:val="28"/>
                <w:rPrChange w:id="6789" w:author="Nguyen Toan" w:date="2018-05-09T07:18:00Z">
                  <w:rPr>
                    <w:del w:id="6790" w:author="LoanDT" w:date="2018-05-10T21:07:00Z"/>
                    <w:noProof/>
                  </w:rPr>
                </w:rPrChange>
              </w:rPr>
            </w:pPr>
            <w:del w:id="6791" w:author="LoanDT" w:date="2018-05-10T21:07:00Z">
              <w:r w:rsidRPr="00844096" w:rsidDel="00F96CAA">
                <w:rPr>
                  <w:rFonts w:ascii="Times New Roman" w:hAnsi="Times New Roman" w:cs="Times New Roman"/>
                  <w:noProof/>
                  <w:sz w:val="28"/>
                  <w:szCs w:val="28"/>
                  <w:rPrChange w:id="6792" w:author="Nguyen Toan" w:date="2018-05-09T07:18:00Z">
                    <w:rPr>
                      <w:noProof/>
                    </w:rPr>
                  </w:rPrChange>
                </w:rPr>
                <w:delText xml:space="preserve">[13] </w:delText>
              </w:r>
            </w:del>
          </w:p>
        </w:tc>
        <w:tc>
          <w:tcPr>
            <w:tcW w:w="0" w:type="auto"/>
            <w:hideMark/>
          </w:tcPr>
          <w:p w14:paraId="50A8C9A8" w14:textId="1FB5AB02" w:rsidR="00EB5376" w:rsidRPr="00844096" w:rsidDel="00F96CAA" w:rsidRDefault="00EB5376">
            <w:pPr>
              <w:pStyle w:val="Bibliography"/>
              <w:rPr>
                <w:del w:id="6793" w:author="LoanDT" w:date="2018-05-10T21:07:00Z"/>
                <w:rFonts w:ascii="Times New Roman" w:hAnsi="Times New Roman" w:cs="Times New Roman"/>
                <w:noProof/>
                <w:sz w:val="28"/>
                <w:szCs w:val="28"/>
                <w:rPrChange w:id="6794" w:author="Nguyen Toan" w:date="2018-05-09T07:18:00Z">
                  <w:rPr>
                    <w:del w:id="6795" w:author="LoanDT" w:date="2018-05-10T21:07:00Z"/>
                    <w:noProof/>
                  </w:rPr>
                </w:rPrChange>
              </w:rPr>
            </w:pPr>
            <w:del w:id="6796" w:author="LoanDT" w:date="2018-05-10T21:07:00Z">
              <w:r w:rsidRPr="00844096" w:rsidDel="00F96CAA">
                <w:rPr>
                  <w:rFonts w:ascii="Times New Roman" w:hAnsi="Times New Roman" w:cs="Times New Roman"/>
                  <w:noProof/>
                  <w:sz w:val="28"/>
                  <w:szCs w:val="28"/>
                  <w:rPrChange w:id="6797" w:author="Nguyen Toan" w:date="2018-05-09T07:18:00Z">
                    <w:rPr>
                      <w:noProof/>
                    </w:rPr>
                  </w:rPrChange>
                </w:rPr>
                <w:delText>Maven, "Maven," [Online]. Available: https://maven.apache.org/.</w:delText>
              </w:r>
            </w:del>
          </w:p>
        </w:tc>
      </w:tr>
      <w:tr w:rsidR="00EB5376" w:rsidRPr="00844096" w:rsidDel="00F96CAA" w14:paraId="1CDB2EFF" w14:textId="5DE1A5CA">
        <w:trPr>
          <w:divId w:val="1001784310"/>
          <w:tblCellSpacing w:w="15" w:type="dxa"/>
          <w:del w:id="6798" w:author="LoanDT" w:date="2018-05-10T21:07:00Z"/>
        </w:trPr>
        <w:tc>
          <w:tcPr>
            <w:tcW w:w="50" w:type="pct"/>
            <w:hideMark/>
          </w:tcPr>
          <w:p w14:paraId="06936741" w14:textId="769600B9" w:rsidR="00EB5376" w:rsidRPr="00844096" w:rsidDel="00F96CAA" w:rsidRDefault="00EB5376">
            <w:pPr>
              <w:pStyle w:val="Bibliography"/>
              <w:rPr>
                <w:del w:id="6799" w:author="LoanDT" w:date="2018-05-10T21:07:00Z"/>
                <w:rFonts w:ascii="Times New Roman" w:hAnsi="Times New Roman" w:cs="Times New Roman"/>
                <w:noProof/>
                <w:sz w:val="28"/>
                <w:szCs w:val="28"/>
                <w:rPrChange w:id="6800" w:author="Nguyen Toan" w:date="2018-05-09T07:18:00Z">
                  <w:rPr>
                    <w:del w:id="6801" w:author="LoanDT" w:date="2018-05-10T21:07:00Z"/>
                    <w:noProof/>
                  </w:rPr>
                </w:rPrChange>
              </w:rPr>
            </w:pPr>
            <w:del w:id="6802" w:author="LoanDT" w:date="2018-05-10T21:07:00Z">
              <w:r w:rsidRPr="00844096" w:rsidDel="00F96CAA">
                <w:rPr>
                  <w:rFonts w:ascii="Times New Roman" w:hAnsi="Times New Roman" w:cs="Times New Roman"/>
                  <w:noProof/>
                  <w:sz w:val="28"/>
                  <w:szCs w:val="28"/>
                  <w:rPrChange w:id="6803" w:author="Nguyen Toan" w:date="2018-05-09T07:18:00Z">
                    <w:rPr>
                      <w:noProof/>
                    </w:rPr>
                  </w:rPrChange>
                </w:rPr>
                <w:delText xml:space="preserve">[14] </w:delText>
              </w:r>
            </w:del>
          </w:p>
        </w:tc>
        <w:tc>
          <w:tcPr>
            <w:tcW w:w="0" w:type="auto"/>
            <w:hideMark/>
          </w:tcPr>
          <w:p w14:paraId="5FECDCB0" w14:textId="73A6B7AF" w:rsidR="00EB5376" w:rsidRPr="00844096" w:rsidDel="00F96CAA" w:rsidRDefault="00EB5376">
            <w:pPr>
              <w:pStyle w:val="Bibliography"/>
              <w:rPr>
                <w:del w:id="6804" w:author="LoanDT" w:date="2018-05-10T21:07:00Z"/>
                <w:rFonts w:ascii="Times New Roman" w:hAnsi="Times New Roman" w:cs="Times New Roman"/>
                <w:noProof/>
                <w:sz w:val="28"/>
                <w:szCs w:val="28"/>
                <w:rPrChange w:id="6805" w:author="Nguyen Toan" w:date="2018-05-09T07:18:00Z">
                  <w:rPr>
                    <w:del w:id="6806" w:author="LoanDT" w:date="2018-05-10T21:07:00Z"/>
                    <w:noProof/>
                  </w:rPr>
                </w:rPrChange>
              </w:rPr>
            </w:pPr>
            <w:del w:id="6807" w:author="LoanDT" w:date="2018-05-10T21:07:00Z">
              <w:r w:rsidRPr="00844096" w:rsidDel="00F96CAA">
                <w:rPr>
                  <w:rFonts w:ascii="Times New Roman" w:hAnsi="Times New Roman" w:cs="Times New Roman"/>
                  <w:noProof/>
                  <w:sz w:val="28"/>
                  <w:szCs w:val="28"/>
                  <w:rPrChange w:id="6808" w:author="Nguyen Toan" w:date="2018-05-09T07:18:00Z">
                    <w:rPr>
                      <w:noProof/>
                    </w:rPr>
                  </w:rPrChange>
                </w:rPr>
                <w:delText>JUnit, "JUnit," [Online]. Available: https://junit.org/junit5/ .</w:delText>
              </w:r>
            </w:del>
          </w:p>
        </w:tc>
      </w:tr>
      <w:tr w:rsidR="00EB5376" w:rsidRPr="00844096" w:rsidDel="00F96CAA" w14:paraId="28A7F96E" w14:textId="2F7DFCD3">
        <w:trPr>
          <w:divId w:val="1001784310"/>
          <w:tblCellSpacing w:w="15" w:type="dxa"/>
          <w:del w:id="6809" w:author="LoanDT" w:date="2018-05-10T21:07:00Z"/>
        </w:trPr>
        <w:tc>
          <w:tcPr>
            <w:tcW w:w="50" w:type="pct"/>
            <w:hideMark/>
          </w:tcPr>
          <w:p w14:paraId="1FA6A50F" w14:textId="34A221E8" w:rsidR="00EB5376" w:rsidRPr="00844096" w:rsidDel="00F96CAA" w:rsidRDefault="00EB5376">
            <w:pPr>
              <w:pStyle w:val="Bibliography"/>
              <w:rPr>
                <w:del w:id="6810" w:author="LoanDT" w:date="2018-05-10T21:07:00Z"/>
                <w:rFonts w:ascii="Times New Roman" w:hAnsi="Times New Roman" w:cs="Times New Roman"/>
                <w:noProof/>
                <w:sz w:val="28"/>
                <w:szCs w:val="28"/>
                <w:rPrChange w:id="6811" w:author="Nguyen Toan" w:date="2018-05-09T07:18:00Z">
                  <w:rPr>
                    <w:del w:id="6812" w:author="LoanDT" w:date="2018-05-10T21:07:00Z"/>
                    <w:noProof/>
                  </w:rPr>
                </w:rPrChange>
              </w:rPr>
            </w:pPr>
            <w:del w:id="6813" w:author="LoanDT" w:date="2018-05-10T21:07:00Z">
              <w:r w:rsidRPr="00844096" w:rsidDel="00F96CAA">
                <w:rPr>
                  <w:rFonts w:ascii="Times New Roman" w:hAnsi="Times New Roman" w:cs="Times New Roman"/>
                  <w:noProof/>
                  <w:sz w:val="28"/>
                  <w:szCs w:val="28"/>
                  <w:rPrChange w:id="6814" w:author="Nguyen Toan" w:date="2018-05-09T07:18:00Z">
                    <w:rPr>
                      <w:noProof/>
                    </w:rPr>
                  </w:rPrChange>
                </w:rPr>
                <w:delText xml:space="preserve">[15] </w:delText>
              </w:r>
            </w:del>
          </w:p>
        </w:tc>
        <w:tc>
          <w:tcPr>
            <w:tcW w:w="0" w:type="auto"/>
            <w:hideMark/>
          </w:tcPr>
          <w:p w14:paraId="571701AC" w14:textId="4AFB8DDC" w:rsidR="00EB5376" w:rsidRPr="00844096" w:rsidDel="00F96CAA" w:rsidRDefault="00EB5376">
            <w:pPr>
              <w:pStyle w:val="Bibliography"/>
              <w:rPr>
                <w:del w:id="6815" w:author="LoanDT" w:date="2018-05-10T21:07:00Z"/>
                <w:rFonts w:ascii="Times New Roman" w:hAnsi="Times New Roman" w:cs="Times New Roman"/>
                <w:noProof/>
                <w:sz w:val="28"/>
                <w:szCs w:val="28"/>
                <w:rPrChange w:id="6816" w:author="Nguyen Toan" w:date="2018-05-09T07:18:00Z">
                  <w:rPr>
                    <w:del w:id="6817" w:author="LoanDT" w:date="2018-05-10T21:07:00Z"/>
                    <w:noProof/>
                  </w:rPr>
                </w:rPrChange>
              </w:rPr>
            </w:pPr>
            <w:del w:id="6818" w:author="LoanDT" w:date="2018-05-10T21:07:00Z">
              <w:r w:rsidRPr="00844096" w:rsidDel="00F96CAA">
                <w:rPr>
                  <w:rFonts w:ascii="Times New Roman" w:hAnsi="Times New Roman" w:cs="Times New Roman"/>
                  <w:noProof/>
                  <w:sz w:val="28"/>
                  <w:szCs w:val="28"/>
                  <w:rPrChange w:id="6819" w:author="Nguyen Toan" w:date="2018-05-09T07:18:00Z">
                    <w:rPr>
                      <w:noProof/>
                    </w:rPr>
                  </w:rPrChange>
                </w:rPr>
                <w:delText>Jenkins, "Jenkins," [Online]. Available: https://jenkins.io/.</w:delText>
              </w:r>
            </w:del>
          </w:p>
        </w:tc>
      </w:tr>
      <w:tr w:rsidR="00EB5376" w:rsidRPr="00844096" w:rsidDel="00F96CAA" w14:paraId="6346BBAD" w14:textId="4D931243">
        <w:trPr>
          <w:divId w:val="1001784310"/>
          <w:tblCellSpacing w:w="15" w:type="dxa"/>
          <w:del w:id="6820" w:author="LoanDT" w:date="2018-05-10T21:07:00Z"/>
        </w:trPr>
        <w:tc>
          <w:tcPr>
            <w:tcW w:w="50" w:type="pct"/>
            <w:hideMark/>
          </w:tcPr>
          <w:p w14:paraId="4F18B18C" w14:textId="65110750" w:rsidR="00EB5376" w:rsidRPr="00844096" w:rsidDel="00F96CAA" w:rsidRDefault="00EB5376">
            <w:pPr>
              <w:pStyle w:val="Bibliography"/>
              <w:rPr>
                <w:del w:id="6821" w:author="LoanDT" w:date="2018-05-10T21:07:00Z"/>
                <w:rFonts w:ascii="Times New Roman" w:hAnsi="Times New Roman" w:cs="Times New Roman"/>
                <w:noProof/>
                <w:sz w:val="28"/>
                <w:szCs w:val="28"/>
                <w:rPrChange w:id="6822" w:author="Nguyen Toan" w:date="2018-05-09T07:18:00Z">
                  <w:rPr>
                    <w:del w:id="6823" w:author="LoanDT" w:date="2018-05-10T21:07:00Z"/>
                    <w:noProof/>
                  </w:rPr>
                </w:rPrChange>
              </w:rPr>
            </w:pPr>
            <w:del w:id="6824" w:author="LoanDT" w:date="2018-05-10T21:07:00Z">
              <w:r w:rsidRPr="00844096" w:rsidDel="00F96CAA">
                <w:rPr>
                  <w:rFonts w:ascii="Times New Roman" w:hAnsi="Times New Roman" w:cs="Times New Roman"/>
                  <w:noProof/>
                  <w:sz w:val="28"/>
                  <w:szCs w:val="28"/>
                  <w:rPrChange w:id="6825" w:author="Nguyen Toan" w:date="2018-05-09T07:18:00Z">
                    <w:rPr>
                      <w:noProof/>
                    </w:rPr>
                  </w:rPrChange>
                </w:rPr>
                <w:delText xml:space="preserve">[16] </w:delText>
              </w:r>
            </w:del>
          </w:p>
        </w:tc>
        <w:tc>
          <w:tcPr>
            <w:tcW w:w="0" w:type="auto"/>
            <w:hideMark/>
          </w:tcPr>
          <w:p w14:paraId="016037BB" w14:textId="595283B1" w:rsidR="00EB5376" w:rsidRPr="00844096" w:rsidDel="00F96CAA" w:rsidRDefault="00EB5376">
            <w:pPr>
              <w:pStyle w:val="Bibliography"/>
              <w:rPr>
                <w:del w:id="6826" w:author="LoanDT" w:date="2018-05-10T21:07:00Z"/>
                <w:rFonts w:ascii="Times New Roman" w:hAnsi="Times New Roman" w:cs="Times New Roman"/>
                <w:noProof/>
                <w:sz w:val="28"/>
                <w:szCs w:val="28"/>
                <w:rPrChange w:id="6827" w:author="Nguyen Toan" w:date="2018-05-09T07:18:00Z">
                  <w:rPr>
                    <w:del w:id="6828" w:author="LoanDT" w:date="2018-05-10T21:07:00Z"/>
                    <w:noProof/>
                  </w:rPr>
                </w:rPrChange>
              </w:rPr>
            </w:pPr>
            <w:del w:id="6829" w:author="LoanDT" w:date="2018-05-10T21:07:00Z">
              <w:r w:rsidRPr="00844096" w:rsidDel="00F96CAA">
                <w:rPr>
                  <w:rFonts w:ascii="Times New Roman" w:hAnsi="Times New Roman" w:cs="Times New Roman"/>
                  <w:noProof/>
                  <w:sz w:val="28"/>
                  <w:szCs w:val="28"/>
                  <w:rPrChange w:id="6830" w:author="Nguyen Toan" w:date="2018-05-09T07:18:00Z">
                    <w:rPr>
                      <w:noProof/>
                    </w:rPr>
                  </w:rPrChange>
                </w:rPr>
                <w:delText xml:space="preserve">Gregor Hohpe and Bobby Woolf, Enterprise Integration Patterns, Pearson Education, 2004. </w:delText>
              </w:r>
            </w:del>
          </w:p>
        </w:tc>
      </w:tr>
      <w:tr w:rsidR="00EB5376" w:rsidRPr="00844096" w:rsidDel="00F96CAA" w14:paraId="63ADF988" w14:textId="37B598B5">
        <w:trPr>
          <w:divId w:val="1001784310"/>
          <w:tblCellSpacing w:w="15" w:type="dxa"/>
          <w:del w:id="6831" w:author="LoanDT" w:date="2018-05-10T21:07:00Z"/>
        </w:trPr>
        <w:tc>
          <w:tcPr>
            <w:tcW w:w="50" w:type="pct"/>
            <w:hideMark/>
          </w:tcPr>
          <w:p w14:paraId="2B9AC546" w14:textId="1E3082F0" w:rsidR="00EB5376" w:rsidRPr="00844096" w:rsidDel="00F96CAA" w:rsidRDefault="00EB5376">
            <w:pPr>
              <w:pStyle w:val="Bibliography"/>
              <w:rPr>
                <w:del w:id="6832" w:author="LoanDT" w:date="2018-05-10T21:07:00Z"/>
                <w:rFonts w:ascii="Times New Roman" w:hAnsi="Times New Roman" w:cs="Times New Roman"/>
                <w:noProof/>
                <w:sz w:val="28"/>
                <w:szCs w:val="28"/>
                <w:rPrChange w:id="6833" w:author="Nguyen Toan" w:date="2018-05-09T07:18:00Z">
                  <w:rPr>
                    <w:del w:id="6834" w:author="LoanDT" w:date="2018-05-10T21:07:00Z"/>
                    <w:noProof/>
                  </w:rPr>
                </w:rPrChange>
              </w:rPr>
            </w:pPr>
            <w:del w:id="6835" w:author="LoanDT" w:date="2018-05-10T21:07:00Z">
              <w:r w:rsidRPr="00844096" w:rsidDel="00F96CAA">
                <w:rPr>
                  <w:rFonts w:ascii="Times New Roman" w:hAnsi="Times New Roman" w:cs="Times New Roman"/>
                  <w:noProof/>
                  <w:sz w:val="28"/>
                  <w:szCs w:val="28"/>
                  <w:rPrChange w:id="6836" w:author="Nguyen Toan" w:date="2018-05-09T07:18:00Z">
                    <w:rPr>
                      <w:noProof/>
                    </w:rPr>
                  </w:rPrChange>
                </w:rPr>
                <w:delText xml:space="preserve">[17] </w:delText>
              </w:r>
            </w:del>
          </w:p>
        </w:tc>
        <w:tc>
          <w:tcPr>
            <w:tcW w:w="0" w:type="auto"/>
            <w:hideMark/>
          </w:tcPr>
          <w:p w14:paraId="6B8EE32C" w14:textId="461BE88F" w:rsidR="00EB5376" w:rsidRPr="00844096" w:rsidDel="00F96CAA" w:rsidRDefault="00EB5376">
            <w:pPr>
              <w:pStyle w:val="Bibliography"/>
              <w:rPr>
                <w:del w:id="6837" w:author="LoanDT" w:date="2018-05-10T21:07:00Z"/>
                <w:rFonts w:ascii="Times New Roman" w:hAnsi="Times New Roman" w:cs="Times New Roman"/>
                <w:noProof/>
                <w:sz w:val="28"/>
                <w:szCs w:val="28"/>
                <w:rPrChange w:id="6838" w:author="Nguyen Toan" w:date="2018-05-09T07:18:00Z">
                  <w:rPr>
                    <w:del w:id="6839" w:author="LoanDT" w:date="2018-05-10T21:07:00Z"/>
                    <w:noProof/>
                  </w:rPr>
                </w:rPrChange>
              </w:rPr>
            </w:pPr>
            <w:del w:id="6840" w:author="LoanDT" w:date="2018-05-10T21:07:00Z">
              <w:r w:rsidRPr="00844096" w:rsidDel="00F96CAA">
                <w:rPr>
                  <w:rFonts w:ascii="Times New Roman" w:hAnsi="Times New Roman" w:cs="Times New Roman"/>
                  <w:noProof/>
                  <w:sz w:val="28"/>
                  <w:szCs w:val="28"/>
                  <w:rPrChange w:id="6841" w:author="Nguyen Toan" w:date="2018-05-09T07:18:00Z">
                    <w:rPr>
                      <w:noProof/>
                    </w:rPr>
                  </w:rPrChange>
                </w:rPr>
                <w:delText xml:space="preserve">David A. Chappell, Enterprise Service Bus, O’Reilly, 2004. </w:delText>
              </w:r>
            </w:del>
          </w:p>
        </w:tc>
      </w:tr>
    </w:tbl>
    <w:p w14:paraId="244ABBA3" w14:textId="4CB01AAA" w:rsidR="00EB5376" w:rsidRPr="00844096" w:rsidDel="00F96CAA" w:rsidRDefault="00EB5376">
      <w:pPr>
        <w:rPr>
          <w:del w:id="6842" w:author="LoanDT" w:date="2018-05-10T21:07:00Z"/>
          <w:rFonts w:ascii="Times New Roman" w:eastAsia="Times New Roman" w:hAnsi="Times New Roman" w:cs="Times New Roman"/>
          <w:noProof/>
          <w:sz w:val="28"/>
          <w:szCs w:val="28"/>
          <w:rPrChange w:id="6843" w:author="Nguyen Toan" w:date="2018-05-09T07:18:00Z">
            <w:rPr>
              <w:del w:id="6844" w:author="LoanDT" w:date="2018-05-10T21:07:00Z"/>
              <w:rFonts w:eastAsia="Times New Roman"/>
              <w:noProof/>
            </w:rPr>
          </w:rPrChange>
        </w:rPr>
      </w:pPr>
    </w:p>
    <w:p w14:paraId="01549470" w14:textId="1AFBCD78" w:rsidR="002E09CA" w:rsidRDefault="002E09CA">
      <w:pPr>
        <w:pStyle w:val="Heading1"/>
        <w:spacing w:before="0" w:after="0" w:line="288" w:lineRule="auto"/>
        <w:rPr>
          <w:ins w:id="6845" w:author="LoanDT" w:date="2018-05-10T21:05:00Z"/>
          <w:rFonts w:ascii="Times New Roman" w:hAnsi="Times New Roman" w:cs="Times New Roman"/>
          <w:sz w:val="28"/>
          <w:szCs w:val="28"/>
        </w:rPr>
        <w:pPrChange w:id="6846" w:author="Nguyen Toan" w:date="2018-05-09T07:18:00Z">
          <w:pPr>
            <w:spacing w:line="288" w:lineRule="auto"/>
            <w:contextualSpacing/>
          </w:pPr>
        </w:pPrChange>
      </w:pPr>
      <w:ins w:id="6847" w:author="Nguyen Toan" w:date="2018-05-07T21:28:00Z">
        <w:del w:id="6848" w:author="LoanDT" w:date="2018-05-10T21:07:00Z">
          <w:r w:rsidRPr="00844096" w:rsidDel="00F96CAA">
            <w:rPr>
              <w:rFonts w:ascii="Times New Roman" w:hAnsi="Times New Roman" w:cs="Times New Roman"/>
              <w:sz w:val="28"/>
              <w:szCs w:val="28"/>
              <w:rPrChange w:id="6849" w:author="Nguyen Toan" w:date="2018-05-09T07:18:00Z">
                <w:rPr/>
              </w:rPrChange>
            </w:rPr>
            <w:fldChar w:fldCharType="end"/>
          </w:r>
        </w:del>
      </w:ins>
    </w:p>
    <w:customXmlInsRangeStart w:id="6850" w:author="LoanDT" w:date="2018-05-10T21:05:00Z"/>
    <w:sdt>
      <w:sdtPr>
        <w:id w:val="-637347458"/>
        <w:docPartObj>
          <w:docPartGallery w:val="Bibliographies"/>
          <w:docPartUnique/>
        </w:docPartObj>
      </w:sdtPr>
      <w:sdtContent>
        <w:customXmlInsRangeEnd w:id="6850"/>
        <w:p w14:paraId="6F41B9AF" w14:textId="77777777" w:rsidR="00113EBB" w:rsidRDefault="00F96CAA">
          <w:pPr>
            <w:rPr>
              <w:noProof/>
            </w:rPr>
          </w:pPr>
          <w:ins w:id="6851" w:author="LoanDT" w:date="2018-05-10T21:05:00Z">
            <w:r w:rsidRPr="00A13D9B">
              <w:rPr>
                <w:rPrChange w:id="6852" w:author="LoanDT" w:date="2018-05-10T21:08:00Z">
                  <w:rPr>
                    <w:b/>
                    <w:bCs/>
                    <w:noProof/>
                  </w:rPr>
                </w:rPrChange>
              </w:rPr>
              <w:fldChar w:fldCharType="begin"/>
            </w:r>
            <w:r w:rsidRPr="00A13D9B">
              <w:instrText xml:space="preserve"> BIBLIOGRAPHY </w:instrText>
            </w:r>
            <w:r w:rsidRPr="00A13D9B">
              <w:rPr>
                <w:rPrChange w:id="6853" w:author="LoanDT" w:date="2018-05-10T21:08:00Z">
                  <w:rPr>
                    <w:b/>
                    <w:bCs/>
                    <w:noProof/>
                  </w:rPr>
                </w:rPrChange>
              </w:rP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113EBB" w14:paraId="63BA5040" w14:textId="77777777">
            <w:trPr>
              <w:divId w:val="1302225852"/>
              <w:tblCellSpacing w:w="15" w:type="dxa"/>
            </w:trPr>
            <w:tc>
              <w:tcPr>
                <w:tcW w:w="50" w:type="pct"/>
                <w:hideMark/>
              </w:tcPr>
              <w:p w14:paraId="4ED8CF49" w14:textId="77777777" w:rsidR="00113EBB" w:rsidRDefault="00113EBB">
                <w:pPr>
                  <w:pStyle w:val="Bibliography"/>
                  <w:rPr>
                    <w:noProof/>
                    <w:sz w:val="24"/>
                    <w:szCs w:val="24"/>
                  </w:rPr>
                </w:pPr>
                <w:r>
                  <w:rPr>
                    <w:noProof/>
                  </w:rPr>
                  <w:t xml:space="preserve">[1] </w:t>
                </w:r>
              </w:p>
            </w:tc>
            <w:tc>
              <w:tcPr>
                <w:tcW w:w="0" w:type="auto"/>
                <w:hideMark/>
              </w:tcPr>
              <w:p w14:paraId="6E94F650" w14:textId="77777777" w:rsidR="00113EBB" w:rsidRDefault="00113EBB">
                <w:pPr>
                  <w:pStyle w:val="Bibliography"/>
                  <w:rPr>
                    <w:noProof/>
                  </w:rPr>
                </w:pPr>
                <w:r>
                  <w:rPr>
                    <w:noProof/>
                  </w:rPr>
                  <w:t xml:space="preserve">Dirk Slama, Dirk Krafzig and Karl Banke, Enterprise SOA: Service-Oriented Architecture Best Practices, Prentice Hall, 2004. </w:t>
                </w:r>
              </w:p>
            </w:tc>
          </w:tr>
          <w:tr w:rsidR="00113EBB" w14:paraId="64581645" w14:textId="77777777">
            <w:trPr>
              <w:divId w:val="1302225852"/>
              <w:tblCellSpacing w:w="15" w:type="dxa"/>
            </w:trPr>
            <w:tc>
              <w:tcPr>
                <w:tcW w:w="50" w:type="pct"/>
                <w:hideMark/>
              </w:tcPr>
              <w:p w14:paraId="7DA58462" w14:textId="77777777" w:rsidR="00113EBB" w:rsidRDefault="00113EBB">
                <w:pPr>
                  <w:pStyle w:val="Bibliography"/>
                  <w:rPr>
                    <w:noProof/>
                  </w:rPr>
                </w:pPr>
                <w:r>
                  <w:rPr>
                    <w:noProof/>
                  </w:rPr>
                  <w:t xml:space="preserve">[2] </w:t>
                </w:r>
              </w:p>
            </w:tc>
            <w:tc>
              <w:tcPr>
                <w:tcW w:w="0" w:type="auto"/>
                <w:hideMark/>
              </w:tcPr>
              <w:p w14:paraId="51D49B56" w14:textId="77777777" w:rsidR="00113EBB" w:rsidRDefault="00113EBB">
                <w:pPr>
                  <w:pStyle w:val="Bibliography"/>
                  <w:rPr>
                    <w:noProof/>
                  </w:rPr>
                </w:pPr>
                <w:r>
                  <w:rPr>
                    <w:noProof/>
                  </w:rPr>
                  <w:t>Pulier, E., Taylor, Understanding Enterprise SOA, Manning, 2016, p. 2006.</w:t>
                </w:r>
              </w:p>
            </w:tc>
          </w:tr>
          <w:tr w:rsidR="00113EBB" w14:paraId="472F7B96" w14:textId="77777777">
            <w:trPr>
              <w:divId w:val="1302225852"/>
              <w:tblCellSpacing w:w="15" w:type="dxa"/>
            </w:trPr>
            <w:tc>
              <w:tcPr>
                <w:tcW w:w="50" w:type="pct"/>
                <w:hideMark/>
              </w:tcPr>
              <w:p w14:paraId="225B41B7" w14:textId="77777777" w:rsidR="00113EBB" w:rsidRDefault="00113EBB">
                <w:pPr>
                  <w:pStyle w:val="Bibliography"/>
                  <w:rPr>
                    <w:noProof/>
                  </w:rPr>
                </w:pPr>
                <w:r>
                  <w:rPr>
                    <w:noProof/>
                  </w:rPr>
                  <w:t xml:space="preserve">[3] </w:t>
                </w:r>
              </w:p>
            </w:tc>
            <w:tc>
              <w:tcPr>
                <w:tcW w:w="0" w:type="auto"/>
                <w:hideMark/>
              </w:tcPr>
              <w:p w14:paraId="21F4CB7F" w14:textId="77777777" w:rsidR="00113EBB" w:rsidRDefault="00113EBB">
                <w:pPr>
                  <w:pStyle w:val="Bibliography"/>
                  <w:rPr>
                    <w:noProof/>
                  </w:rPr>
                </w:pPr>
                <w:r>
                  <w:rPr>
                    <w:noProof/>
                  </w:rPr>
                  <w:t xml:space="preserve">Dirk Krafzig, "Enterprise SOA: Service-Oriented Architecture Best Practices," 2005. </w:t>
                </w:r>
              </w:p>
            </w:tc>
          </w:tr>
          <w:tr w:rsidR="00113EBB" w14:paraId="682C5B4D" w14:textId="77777777">
            <w:trPr>
              <w:divId w:val="1302225852"/>
              <w:tblCellSpacing w:w="15" w:type="dxa"/>
            </w:trPr>
            <w:tc>
              <w:tcPr>
                <w:tcW w:w="50" w:type="pct"/>
                <w:hideMark/>
              </w:tcPr>
              <w:p w14:paraId="03A50908" w14:textId="77777777" w:rsidR="00113EBB" w:rsidRDefault="00113EBB">
                <w:pPr>
                  <w:pStyle w:val="Bibliography"/>
                  <w:rPr>
                    <w:noProof/>
                  </w:rPr>
                </w:pPr>
                <w:r>
                  <w:rPr>
                    <w:noProof/>
                  </w:rPr>
                  <w:t xml:space="preserve">[4] </w:t>
                </w:r>
              </w:p>
            </w:tc>
            <w:tc>
              <w:tcPr>
                <w:tcW w:w="0" w:type="auto"/>
                <w:hideMark/>
              </w:tcPr>
              <w:p w14:paraId="6D581BB8" w14:textId="77777777" w:rsidR="00113EBB" w:rsidRDefault="00113EBB">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113EBB" w14:paraId="30FABD7A" w14:textId="77777777">
            <w:trPr>
              <w:divId w:val="1302225852"/>
              <w:tblCellSpacing w:w="15" w:type="dxa"/>
            </w:trPr>
            <w:tc>
              <w:tcPr>
                <w:tcW w:w="50" w:type="pct"/>
                <w:hideMark/>
              </w:tcPr>
              <w:p w14:paraId="08B783C0" w14:textId="77777777" w:rsidR="00113EBB" w:rsidRDefault="00113EBB">
                <w:pPr>
                  <w:pStyle w:val="Bibliography"/>
                  <w:rPr>
                    <w:noProof/>
                  </w:rPr>
                </w:pPr>
                <w:r>
                  <w:rPr>
                    <w:noProof/>
                  </w:rPr>
                  <w:t xml:space="preserve">[5] </w:t>
                </w:r>
              </w:p>
            </w:tc>
            <w:tc>
              <w:tcPr>
                <w:tcW w:w="0" w:type="auto"/>
                <w:hideMark/>
              </w:tcPr>
              <w:p w14:paraId="03460A03" w14:textId="77777777" w:rsidR="00113EBB" w:rsidRDefault="00113EBB">
                <w:pPr>
                  <w:pStyle w:val="Bibliography"/>
                  <w:rPr>
                    <w:noProof/>
                  </w:rPr>
                </w:pPr>
                <w:r>
                  <w:rPr>
                    <w:noProof/>
                  </w:rPr>
                  <w:t xml:space="preserve">Srinivas Shenoy, "“Approach to ESB Testing” – An Experience Sharing," 2013. </w:t>
                </w:r>
              </w:p>
            </w:tc>
          </w:tr>
          <w:tr w:rsidR="00113EBB" w14:paraId="6E9B88B8" w14:textId="77777777">
            <w:trPr>
              <w:divId w:val="1302225852"/>
              <w:tblCellSpacing w:w="15" w:type="dxa"/>
            </w:trPr>
            <w:tc>
              <w:tcPr>
                <w:tcW w:w="50" w:type="pct"/>
                <w:hideMark/>
              </w:tcPr>
              <w:p w14:paraId="1E43C77E" w14:textId="77777777" w:rsidR="00113EBB" w:rsidRDefault="00113EBB">
                <w:pPr>
                  <w:pStyle w:val="Bibliography"/>
                  <w:rPr>
                    <w:noProof/>
                  </w:rPr>
                </w:pPr>
                <w:r>
                  <w:rPr>
                    <w:noProof/>
                  </w:rPr>
                  <w:t xml:space="preserve">[6] </w:t>
                </w:r>
              </w:p>
            </w:tc>
            <w:tc>
              <w:tcPr>
                <w:tcW w:w="0" w:type="auto"/>
                <w:hideMark/>
              </w:tcPr>
              <w:p w14:paraId="2948F2E8" w14:textId="77777777" w:rsidR="00113EBB" w:rsidRDefault="00113EBB">
                <w:pPr>
                  <w:pStyle w:val="Bibliography"/>
                  <w:rPr>
                    <w:noProof/>
                  </w:rPr>
                </w:pPr>
                <w:r>
                  <w:rPr>
                    <w:noProof/>
                  </w:rPr>
                  <w:t>MuleSoft, "What is MuleESB," [Online]. Available: https://www.mulesoft.com/resources/esb/what-mule-esb.</w:t>
                </w:r>
              </w:p>
            </w:tc>
          </w:tr>
          <w:tr w:rsidR="00113EBB" w14:paraId="41845D92" w14:textId="77777777">
            <w:trPr>
              <w:divId w:val="1302225852"/>
              <w:tblCellSpacing w:w="15" w:type="dxa"/>
            </w:trPr>
            <w:tc>
              <w:tcPr>
                <w:tcW w:w="50" w:type="pct"/>
                <w:hideMark/>
              </w:tcPr>
              <w:p w14:paraId="5FD8DDE6" w14:textId="77777777" w:rsidR="00113EBB" w:rsidRDefault="00113EBB">
                <w:pPr>
                  <w:pStyle w:val="Bibliography"/>
                  <w:rPr>
                    <w:noProof/>
                  </w:rPr>
                </w:pPr>
                <w:r>
                  <w:rPr>
                    <w:noProof/>
                  </w:rPr>
                  <w:t xml:space="preserve">[7] </w:t>
                </w:r>
              </w:p>
            </w:tc>
            <w:tc>
              <w:tcPr>
                <w:tcW w:w="0" w:type="auto"/>
                <w:hideMark/>
              </w:tcPr>
              <w:p w14:paraId="1DC59F7E" w14:textId="77777777" w:rsidR="00113EBB" w:rsidRDefault="00113EBB">
                <w:pPr>
                  <w:pStyle w:val="Bibliography"/>
                  <w:rPr>
                    <w:noProof/>
                  </w:rPr>
                </w:pPr>
                <w:r>
                  <w:rPr>
                    <w:noProof/>
                  </w:rPr>
                  <w:t>Mule, "Mule," [Online]. Available: https://www.mulesoft.com/.</w:t>
                </w:r>
              </w:p>
            </w:tc>
          </w:tr>
          <w:tr w:rsidR="00113EBB" w14:paraId="299F3340" w14:textId="77777777">
            <w:trPr>
              <w:divId w:val="1302225852"/>
              <w:tblCellSpacing w:w="15" w:type="dxa"/>
            </w:trPr>
            <w:tc>
              <w:tcPr>
                <w:tcW w:w="50" w:type="pct"/>
                <w:hideMark/>
              </w:tcPr>
              <w:p w14:paraId="0E0677BE" w14:textId="77777777" w:rsidR="00113EBB" w:rsidRDefault="00113EBB">
                <w:pPr>
                  <w:pStyle w:val="Bibliography"/>
                  <w:rPr>
                    <w:noProof/>
                  </w:rPr>
                </w:pPr>
                <w:r>
                  <w:rPr>
                    <w:noProof/>
                  </w:rPr>
                  <w:t xml:space="preserve">[8] </w:t>
                </w:r>
              </w:p>
            </w:tc>
            <w:tc>
              <w:tcPr>
                <w:tcW w:w="0" w:type="auto"/>
                <w:hideMark/>
              </w:tcPr>
              <w:p w14:paraId="292C755D" w14:textId="77777777" w:rsidR="00113EBB" w:rsidRDefault="00113EBB">
                <w:pPr>
                  <w:pStyle w:val="Bibliography"/>
                  <w:rPr>
                    <w:noProof/>
                  </w:rPr>
                </w:pPr>
                <w:r>
                  <w:rPr>
                    <w:noProof/>
                  </w:rPr>
                  <w:t>Gartner, "Gartner Magic quandrad leade," [Online]. Available: https://www.mulesoft.com/lp/reports/gartner-magic-quadrant-leader.</w:t>
                </w:r>
              </w:p>
            </w:tc>
          </w:tr>
          <w:tr w:rsidR="00113EBB" w14:paraId="1574F177" w14:textId="77777777">
            <w:trPr>
              <w:divId w:val="1302225852"/>
              <w:tblCellSpacing w:w="15" w:type="dxa"/>
            </w:trPr>
            <w:tc>
              <w:tcPr>
                <w:tcW w:w="50" w:type="pct"/>
                <w:hideMark/>
              </w:tcPr>
              <w:p w14:paraId="5B7DD625" w14:textId="77777777" w:rsidR="00113EBB" w:rsidRDefault="00113EBB">
                <w:pPr>
                  <w:pStyle w:val="Bibliography"/>
                  <w:rPr>
                    <w:noProof/>
                  </w:rPr>
                </w:pPr>
                <w:r>
                  <w:rPr>
                    <w:noProof/>
                  </w:rPr>
                  <w:t xml:space="preserve">[9] </w:t>
                </w:r>
              </w:p>
            </w:tc>
            <w:tc>
              <w:tcPr>
                <w:tcW w:w="0" w:type="auto"/>
                <w:hideMark/>
              </w:tcPr>
              <w:p w14:paraId="058D369E" w14:textId="77777777" w:rsidR="00113EBB" w:rsidRDefault="00113EBB">
                <w:pPr>
                  <w:pStyle w:val="Bibliography"/>
                  <w:rPr>
                    <w:noProof/>
                  </w:rPr>
                </w:pPr>
                <w:r>
                  <w:rPr>
                    <w:noProof/>
                  </w:rPr>
                  <w:t>Martin Fowler, "Continuous Integration," [Online]. Available: https://www.martinfowler.com/articles/continuousIntegration.html.</w:t>
                </w:r>
              </w:p>
            </w:tc>
          </w:tr>
          <w:tr w:rsidR="00113EBB" w14:paraId="6CD921AD" w14:textId="77777777">
            <w:trPr>
              <w:divId w:val="1302225852"/>
              <w:tblCellSpacing w:w="15" w:type="dxa"/>
            </w:trPr>
            <w:tc>
              <w:tcPr>
                <w:tcW w:w="50" w:type="pct"/>
                <w:hideMark/>
              </w:tcPr>
              <w:p w14:paraId="42602032" w14:textId="77777777" w:rsidR="00113EBB" w:rsidRDefault="00113EBB">
                <w:pPr>
                  <w:pStyle w:val="Bibliography"/>
                  <w:rPr>
                    <w:noProof/>
                  </w:rPr>
                </w:pPr>
                <w:r>
                  <w:rPr>
                    <w:noProof/>
                  </w:rPr>
                  <w:t xml:space="preserve">[10] </w:t>
                </w:r>
              </w:p>
            </w:tc>
            <w:tc>
              <w:tcPr>
                <w:tcW w:w="0" w:type="auto"/>
                <w:hideMark/>
              </w:tcPr>
              <w:p w14:paraId="7CC00051" w14:textId="77777777" w:rsidR="00113EBB" w:rsidRDefault="00113EBB">
                <w:pPr>
                  <w:pStyle w:val="Bibliography"/>
                  <w:rPr>
                    <w:noProof/>
                  </w:rPr>
                </w:pPr>
                <w:r>
                  <w:rPr>
                    <w:noProof/>
                  </w:rPr>
                  <w:t xml:space="preserve">Glenford J. Myers, Corey Sandler and Tom Badgett, The Art of Software Testing 3rd Edition, 26 September 2015. </w:t>
                </w:r>
              </w:p>
            </w:tc>
          </w:tr>
          <w:tr w:rsidR="00113EBB" w14:paraId="1C7CDA3D" w14:textId="77777777">
            <w:trPr>
              <w:divId w:val="1302225852"/>
              <w:tblCellSpacing w:w="15" w:type="dxa"/>
            </w:trPr>
            <w:tc>
              <w:tcPr>
                <w:tcW w:w="50" w:type="pct"/>
                <w:hideMark/>
              </w:tcPr>
              <w:p w14:paraId="60EDEC99" w14:textId="77777777" w:rsidR="00113EBB" w:rsidRDefault="00113EBB">
                <w:pPr>
                  <w:pStyle w:val="Bibliography"/>
                  <w:rPr>
                    <w:noProof/>
                  </w:rPr>
                </w:pPr>
                <w:r>
                  <w:rPr>
                    <w:noProof/>
                  </w:rPr>
                  <w:t xml:space="preserve">[11] </w:t>
                </w:r>
              </w:p>
            </w:tc>
            <w:tc>
              <w:tcPr>
                <w:tcW w:w="0" w:type="auto"/>
                <w:hideMark/>
              </w:tcPr>
              <w:p w14:paraId="229A8213" w14:textId="77777777" w:rsidR="00113EBB" w:rsidRDefault="00113EBB">
                <w:pPr>
                  <w:pStyle w:val="Bibliography"/>
                  <w:rPr>
                    <w:noProof/>
                  </w:rPr>
                </w:pPr>
                <w:r>
                  <w:rPr>
                    <w:noProof/>
                  </w:rPr>
                  <w:t xml:space="preserve">Phạm Ngọc Hùng, Trương Anh Hoàng and Đặng Văn Hưng, Giáo trình kiểm thử phần mềm, 2014. </w:t>
                </w:r>
              </w:p>
            </w:tc>
          </w:tr>
          <w:tr w:rsidR="00113EBB" w14:paraId="578AE960" w14:textId="77777777">
            <w:trPr>
              <w:divId w:val="1302225852"/>
              <w:tblCellSpacing w:w="15" w:type="dxa"/>
            </w:trPr>
            <w:tc>
              <w:tcPr>
                <w:tcW w:w="50" w:type="pct"/>
                <w:hideMark/>
              </w:tcPr>
              <w:p w14:paraId="7CCD06A3" w14:textId="77777777" w:rsidR="00113EBB" w:rsidRDefault="00113EBB">
                <w:pPr>
                  <w:pStyle w:val="Bibliography"/>
                  <w:rPr>
                    <w:noProof/>
                  </w:rPr>
                </w:pPr>
                <w:r>
                  <w:rPr>
                    <w:noProof/>
                  </w:rPr>
                  <w:t xml:space="preserve">[12] </w:t>
                </w:r>
              </w:p>
            </w:tc>
            <w:tc>
              <w:tcPr>
                <w:tcW w:w="0" w:type="auto"/>
                <w:hideMark/>
              </w:tcPr>
              <w:p w14:paraId="6084890F" w14:textId="77777777" w:rsidR="00113EBB" w:rsidRDefault="00113EBB">
                <w:pPr>
                  <w:pStyle w:val="Bibliography"/>
                  <w:rPr>
                    <w:noProof/>
                  </w:rPr>
                </w:pPr>
                <w:r>
                  <w:rPr>
                    <w:noProof/>
                  </w:rPr>
                  <w:t>SoapUI, "SoapUI Getting started," [Online]. Available: https://www.soapui.org/soap-and-wsdl/getting-started.html.</w:t>
                </w:r>
              </w:p>
            </w:tc>
          </w:tr>
          <w:tr w:rsidR="00113EBB" w14:paraId="20A9C10F" w14:textId="77777777">
            <w:trPr>
              <w:divId w:val="1302225852"/>
              <w:tblCellSpacing w:w="15" w:type="dxa"/>
            </w:trPr>
            <w:tc>
              <w:tcPr>
                <w:tcW w:w="50" w:type="pct"/>
                <w:hideMark/>
              </w:tcPr>
              <w:p w14:paraId="0727FB6B" w14:textId="77777777" w:rsidR="00113EBB" w:rsidRDefault="00113EBB">
                <w:pPr>
                  <w:pStyle w:val="Bibliography"/>
                  <w:rPr>
                    <w:noProof/>
                  </w:rPr>
                </w:pPr>
                <w:r>
                  <w:rPr>
                    <w:noProof/>
                  </w:rPr>
                  <w:t xml:space="preserve">[13] </w:t>
                </w:r>
              </w:p>
            </w:tc>
            <w:tc>
              <w:tcPr>
                <w:tcW w:w="0" w:type="auto"/>
                <w:hideMark/>
              </w:tcPr>
              <w:p w14:paraId="23E4EECC" w14:textId="77777777" w:rsidR="00113EBB" w:rsidRDefault="00113EBB">
                <w:pPr>
                  <w:pStyle w:val="Bibliography"/>
                  <w:rPr>
                    <w:noProof/>
                  </w:rPr>
                </w:pPr>
                <w:r>
                  <w:rPr>
                    <w:noProof/>
                  </w:rPr>
                  <w:t xml:space="preserve">Gregor Hohpe and Wendy Istanick, "Test-Driven Development in Enterprise Integration Projects," 2002. </w:t>
                </w:r>
              </w:p>
            </w:tc>
          </w:tr>
          <w:tr w:rsidR="00113EBB" w14:paraId="296FF455" w14:textId="77777777">
            <w:trPr>
              <w:divId w:val="1302225852"/>
              <w:tblCellSpacing w:w="15" w:type="dxa"/>
            </w:trPr>
            <w:tc>
              <w:tcPr>
                <w:tcW w:w="50" w:type="pct"/>
                <w:hideMark/>
              </w:tcPr>
              <w:p w14:paraId="2B6011BA" w14:textId="77777777" w:rsidR="00113EBB" w:rsidRDefault="00113EBB">
                <w:pPr>
                  <w:pStyle w:val="Bibliography"/>
                  <w:rPr>
                    <w:noProof/>
                  </w:rPr>
                </w:pPr>
                <w:r>
                  <w:rPr>
                    <w:noProof/>
                  </w:rPr>
                  <w:t xml:space="preserve">[14] </w:t>
                </w:r>
              </w:p>
            </w:tc>
            <w:tc>
              <w:tcPr>
                <w:tcW w:w="0" w:type="auto"/>
                <w:hideMark/>
              </w:tcPr>
              <w:p w14:paraId="1F94C5AB" w14:textId="77777777" w:rsidR="00113EBB" w:rsidRDefault="00113EBB">
                <w:pPr>
                  <w:pStyle w:val="Bibliography"/>
                  <w:rPr>
                    <w:noProof/>
                  </w:rPr>
                </w:pPr>
                <w:r>
                  <w:rPr>
                    <w:noProof/>
                  </w:rPr>
                  <w:t>Github, "Getting started - About version control," [Online]. Available: https://git-scm.com/book/en/v1/Getting-Started-About-Version-Control.</w:t>
                </w:r>
              </w:p>
            </w:tc>
          </w:tr>
          <w:tr w:rsidR="00113EBB" w14:paraId="5AA9052B" w14:textId="77777777">
            <w:trPr>
              <w:divId w:val="1302225852"/>
              <w:tblCellSpacing w:w="15" w:type="dxa"/>
            </w:trPr>
            <w:tc>
              <w:tcPr>
                <w:tcW w:w="50" w:type="pct"/>
                <w:hideMark/>
              </w:tcPr>
              <w:p w14:paraId="46FD3818" w14:textId="77777777" w:rsidR="00113EBB" w:rsidRDefault="00113EBB">
                <w:pPr>
                  <w:pStyle w:val="Bibliography"/>
                  <w:rPr>
                    <w:noProof/>
                  </w:rPr>
                </w:pPr>
                <w:r>
                  <w:rPr>
                    <w:noProof/>
                  </w:rPr>
                  <w:t xml:space="preserve">[15] </w:t>
                </w:r>
              </w:p>
            </w:tc>
            <w:tc>
              <w:tcPr>
                <w:tcW w:w="0" w:type="auto"/>
                <w:hideMark/>
              </w:tcPr>
              <w:p w14:paraId="7B5DDB0A" w14:textId="77777777" w:rsidR="00113EBB" w:rsidRDefault="00113EBB">
                <w:pPr>
                  <w:pStyle w:val="Bibliography"/>
                  <w:rPr>
                    <w:noProof/>
                  </w:rPr>
                </w:pPr>
                <w:r>
                  <w:rPr>
                    <w:noProof/>
                  </w:rPr>
                  <w:t>Maven, "Maven," [Online]. Available: https://maven.apache.org/.</w:t>
                </w:r>
              </w:p>
            </w:tc>
          </w:tr>
          <w:tr w:rsidR="00113EBB" w14:paraId="248C1F68" w14:textId="77777777">
            <w:trPr>
              <w:divId w:val="1302225852"/>
              <w:tblCellSpacing w:w="15" w:type="dxa"/>
            </w:trPr>
            <w:tc>
              <w:tcPr>
                <w:tcW w:w="50" w:type="pct"/>
                <w:hideMark/>
              </w:tcPr>
              <w:p w14:paraId="21382A40" w14:textId="77777777" w:rsidR="00113EBB" w:rsidRDefault="00113EBB">
                <w:pPr>
                  <w:pStyle w:val="Bibliography"/>
                  <w:rPr>
                    <w:noProof/>
                  </w:rPr>
                </w:pPr>
                <w:r>
                  <w:rPr>
                    <w:noProof/>
                  </w:rPr>
                  <w:t xml:space="preserve">[16] </w:t>
                </w:r>
              </w:p>
            </w:tc>
            <w:tc>
              <w:tcPr>
                <w:tcW w:w="0" w:type="auto"/>
                <w:hideMark/>
              </w:tcPr>
              <w:p w14:paraId="02B994BF" w14:textId="77777777" w:rsidR="00113EBB" w:rsidRDefault="00113EBB">
                <w:pPr>
                  <w:pStyle w:val="Bibliography"/>
                  <w:rPr>
                    <w:noProof/>
                  </w:rPr>
                </w:pPr>
                <w:r>
                  <w:rPr>
                    <w:noProof/>
                  </w:rPr>
                  <w:t>JUnit, "JUnit," [Online]. Available: https://junit.org/junit5/ .</w:t>
                </w:r>
              </w:p>
            </w:tc>
          </w:tr>
          <w:tr w:rsidR="00113EBB" w14:paraId="2E5B8555" w14:textId="77777777">
            <w:trPr>
              <w:divId w:val="1302225852"/>
              <w:tblCellSpacing w:w="15" w:type="dxa"/>
            </w:trPr>
            <w:tc>
              <w:tcPr>
                <w:tcW w:w="50" w:type="pct"/>
                <w:hideMark/>
              </w:tcPr>
              <w:p w14:paraId="2E9D9F38" w14:textId="77777777" w:rsidR="00113EBB" w:rsidRDefault="00113EBB">
                <w:pPr>
                  <w:pStyle w:val="Bibliography"/>
                  <w:rPr>
                    <w:noProof/>
                  </w:rPr>
                </w:pPr>
                <w:r>
                  <w:rPr>
                    <w:noProof/>
                  </w:rPr>
                  <w:t xml:space="preserve">[17] </w:t>
                </w:r>
              </w:p>
            </w:tc>
            <w:tc>
              <w:tcPr>
                <w:tcW w:w="0" w:type="auto"/>
                <w:hideMark/>
              </w:tcPr>
              <w:p w14:paraId="6FF1E7EE" w14:textId="77777777" w:rsidR="00113EBB" w:rsidRDefault="00113EBB">
                <w:pPr>
                  <w:pStyle w:val="Bibliography"/>
                  <w:rPr>
                    <w:noProof/>
                  </w:rPr>
                </w:pPr>
                <w:r>
                  <w:rPr>
                    <w:noProof/>
                  </w:rPr>
                  <w:t>Jenkins, "Jenkins," [Online]. Available: https://jenkins.io/.</w:t>
                </w:r>
              </w:p>
            </w:tc>
          </w:tr>
          <w:tr w:rsidR="00113EBB" w14:paraId="3D4C159C" w14:textId="77777777">
            <w:trPr>
              <w:divId w:val="1302225852"/>
              <w:tblCellSpacing w:w="15" w:type="dxa"/>
            </w:trPr>
            <w:tc>
              <w:tcPr>
                <w:tcW w:w="50" w:type="pct"/>
                <w:hideMark/>
              </w:tcPr>
              <w:p w14:paraId="0816C8B4" w14:textId="77777777" w:rsidR="00113EBB" w:rsidRDefault="00113EBB">
                <w:pPr>
                  <w:pStyle w:val="Bibliography"/>
                  <w:rPr>
                    <w:noProof/>
                  </w:rPr>
                </w:pPr>
                <w:r>
                  <w:rPr>
                    <w:noProof/>
                  </w:rPr>
                  <w:t xml:space="preserve">[18] </w:t>
                </w:r>
              </w:p>
            </w:tc>
            <w:tc>
              <w:tcPr>
                <w:tcW w:w="0" w:type="auto"/>
                <w:hideMark/>
              </w:tcPr>
              <w:p w14:paraId="6D1E450E" w14:textId="77777777" w:rsidR="00113EBB" w:rsidRDefault="00113EBB">
                <w:pPr>
                  <w:pStyle w:val="Bibliography"/>
                  <w:rPr>
                    <w:noProof/>
                  </w:rPr>
                </w:pPr>
                <w:r>
                  <w:rPr>
                    <w:noProof/>
                  </w:rPr>
                  <w:t xml:space="preserve">Gregor Hohpe and Bobby Woolf, Enterprise Integration Patterns, Pearson Education, 2004. </w:t>
                </w:r>
              </w:p>
            </w:tc>
          </w:tr>
          <w:tr w:rsidR="00113EBB" w14:paraId="3CB1D0F9" w14:textId="77777777">
            <w:trPr>
              <w:divId w:val="1302225852"/>
              <w:tblCellSpacing w:w="15" w:type="dxa"/>
            </w:trPr>
            <w:tc>
              <w:tcPr>
                <w:tcW w:w="50" w:type="pct"/>
                <w:hideMark/>
              </w:tcPr>
              <w:p w14:paraId="2AE5CE53" w14:textId="77777777" w:rsidR="00113EBB" w:rsidRDefault="00113EBB">
                <w:pPr>
                  <w:pStyle w:val="Bibliography"/>
                  <w:rPr>
                    <w:noProof/>
                  </w:rPr>
                </w:pPr>
                <w:r>
                  <w:rPr>
                    <w:noProof/>
                  </w:rPr>
                  <w:t xml:space="preserve">[19] </w:t>
                </w:r>
              </w:p>
            </w:tc>
            <w:tc>
              <w:tcPr>
                <w:tcW w:w="0" w:type="auto"/>
                <w:hideMark/>
              </w:tcPr>
              <w:p w14:paraId="4D291906" w14:textId="77777777" w:rsidR="00113EBB" w:rsidRDefault="00113EBB">
                <w:pPr>
                  <w:pStyle w:val="Bibliography"/>
                  <w:rPr>
                    <w:noProof/>
                  </w:rPr>
                </w:pPr>
                <w:r>
                  <w:rPr>
                    <w:noProof/>
                  </w:rPr>
                  <w:t xml:space="preserve">David A. Chappell, Enterprise Service Bus, O’Reilly, 2004. </w:t>
                </w:r>
              </w:p>
            </w:tc>
          </w:tr>
          <w:tr w:rsidR="00113EBB" w14:paraId="111861C0" w14:textId="77777777">
            <w:trPr>
              <w:divId w:val="1302225852"/>
              <w:tblCellSpacing w:w="15" w:type="dxa"/>
            </w:trPr>
            <w:tc>
              <w:tcPr>
                <w:tcW w:w="50" w:type="pct"/>
                <w:hideMark/>
              </w:tcPr>
              <w:p w14:paraId="0CAAB97A" w14:textId="77777777" w:rsidR="00113EBB" w:rsidRDefault="00113EBB">
                <w:pPr>
                  <w:pStyle w:val="Bibliography"/>
                  <w:rPr>
                    <w:noProof/>
                  </w:rPr>
                </w:pPr>
                <w:r>
                  <w:rPr>
                    <w:noProof/>
                  </w:rPr>
                  <w:t xml:space="preserve">[20] </w:t>
                </w:r>
              </w:p>
            </w:tc>
            <w:tc>
              <w:tcPr>
                <w:tcW w:w="0" w:type="auto"/>
                <w:hideMark/>
              </w:tcPr>
              <w:p w14:paraId="0C9A28B5" w14:textId="77777777" w:rsidR="00113EBB" w:rsidRDefault="00113EBB">
                <w:pPr>
                  <w:pStyle w:val="Bibliography"/>
                  <w:rPr>
                    <w:noProof/>
                  </w:rPr>
                </w:pPr>
                <w:r>
                  <w:rPr>
                    <w:noProof/>
                  </w:rPr>
                  <w:t>Github, "Getting started - About version control," [Online]. Available: https://git-scm.com/book/en/v1/Getting-Started-About-Version-Control.</w:t>
                </w:r>
              </w:p>
            </w:tc>
          </w:tr>
        </w:tbl>
        <w:p w14:paraId="6F6ACCDA" w14:textId="77777777" w:rsidR="00113EBB" w:rsidRDefault="00113EBB">
          <w:pPr>
            <w:divId w:val="1302225852"/>
            <w:rPr>
              <w:rFonts w:eastAsia="Times New Roman"/>
              <w:noProof/>
            </w:rPr>
          </w:pPr>
        </w:p>
        <w:p w14:paraId="62B5A15D" w14:textId="087DE8FA" w:rsidR="00685DB0" w:rsidRPr="00685DB0" w:rsidRDefault="00F96CAA">
          <w:pPr>
            <w:pPrChange w:id="6854" w:author="LoanDT" w:date="2018-05-10T21:05:00Z">
              <w:pPr>
                <w:spacing w:line="288" w:lineRule="auto"/>
                <w:contextualSpacing/>
              </w:pPr>
            </w:pPrChange>
          </w:pPr>
          <w:ins w:id="6855" w:author="LoanDT" w:date="2018-05-10T21:05:00Z">
            <w:r w:rsidRPr="00A13D9B">
              <w:rPr>
                <w:rFonts w:ascii="Times New Roman" w:hAnsi="Times New Roman" w:cs="Times New Roman"/>
                <w:b/>
                <w:bCs/>
                <w:noProof/>
                <w:sz w:val="28"/>
                <w:szCs w:val="28"/>
                <w:rPrChange w:id="6856" w:author="LoanDT" w:date="2018-05-10T21:08:00Z">
                  <w:rPr>
                    <w:b/>
                    <w:bCs/>
                    <w:noProof/>
                  </w:rPr>
                </w:rPrChange>
              </w:rPr>
              <w:fldChar w:fldCharType="end"/>
            </w:r>
          </w:ins>
        </w:p>
        <w:customXmlInsRangeStart w:id="6857" w:author="LoanDT" w:date="2018-05-10T21:05:00Z"/>
      </w:sdtContent>
    </w:sdt>
    <w:customXmlInsRangeEnd w:id="6857"/>
    <w:sectPr w:rsidR="00685DB0" w:rsidRPr="00685DB0" w:rsidSect="00796A7B">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57" w:author="Nguyen Toan" w:date="2018-05-05T22:21:00Z" w:initials="NT">
    <w:p w14:paraId="36B51D58" w14:textId="4CD08350" w:rsidR="003916B4" w:rsidRDefault="003916B4">
      <w:pPr>
        <w:pStyle w:val="CommentText"/>
      </w:pPr>
      <w:r>
        <w:rPr>
          <w:rStyle w:val="CommentReference"/>
        </w:rPr>
        <w:annotationRef/>
      </w:r>
      <w:r>
        <w:t>Chưa rõ nghĩa</w:t>
      </w:r>
    </w:p>
  </w:comment>
  <w:comment w:id="3712" w:author="Nguyen Toan" w:date="2018-05-05T22:22:00Z" w:initials="NT">
    <w:p w14:paraId="1DD4E783" w14:textId="37798E54" w:rsidR="003916B4" w:rsidRDefault="003916B4">
      <w:pPr>
        <w:pStyle w:val="CommentText"/>
      </w:pPr>
      <w:r>
        <w:rPr>
          <w:rStyle w:val="CommentReference"/>
        </w:rPr>
        <w:annotationRef/>
      </w:r>
      <w:r>
        <w:t>Xem lại số thứ tự</w:t>
      </w:r>
    </w:p>
  </w:comment>
  <w:comment w:id="3818" w:author="Nguyen Toan" w:date="2018-05-05T22:23:00Z" w:initials="NT">
    <w:p w14:paraId="1B94F534" w14:textId="27AD2626" w:rsidR="003916B4" w:rsidRDefault="003916B4">
      <w:pPr>
        <w:pStyle w:val="CommentText"/>
      </w:pPr>
      <w:r>
        <w:rPr>
          <w:rStyle w:val="CommentReference"/>
        </w:rPr>
        <w:annotationRef/>
      </w:r>
      <w:r>
        <w:t>Xem lại cách chú thích</w:t>
      </w:r>
    </w:p>
  </w:comment>
  <w:comment w:id="4041" w:author="Nguyen Toan" w:date="2018-05-05T22:32:00Z" w:initials="NT">
    <w:p w14:paraId="2BC3F558" w14:textId="4AC2DDB0" w:rsidR="003916B4" w:rsidRDefault="003916B4">
      <w:pPr>
        <w:pStyle w:val="CommentText"/>
      </w:pPr>
      <w:r>
        <w:rPr>
          <w:rStyle w:val="CommentReference"/>
        </w:rPr>
        <w:annotationRef/>
      </w:r>
      <w:r>
        <w:t>Thêm mô tả muleesb</w:t>
      </w:r>
    </w:p>
  </w:comment>
  <w:comment w:id="4096" w:author="Nguyen Toan" w:date="2018-05-05T22:46:00Z" w:initials="NT">
    <w:p w14:paraId="7F338199" w14:textId="722D0617" w:rsidR="003916B4" w:rsidRDefault="003916B4">
      <w:pPr>
        <w:pStyle w:val="CommentText"/>
      </w:pPr>
      <w:r>
        <w:rPr>
          <w:rStyle w:val="CommentReference"/>
        </w:rPr>
        <w:annotationRef/>
      </w:r>
      <w:r>
        <w:t>Lỗi chữ</w:t>
      </w:r>
    </w:p>
  </w:comment>
  <w:comment w:id="4365" w:author="Nguyen Toan" w:date="2018-05-05T22:49:00Z" w:initials="NT">
    <w:p w14:paraId="5A6EA320" w14:textId="5B93AEE4" w:rsidR="003916B4" w:rsidRDefault="003916B4">
      <w:pPr>
        <w:pStyle w:val="CommentText"/>
      </w:pPr>
      <w:r>
        <w:rPr>
          <w:rStyle w:val="CommentReference"/>
        </w:rPr>
        <w:annotationRef/>
      </w:r>
      <w:r>
        <w:t>Thêm kết chương, before para  18 pt</w:t>
      </w:r>
    </w:p>
  </w:comment>
  <w:comment w:id="4745" w:author="Nguyen Toan" w:date="2018-05-05T22:52:00Z" w:initials="NT">
    <w:p w14:paraId="330C1F6F" w14:textId="7D5662E7" w:rsidR="003916B4" w:rsidRDefault="003916B4">
      <w:pPr>
        <w:pStyle w:val="CommentText"/>
      </w:pPr>
      <w:r>
        <w:rPr>
          <w:rStyle w:val="CommentReference"/>
        </w:rPr>
        <w:annotationRef/>
      </w:r>
      <w:r>
        <w:t>Thiếu trích dẫn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7F338199" w15:done="0"/>
  <w15:commentEx w15:paraId="5A6EA320" w15:done="0"/>
  <w15:commentEx w15:paraId="330C1F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7ADA9" w14:textId="77777777" w:rsidR="00FC570E" w:rsidRDefault="00FC570E">
      <w:pPr>
        <w:spacing w:line="240" w:lineRule="auto"/>
      </w:pPr>
      <w:r>
        <w:separator/>
      </w:r>
    </w:p>
  </w:endnote>
  <w:endnote w:type="continuationSeparator" w:id="0">
    <w:p w14:paraId="278559B8" w14:textId="77777777" w:rsidR="00FC570E" w:rsidRDefault="00FC57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3916B4" w:rsidRDefault="003916B4">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F6604" w14:textId="77777777" w:rsidR="00FC570E" w:rsidRDefault="00FC570E">
      <w:pPr>
        <w:spacing w:line="240" w:lineRule="auto"/>
      </w:pPr>
      <w:r>
        <w:separator/>
      </w:r>
    </w:p>
  </w:footnote>
  <w:footnote w:type="continuationSeparator" w:id="0">
    <w:p w14:paraId="672B77FC" w14:textId="77777777" w:rsidR="00FC570E" w:rsidRDefault="00FC57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3916B4" w:rsidRDefault="003916B4">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3916B4" w:rsidRDefault="003916B4">
    <w:pPr>
      <w:tabs>
        <w:tab w:val="center" w:pos="4680"/>
        <w:tab w:val="right" w:pos="9360"/>
      </w:tabs>
      <w:spacing w:line="240" w:lineRule="auto"/>
      <w:jc w:val="center"/>
    </w:pPr>
  </w:p>
  <w:p w14:paraId="20E85502" w14:textId="77777777" w:rsidR="003916B4" w:rsidRDefault="003916B4">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3916B4" w:rsidRDefault="003916B4">
        <w:pPr>
          <w:pStyle w:val="Header"/>
          <w:jc w:val="center"/>
        </w:pPr>
        <w:r>
          <w:fldChar w:fldCharType="begin"/>
        </w:r>
        <w:r>
          <w:instrText xml:space="preserve"> PAGE   \* MERGEFORMAT </w:instrText>
        </w:r>
        <w:r>
          <w:fldChar w:fldCharType="separate"/>
        </w:r>
        <w:r w:rsidR="00167E5A">
          <w:rPr>
            <w:noProof/>
          </w:rPr>
          <w:t>52</w:t>
        </w:r>
        <w:r>
          <w:rPr>
            <w:noProof/>
          </w:rPr>
          <w:fldChar w:fldCharType="end"/>
        </w:r>
      </w:p>
    </w:sdtContent>
  </w:sdt>
  <w:p w14:paraId="66F820E2" w14:textId="77777777" w:rsidR="003916B4" w:rsidRDefault="003916B4">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3916B4" w:rsidRDefault="003916B4">
    <w:pPr>
      <w:tabs>
        <w:tab w:val="center" w:pos="4680"/>
        <w:tab w:val="right" w:pos="9360"/>
      </w:tabs>
      <w:spacing w:line="240" w:lineRule="auto"/>
      <w:jc w:val="center"/>
    </w:pPr>
  </w:p>
  <w:p w14:paraId="7C1F4DD5" w14:textId="77777777" w:rsidR="003916B4" w:rsidRDefault="003916B4">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2">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F8030BC"/>
    <w:multiLevelType w:val="multilevel"/>
    <w:tmpl w:val="B6485B3A"/>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1"/>
  </w:num>
  <w:num w:numId="3">
    <w:abstractNumId w:val="13"/>
  </w:num>
  <w:num w:numId="4">
    <w:abstractNumId w:val="39"/>
  </w:num>
  <w:num w:numId="5">
    <w:abstractNumId w:val="27"/>
  </w:num>
  <w:num w:numId="6">
    <w:abstractNumId w:val="47"/>
  </w:num>
  <w:num w:numId="7">
    <w:abstractNumId w:val="15"/>
  </w:num>
  <w:num w:numId="8">
    <w:abstractNumId w:val="24"/>
  </w:num>
  <w:num w:numId="9">
    <w:abstractNumId w:val="46"/>
  </w:num>
  <w:num w:numId="10">
    <w:abstractNumId w:val="2"/>
  </w:num>
  <w:num w:numId="11">
    <w:abstractNumId w:val="36"/>
  </w:num>
  <w:num w:numId="12">
    <w:abstractNumId w:val="33"/>
  </w:num>
  <w:num w:numId="13">
    <w:abstractNumId w:val="48"/>
  </w:num>
  <w:num w:numId="14">
    <w:abstractNumId w:val="31"/>
  </w:num>
  <w:num w:numId="15">
    <w:abstractNumId w:val="3"/>
  </w:num>
  <w:num w:numId="16">
    <w:abstractNumId w:val="25"/>
  </w:num>
  <w:num w:numId="17">
    <w:abstractNumId w:val="16"/>
  </w:num>
  <w:num w:numId="18">
    <w:abstractNumId w:val="9"/>
  </w:num>
  <w:num w:numId="19">
    <w:abstractNumId w:val="4"/>
  </w:num>
  <w:num w:numId="20">
    <w:abstractNumId w:val="34"/>
  </w:num>
  <w:num w:numId="21">
    <w:abstractNumId w:val="38"/>
  </w:num>
  <w:num w:numId="22">
    <w:abstractNumId w:val="44"/>
  </w:num>
  <w:num w:numId="23">
    <w:abstractNumId w:val="28"/>
  </w:num>
  <w:num w:numId="24">
    <w:abstractNumId w:val="6"/>
  </w:num>
  <w:num w:numId="25">
    <w:abstractNumId w:val="19"/>
  </w:num>
  <w:num w:numId="26">
    <w:abstractNumId w:val="45"/>
  </w:num>
  <w:num w:numId="27">
    <w:abstractNumId w:val="37"/>
  </w:num>
  <w:num w:numId="28">
    <w:abstractNumId w:val="41"/>
  </w:num>
  <w:num w:numId="29">
    <w:abstractNumId w:val="43"/>
  </w:num>
  <w:num w:numId="30">
    <w:abstractNumId w:val="1"/>
  </w:num>
  <w:num w:numId="31">
    <w:abstractNumId w:val="26"/>
  </w:num>
  <w:num w:numId="32">
    <w:abstractNumId w:val="29"/>
  </w:num>
  <w:num w:numId="33">
    <w:abstractNumId w:val="7"/>
  </w:num>
  <w:num w:numId="34">
    <w:abstractNumId w:val="11"/>
  </w:num>
  <w:num w:numId="35">
    <w:abstractNumId w:val="22"/>
  </w:num>
  <w:num w:numId="36">
    <w:abstractNumId w:val="42"/>
  </w:num>
  <w:num w:numId="37">
    <w:abstractNumId w:val="18"/>
  </w:num>
  <w:num w:numId="38">
    <w:abstractNumId w:val="23"/>
  </w:num>
  <w:num w:numId="39">
    <w:abstractNumId w:val="10"/>
  </w:num>
  <w:num w:numId="40">
    <w:abstractNumId w:val="20"/>
  </w:num>
  <w:num w:numId="41">
    <w:abstractNumId w:val="40"/>
  </w:num>
  <w:num w:numId="42">
    <w:abstractNumId w:val="32"/>
  </w:num>
  <w:num w:numId="43">
    <w:abstractNumId w:val="35"/>
  </w:num>
  <w:num w:numId="44">
    <w:abstractNumId w:val="17"/>
  </w:num>
  <w:num w:numId="45">
    <w:abstractNumId w:val="14"/>
  </w:num>
  <w:num w:numId="46">
    <w:abstractNumId w:val="12"/>
  </w:num>
  <w:num w:numId="47">
    <w:abstractNumId w:val="0"/>
  </w:num>
  <w:num w:numId="48">
    <w:abstractNumId w:val="30"/>
  </w:num>
  <w:num w:numId="49">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EB5"/>
    <w:rsid w:val="00005879"/>
    <w:rsid w:val="00005A8D"/>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AF"/>
    <w:rsid w:val="000241D7"/>
    <w:rsid w:val="00024364"/>
    <w:rsid w:val="0002454F"/>
    <w:rsid w:val="00024726"/>
    <w:rsid w:val="0002512F"/>
    <w:rsid w:val="000252C4"/>
    <w:rsid w:val="00025CD6"/>
    <w:rsid w:val="000264BE"/>
    <w:rsid w:val="000266FE"/>
    <w:rsid w:val="00026D8F"/>
    <w:rsid w:val="0002782C"/>
    <w:rsid w:val="00030305"/>
    <w:rsid w:val="0003083D"/>
    <w:rsid w:val="00030A1C"/>
    <w:rsid w:val="00030BF6"/>
    <w:rsid w:val="00031D61"/>
    <w:rsid w:val="00031F23"/>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5507"/>
    <w:rsid w:val="00067D18"/>
    <w:rsid w:val="000702B4"/>
    <w:rsid w:val="00071121"/>
    <w:rsid w:val="00072F86"/>
    <w:rsid w:val="00073045"/>
    <w:rsid w:val="00073AB1"/>
    <w:rsid w:val="00074CEE"/>
    <w:rsid w:val="000766C2"/>
    <w:rsid w:val="000776D2"/>
    <w:rsid w:val="00081028"/>
    <w:rsid w:val="000818BC"/>
    <w:rsid w:val="00081BCE"/>
    <w:rsid w:val="0008469C"/>
    <w:rsid w:val="00085820"/>
    <w:rsid w:val="00085A02"/>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216A"/>
    <w:rsid w:val="000A2AAC"/>
    <w:rsid w:val="000A2DB1"/>
    <w:rsid w:val="000A2DF9"/>
    <w:rsid w:val="000A331B"/>
    <w:rsid w:val="000A3434"/>
    <w:rsid w:val="000A3C93"/>
    <w:rsid w:val="000A45FC"/>
    <w:rsid w:val="000A460D"/>
    <w:rsid w:val="000A49CA"/>
    <w:rsid w:val="000A4F41"/>
    <w:rsid w:val="000A5A67"/>
    <w:rsid w:val="000A6383"/>
    <w:rsid w:val="000A7165"/>
    <w:rsid w:val="000A730A"/>
    <w:rsid w:val="000B04C5"/>
    <w:rsid w:val="000B0DB8"/>
    <w:rsid w:val="000B27B9"/>
    <w:rsid w:val="000B28B0"/>
    <w:rsid w:val="000B2BD9"/>
    <w:rsid w:val="000B352D"/>
    <w:rsid w:val="000B4069"/>
    <w:rsid w:val="000B47F9"/>
    <w:rsid w:val="000B4AFA"/>
    <w:rsid w:val="000B4F63"/>
    <w:rsid w:val="000B5294"/>
    <w:rsid w:val="000B56C9"/>
    <w:rsid w:val="000B5AB2"/>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315"/>
    <w:rsid w:val="000D24CE"/>
    <w:rsid w:val="000D26B2"/>
    <w:rsid w:val="000D43EA"/>
    <w:rsid w:val="000D5050"/>
    <w:rsid w:val="000D5A37"/>
    <w:rsid w:val="000D62C2"/>
    <w:rsid w:val="000D68D1"/>
    <w:rsid w:val="000D6997"/>
    <w:rsid w:val="000D7834"/>
    <w:rsid w:val="000D7A63"/>
    <w:rsid w:val="000D7A9B"/>
    <w:rsid w:val="000E0459"/>
    <w:rsid w:val="000E0D16"/>
    <w:rsid w:val="000E15AB"/>
    <w:rsid w:val="000E1C6A"/>
    <w:rsid w:val="000E1DC9"/>
    <w:rsid w:val="000E2175"/>
    <w:rsid w:val="000E2999"/>
    <w:rsid w:val="000E38E3"/>
    <w:rsid w:val="000E39EA"/>
    <w:rsid w:val="000E3C9C"/>
    <w:rsid w:val="000E4537"/>
    <w:rsid w:val="000E4D2C"/>
    <w:rsid w:val="000E5804"/>
    <w:rsid w:val="000E6C93"/>
    <w:rsid w:val="000E7100"/>
    <w:rsid w:val="000E729E"/>
    <w:rsid w:val="000E7B6F"/>
    <w:rsid w:val="000F0863"/>
    <w:rsid w:val="000F0B4D"/>
    <w:rsid w:val="000F0D34"/>
    <w:rsid w:val="000F17D2"/>
    <w:rsid w:val="000F1A08"/>
    <w:rsid w:val="000F1AE0"/>
    <w:rsid w:val="000F1DAF"/>
    <w:rsid w:val="000F2820"/>
    <w:rsid w:val="000F2EE9"/>
    <w:rsid w:val="000F2FFF"/>
    <w:rsid w:val="000F3708"/>
    <w:rsid w:val="000F3B74"/>
    <w:rsid w:val="000F5073"/>
    <w:rsid w:val="000F69C2"/>
    <w:rsid w:val="0010026F"/>
    <w:rsid w:val="0010098F"/>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EE8"/>
    <w:rsid w:val="00144426"/>
    <w:rsid w:val="0014472B"/>
    <w:rsid w:val="001450B7"/>
    <w:rsid w:val="00145A4F"/>
    <w:rsid w:val="00145B55"/>
    <w:rsid w:val="00145D5E"/>
    <w:rsid w:val="00147022"/>
    <w:rsid w:val="00147198"/>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36C8"/>
    <w:rsid w:val="001752A8"/>
    <w:rsid w:val="001752DF"/>
    <w:rsid w:val="001760E5"/>
    <w:rsid w:val="00177761"/>
    <w:rsid w:val="00177894"/>
    <w:rsid w:val="001801E8"/>
    <w:rsid w:val="00180738"/>
    <w:rsid w:val="00180936"/>
    <w:rsid w:val="0018131F"/>
    <w:rsid w:val="0018142B"/>
    <w:rsid w:val="0018316C"/>
    <w:rsid w:val="00183A7E"/>
    <w:rsid w:val="00183E6B"/>
    <w:rsid w:val="00184ADA"/>
    <w:rsid w:val="00184E6F"/>
    <w:rsid w:val="00185199"/>
    <w:rsid w:val="001854FE"/>
    <w:rsid w:val="0018576D"/>
    <w:rsid w:val="00185C76"/>
    <w:rsid w:val="00186DF8"/>
    <w:rsid w:val="001871E0"/>
    <w:rsid w:val="00187D92"/>
    <w:rsid w:val="0019071E"/>
    <w:rsid w:val="001909DD"/>
    <w:rsid w:val="00190D36"/>
    <w:rsid w:val="00191375"/>
    <w:rsid w:val="0019143A"/>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909"/>
    <w:rsid w:val="001B0944"/>
    <w:rsid w:val="001B09C3"/>
    <w:rsid w:val="001B0E2B"/>
    <w:rsid w:val="001B1DC6"/>
    <w:rsid w:val="001B20C2"/>
    <w:rsid w:val="001B2570"/>
    <w:rsid w:val="001B3101"/>
    <w:rsid w:val="001B3990"/>
    <w:rsid w:val="001B4339"/>
    <w:rsid w:val="001B567D"/>
    <w:rsid w:val="001B61B9"/>
    <w:rsid w:val="001B6554"/>
    <w:rsid w:val="001B70F4"/>
    <w:rsid w:val="001C016F"/>
    <w:rsid w:val="001C0943"/>
    <w:rsid w:val="001C0C27"/>
    <w:rsid w:val="001C18C3"/>
    <w:rsid w:val="001C1ACD"/>
    <w:rsid w:val="001C3020"/>
    <w:rsid w:val="001C35C8"/>
    <w:rsid w:val="001C3ABC"/>
    <w:rsid w:val="001C44A5"/>
    <w:rsid w:val="001C4610"/>
    <w:rsid w:val="001C4656"/>
    <w:rsid w:val="001C4678"/>
    <w:rsid w:val="001C47D0"/>
    <w:rsid w:val="001C4BEC"/>
    <w:rsid w:val="001C4CAF"/>
    <w:rsid w:val="001C4D97"/>
    <w:rsid w:val="001C5393"/>
    <w:rsid w:val="001C6B7D"/>
    <w:rsid w:val="001C7EDB"/>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F20"/>
    <w:rsid w:val="001E27E9"/>
    <w:rsid w:val="001E3307"/>
    <w:rsid w:val="001E398B"/>
    <w:rsid w:val="001E3F36"/>
    <w:rsid w:val="001E5BC5"/>
    <w:rsid w:val="001E670D"/>
    <w:rsid w:val="001F00F6"/>
    <w:rsid w:val="001F1043"/>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E47"/>
    <w:rsid w:val="00200680"/>
    <w:rsid w:val="00200744"/>
    <w:rsid w:val="002010DE"/>
    <w:rsid w:val="00201E04"/>
    <w:rsid w:val="00201EB8"/>
    <w:rsid w:val="00203071"/>
    <w:rsid w:val="002031DA"/>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EA"/>
    <w:rsid w:val="00216D87"/>
    <w:rsid w:val="00216F56"/>
    <w:rsid w:val="00216FAA"/>
    <w:rsid w:val="002175B6"/>
    <w:rsid w:val="00217B22"/>
    <w:rsid w:val="00217CA4"/>
    <w:rsid w:val="00220BD4"/>
    <w:rsid w:val="002213EC"/>
    <w:rsid w:val="00221B03"/>
    <w:rsid w:val="00222084"/>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F98"/>
    <w:rsid w:val="00251DDD"/>
    <w:rsid w:val="00252195"/>
    <w:rsid w:val="0025278C"/>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A61"/>
    <w:rsid w:val="002952C8"/>
    <w:rsid w:val="00295C12"/>
    <w:rsid w:val="00295F97"/>
    <w:rsid w:val="002965A4"/>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60F1"/>
    <w:rsid w:val="002A7092"/>
    <w:rsid w:val="002A7135"/>
    <w:rsid w:val="002A7A64"/>
    <w:rsid w:val="002A7C4F"/>
    <w:rsid w:val="002A7E91"/>
    <w:rsid w:val="002B0973"/>
    <w:rsid w:val="002B0D2C"/>
    <w:rsid w:val="002B2015"/>
    <w:rsid w:val="002B338E"/>
    <w:rsid w:val="002B3F1E"/>
    <w:rsid w:val="002B4020"/>
    <w:rsid w:val="002B41F5"/>
    <w:rsid w:val="002B452E"/>
    <w:rsid w:val="002B45B6"/>
    <w:rsid w:val="002B4914"/>
    <w:rsid w:val="002B5057"/>
    <w:rsid w:val="002B6264"/>
    <w:rsid w:val="002B6271"/>
    <w:rsid w:val="002B65DB"/>
    <w:rsid w:val="002C0536"/>
    <w:rsid w:val="002C0A54"/>
    <w:rsid w:val="002C1360"/>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60CD"/>
    <w:rsid w:val="002D6C99"/>
    <w:rsid w:val="002D736D"/>
    <w:rsid w:val="002E0004"/>
    <w:rsid w:val="002E09CA"/>
    <w:rsid w:val="002E0FCB"/>
    <w:rsid w:val="002E2082"/>
    <w:rsid w:val="002E2135"/>
    <w:rsid w:val="002E29FE"/>
    <w:rsid w:val="002E3FC3"/>
    <w:rsid w:val="002E4297"/>
    <w:rsid w:val="002E529D"/>
    <w:rsid w:val="002E5589"/>
    <w:rsid w:val="002E5EB4"/>
    <w:rsid w:val="002E6099"/>
    <w:rsid w:val="002E6132"/>
    <w:rsid w:val="002E7155"/>
    <w:rsid w:val="002E76A7"/>
    <w:rsid w:val="002F0D2E"/>
    <w:rsid w:val="002F1444"/>
    <w:rsid w:val="002F15FB"/>
    <w:rsid w:val="002F1DF5"/>
    <w:rsid w:val="002F29CC"/>
    <w:rsid w:val="002F2E54"/>
    <w:rsid w:val="002F415B"/>
    <w:rsid w:val="002F44CC"/>
    <w:rsid w:val="002F4E01"/>
    <w:rsid w:val="002F50CE"/>
    <w:rsid w:val="002F56CC"/>
    <w:rsid w:val="002F5D57"/>
    <w:rsid w:val="002F7688"/>
    <w:rsid w:val="003000D8"/>
    <w:rsid w:val="003019F1"/>
    <w:rsid w:val="00301CDE"/>
    <w:rsid w:val="00301E05"/>
    <w:rsid w:val="00301F4D"/>
    <w:rsid w:val="00302227"/>
    <w:rsid w:val="00302D05"/>
    <w:rsid w:val="00303642"/>
    <w:rsid w:val="00303815"/>
    <w:rsid w:val="003048AD"/>
    <w:rsid w:val="00304940"/>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2149"/>
    <w:rsid w:val="00342174"/>
    <w:rsid w:val="00342667"/>
    <w:rsid w:val="003431BC"/>
    <w:rsid w:val="003445A4"/>
    <w:rsid w:val="003456AD"/>
    <w:rsid w:val="00345A6D"/>
    <w:rsid w:val="00345B37"/>
    <w:rsid w:val="003468B4"/>
    <w:rsid w:val="00346DB0"/>
    <w:rsid w:val="00347085"/>
    <w:rsid w:val="00347225"/>
    <w:rsid w:val="0034729B"/>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7608"/>
    <w:rsid w:val="00367A0E"/>
    <w:rsid w:val="00367B29"/>
    <w:rsid w:val="00370B96"/>
    <w:rsid w:val="00372A72"/>
    <w:rsid w:val="00372B3E"/>
    <w:rsid w:val="00375367"/>
    <w:rsid w:val="00375CA8"/>
    <w:rsid w:val="00375F4B"/>
    <w:rsid w:val="00377399"/>
    <w:rsid w:val="003779D2"/>
    <w:rsid w:val="003806CC"/>
    <w:rsid w:val="003806F4"/>
    <w:rsid w:val="0038124B"/>
    <w:rsid w:val="00381BA7"/>
    <w:rsid w:val="00381EC2"/>
    <w:rsid w:val="00382249"/>
    <w:rsid w:val="00382491"/>
    <w:rsid w:val="0038340C"/>
    <w:rsid w:val="003838EA"/>
    <w:rsid w:val="0038425F"/>
    <w:rsid w:val="003845BC"/>
    <w:rsid w:val="0038557C"/>
    <w:rsid w:val="00385D8D"/>
    <w:rsid w:val="00386A87"/>
    <w:rsid w:val="00387762"/>
    <w:rsid w:val="00390508"/>
    <w:rsid w:val="00390AF0"/>
    <w:rsid w:val="003916B4"/>
    <w:rsid w:val="00392205"/>
    <w:rsid w:val="0039232D"/>
    <w:rsid w:val="0039252A"/>
    <w:rsid w:val="003925EB"/>
    <w:rsid w:val="00392DF3"/>
    <w:rsid w:val="00393003"/>
    <w:rsid w:val="00393402"/>
    <w:rsid w:val="00393483"/>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6FC"/>
    <w:rsid w:val="003A59BE"/>
    <w:rsid w:val="003A6446"/>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4192"/>
    <w:rsid w:val="003D43E3"/>
    <w:rsid w:val="003D4615"/>
    <w:rsid w:val="003D4824"/>
    <w:rsid w:val="003D4DC1"/>
    <w:rsid w:val="003D5386"/>
    <w:rsid w:val="003D597F"/>
    <w:rsid w:val="003D59E0"/>
    <w:rsid w:val="003D626A"/>
    <w:rsid w:val="003D69F5"/>
    <w:rsid w:val="003D6A96"/>
    <w:rsid w:val="003D7AA2"/>
    <w:rsid w:val="003D7B96"/>
    <w:rsid w:val="003E02C1"/>
    <w:rsid w:val="003E09AE"/>
    <w:rsid w:val="003E0E76"/>
    <w:rsid w:val="003E0FA1"/>
    <w:rsid w:val="003E16F4"/>
    <w:rsid w:val="003E1C51"/>
    <w:rsid w:val="003E2AC3"/>
    <w:rsid w:val="003E2BCA"/>
    <w:rsid w:val="003E2C61"/>
    <w:rsid w:val="003E430D"/>
    <w:rsid w:val="003E465B"/>
    <w:rsid w:val="003E5506"/>
    <w:rsid w:val="003E5699"/>
    <w:rsid w:val="003E5F16"/>
    <w:rsid w:val="003E7B8A"/>
    <w:rsid w:val="003E7DD6"/>
    <w:rsid w:val="003E7E6D"/>
    <w:rsid w:val="003F0A03"/>
    <w:rsid w:val="003F14A0"/>
    <w:rsid w:val="003F1C95"/>
    <w:rsid w:val="003F20C0"/>
    <w:rsid w:val="003F27F4"/>
    <w:rsid w:val="003F35E6"/>
    <w:rsid w:val="003F463B"/>
    <w:rsid w:val="003F5EA6"/>
    <w:rsid w:val="003F611C"/>
    <w:rsid w:val="003F6326"/>
    <w:rsid w:val="003F79C0"/>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605A"/>
    <w:rsid w:val="00416500"/>
    <w:rsid w:val="004165D9"/>
    <w:rsid w:val="00416B51"/>
    <w:rsid w:val="004178B4"/>
    <w:rsid w:val="0042102E"/>
    <w:rsid w:val="00421135"/>
    <w:rsid w:val="00421214"/>
    <w:rsid w:val="00421B95"/>
    <w:rsid w:val="00421DB3"/>
    <w:rsid w:val="0042248F"/>
    <w:rsid w:val="004224BA"/>
    <w:rsid w:val="00424A40"/>
    <w:rsid w:val="004257FB"/>
    <w:rsid w:val="004269E1"/>
    <w:rsid w:val="004275C0"/>
    <w:rsid w:val="00427827"/>
    <w:rsid w:val="004304DE"/>
    <w:rsid w:val="00430ADE"/>
    <w:rsid w:val="0043107B"/>
    <w:rsid w:val="00431C5E"/>
    <w:rsid w:val="00431DC4"/>
    <w:rsid w:val="00432033"/>
    <w:rsid w:val="004322CE"/>
    <w:rsid w:val="00432A2F"/>
    <w:rsid w:val="00433505"/>
    <w:rsid w:val="0043360E"/>
    <w:rsid w:val="00434CCE"/>
    <w:rsid w:val="00435718"/>
    <w:rsid w:val="0043579D"/>
    <w:rsid w:val="0043588A"/>
    <w:rsid w:val="00435C9C"/>
    <w:rsid w:val="004378A7"/>
    <w:rsid w:val="0044042A"/>
    <w:rsid w:val="004404AB"/>
    <w:rsid w:val="0044091E"/>
    <w:rsid w:val="004409B9"/>
    <w:rsid w:val="00441B37"/>
    <w:rsid w:val="00441FB9"/>
    <w:rsid w:val="004429B8"/>
    <w:rsid w:val="00442B11"/>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5086"/>
    <w:rsid w:val="00455462"/>
    <w:rsid w:val="00455777"/>
    <w:rsid w:val="004559E8"/>
    <w:rsid w:val="00455AF2"/>
    <w:rsid w:val="00455EFB"/>
    <w:rsid w:val="00456A9F"/>
    <w:rsid w:val="00460736"/>
    <w:rsid w:val="00461ECA"/>
    <w:rsid w:val="00463337"/>
    <w:rsid w:val="004635BA"/>
    <w:rsid w:val="00464097"/>
    <w:rsid w:val="004645A1"/>
    <w:rsid w:val="00464B29"/>
    <w:rsid w:val="00464FA0"/>
    <w:rsid w:val="00465088"/>
    <w:rsid w:val="00465353"/>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C69"/>
    <w:rsid w:val="00485DF2"/>
    <w:rsid w:val="00486308"/>
    <w:rsid w:val="00486393"/>
    <w:rsid w:val="0048703B"/>
    <w:rsid w:val="004874BD"/>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6D4A"/>
    <w:rsid w:val="00497FA7"/>
    <w:rsid w:val="004A0782"/>
    <w:rsid w:val="004A17D3"/>
    <w:rsid w:val="004A1882"/>
    <w:rsid w:val="004A272D"/>
    <w:rsid w:val="004A441E"/>
    <w:rsid w:val="004A4489"/>
    <w:rsid w:val="004A4A2D"/>
    <w:rsid w:val="004A4F05"/>
    <w:rsid w:val="004A5633"/>
    <w:rsid w:val="004A6C3E"/>
    <w:rsid w:val="004A722A"/>
    <w:rsid w:val="004A751D"/>
    <w:rsid w:val="004A7AD0"/>
    <w:rsid w:val="004B086C"/>
    <w:rsid w:val="004B0A8F"/>
    <w:rsid w:val="004B1104"/>
    <w:rsid w:val="004B25AE"/>
    <w:rsid w:val="004B2E19"/>
    <w:rsid w:val="004B3102"/>
    <w:rsid w:val="004B3464"/>
    <w:rsid w:val="004B3F7B"/>
    <w:rsid w:val="004B4189"/>
    <w:rsid w:val="004B4253"/>
    <w:rsid w:val="004B4931"/>
    <w:rsid w:val="004B4E8E"/>
    <w:rsid w:val="004B586F"/>
    <w:rsid w:val="004B605C"/>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70C"/>
    <w:rsid w:val="004D4FCA"/>
    <w:rsid w:val="004D56B8"/>
    <w:rsid w:val="004D5C15"/>
    <w:rsid w:val="004D5CD2"/>
    <w:rsid w:val="004D6926"/>
    <w:rsid w:val="004D7B1E"/>
    <w:rsid w:val="004D7BA3"/>
    <w:rsid w:val="004D7E4F"/>
    <w:rsid w:val="004E212E"/>
    <w:rsid w:val="004E27C7"/>
    <w:rsid w:val="004E2B3F"/>
    <w:rsid w:val="004E3DDF"/>
    <w:rsid w:val="004E579B"/>
    <w:rsid w:val="004E593E"/>
    <w:rsid w:val="004E5E92"/>
    <w:rsid w:val="004E6F26"/>
    <w:rsid w:val="004E7181"/>
    <w:rsid w:val="004E74B9"/>
    <w:rsid w:val="004F01D8"/>
    <w:rsid w:val="004F0689"/>
    <w:rsid w:val="004F1E6C"/>
    <w:rsid w:val="004F1F52"/>
    <w:rsid w:val="004F302C"/>
    <w:rsid w:val="004F308B"/>
    <w:rsid w:val="004F360D"/>
    <w:rsid w:val="004F3BBB"/>
    <w:rsid w:val="004F4DDE"/>
    <w:rsid w:val="004F4E45"/>
    <w:rsid w:val="004F6207"/>
    <w:rsid w:val="004F688A"/>
    <w:rsid w:val="004F6B46"/>
    <w:rsid w:val="004F6D6F"/>
    <w:rsid w:val="00500E7F"/>
    <w:rsid w:val="00501653"/>
    <w:rsid w:val="005021D3"/>
    <w:rsid w:val="005025A9"/>
    <w:rsid w:val="00502A29"/>
    <w:rsid w:val="00503628"/>
    <w:rsid w:val="005042B6"/>
    <w:rsid w:val="0050499D"/>
    <w:rsid w:val="0050531B"/>
    <w:rsid w:val="00505339"/>
    <w:rsid w:val="00505BC2"/>
    <w:rsid w:val="005066E1"/>
    <w:rsid w:val="00506823"/>
    <w:rsid w:val="00507861"/>
    <w:rsid w:val="0050797B"/>
    <w:rsid w:val="00513742"/>
    <w:rsid w:val="005140D6"/>
    <w:rsid w:val="0051554C"/>
    <w:rsid w:val="00515D69"/>
    <w:rsid w:val="00515E05"/>
    <w:rsid w:val="00516169"/>
    <w:rsid w:val="00516186"/>
    <w:rsid w:val="005170A8"/>
    <w:rsid w:val="0051758A"/>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E5A"/>
    <w:rsid w:val="005534B3"/>
    <w:rsid w:val="00553984"/>
    <w:rsid w:val="00553AC2"/>
    <w:rsid w:val="00553B44"/>
    <w:rsid w:val="005545AD"/>
    <w:rsid w:val="00554E70"/>
    <w:rsid w:val="00555191"/>
    <w:rsid w:val="0055526D"/>
    <w:rsid w:val="00555AA0"/>
    <w:rsid w:val="0055639B"/>
    <w:rsid w:val="005569CF"/>
    <w:rsid w:val="00556C78"/>
    <w:rsid w:val="00556D0C"/>
    <w:rsid w:val="005574D5"/>
    <w:rsid w:val="005576D8"/>
    <w:rsid w:val="00557722"/>
    <w:rsid w:val="00557C90"/>
    <w:rsid w:val="005608F3"/>
    <w:rsid w:val="00560A28"/>
    <w:rsid w:val="00560CBB"/>
    <w:rsid w:val="005611CE"/>
    <w:rsid w:val="00561E2C"/>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434E"/>
    <w:rsid w:val="005945E9"/>
    <w:rsid w:val="005952DF"/>
    <w:rsid w:val="00595E71"/>
    <w:rsid w:val="00596A97"/>
    <w:rsid w:val="00596C4C"/>
    <w:rsid w:val="005972D4"/>
    <w:rsid w:val="005A009A"/>
    <w:rsid w:val="005A048F"/>
    <w:rsid w:val="005A062A"/>
    <w:rsid w:val="005A18EF"/>
    <w:rsid w:val="005A1C69"/>
    <w:rsid w:val="005A2626"/>
    <w:rsid w:val="005A2C8D"/>
    <w:rsid w:val="005A3885"/>
    <w:rsid w:val="005A3A65"/>
    <w:rsid w:val="005A3AF0"/>
    <w:rsid w:val="005A4054"/>
    <w:rsid w:val="005A419C"/>
    <w:rsid w:val="005A51FD"/>
    <w:rsid w:val="005A58A4"/>
    <w:rsid w:val="005A5975"/>
    <w:rsid w:val="005A5A2C"/>
    <w:rsid w:val="005A5B19"/>
    <w:rsid w:val="005A5BC4"/>
    <w:rsid w:val="005A60CF"/>
    <w:rsid w:val="005A6153"/>
    <w:rsid w:val="005B0290"/>
    <w:rsid w:val="005B060F"/>
    <w:rsid w:val="005B07AC"/>
    <w:rsid w:val="005B0B5C"/>
    <w:rsid w:val="005B0BBD"/>
    <w:rsid w:val="005B172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8FA"/>
    <w:rsid w:val="005C5DBC"/>
    <w:rsid w:val="005C62A6"/>
    <w:rsid w:val="005C6455"/>
    <w:rsid w:val="005C6AF6"/>
    <w:rsid w:val="005C6BD8"/>
    <w:rsid w:val="005C6D6A"/>
    <w:rsid w:val="005C7A23"/>
    <w:rsid w:val="005D0861"/>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C6E"/>
    <w:rsid w:val="005E608D"/>
    <w:rsid w:val="005E658E"/>
    <w:rsid w:val="005E7ABF"/>
    <w:rsid w:val="005F0FA2"/>
    <w:rsid w:val="005F15EE"/>
    <w:rsid w:val="005F2F0F"/>
    <w:rsid w:val="005F439A"/>
    <w:rsid w:val="005F4D4B"/>
    <w:rsid w:val="005F7179"/>
    <w:rsid w:val="00600674"/>
    <w:rsid w:val="00600821"/>
    <w:rsid w:val="006022C2"/>
    <w:rsid w:val="00602B9E"/>
    <w:rsid w:val="0060388C"/>
    <w:rsid w:val="00603E43"/>
    <w:rsid w:val="0060415E"/>
    <w:rsid w:val="006041AD"/>
    <w:rsid w:val="0060472B"/>
    <w:rsid w:val="00604D70"/>
    <w:rsid w:val="0060528F"/>
    <w:rsid w:val="006052CF"/>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770"/>
    <w:rsid w:val="0062145A"/>
    <w:rsid w:val="00622532"/>
    <w:rsid w:val="00622658"/>
    <w:rsid w:val="00622692"/>
    <w:rsid w:val="00622A86"/>
    <w:rsid w:val="00624EA6"/>
    <w:rsid w:val="006250CA"/>
    <w:rsid w:val="0062512A"/>
    <w:rsid w:val="00625B45"/>
    <w:rsid w:val="00625C78"/>
    <w:rsid w:val="006269BA"/>
    <w:rsid w:val="00627D0D"/>
    <w:rsid w:val="00630E13"/>
    <w:rsid w:val="00630F8F"/>
    <w:rsid w:val="006320D6"/>
    <w:rsid w:val="006320DC"/>
    <w:rsid w:val="006322C0"/>
    <w:rsid w:val="00632A31"/>
    <w:rsid w:val="00632E7B"/>
    <w:rsid w:val="006343C9"/>
    <w:rsid w:val="006352E8"/>
    <w:rsid w:val="00636673"/>
    <w:rsid w:val="006367B1"/>
    <w:rsid w:val="006369C0"/>
    <w:rsid w:val="00636A51"/>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A0F"/>
    <w:rsid w:val="00651B15"/>
    <w:rsid w:val="006523C8"/>
    <w:rsid w:val="006531BA"/>
    <w:rsid w:val="0065353F"/>
    <w:rsid w:val="0065366C"/>
    <w:rsid w:val="00653780"/>
    <w:rsid w:val="00654806"/>
    <w:rsid w:val="006552F5"/>
    <w:rsid w:val="00655823"/>
    <w:rsid w:val="00655AAE"/>
    <w:rsid w:val="00656867"/>
    <w:rsid w:val="00656B21"/>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8E9"/>
    <w:rsid w:val="00685A8E"/>
    <w:rsid w:val="00685DB0"/>
    <w:rsid w:val="0068623C"/>
    <w:rsid w:val="00686C6D"/>
    <w:rsid w:val="0069007A"/>
    <w:rsid w:val="006905B8"/>
    <w:rsid w:val="006905D7"/>
    <w:rsid w:val="00691A6B"/>
    <w:rsid w:val="00692269"/>
    <w:rsid w:val="006922AD"/>
    <w:rsid w:val="00692A3B"/>
    <w:rsid w:val="00692B66"/>
    <w:rsid w:val="00692EA9"/>
    <w:rsid w:val="006930EF"/>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52F"/>
    <w:rsid w:val="006A4A70"/>
    <w:rsid w:val="006A553A"/>
    <w:rsid w:val="006A5D02"/>
    <w:rsid w:val="006A67EC"/>
    <w:rsid w:val="006A68C8"/>
    <w:rsid w:val="006A6D93"/>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72"/>
    <w:rsid w:val="006C1ABF"/>
    <w:rsid w:val="006C1C58"/>
    <w:rsid w:val="006C2DDD"/>
    <w:rsid w:val="006C41C0"/>
    <w:rsid w:val="006C4E17"/>
    <w:rsid w:val="006C6346"/>
    <w:rsid w:val="006C66EF"/>
    <w:rsid w:val="006C6D95"/>
    <w:rsid w:val="006C74F9"/>
    <w:rsid w:val="006C790E"/>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445E"/>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405B"/>
    <w:rsid w:val="006F4B11"/>
    <w:rsid w:val="006F57F7"/>
    <w:rsid w:val="006F6008"/>
    <w:rsid w:val="0070002C"/>
    <w:rsid w:val="007003A2"/>
    <w:rsid w:val="00700835"/>
    <w:rsid w:val="00700A2D"/>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9F"/>
    <w:rsid w:val="007136C1"/>
    <w:rsid w:val="00713A1E"/>
    <w:rsid w:val="00713F2C"/>
    <w:rsid w:val="00714757"/>
    <w:rsid w:val="00714EC6"/>
    <w:rsid w:val="00715A36"/>
    <w:rsid w:val="00716A2A"/>
    <w:rsid w:val="00716EE3"/>
    <w:rsid w:val="00716F3F"/>
    <w:rsid w:val="00716FD2"/>
    <w:rsid w:val="00720252"/>
    <w:rsid w:val="00720DD1"/>
    <w:rsid w:val="007211AB"/>
    <w:rsid w:val="00721935"/>
    <w:rsid w:val="00722246"/>
    <w:rsid w:val="00722D57"/>
    <w:rsid w:val="007239FF"/>
    <w:rsid w:val="00723C98"/>
    <w:rsid w:val="00724ECD"/>
    <w:rsid w:val="00724EEC"/>
    <w:rsid w:val="007254F7"/>
    <w:rsid w:val="00725B4C"/>
    <w:rsid w:val="00725F98"/>
    <w:rsid w:val="00726251"/>
    <w:rsid w:val="007263B6"/>
    <w:rsid w:val="00726851"/>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D16"/>
    <w:rsid w:val="00742370"/>
    <w:rsid w:val="00742910"/>
    <w:rsid w:val="00743348"/>
    <w:rsid w:val="00743AB6"/>
    <w:rsid w:val="00744117"/>
    <w:rsid w:val="00744683"/>
    <w:rsid w:val="00744A31"/>
    <w:rsid w:val="0074504C"/>
    <w:rsid w:val="0074669B"/>
    <w:rsid w:val="00746A78"/>
    <w:rsid w:val="00747F6E"/>
    <w:rsid w:val="00750228"/>
    <w:rsid w:val="00750ADB"/>
    <w:rsid w:val="0075265F"/>
    <w:rsid w:val="0075296D"/>
    <w:rsid w:val="00752A51"/>
    <w:rsid w:val="00752E37"/>
    <w:rsid w:val="0075377C"/>
    <w:rsid w:val="00754B8C"/>
    <w:rsid w:val="007557DE"/>
    <w:rsid w:val="00755BC0"/>
    <w:rsid w:val="00755D2B"/>
    <w:rsid w:val="00755F29"/>
    <w:rsid w:val="00756818"/>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32D3"/>
    <w:rsid w:val="007846D5"/>
    <w:rsid w:val="00785879"/>
    <w:rsid w:val="00785ABE"/>
    <w:rsid w:val="00785BD5"/>
    <w:rsid w:val="007862C1"/>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D38"/>
    <w:rsid w:val="007A563F"/>
    <w:rsid w:val="007A59E9"/>
    <w:rsid w:val="007A5AAE"/>
    <w:rsid w:val="007A5AF7"/>
    <w:rsid w:val="007A7F4C"/>
    <w:rsid w:val="007B0E64"/>
    <w:rsid w:val="007B2246"/>
    <w:rsid w:val="007B37E9"/>
    <w:rsid w:val="007B4607"/>
    <w:rsid w:val="007B4CF8"/>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5192"/>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68D"/>
    <w:rsid w:val="00803E25"/>
    <w:rsid w:val="00804710"/>
    <w:rsid w:val="00804DCA"/>
    <w:rsid w:val="008050C6"/>
    <w:rsid w:val="00805913"/>
    <w:rsid w:val="00805C7D"/>
    <w:rsid w:val="00806131"/>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E49"/>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130A"/>
    <w:rsid w:val="008419D2"/>
    <w:rsid w:val="008420E3"/>
    <w:rsid w:val="00842159"/>
    <w:rsid w:val="00842268"/>
    <w:rsid w:val="00842379"/>
    <w:rsid w:val="00842B5F"/>
    <w:rsid w:val="00843FCD"/>
    <w:rsid w:val="00844096"/>
    <w:rsid w:val="00844F4A"/>
    <w:rsid w:val="008455D9"/>
    <w:rsid w:val="00847B58"/>
    <w:rsid w:val="00850547"/>
    <w:rsid w:val="008518C1"/>
    <w:rsid w:val="00851A12"/>
    <w:rsid w:val="00851B06"/>
    <w:rsid w:val="00851E4C"/>
    <w:rsid w:val="0085237F"/>
    <w:rsid w:val="00852810"/>
    <w:rsid w:val="00852DDE"/>
    <w:rsid w:val="008548F0"/>
    <w:rsid w:val="00854A3E"/>
    <w:rsid w:val="00855204"/>
    <w:rsid w:val="00856934"/>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7154"/>
    <w:rsid w:val="008674C6"/>
    <w:rsid w:val="00870051"/>
    <w:rsid w:val="008710E8"/>
    <w:rsid w:val="00871AAE"/>
    <w:rsid w:val="00872CA8"/>
    <w:rsid w:val="00873236"/>
    <w:rsid w:val="00873C20"/>
    <w:rsid w:val="008759DD"/>
    <w:rsid w:val="00875E10"/>
    <w:rsid w:val="00876BBC"/>
    <w:rsid w:val="0087752A"/>
    <w:rsid w:val="00880F27"/>
    <w:rsid w:val="00881269"/>
    <w:rsid w:val="00881354"/>
    <w:rsid w:val="008828F3"/>
    <w:rsid w:val="00882A9E"/>
    <w:rsid w:val="00882F68"/>
    <w:rsid w:val="00883124"/>
    <w:rsid w:val="008836BE"/>
    <w:rsid w:val="008841E8"/>
    <w:rsid w:val="00884845"/>
    <w:rsid w:val="00885843"/>
    <w:rsid w:val="00886611"/>
    <w:rsid w:val="00886A78"/>
    <w:rsid w:val="0089030E"/>
    <w:rsid w:val="00890C8D"/>
    <w:rsid w:val="00891472"/>
    <w:rsid w:val="008915BF"/>
    <w:rsid w:val="008918EB"/>
    <w:rsid w:val="00891A42"/>
    <w:rsid w:val="00891E27"/>
    <w:rsid w:val="00892029"/>
    <w:rsid w:val="00892622"/>
    <w:rsid w:val="0089328E"/>
    <w:rsid w:val="008937A3"/>
    <w:rsid w:val="00893D79"/>
    <w:rsid w:val="0089424A"/>
    <w:rsid w:val="00894A16"/>
    <w:rsid w:val="00894B83"/>
    <w:rsid w:val="0089529A"/>
    <w:rsid w:val="008959EB"/>
    <w:rsid w:val="00896AB4"/>
    <w:rsid w:val="00897511"/>
    <w:rsid w:val="00897738"/>
    <w:rsid w:val="00897E8F"/>
    <w:rsid w:val="008A274C"/>
    <w:rsid w:val="008A29B7"/>
    <w:rsid w:val="008A3358"/>
    <w:rsid w:val="008A3C07"/>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F3D"/>
    <w:rsid w:val="008B4373"/>
    <w:rsid w:val="008B45AA"/>
    <w:rsid w:val="008B4CA2"/>
    <w:rsid w:val="008B53E8"/>
    <w:rsid w:val="008B596F"/>
    <w:rsid w:val="008B6751"/>
    <w:rsid w:val="008C03AC"/>
    <w:rsid w:val="008C05FE"/>
    <w:rsid w:val="008C1696"/>
    <w:rsid w:val="008C1706"/>
    <w:rsid w:val="008C1AF7"/>
    <w:rsid w:val="008C1C8D"/>
    <w:rsid w:val="008C1D05"/>
    <w:rsid w:val="008C604B"/>
    <w:rsid w:val="008C66E5"/>
    <w:rsid w:val="008C6B56"/>
    <w:rsid w:val="008D0B82"/>
    <w:rsid w:val="008D0DE7"/>
    <w:rsid w:val="008D1925"/>
    <w:rsid w:val="008D21B1"/>
    <w:rsid w:val="008D283A"/>
    <w:rsid w:val="008D2975"/>
    <w:rsid w:val="008D30C0"/>
    <w:rsid w:val="008D3856"/>
    <w:rsid w:val="008D3D96"/>
    <w:rsid w:val="008D3DEC"/>
    <w:rsid w:val="008D50E5"/>
    <w:rsid w:val="008D5514"/>
    <w:rsid w:val="008D6AE9"/>
    <w:rsid w:val="008D6DC8"/>
    <w:rsid w:val="008E07A0"/>
    <w:rsid w:val="008E161C"/>
    <w:rsid w:val="008E197F"/>
    <w:rsid w:val="008E414A"/>
    <w:rsid w:val="008E4698"/>
    <w:rsid w:val="008E4B8F"/>
    <w:rsid w:val="008E5AD4"/>
    <w:rsid w:val="008E67FC"/>
    <w:rsid w:val="008E7EB2"/>
    <w:rsid w:val="008F0708"/>
    <w:rsid w:val="008F0D7A"/>
    <w:rsid w:val="008F1501"/>
    <w:rsid w:val="008F241A"/>
    <w:rsid w:val="008F2596"/>
    <w:rsid w:val="008F2DA2"/>
    <w:rsid w:val="008F354E"/>
    <w:rsid w:val="008F4466"/>
    <w:rsid w:val="008F4528"/>
    <w:rsid w:val="008F5043"/>
    <w:rsid w:val="008F54E2"/>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6A8"/>
    <w:rsid w:val="00955728"/>
    <w:rsid w:val="00955768"/>
    <w:rsid w:val="009566E2"/>
    <w:rsid w:val="009567A2"/>
    <w:rsid w:val="009568FD"/>
    <w:rsid w:val="00957273"/>
    <w:rsid w:val="00957CB9"/>
    <w:rsid w:val="009623EA"/>
    <w:rsid w:val="00963605"/>
    <w:rsid w:val="00963683"/>
    <w:rsid w:val="00964D99"/>
    <w:rsid w:val="00964DA5"/>
    <w:rsid w:val="00965679"/>
    <w:rsid w:val="00965B03"/>
    <w:rsid w:val="009660E2"/>
    <w:rsid w:val="00966627"/>
    <w:rsid w:val="00966AE6"/>
    <w:rsid w:val="00966CD6"/>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E60"/>
    <w:rsid w:val="009A71C2"/>
    <w:rsid w:val="009A73F9"/>
    <w:rsid w:val="009A74B6"/>
    <w:rsid w:val="009A7798"/>
    <w:rsid w:val="009A791E"/>
    <w:rsid w:val="009A7FAD"/>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BB8"/>
    <w:rsid w:val="009C5026"/>
    <w:rsid w:val="009C567E"/>
    <w:rsid w:val="009C594F"/>
    <w:rsid w:val="009C60DE"/>
    <w:rsid w:val="009C6221"/>
    <w:rsid w:val="009C6ED6"/>
    <w:rsid w:val="009C7695"/>
    <w:rsid w:val="009C7E13"/>
    <w:rsid w:val="009D1EC9"/>
    <w:rsid w:val="009D2651"/>
    <w:rsid w:val="009D32ED"/>
    <w:rsid w:val="009D3825"/>
    <w:rsid w:val="009D396B"/>
    <w:rsid w:val="009D3EB5"/>
    <w:rsid w:val="009D4505"/>
    <w:rsid w:val="009D4761"/>
    <w:rsid w:val="009E0038"/>
    <w:rsid w:val="009E06E2"/>
    <w:rsid w:val="009E0C08"/>
    <w:rsid w:val="009E0F8A"/>
    <w:rsid w:val="009E2266"/>
    <w:rsid w:val="009E2766"/>
    <w:rsid w:val="009E2BD5"/>
    <w:rsid w:val="009E2E69"/>
    <w:rsid w:val="009E3921"/>
    <w:rsid w:val="009E4667"/>
    <w:rsid w:val="009E49D8"/>
    <w:rsid w:val="009E58E5"/>
    <w:rsid w:val="009E5BD3"/>
    <w:rsid w:val="009E6007"/>
    <w:rsid w:val="009E69E0"/>
    <w:rsid w:val="009E6BD3"/>
    <w:rsid w:val="009F00DD"/>
    <w:rsid w:val="009F0909"/>
    <w:rsid w:val="009F0ACD"/>
    <w:rsid w:val="009F0B30"/>
    <w:rsid w:val="009F0C8D"/>
    <w:rsid w:val="009F0F0B"/>
    <w:rsid w:val="009F1887"/>
    <w:rsid w:val="009F1CCA"/>
    <w:rsid w:val="009F25F5"/>
    <w:rsid w:val="009F2D7E"/>
    <w:rsid w:val="009F4736"/>
    <w:rsid w:val="009F48B0"/>
    <w:rsid w:val="009F4D74"/>
    <w:rsid w:val="009F6491"/>
    <w:rsid w:val="009F6FE0"/>
    <w:rsid w:val="009F73AB"/>
    <w:rsid w:val="009F7E02"/>
    <w:rsid w:val="00A01AFD"/>
    <w:rsid w:val="00A01F6C"/>
    <w:rsid w:val="00A024FE"/>
    <w:rsid w:val="00A0268B"/>
    <w:rsid w:val="00A03560"/>
    <w:rsid w:val="00A04327"/>
    <w:rsid w:val="00A04331"/>
    <w:rsid w:val="00A04ECD"/>
    <w:rsid w:val="00A0560A"/>
    <w:rsid w:val="00A06952"/>
    <w:rsid w:val="00A07028"/>
    <w:rsid w:val="00A0799F"/>
    <w:rsid w:val="00A07B4A"/>
    <w:rsid w:val="00A07CEA"/>
    <w:rsid w:val="00A07E8E"/>
    <w:rsid w:val="00A109B2"/>
    <w:rsid w:val="00A10ABA"/>
    <w:rsid w:val="00A1132B"/>
    <w:rsid w:val="00A11580"/>
    <w:rsid w:val="00A12E82"/>
    <w:rsid w:val="00A138CC"/>
    <w:rsid w:val="00A13D9B"/>
    <w:rsid w:val="00A1445E"/>
    <w:rsid w:val="00A15B66"/>
    <w:rsid w:val="00A16566"/>
    <w:rsid w:val="00A16ACB"/>
    <w:rsid w:val="00A176D7"/>
    <w:rsid w:val="00A1776C"/>
    <w:rsid w:val="00A202A1"/>
    <w:rsid w:val="00A20C2B"/>
    <w:rsid w:val="00A215F5"/>
    <w:rsid w:val="00A232B8"/>
    <w:rsid w:val="00A2416B"/>
    <w:rsid w:val="00A24201"/>
    <w:rsid w:val="00A25A7C"/>
    <w:rsid w:val="00A26B01"/>
    <w:rsid w:val="00A26CAE"/>
    <w:rsid w:val="00A26DDC"/>
    <w:rsid w:val="00A2711E"/>
    <w:rsid w:val="00A27757"/>
    <w:rsid w:val="00A27AF4"/>
    <w:rsid w:val="00A27B7A"/>
    <w:rsid w:val="00A27C86"/>
    <w:rsid w:val="00A30137"/>
    <w:rsid w:val="00A30F43"/>
    <w:rsid w:val="00A3174D"/>
    <w:rsid w:val="00A31821"/>
    <w:rsid w:val="00A31F8B"/>
    <w:rsid w:val="00A32209"/>
    <w:rsid w:val="00A32804"/>
    <w:rsid w:val="00A32AD1"/>
    <w:rsid w:val="00A33005"/>
    <w:rsid w:val="00A333F8"/>
    <w:rsid w:val="00A339A4"/>
    <w:rsid w:val="00A33B8D"/>
    <w:rsid w:val="00A33F95"/>
    <w:rsid w:val="00A344C0"/>
    <w:rsid w:val="00A345D6"/>
    <w:rsid w:val="00A3487B"/>
    <w:rsid w:val="00A35C07"/>
    <w:rsid w:val="00A35D26"/>
    <w:rsid w:val="00A35D72"/>
    <w:rsid w:val="00A360CA"/>
    <w:rsid w:val="00A36D17"/>
    <w:rsid w:val="00A37CE4"/>
    <w:rsid w:val="00A37D4C"/>
    <w:rsid w:val="00A40393"/>
    <w:rsid w:val="00A40881"/>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727"/>
    <w:rsid w:val="00A519A6"/>
    <w:rsid w:val="00A5265C"/>
    <w:rsid w:val="00A52B0B"/>
    <w:rsid w:val="00A52B87"/>
    <w:rsid w:val="00A5312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E52"/>
    <w:rsid w:val="00A871C5"/>
    <w:rsid w:val="00A87B47"/>
    <w:rsid w:val="00A87ED5"/>
    <w:rsid w:val="00A9022B"/>
    <w:rsid w:val="00A9047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942"/>
    <w:rsid w:val="00AC404D"/>
    <w:rsid w:val="00AC4FAB"/>
    <w:rsid w:val="00AC554D"/>
    <w:rsid w:val="00AC6A84"/>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C0F"/>
    <w:rsid w:val="00AE10AA"/>
    <w:rsid w:val="00AE1412"/>
    <w:rsid w:val="00AE15C3"/>
    <w:rsid w:val="00AE1B3D"/>
    <w:rsid w:val="00AE1DB7"/>
    <w:rsid w:val="00AE2187"/>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F13"/>
    <w:rsid w:val="00B24629"/>
    <w:rsid w:val="00B24825"/>
    <w:rsid w:val="00B24897"/>
    <w:rsid w:val="00B248B2"/>
    <w:rsid w:val="00B248B9"/>
    <w:rsid w:val="00B257F3"/>
    <w:rsid w:val="00B258DB"/>
    <w:rsid w:val="00B25FBC"/>
    <w:rsid w:val="00B26BDC"/>
    <w:rsid w:val="00B27698"/>
    <w:rsid w:val="00B30590"/>
    <w:rsid w:val="00B30641"/>
    <w:rsid w:val="00B30C98"/>
    <w:rsid w:val="00B31323"/>
    <w:rsid w:val="00B3148A"/>
    <w:rsid w:val="00B31725"/>
    <w:rsid w:val="00B3285E"/>
    <w:rsid w:val="00B33578"/>
    <w:rsid w:val="00B34028"/>
    <w:rsid w:val="00B34436"/>
    <w:rsid w:val="00B349AB"/>
    <w:rsid w:val="00B3593A"/>
    <w:rsid w:val="00B35BAA"/>
    <w:rsid w:val="00B4046C"/>
    <w:rsid w:val="00B40ACC"/>
    <w:rsid w:val="00B41001"/>
    <w:rsid w:val="00B41464"/>
    <w:rsid w:val="00B4177B"/>
    <w:rsid w:val="00B41BE9"/>
    <w:rsid w:val="00B41F61"/>
    <w:rsid w:val="00B428D9"/>
    <w:rsid w:val="00B42FEA"/>
    <w:rsid w:val="00B43222"/>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634"/>
    <w:rsid w:val="00B63A59"/>
    <w:rsid w:val="00B64012"/>
    <w:rsid w:val="00B641BE"/>
    <w:rsid w:val="00B644C5"/>
    <w:rsid w:val="00B6585B"/>
    <w:rsid w:val="00B6593E"/>
    <w:rsid w:val="00B65965"/>
    <w:rsid w:val="00B65E21"/>
    <w:rsid w:val="00B66BF5"/>
    <w:rsid w:val="00B675E6"/>
    <w:rsid w:val="00B70313"/>
    <w:rsid w:val="00B7047D"/>
    <w:rsid w:val="00B72384"/>
    <w:rsid w:val="00B7270E"/>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BF2"/>
    <w:rsid w:val="00B9024D"/>
    <w:rsid w:val="00B92091"/>
    <w:rsid w:val="00B92B78"/>
    <w:rsid w:val="00B93547"/>
    <w:rsid w:val="00B93714"/>
    <w:rsid w:val="00B93BB9"/>
    <w:rsid w:val="00B94BF8"/>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645"/>
    <w:rsid w:val="00BB280D"/>
    <w:rsid w:val="00BB2B1F"/>
    <w:rsid w:val="00BB2B4A"/>
    <w:rsid w:val="00BB325A"/>
    <w:rsid w:val="00BB3625"/>
    <w:rsid w:val="00BB3B9D"/>
    <w:rsid w:val="00BB3E96"/>
    <w:rsid w:val="00BB41CB"/>
    <w:rsid w:val="00BB5038"/>
    <w:rsid w:val="00BB5FCA"/>
    <w:rsid w:val="00BB78C0"/>
    <w:rsid w:val="00BC0D8F"/>
    <w:rsid w:val="00BC0E9B"/>
    <w:rsid w:val="00BC151B"/>
    <w:rsid w:val="00BC182A"/>
    <w:rsid w:val="00BC21D7"/>
    <w:rsid w:val="00BC2289"/>
    <w:rsid w:val="00BC2EB5"/>
    <w:rsid w:val="00BC3CE0"/>
    <w:rsid w:val="00BC54E6"/>
    <w:rsid w:val="00BC698A"/>
    <w:rsid w:val="00BC7367"/>
    <w:rsid w:val="00BC74E2"/>
    <w:rsid w:val="00BC7D3D"/>
    <w:rsid w:val="00BD0BC8"/>
    <w:rsid w:val="00BD1161"/>
    <w:rsid w:val="00BD2376"/>
    <w:rsid w:val="00BD2560"/>
    <w:rsid w:val="00BD2901"/>
    <w:rsid w:val="00BD2C97"/>
    <w:rsid w:val="00BD3931"/>
    <w:rsid w:val="00BD45DE"/>
    <w:rsid w:val="00BD5649"/>
    <w:rsid w:val="00BD5A98"/>
    <w:rsid w:val="00BD5CD5"/>
    <w:rsid w:val="00BD6CDC"/>
    <w:rsid w:val="00BD76F4"/>
    <w:rsid w:val="00BD7A74"/>
    <w:rsid w:val="00BE0025"/>
    <w:rsid w:val="00BE0028"/>
    <w:rsid w:val="00BE0783"/>
    <w:rsid w:val="00BE1A60"/>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2956"/>
    <w:rsid w:val="00C12E4D"/>
    <w:rsid w:val="00C13559"/>
    <w:rsid w:val="00C139E2"/>
    <w:rsid w:val="00C13B91"/>
    <w:rsid w:val="00C13F49"/>
    <w:rsid w:val="00C1495A"/>
    <w:rsid w:val="00C1571D"/>
    <w:rsid w:val="00C15FD8"/>
    <w:rsid w:val="00C16A72"/>
    <w:rsid w:val="00C16ADF"/>
    <w:rsid w:val="00C16D88"/>
    <w:rsid w:val="00C16F12"/>
    <w:rsid w:val="00C17176"/>
    <w:rsid w:val="00C1751D"/>
    <w:rsid w:val="00C1753A"/>
    <w:rsid w:val="00C17FC6"/>
    <w:rsid w:val="00C20E3D"/>
    <w:rsid w:val="00C218DA"/>
    <w:rsid w:val="00C21CF4"/>
    <w:rsid w:val="00C22354"/>
    <w:rsid w:val="00C22355"/>
    <w:rsid w:val="00C225F3"/>
    <w:rsid w:val="00C2302E"/>
    <w:rsid w:val="00C23C75"/>
    <w:rsid w:val="00C243D0"/>
    <w:rsid w:val="00C24BBB"/>
    <w:rsid w:val="00C25261"/>
    <w:rsid w:val="00C25B84"/>
    <w:rsid w:val="00C25D12"/>
    <w:rsid w:val="00C26521"/>
    <w:rsid w:val="00C2781E"/>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2CD3"/>
    <w:rsid w:val="00C43064"/>
    <w:rsid w:val="00C435A4"/>
    <w:rsid w:val="00C43616"/>
    <w:rsid w:val="00C43FF3"/>
    <w:rsid w:val="00C45021"/>
    <w:rsid w:val="00C45331"/>
    <w:rsid w:val="00C456AE"/>
    <w:rsid w:val="00C4698B"/>
    <w:rsid w:val="00C46A21"/>
    <w:rsid w:val="00C46B15"/>
    <w:rsid w:val="00C477A9"/>
    <w:rsid w:val="00C47A78"/>
    <w:rsid w:val="00C47D2A"/>
    <w:rsid w:val="00C50C62"/>
    <w:rsid w:val="00C5110E"/>
    <w:rsid w:val="00C51623"/>
    <w:rsid w:val="00C51B4B"/>
    <w:rsid w:val="00C51CA2"/>
    <w:rsid w:val="00C52BDD"/>
    <w:rsid w:val="00C538CC"/>
    <w:rsid w:val="00C53EF9"/>
    <w:rsid w:val="00C54D9F"/>
    <w:rsid w:val="00C553ED"/>
    <w:rsid w:val="00C56460"/>
    <w:rsid w:val="00C56C49"/>
    <w:rsid w:val="00C56DA3"/>
    <w:rsid w:val="00C576F0"/>
    <w:rsid w:val="00C57EB5"/>
    <w:rsid w:val="00C60A86"/>
    <w:rsid w:val="00C60F2E"/>
    <w:rsid w:val="00C60FE3"/>
    <w:rsid w:val="00C6176B"/>
    <w:rsid w:val="00C61D17"/>
    <w:rsid w:val="00C61EF6"/>
    <w:rsid w:val="00C620AA"/>
    <w:rsid w:val="00C62187"/>
    <w:rsid w:val="00C6259A"/>
    <w:rsid w:val="00C62622"/>
    <w:rsid w:val="00C62E2D"/>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DE"/>
    <w:rsid w:val="00C91560"/>
    <w:rsid w:val="00C92A25"/>
    <w:rsid w:val="00C92BCE"/>
    <w:rsid w:val="00C93426"/>
    <w:rsid w:val="00C93757"/>
    <w:rsid w:val="00C9409D"/>
    <w:rsid w:val="00C94501"/>
    <w:rsid w:val="00C9530B"/>
    <w:rsid w:val="00C95614"/>
    <w:rsid w:val="00C966DB"/>
    <w:rsid w:val="00C96E04"/>
    <w:rsid w:val="00CA032B"/>
    <w:rsid w:val="00CA1046"/>
    <w:rsid w:val="00CA194E"/>
    <w:rsid w:val="00CA1BF0"/>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43"/>
    <w:rsid w:val="00CC320C"/>
    <w:rsid w:val="00CC3C37"/>
    <w:rsid w:val="00CC4971"/>
    <w:rsid w:val="00CC4BE1"/>
    <w:rsid w:val="00CC673B"/>
    <w:rsid w:val="00CC6948"/>
    <w:rsid w:val="00CC743C"/>
    <w:rsid w:val="00CC7808"/>
    <w:rsid w:val="00CC78C9"/>
    <w:rsid w:val="00CD00C8"/>
    <w:rsid w:val="00CD0A22"/>
    <w:rsid w:val="00CD0B26"/>
    <w:rsid w:val="00CD1D4E"/>
    <w:rsid w:val="00CD1F82"/>
    <w:rsid w:val="00CD2977"/>
    <w:rsid w:val="00CD3248"/>
    <w:rsid w:val="00CD456B"/>
    <w:rsid w:val="00CD47CE"/>
    <w:rsid w:val="00CD4830"/>
    <w:rsid w:val="00CD5B6E"/>
    <w:rsid w:val="00CD5D20"/>
    <w:rsid w:val="00CD7122"/>
    <w:rsid w:val="00CD717D"/>
    <w:rsid w:val="00CE0361"/>
    <w:rsid w:val="00CE0764"/>
    <w:rsid w:val="00CE0951"/>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E66"/>
    <w:rsid w:val="00CF5042"/>
    <w:rsid w:val="00CF537A"/>
    <w:rsid w:val="00CF53BA"/>
    <w:rsid w:val="00CF54B7"/>
    <w:rsid w:val="00CF7288"/>
    <w:rsid w:val="00CF7923"/>
    <w:rsid w:val="00CF7E57"/>
    <w:rsid w:val="00D00B57"/>
    <w:rsid w:val="00D00CA1"/>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712"/>
    <w:rsid w:val="00D11238"/>
    <w:rsid w:val="00D114B1"/>
    <w:rsid w:val="00D11619"/>
    <w:rsid w:val="00D1228C"/>
    <w:rsid w:val="00D13BB6"/>
    <w:rsid w:val="00D13EB8"/>
    <w:rsid w:val="00D14561"/>
    <w:rsid w:val="00D157AA"/>
    <w:rsid w:val="00D16D3D"/>
    <w:rsid w:val="00D1748E"/>
    <w:rsid w:val="00D17CFF"/>
    <w:rsid w:val="00D20A62"/>
    <w:rsid w:val="00D2110B"/>
    <w:rsid w:val="00D21169"/>
    <w:rsid w:val="00D21556"/>
    <w:rsid w:val="00D22636"/>
    <w:rsid w:val="00D23508"/>
    <w:rsid w:val="00D23625"/>
    <w:rsid w:val="00D23876"/>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894"/>
    <w:rsid w:val="00D34119"/>
    <w:rsid w:val="00D3534C"/>
    <w:rsid w:val="00D3709A"/>
    <w:rsid w:val="00D40309"/>
    <w:rsid w:val="00D405EB"/>
    <w:rsid w:val="00D40FB4"/>
    <w:rsid w:val="00D4106A"/>
    <w:rsid w:val="00D410A0"/>
    <w:rsid w:val="00D41312"/>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F5A"/>
    <w:rsid w:val="00D661CF"/>
    <w:rsid w:val="00D66380"/>
    <w:rsid w:val="00D668B4"/>
    <w:rsid w:val="00D7005D"/>
    <w:rsid w:val="00D70110"/>
    <w:rsid w:val="00D70A09"/>
    <w:rsid w:val="00D71162"/>
    <w:rsid w:val="00D71BA7"/>
    <w:rsid w:val="00D71FC2"/>
    <w:rsid w:val="00D73300"/>
    <w:rsid w:val="00D74941"/>
    <w:rsid w:val="00D74D5F"/>
    <w:rsid w:val="00D75C2C"/>
    <w:rsid w:val="00D77FBD"/>
    <w:rsid w:val="00D804D8"/>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E3D"/>
    <w:rsid w:val="00D92C64"/>
    <w:rsid w:val="00D92F9C"/>
    <w:rsid w:val="00D930D6"/>
    <w:rsid w:val="00D93BC3"/>
    <w:rsid w:val="00D94835"/>
    <w:rsid w:val="00D948C3"/>
    <w:rsid w:val="00D95096"/>
    <w:rsid w:val="00D951DB"/>
    <w:rsid w:val="00D95FAE"/>
    <w:rsid w:val="00D96DB8"/>
    <w:rsid w:val="00D97787"/>
    <w:rsid w:val="00DA0BD2"/>
    <w:rsid w:val="00DA10D2"/>
    <w:rsid w:val="00DA11DB"/>
    <w:rsid w:val="00DA1507"/>
    <w:rsid w:val="00DA2013"/>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4C6"/>
    <w:rsid w:val="00DF4719"/>
    <w:rsid w:val="00DF47D4"/>
    <w:rsid w:val="00DF4EAB"/>
    <w:rsid w:val="00DF5327"/>
    <w:rsid w:val="00DF5C11"/>
    <w:rsid w:val="00DF5D96"/>
    <w:rsid w:val="00DF6917"/>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F41"/>
    <w:rsid w:val="00E34B62"/>
    <w:rsid w:val="00E34DA0"/>
    <w:rsid w:val="00E3573D"/>
    <w:rsid w:val="00E358F0"/>
    <w:rsid w:val="00E35D64"/>
    <w:rsid w:val="00E363DC"/>
    <w:rsid w:val="00E36555"/>
    <w:rsid w:val="00E36AAF"/>
    <w:rsid w:val="00E36FD4"/>
    <w:rsid w:val="00E37E51"/>
    <w:rsid w:val="00E37E6F"/>
    <w:rsid w:val="00E401EE"/>
    <w:rsid w:val="00E41E87"/>
    <w:rsid w:val="00E4291D"/>
    <w:rsid w:val="00E43426"/>
    <w:rsid w:val="00E43C4B"/>
    <w:rsid w:val="00E45222"/>
    <w:rsid w:val="00E4534E"/>
    <w:rsid w:val="00E45738"/>
    <w:rsid w:val="00E4630A"/>
    <w:rsid w:val="00E46411"/>
    <w:rsid w:val="00E4745E"/>
    <w:rsid w:val="00E47658"/>
    <w:rsid w:val="00E512A4"/>
    <w:rsid w:val="00E516B5"/>
    <w:rsid w:val="00E51961"/>
    <w:rsid w:val="00E5232D"/>
    <w:rsid w:val="00E52497"/>
    <w:rsid w:val="00E5265A"/>
    <w:rsid w:val="00E52EDE"/>
    <w:rsid w:val="00E53923"/>
    <w:rsid w:val="00E54088"/>
    <w:rsid w:val="00E55119"/>
    <w:rsid w:val="00E556AE"/>
    <w:rsid w:val="00E559FA"/>
    <w:rsid w:val="00E55B21"/>
    <w:rsid w:val="00E55ED3"/>
    <w:rsid w:val="00E56C68"/>
    <w:rsid w:val="00E56DE7"/>
    <w:rsid w:val="00E57FD0"/>
    <w:rsid w:val="00E61045"/>
    <w:rsid w:val="00E614D1"/>
    <w:rsid w:val="00E621E5"/>
    <w:rsid w:val="00E62F98"/>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A36"/>
    <w:rsid w:val="00EC1D2F"/>
    <w:rsid w:val="00EC1FE6"/>
    <w:rsid w:val="00EC26BD"/>
    <w:rsid w:val="00EC2B97"/>
    <w:rsid w:val="00EC4367"/>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196E"/>
    <w:rsid w:val="00EF29F2"/>
    <w:rsid w:val="00EF2D13"/>
    <w:rsid w:val="00EF34BE"/>
    <w:rsid w:val="00EF3683"/>
    <w:rsid w:val="00EF37F1"/>
    <w:rsid w:val="00EF3A9B"/>
    <w:rsid w:val="00EF3BAE"/>
    <w:rsid w:val="00EF4D88"/>
    <w:rsid w:val="00EF5293"/>
    <w:rsid w:val="00EF5E53"/>
    <w:rsid w:val="00EF5F45"/>
    <w:rsid w:val="00EF6513"/>
    <w:rsid w:val="00EF78D7"/>
    <w:rsid w:val="00EF7E03"/>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606B8"/>
    <w:rsid w:val="00F6092D"/>
    <w:rsid w:val="00F60A25"/>
    <w:rsid w:val="00F61C5B"/>
    <w:rsid w:val="00F61DD6"/>
    <w:rsid w:val="00F62235"/>
    <w:rsid w:val="00F626F9"/>
    <w:rsid w:val="00F62E3E"/>
    <w:rsid w:val="00F632DE"/>
    <w:rsid w:val="00F63A8B"/>
    <w:rsid w:val="00F64227"/>
    <w:rsid w:val="00F643BF"/>
    <w:rsid w:val="00F64816"/>
    <w:rsid w:val="00F65497"/>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30D1"/>
    <w:rsid w:val="00F83C14"/>
    <w:rsid w:val="00F8422F"/>
    <w:rsid w:val="00F845BC"/>
    <w:rsid w:val="00F859B1"/>
    <w:rsid w:val="00F85DE4"/>
    <w:rsid w:val="00F85F8E"/>
    <w:rsid w:val="00F86F3A"/>
    <w:rsid w:val="00F87065"/>
    <w:rsid w:val="00F870B0"/>
    <w:rsid w:val="00F8772D"/>
    <w:rsid w:val="00F9022E"/>
    <w:rsid w:val="00F91222"/>
    <w:rsid w:val="00F91495"/>
    <w:rsid w:val="00F91C45"/>
    <w:rsid w:val="00F91E38"/>
    <w:rsid w:val="00F922CE"/>
    <w:rsid w:val="00F926DA"/>
    <w:rsid w:val="00F93879"/>
    <w:rsid w:val="00F940D0"/>
    <w:rsid w:val="00F9443D"/>
    <w:rsid w:val="00F9491C"/>
    <w:rsid w:val="00F94CD1"/>
    <w:rsid w:val="00F94D2D"/>
    <w:rsid w:val="00F95401"/>
    <w:rsid w:val="00F95ED1"/>
    <w:rsid w:val="00F95FB6"/>
    <w:rsid w:val="00F96CAA"/>
    <w:rsid w:val="00FA008C"/>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CA9"/>
    <w:rsid w:val="00FA6D86"/>
    <w:rsid w:val="00FA6E54"/>
    <w:rsid w:val="00FA72CD"/>
    <w:rsid w:val="00FB2998"/>
    <w:rsid w:val="00FB2EFF"/>
    <w:rsid w:val="00FB3808"/>
    <w:rsid w:val="00FB3B32"/>
    <w:rsid w:val="00FB3D5B"/>
    <w:rsid w:val="00FB403B"/>
    <w:rsid w:val="00FB4B95"/>
    <w:rsid w:val="00FB4FC0"/>
    <w:rsid w:val="00FB5A67"/>
    <w:rsid w:val="00FC0580"/>
    <w:rsid w:val="00FC0F70"/>
    <w:rsid w:val="00FC13BA"/>
    <w:rsid w:val="00FC17A8"/>
    <w:rsid w:val="00FC19B1"/>
    <w:rsid w:val="00FC1AFE"/>
    <w:rsid w:val="00FC2838"/>
    <w:rsid w:val="00FC32E6"/>
    <w:rsid w:val="00FC3558"/>
    <w:rsid w:val="00FC3D30"/>
    <w:rsid w:val="00FC4E3B"/>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F2"/>
    <w:rsid w:val="00FD67B5"/>
    <w:rsid w:val="00FD696D"/>
    <w:rsid w:val="00FE011D"/>
    <w:rsid w:val="00FE045A"/>
    <w:rsid w:val="00FE0CB1"/>
    <w:rsid w:val="00FE0F81"/>
    <w:rsid w:val="00FE1815"/>
    <w:rsid w:val="00FE20C0"/>
    <w:rsid w:val="00FE261E"/>
    <w:rsid w:val="00FE2761"/>
    <w:rsid w:val="00FE305C"/>
    <w:rsid w:val="00FE33F2"/>
    <w:rsid w:val="00FE4698"/>
    <w:rsid w:val="00FE56E8"/>
    <w:rsid w:val="00FE56F9"/>
    <w:rsid w:val="00FE5A69"/>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BC1"/>
    <w:rsid w:val="00FF60C8"/>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Change w:id="0" w:author="LoanDT" w:date="2018-05-05T23:03:00Z">
        <w:pPr>
          <w:pBdr>
            <w:top w:val="nil"/>
            <w:left w:val="nil"/>
            <w:bottom w:val="nil"/>
            <w:right w:val="nil"/>
            <w:between w:val="nil"/>
          </w:pBdr>
          <w:spacing w:after="100" w:line="276" w:lineRule="auto"/>
        </w:pPr>
      </w:pPrChange>
    </w:pPr>
    <w:rPr>
      <w:rPrChange w:id="0" w:author="LoanDT" w:date="2018-05-05T23:03:00Z">
        <w:rPr>
          <w:rFonts w:ascii="Arial" w:eastAsia="Arial" w:hAnsi="Arial" w:cs="Arial"/>
          <w:color w:val="000000"/>
          <w:sz w:val="22"/>
          <w:szCs w:val="22"/>
          <w:lang w:val="en" w:eastAsia="en-US" w:bidi="ar-SA"/>
        </w:rPr>
      </w:rPrChange>
    </w:r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53BCE419-F174-4087-AB70-F9F28D63D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62</Pages>
  <Words>18480</Words>
  <Characters>105337</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344</cp:revision>
  <cp:lastPrinted>2018-05-03T16:22:00Z</cp:lastPrinted>
  <dcterms:created xsi:type="dcterms:W3CDTF">2018-05-10T00:34:00Z</dcterms:created>
  <dcterms:modified xsi:type="dcterms:W3CDTF">2018-05-14T11:09:00Z</dcterms:modified>
</cp:coreProperties>
</file>